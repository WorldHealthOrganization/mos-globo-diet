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49E3" w:rsidRDefault="00D669E1" w:rsidP="005F759C">
      <w:pPr>
        <w:jc w:val="center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TRANSFER of</w:t>
      </w:r>
      <w:r w:rsidRPr="005F759C">
        <w:rPr>
          <w:rFonts w:ascii="Tahoma" w:hAnsi="Tahoma" w:cs="Tahoma"/>
          <w:b/>
        </w:rPr>
        <w:t xml:space="preserve"> </w:t>
      </w:r>
      <w:r>
        <w:rPr>
          <w:rFonts w:ascii="Tahoma" w:hAnsi="Tahoma" w:cs="Tahoma"/>
          <w:b/>
        </w:rPr>
        <w:t>KNOWLEDGE</w:t>
      </w:r>
    </w:p>
    <w:p w:rsidR="000249E3" w:rsidRDefault="000249E3" w:rsidP="005F759C">
      <w:pPr>
        <w:jc w:val="center"/>
        <w:rPr>
          <w:rFonts w:ascii="Tahoma" w:hAnsi="Tahoma" w:cs="Tahoma"/>
          <w:b/>
        </w:rPr>
      </w:pPr>
    </w:p>
    <w:p w:rsidR="005F759C" w:rsidRDefault="005F759C" w:rsidP="005F759C">
      <w:pPr>
        <w:jc w:val="center"/>
        <w:rPr>
          <w:rFonts w:ascii="Tahoma" w:hAnsi="Tahoma" w:cs="Tahoma"/>
          <w:b/>
        </w:rPr>
      </w:pPr>
      <w:proofErr w:type="spellStart"/>
      <w:r w:rsidRPr="005F759C">
        <w:rPr>
          <w:rFonts w:ascii="Tahoma" w:hAnsi="Tahoma" w:cs="Tahoma"/>
          <w:b/>
        </w:rPr>
        <w:t>GloboDiet</w:t>
      </w:r>
      <w:proofErr w:type="spellEnd"/>
      <w:r w:rsidRPr="005F759C">
        <w:rPr>
          <w:rFonts w:ascii="Tahoma" w:hAnsi="Tahoma" w:cs="Tahoma"/>
          <w:b/>
        </w:rPr>
        <w:t xml:space="preserve"> Database Maintenance</w:t>
      </w:r>
    </w:p>
    <w:p w:rsidR="00D710F1" w:rsidRDefault="00D710F1" w:rsidP="005F759C">
      <w:pPr>
        <w:jc w:val="center"/>
        <w:rPr>
          <w:rFonts w:ascii="Tahoma" w:hAnsi="Tahoma" w:cs="Tahoma"/>
          <w:b/>
        </w:rPr>
      </w:pPr>
    </w:p>
    <w:p w:rsidR="005F759C" w:rsidRPr="005F759C" w:rsidRDefault="005F759C" w:rsidP="005F759C">
      <w:pPr>
        <w:jc w:val="center"/>
        <w:rPr>
          <w:rFonts w:ascii="Tahoma" w:hAnsi="Tahoma" w:cs="Tahoma"/>
          <w:b/>
        </w:rPr>
      </w:pPr>
      <w:r w:rsidRPr="005F759C">
        <w:rPr>
          <w:rFonts w:ascii="Tahoma" w:hAnsi="Tahoma" w:cs="Tahoma"/>
          <w:b/>
        </w:rPr>
        <w:t>Current approach (</w:t>
      </w:r>
      <w:r w:rsidR="00D710F1">
        <w:rPr>
          <w:rFonts w:ascii="Tahoma" w:hAnsi="Tahoma" w:cs="Tahoma"/>
          <w:b/>
        </w:rPr>
        <w:t>artisanal</w:t>
      </w:r>
      <w:r w:rsidRPr="005F759C">
        <w:rPr>
          <w:rFonts w:ascii="Tahoma" w:hAnsi="Tahoma" w:cs="Tahoma"/>
          <w:b/>
        </w:rPr>
        <w:t xml:space="preserve"> approach)</w:t>
      </w:r>
    </w:p>
    <w:p w:rsidR="005F759C" w:rsidRDefault="005F759C">
      <w:pPr>
        <w:rPr>
          <w:rFonts w:ascii="Tahoma" w:hAnsi="Tahoma" w:cs="Tahoma"/>
        </w:rPr>
      </w:pPr>
    </w:p>
    <w:p w:rsidR="005F759C" w:rsidRPr="000249E3" w:rsidRDefault="000249E3">
      <w:pPr>
        <w:rPr>
          <w:rFonts w:ascii="Tahoma" w:hAnsi="Tahoma" w:cs="Tahoma"/>
          <w:b/>
        </w:rPr>
      </w:pPr>
      <w:r w:rsidRPr="000249E3">
        <w:rPr>
          <w:rFonts w:ascii="Tahoma" w:hAnsi="Tahoma" w:cs="Tahoma"/>
          <w:b/>
        </w:rPr>
        <w:t>TOOLS:</w:t>
      </w:r>
    </w:p>
    <w:p w:rsidR="00D710F1" w:rsidRDefault="00D710F1">
      <w:pPr>
        <w:rPr>
          <w:rFonts w:ascii="Tahoma" w:hAnsi="Tahoma" w:cs="Tahoma"/>
        </w:rPr>
      </w:pPr>
    </w:p>
    <w:p w:rsidR="005F759C" w:rsidRDefault="005F759C" w:rsidP="005F759C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>
        <w:rPr>
          <w:rFonts w:ascii="Tahoma" w:hAnsi="Tahoma" w:cs="Tahoma"/>
        </w:rPr>
        <w:t>Fortran program package</w:t>
      </w:r>
    </w:p>
    <w:p w:rsidR="00297625" w:rsidRDefault="00297625" w:rsidP="00D710F1">
      <w:pPr>
        <w:pStyle w:val="ListParagraph"/>
        <w:numPr>
          <w:ilvl w:val="1"/>
          <w:numId w:val="5"/>
        </w:numPr>
        <w:ind w:left="1134" w:hanging="283"/>
        <w:rPr>
          <w:rFonts w:ascii="Tahoma" w:hAnsi="Tahoma" w:cs="Tahoma"/>
        </w:rPr>
      </w:pPr>
      <w:r>
        <w:rPr>
          <w:rFonts w:ascii="Tahoma" w:hAnsi="Tahoma" w:cs="Tahoma"/>
        </w:rPr>
        <w:t>Programs to generate the starting files (</w:t>
      </w:r>
      <w:proofErr w:type="spellStart"/>
      <w:r>
        <w:rPr>
          <w:rFonts w:ascii="Tahoma" w:hAnsi="Tahoma" w:cs="Tahoma"/>
        </w:rPr>
        <w:t>tmp</w:t>
      </w:r>
      <w:proofErr w:type="spellEnd"/>
      <w:r>
        <w:rPr>
          <w:rFonts w:ascii="Tahoma" w:hAnsi="Tahoma" w:cs="Tahoma"/>
        </w:rPr>
        <w:t>-file</w:t>
      </w:r>
      <w:r w:rsidR="00D710F1">
        <w:rPr>
          <w:rFonts w:ascii="Tahoma" w:hAnsi="Tahoma" w:cs="Tahoma"/>
        </w:rPr>
        <w:t>s</w:t>
      </w:r>
      <w:r>
        <w:rPr>
          <w:rFonts w:ascii="Tahoma" w:hAnsi="Tahoma" w:cs="Tahoma"/>
        </w:rPr>
        <w:t>)</w:t>
      </w:r>
    </w:p>
    <w:p w:rsidR="00D710F1" w:rsidRDefault="00D710F1" w:rsidP="00D710F1">
      <w:pPr>
        <w:pStyle w:val="ListParagraph"/>
        <w:numPr>
          <w:ilvl w:val="1"/>
          <w:numId w:val="5"/>
        </w:numPr>
        <w:ind w:left="1134" w:hanging="283"/>
        <w:rPr>
          <w:rFonts w:ascii="Tahoma" w:hAnsi="Tahoma" w:cs="Tahoma"/>
        </w:rPr>
      </w:pPr>
      <w:r>
        <w:rPr>
          <w:rFonts w:ascii="Tahoma" w:hAnsi="Tahoma" w:cs="Tahoma"/>
        </w:rPr>
        <w:t>Programs to generate the starting files (new-files) based on old files from a previous version</w:t>
      </w:r>
      <w:ins w:id="0" w:author="Genevieve Nicolas" w:date="2017-04-21T09:40:00Z">
        <w:r w:rsidR="00217F08">
          <w:rPr>
            <w:rFonts w:ascii="Tahoma" w:hAnsi="Tahoma" w:cs="Tahoma"/>
          </w:rPr>
          <w:t xml:space="preserve"> (use </w:t>
        </w:r>
      </w:ins>
      <w:ins w:id="1" w:author="Genevieve Nicolas" w:date="2017-04-21T09:42:00Z">
        <w:r w:rsidR="00217F08">
          <w:rPr>
            <w:rFonts w:ascii="Tahoma" w:hAnsi="Tahoma" w:cs="Tahoma"/>
          </w:rPr>
          <w:t xml:space="preserve">old </w:t>
        </w:r>
      </w:ins>
      <w:ins w:id="2" w:author="Genevieve Nicolas" w:date="2017-04-21T09:40:00Z">
        <w:r w:rsidR="00217F08">
          <w:rPr>
            <w:rFonts w:ascii="Tahoma" w:hAnsi="Tahoma" w:cs="Tahoma"/>
          </w:rPr>
          <w:t>food codes to retrieve previous information)</w:t>
        </w:r>
      </w:ins>
    </w:p>
    <w:p w:rsidR="005F759C" w:rsidRDefault="005F759C" w:rsidP="00D710F1">
      <w:pPr>
        <w:pStyle w:val="ListParagraph"/>
        <w:numPr>
          <w:ilvl w:val="1"/>
          <w:numId w:val="5"/>
        </w:numPr>
        <w:ind w:left="1134" w:hanging="283"/>
        <w:rPr>
          <w:rFonts w:ascii="Tahoma" w:hAnsi="Tahoma" w:cs="Tahoma"/>
        </w:rPr>
      </w:pPr>
      <w:r>
        <w:rPr>
          <w:rFonts w:ascii="Tahoma" w:hAnsi="Tahoma" w:cs="Tahoma"/>
        </w:rPr>
        <w:t>Programs to check the F</w:t>
      </w:r>
      <w:r w:rsidR="00297625">
        <w:rPr>
          <w:rFonts w:ascii="Tahoma" w:hAnsi="Tahoma" w:cs="Tahoma"/>
        </w:rPr>
        <w:t>ood file</w:t>
      </w:r>
      <w:r>
        <w:rPr>
          <w:rFonts w:ascii="Tahoma" w:hAnsi="Tahoma" w:cs="Tahoma"/>
        </w:rPr>
        <w:t>s</w:t>
      </w:r>
      <w:r w:rsidR="00D710F1">
        <w:rPr>
          <w:rFonts w:ascii="Tahoma" w:hAnsi="Tahoma" w:cs="Tahoma"/>
        </w:rPr>
        <w:t xml:space="preserve"> (out-files)</w:t>
      </w:r>
    </w:p>
    <w:p w:rsidR="005F759C" w:rsidRDefault="005F759C" w:rsidP="00D710F1">
      <w:pPr>
        <w:pStyle w:val="ListParagraph"/>
        <w:numPr>
          <w:ilvl w:val="1"/>
          <w:numId w:val="5"/>
        </w:numPr>
        <w:ind w:left="1134" w:hanging="283"/>
        <w:rPr>
          <w:rFonts w:ascii="Tahoma" w:hAnsi="Tahoma" w:cs="Tahoma"/>
        </w:rPr>
      </w:pPr>
      <w:r>
        <w:rPr>
          <w:rFonts w:ascii="Tahoma" w:hAnsi="Tahoma" w:cs="Tahoma"/>
        </w:rPr>
        <w:t xml:space="preserve">Programs to check the Recipe </w:t>
      </w:r>
      <w:r w:rsidR="00D710F1">
        <w:rPr>
          <w:rFonts w:ascii="Tahoma" w:hAnsi="Tahoma" w:cs="Tahoma"/>
        </w:rPr>
        <w:t>fi</w:t>
      </w:r>
      <w:r>
        <w:rPr>
          <w:rFonts w:ascii="Tahoma" w:hAnsi="Tahoma" w:cs="Tahoma"/>
        </w:rPr>
        <w:t>les</w:t>
      </w:r>
      <w:r w:rsidR="00D710F1">
        <w:rPr>
          <w:rFonts w:ascii="Tahoma" w:hAnsi="Tahoma" w:cs="Tahoma"/>
        </w:rPr>
        <w:t xml:space="preserve"> (out-files)</w:t>
      </w:r>
    </w:p>
    <w:p w:rsidR="005F759C" w:rsidRDefault="005F759C" w:rsidP="00D710F1">
      <w:pPr>
        <w:pStyle w:val="ListParagraph"/>
        <w:numPr>
          <w:ilvl w:val="1"/>
          <w:numId w:val="5"/>
        </w:numPr>
        <w:ind w:left="1134" w:hanging="283"/>
        <w:rPr>
          <w:rFonts w:ascii="Tahoma" w:hAnsi="Tahoma" w:cs="Tahoma"/>
        </w:rPr>
      </w:pPr>
      <w:r>
        <w:rPr>
          <w:rFonts w:ascii="Tahoma" w:hAnsi="Tahoma" w:cs="Tahoma"/>
        </w:rPr>
        <w:t>Programs to generate the files</w:t>
      </w:r>
      <w:r w:rsidR="00D710F1">
        <w:rPr>
          <w:rFonts w:ascii="Tahoma" w:hAnsi="Tahoma" w:cs="Tahoma"/>
        </w:rPr>
        <w:t xml:space="preserve"> to be imported in Migration access database (db3-files).</w:t>
      </w:r>
    </w:p>
    <w:p w:rsidR="000249E3" w:rsidRDefault="000249E3" w:rsidP="00D710F1">
      <w:pPr>
        <w:pStyle w:val="ListParagraph"/>
        <w:numPr>
          <w:ilvl w:val="1"/>
          <w:numId w:val="5"/>
        </w:numPr>
        <w:ind w:left="1134" w:hanging="283"/>
        <w:rPr>
          <w:rFonts w:ascii="Tahoma" w:hAnsi="Tahoma" w:cs="Tahoma"/>
        </w:rPr>
      </w:pPr>
      <w:r>
        <w:rPr>
          <w:rFonts w:ascii="Tahoma" w:hAnsi="Tahoma" w:cs="Tahoma"/>
        </w:rPr>
        <w:t>Programs to manage the FUF and RUF files</w:t>
      </w:r>
    </w:p>
    <w:p w:rsidR="00D710F1" w:rsidRDefault="00D710F1" w:rsidP="00D710F1">
      <w:pPr>
        <w:pStyle w:val="ListParagraph"/>
        <w:ind w:left="1440"/>
        <w:rPr>
          <w:rFonts w:ascii="Tahoma" w:hAnsi="Tahoma" w:cs="Tahoma"/>
        </w:rPr>
      </w:pPr>
    </w:p>
    <w:p w:rsidR="005F759C" w:rsidRDefault="005F759C" w:rsidP="005F759C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>
        <w:rPr>
          <w:rFonts w:ascii="Tahoma" w:hAnsi="Tahoma" w:cs="Tahoma"/>
        </w:rPr>
        <w:t>Migration application</w:t>
      </w:r>
    </w:p>
    <w:p w:rsidR="00D710F1" w:rsidRDefault="00D710F1" w:rsidP="00D710F1">
      <w:pPr>
        <w:pStyle w:val="ListParagraph"/>
        <w:numPr>
          <w:ilvl w:val="1"/>
          <w:numId w:val="5"/>
        </w:numPr>
        <w:ind w:left="1134" w:hanging="283"/>
        <w:rPr>
          <w:rFonts w:ascii="Tahoma" w:hAnsi="Tahoma" w:cs="Tahoma"/>
        </w:rPr>
      </w:pPr>
      <w:r>
        <w:rPr>
          <w:rFonts w:ascii="Tahoma" w:hAnsi="Tahoma" w:cs="Tahoma"/>
        </w:rPr>
        <w:t>Import db3-files to generate an access database</w:t>
      </w:r>
    </w:p>
    <w:p w:rsidR="00D710F1" w:rsidRDefault="00675D35" w:rsidP="00D710F1">
      <w:pPr>
        <w:pStyle w:val="ListParagraph"/>
        <w:numPr>
          <w:ilvl w:val="1"/>
          <w:numId w:val="5"/>
        </w:numPr>
        <w:ind w:left="1134" w:hanging="283"/>
        <w:rPr>
          <w:rFonts w:ascii="Tahoma" w:hAnsi="Tahoma" w:cs="Tahoma"/>
        </w:rPr>
      </w:pPr>
      <w:r>
        <w:rPr>
          <w:rFonts w:ascii="Tahoma" w:hAnsi="Tahoma" w:cs="Tahoma"/>
        </w:rPr>
        <w:t xml:space="preserve">SOP: Management of the </w:t>
      </w:r>
      <w:proofErr w:type="spellStart"/>
      <w:r>
        <w:rPr>
          <w:rFonts w:ascii="Tahoma" w:hAnsi="Tahoma" w:cs="Tahoma"/>
        </w:rPr>
        <w:t>ExternalTable</w:t>
      </w:r>
      <w:proofErr w:type="spellEnd"/>
      <w:r>
        <w:rPr>
          <w:rFonts w:ascii="Tahoma" w:hAnsi="Tahoma" w:cs="Tahoma"/>
        </w:rPr>
        <w:t xml:space="preserve"> Excel file (export, management, import)</w:t>
      </w:r>
    </w:p>
    <w:p w:rsidR="00675D35" w:rsidRDefault="00675D35" w:rsidP="00D710F1">
      <w:pPr>
        <w:pStyle w:val="ListParagraph"/>
        <w:numPr>
          <w:ilvl w:val="1"/>
          <w:numId w:val="5"/>
        </w:numPr>
        <w:ind w:left="1134" w:hanging="283"/>
        <w:rPr>
          <w:rFonts w:ascii="Tahoma" w:hAnsi="Tahoma" w:cs="Tahoma"/>
        </w:rPr>
      </w:pPr>
      <w:r>
        <w:rPr>
          <w:rFonts w:ascii="Tahoma" w:hAnsi="Tahoma" w:cs="Tahoma"/>
        </w:rPr>
        <w:t>Generation of SQL database + controls using SQL commands</w:t>
      </w:r>
    </w:p>
    <w:p w:rsidR="00D710F1" w:rsidRDefault="00D710F1" w:rsidP="00D710F1">
      <w:pPr>
        <w:pStyle w:val="ListParagraph"/>
        <w:rPr>
          <w:rFonts w:ascii="Tahoma" w:hAnsi="Tahoma" w:cs="Tahoma"/>
        </w:rPr>
      </w:pPr>
    </w:p>
    <w:p w:rsidR="005F759C" w:rsidRDefault="005F759C" w:rsidP="005F759C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>
        <w:rPr>
          <w:rFonts w:ascii="Tahoma" w:hAnsi="Tahoma" w:cs="Tahoma"/>
        </w:rPr>
        <w:t>Recipe Manager application</w:t>
      </w:r>
    </w:p>
    <w:p w:rsidR="00675D35" w:rsidRDefault="00675D35" w:rsidP="00675D35">
      <w:pPr>
        <w:pStyle w:val="ListParagraph"/>
        <w:numPr>
          <w:ilvl w:val="1"/>
          <w:numId w:val="5"/>
        </w:numPr>
        <w:ind w:left="1134" w:hanging="283"/>
        <w:rPr>
          <w:rFonts w:ascii="Tahoma" w:hAnsi="Tahoma" w:cs="Tahoma"/>
        </w:rPr>
      </w:pPr>
      <w:r>
        <w:rPr>
          <w:rFonts w:ascii="Tahoma" w:hAnsi="Tahoma" w:cs="Tahoma"/>
        </w:rPr>
        <w:t>To enter the recipes and attached ingredients</w:t>
      </w:r>
    </w:p>
    <w:p w:rsidR="00675D35" w:rsidRDefault="00675D35" w:rsidP="00D710F1">
      <w:pPr>
        <w:pStyle w:val="ListParagraph"/>
        <w:rPr>
          <w:rFonts w:ascii="Tahoma" w:hAnsi="Tahoma" w:cs="Tahoma"/>
        </w:rPr>
      </w:pPr>
    </w:p>
    <w:p w:rsidR="005F759C" w:rsidRDefault="005F759C" w:rsidP="005F759C">
      <w:pPr>
        <w:rPr>
          <w:rFonts w:ascii="Tahoma" w:hAnsi="Tahoma" w:cs="Tahoma"/>
        </w:rPr>
      </w:pPr>
    </w:p>
    <w:p w:rsidR="005F759C" w:rsidRPr="000249E3" w:rsidRDefault="000249E3" w:rsidP="005F759C">
      <w:pPr>
        <w:rPr>
          <w:rFonts w:ascii="Tahoma" w:hAnsi="Tahoma" w:cs="Tahoma"/>
          <w:b/>
        </w:rPr>
      </w:pPr>
      <w:r w:rsidRPr="000249E3">
        <w:rPr>
          <w:rFonts w:ascii="Tahoma" w:hAnsi="Tahoma" w:cs="Tahoma"/>
          <w:b/>
        </w:rPr>
        <w:t>GUIDELINES</w:t>
      </w:r>
    </w:p>
    <w:p w:rsidR="00D710F1" w:rsidRDefault="00D710F1" w:rsidP="005F759C">
      <w:pPr>
        <w:rPr>
          <w:rFonts w:ascii="Tahoma" w:hAnsi="Tahoma" w:cs="Tahoma"/>
        </w:rPr>
      </w:pPr>
    </w:p>
    <w:p w:rsidR="00E91C96" w:rsidRDefault="00E91C96" w:rsidP="00E91C96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>
        <w:rPr>
          <w:rFonts w:ascii="Tahoma" w:hAnsi="Tahoma" w:cs="Tahoma"/>
        </w:rPr>
        <w:t>How to install Fortran compiler in PC and how to compile &amp; run Fortran program</w:t>
      </w:r>
    </w:p>
    <w:p w:rsidR="00E91C96" w:rsidRDefault="00E91C96" w:rsidP="005F759C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>
        <w:rPr>
          <w:rFonts w:ascii="Tahoma" w:hAnsi="Tahoma" w:cs="Tahoma"/>
        </w:rPr>
        <w:t>Sop</w:t>
      </w:r>
      <w:r w:rsidR="00675D35">
        <w:rPr>
          <w:rFonts w:ascii="Tahoma" w:hAnsi="Tahoma" w:cs="Tahoma"/>
        </w:rPr>
        <w:t xml:space="preserve"> on </w:t>
      </w:r>
      <w:r>
        <w:rPr>
          <w:rFonts w:ascii="Tahoma" w:hAnsi="Tahoma" w:cs="Tahoma"/>
        </w:rPr>
        <w:t>How to run the Fortran program</w:t>
      </w:r>
    </w:p>
    <w:p w:rsidR="00675D35" w:rsidRDefault="00675D35" w:rsidP="00675D35">
      <w:pPr>
        <w:pStyle w:val="ListParagraph"/>
        <w:rPr>
          <w:rFonts w:ascii="Tahoma" w:hAnsi="Tahoma" w:cs="Tahoma"/>
        </w:rPr>
      </w:pPr>
    </w:p>
    <w:p w:rsidR="00E91C96" w:rsidRDefault="00E91C96" w:rsidP="005F759C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>
        <w:rPr>
          <w:rFonts w:ascii="Tahoma" w:hAnsi="Tahoma" w:cs="Tahoma"/>
        </w:rPr>
        <w:t>How to install Migration application (Not available)</w:t>
      </w:r>
    </w:p>
    <w:p w:rsidR="00675D35" w:rsidRDefault="00675D35" w:rsidP="00675D35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>
        <w:rPr>
          <w:rFonts w:ascii="Tahoma" w:hAnsi="Tahoma" w:cs="Tahoma"/>
        </w:rPr>
        <w:t>Migration user’s manual (Not available)</w:t>
      </w:r>
    </w:p>
    <w:p w:rsidR="000249E3" w:rsidRDefault="000249E3" w:rsidP="00675D35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>
        <w:rPr>
          <w:rFonts w:ascii="Tahoma" w:hAnsi="Tahoma" w:cs="Tahoma"/>
        </w:rPr>
        <w:t xml:space="preserve">Description of the </w:t>
      </w:r>
      <w:proofErr w:type="spellStart"/>
      <w:r>
        <w:rPr>
          <w:rFonts w:ascii="Tahoma" w:hAnsi="Tahoma" w:cs="Tahoma"/>
        </w:rPr>
        <w:t>GloboDiet</w:t>
      </w:r>
      <w:proofErr w:type="spellEnd"/>
      <w:r>
        <w:rPr>
          <w:rFonts w:ascii="Tahoma" w:hAnsi="Tahoma" w:cs="Tahoma"/>
        </w:rPr>
        <w:t xml:space="preserve"> database format</w:t>
      </w:r>
    </w:p>
    <w:p w:rsidR="007734A4" w:rsidRDefault="007734A4" w:rsidP="00675D35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>
        <w:rPr>
          <w:rFonts w:ascii="Tahoma" w:hAnsi="Tahoma" w:cs="Tahoma"/>
        </w:rPr>
        <w:t>How to complete the ExternalTable</w:t>
      </w:r>
    </w:p>
    <w:p w:rsidR="00675D35" w:rsidRDefault="00675D35" w:rsidP="00675D35">
      <w:pPr>
        <w:pStyle w:val="ListParagraph"/>
        <w:rPr>
          <w:rFonts w:ascii="Tahoma" w:hAnsi="Tahoma" w:cs="Tahoma"/>
        </w:rPr>
      </w:pPr>
    </w:p>
    <w:p w:rsidR="00E91C96" w:rsidRDefault="00E91C96" w:rsidP="005F759C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>
        <w:rPr>
          <w:rFonts w:ascii="Tahoma" w:hAnsi="Tahoma" w:cs="Tahoma"/>
        </w:rPr>
        <w:t xml:space="preserve">How to install Recipe Manager application </w:t>
      </w:r>
    </w:p>
    <w:p w:rsidR="005F759C" w:rsidRDefault="00E91C96" w:rsidP="005F759C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>
        <w:rPr>
          <w:rFonts w:ascii="Tahoma" w:hAnsi="Tahoma" w:cs="Tahoma"/>
        </w:rPr>
        <w:t>Recipe Manager user’s manual</w:t>
      </w:r>
    </w:p>
    <w:p w:rsidR="00675D35" w:rsidRDefault="00675D35" w:rsidP="00675D35">
      <w:pPr>
        <w:pStyle w:val="ListParagraph"/>
        <w:rPr>
          <w:rFonts w:ascii="Tahoma" w:hAnsi="Tahoma" w:cs="Tahoma"/>
        </w:rPr>
      </w:pPr>
    </w:p>
    <w:p w:rsidR="005F759C" w:rsidRDefault="00E91C96" w:rsidP="005F759C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>
        <w:rPr>
          <w:rFonts w:ascii="Tahoma" w:hAnsi="Tahoma" w:cs="Tahoma"/>
        </w:rPr>
        <w:t xml:space="preserve">How to run the Final database controls using SQL server </w:t>
      </w:r>
    </w:p>
    <w:p w:rsidR="00675D35" w:rsidRDefault="00675D35" w:rsidP="00675D35">
      <w:pPr>
        <w:pStyle w:val="ListParagraph"/>
        <w:rPr>
          <w:rFonts w:ascii="Tahoma" w:hAnsi="Tahoma" w:cs="Tahoma"/>
        </w:rPr>
      </w:pPr>
    </w:p>
    <w:p w:rsidR="005F759C" w:rsidRDefault="00675D35" w:rsidP="005F759C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>
        <w:rPr>
          <w:rFonts w:ascii="Tahoma" w:hAnsi="Tahoma" w:cs="Tahoma"/>
        </w:rPr>
        <w:t>How t</w:t>
      </w:r>
      <w:r w:rsidR="005F759C">
        <w:rPr>
          <w:rFonts w:ascii="Tahoma" w:hAnsi="Tahoma" w:cs="Tahoma"/>
        </w:rPr>
        <w:t>o create a ‘</w:t>
      </w:r>
      <w:proofErr w:type="spellStart"/>
      <w:r w:rsidR="005F759C">
        <w:rPr>
          <w:rFonts w:ascii="Tahoma" w:hAnsi="Tahoma" w:cs="Tahoma"/>
        </w:rPr>
        <w:t>GloboDiet</w:t>
      </w:r>
      <w:proofErr w:type="spellEnd"/>
      <w:r w:rsidR="005F759C">
        <w:rPr>
          <w:rFonts w:ascii="Tahoma" w:hAnsi="Tahoma" w:cs="Tahoma"/>
        </w:rPr>
        <w:t xml:space="preserve"> installation package’</w:t>
      </w:r>
    </w:p>
    <w:p w:rsidR="00675D35" w:rsidRDefault="00675D35" w:rsidP="005F759C">
      <w:pPr>
        <w:ind w:left="360"/>
        <w:rPr>
          <w:rFonts w:ascii="Tahoma" w:hAnsi="Tahoma" w:cs="Tahoma"/>
        </w:rPr>
      </w:pPr>
    </w:p>
    <w:p w:rsidR="00675D35" w:rsidRPr="005F759C" w:rsidRDefault="00675D35" w:rsidP="005F759C">
      <w:pPr>
        <w:ind w:left="360"/>
        <w:rPr>
          <w:rFonts w:ascii="Tahoma" w:hAnsi="Tahoma" w:cs="Tahoma"/>
        </w:rPr>
      </w:pPr>
    </w:p>
    <w:p w:rsidR="005F759C" w:rsidRPr="000249E3" w:rsidRDefault="000249E3" w:rsidP="005F759C">
      <w:pPr>
        <w:rPr>
          <w:rFonts w:ascii="Tahoma" w:hAnsi="Tahoma" w:cs="Tahoma"/>
          <w:b/>
        </w:rPr>
      </w:pPr>
      <w:r w:rsidRPr="000249E3">
        <w:rPr>
          <w:rFonts w:ascii="Tahoma" w:hAnsi="Tahoma" w:cs="Tahoma"/>
          <w:b/>
        </w:rPr>
        <w:t>TRAINING</w:t>
      </w:r>
    </w:p>
    <w:p w:rsidR="00D710F1" w:rsidRDefault="00D710F1" w:rsidP="005F759C">
      <w:pPr>
        <w:rPr>
          <w:rFonts w:ascii="Tahoma" w:hAnsi="Tahoma" w:cs="Tahoma"/>
        </w:rPr>
      </w:pPr>
    </w:p>
    <w:p w:rsidR="005F759C" w:rsidRDefault="00B25CF0" w:rsidP="001D6034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r>
        <w:rPr>
          <w:rFonts w:ascii="Tahoma" w:hAnsi="Tahoma" w:cs="Tahoma"/>
        </w:rPr>
        <w:t>Sop on training</w:t>
      </w:r>
      <w:r w:rsidR="001D6034">
        <w:rPr>
          <w:rFonts w:ascii="Tahoma" w:hAnsi="Tahoma" w:cs="Tahoma"/>
        </w:rPr>
        <w:t xml:space="preserve"> </w:t>
      </w:r>
      <w:r w:rsidR="001D6034" w:rsidRPr="001D6034">
        <w:rPr>
          <w:rFonts w:ascii="Tahoma" w:hAnsi="Tahoma" w:cs="Tahoma"/>
        </w:rPr>
        <w:t>\DEX\Shared documents\SOP\SOP-DEX training_2015_11_16.doc</w:t>
      </w:r>
    </w:p>
    <w:p w:rsidR="00B25CF0" w:rsidRDefault="00B25CF0" w:rsidP="00B25CF0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Powerpoint</w:t>
      </w:r>
      <w:proofErr w:type="spellEnd"/>
      <w:r>
        <w:rPr>
          <w:rFonts w:ascii="Tahoma" w:hAnsi="Tahoma" w:cs="Tahoma"/>
        </w:rPr>
        <w:t xml:space="preserve"> presentations </w:t>
      </w:r>
      <w:r w:rsidRPr="00B25CF0">
        <w:rPr>
          <w:rFonts w:ascii="Tahoma" w:hAnsi="Tahoma" w:cs="Tahoma"/>
        </w:rPr>
        <w:t>\DEX\GLOBODIET_DB\2_TRAINING material\PRESENTATIONS</w:t>
      </w:r>
      <w:r w:rsidR="00A41E61">
        <w:rPr>
          <w:rFonts w:ascii="Tahoma" w:hAnsi="Tahoma" w:cs="Tahoma"/>
        </w:rPr>
        <w:t xml:space="preserve"> (see table</w:t>
      </w:r>
      <w:r w:rsidR="005A5047">
        <w:rPr>
          <w:rFonts w:ascii="Tahoma" w:hAnsi="Tahoma" w:cs="Tahoma"/>
        </w:rPr>
        <w:t>s</w:t>
      </w:r>
      <w:r w:rsidR="00A41E61">
        <w:rPr>
          <w:rFonts w:ascii="Tahoma" w:hAnsi="Tahoma" w:cs="Tahoma"/>
        </w:rPr>
        <w:t xml:space="preserve"> below)</w:t>
      </w:r>
    </w:p>
    <w:p w:rsidR="00A41E61" w:rsidRDefault="00B57B82" w:rsidP="00A41E61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proofErr w:type="spellStart"/>
      <w:r w:rsidRPr="00A41E61">
        <w:rPr>
          <w:rFonts w:ascii="Tahoma" w:hAnsi="Tahoma" w:cs="Tahoma"/>
        </w:rPr>
        <w:t>Exercices</w:t>
      </w:r>
      <w:proofErr w:type="spellEnd"/>
    </w:p>
    <w:p w:rsidR="00A41E61" w:rsidRDefault="00A41E61">
      <w:pPr>
        <w:rPr>
          <w:rFonts w:ascii="Tahoma" w:hAnsi="Tahoma" w:cs="Tahoma"/>
        </w:rPr>
      </w:pPr>
      <w:r>
        <w:rPr>
          <w:rFonts w:ascii="Tahoma" w:hAnsi="Tahoma" w:cs="Tahoma"/>
        </w:rPr>
        <w:br w:type="page"/>
      </w:r>
      <w:r w:rsidR="003E40F9" w:rsidRPr="003E40F9">
        <w:rPr>
          <w:rFonts w:ascii="Tahoma" w:hAnsi="Tahoma" w:cs="Tahoma"/>
          <w:highlight w:val="yellow"/>
        </w:rPr>
        <w:t>Based on file Z:\DEX\GLOBODIET_IT\6 - Transfer\</w:t>
      </w:r>
      <w:proofErr w:type="spellStart"/>
      <w:r w:rsidR="003E40F9" w:rsidRPr="003E40F9">
        <w:rPr>
          <w:rFonts w:ascii="Tahoma" w:hAnsi="Tahoma" w:cs="Tahoma"/>
          <w:highlight w:val="yellow"/>
        </w:rPr>
        <w:t>GloboDiet</w:t>
      </w:r>
      <w:proofErr w:type="spellEnd"/>
      <w:r w:rsidR="003E40F9" w:rsidRPr="003E40F9">
        <w:rPr>
          <w:rFonts w:ascii="Tahoma" w:hAnsi="Tahoma" w:cs="Tahoma"/>
          <w:highlight w:val="yellow"/>
        </w:rPr>
        <w:t>-Transfer - Status and Needs-20170421.xlsx, sheet “training on GD databases” and “Knowledge transfer and training”</w:t>
      </w:r>
    </w:p>
    <w:p w:rsidR="003E40F9" w:rsidRDefault="003E40F9">
      <w:pPr>
        <w:rPr>
          <w:rFonts w:ascii="Tahoma" w:hAnsi="Tahoma" w:cs="Tahoma"/>
        </w:rPr>
      </w:pPr>
    </w:p>
    <w:p w:rsidR="00A41E61" w:rsidRPr="005A5047" w:rsidRDefault="005A5047" w:rsidP="005A5047">
      <w:pPr>
        <w:pStyle w:val="ListParagraph"/>
        <w:numPr>
          <w:ilvl w:val="0"/>
          <w:numId w:val="7"/>
        </w:numPr>
        <w:rPr>
          <w:rFonts w:ascii="Calibri" w:eastAsia="Times New Roman" w:hAnsi="Calibri" w:cs="Times New Roman"/>
          <w:b/>
          <w:bCs/>
          <w:color w:val="0070C0"/>
          <w:sz w:val="44"/>
          <w:szCs w:val="44"/>
          <w:lang w:val="en-GB" w:eastAsia="en-GB"/>
        </w:rPr>
      </w:pPr>
      <w:r w:rsidRPr="005A5047">
        <w:rPr>
          <w:rFonts w:ascii="Calibri" w:eastAsia="Times New Roman" w:hAnsi="Calibri" w:cs="Times New Roman"/>
          <w:b/>
          <w:bCs/>
          <w:color w:val="0070C0"/>
          <w:sz w:val="44"/>
          <w:szCs w:val="44"/>
          <w:lang w:val="en-GB" w:eastAsia="en-GB"/>
        </w:rPr>
        <w:t xml:space="preserve"> </w:t>
      </w:r>
      <w:r w:rsidR="0034691C" w:rsidRPr="005A5047">
        <w:rPr>
          <w:rFonts w:ascii="Calibri" w:eastAsia="Times New Roman" w:hAnsi="Calibri" w:cs="Times New Roman"/>
          <w:b/>
          <w:bCs/>
          <w:color w:val="0070C0"/>
          <w:sz w:val="44"/>
          <w:szCs w:val="44"/>
          <w:lang w:val="en-GB" w:eastAsia="en-GB"/>
        </w:rPr>
        <w:t xml:space="preserve">Training </w:t>
      </w:r>
      <w:r w:rsidR="003934A1">
        <w:rPr>
          <w:rFonts w:ascii="Calibri" w:eastAsia="Times New Roman" w:hAnsi="Calibri" w:cs="Times New Roman"/>
          <w:b/>
          <w:bCs/>
          <w:color w:val="0070C0"/>
          <w:sz w:val="44"/>
          <w:szCs w:val="44"/>
          <w:lang w:val="en-GB" w:eastAsia="en-GB"/>
        </w:rPr>
        <w:t xml:space="preserve">before and </w:t>
      </w:r>
      <w:r w:rsidR="0034691C" w:rsidRPr="005A5047">
        <w:rPr>
          <w:rFonts w:ascii="Calibri" w:eastAsia="Times New Roman" w:hAnsi="Calibri" w:cs="Times New Roman"/>
          <w:b/>
          <w:bCs/>
          <w:color w:val="0070C0"/>
          <w:sz w:val="44"/>
          <w:szCs w:val="44"/>
          <w:lang w:val="en-GB" w:eastAsia="en-GB"/>
        </w:rPr>
        <w:t xml:space="preserve">during </w:t>
      </w:r>
      <w:proofErr w:type="spellStart"/>
      <w:r w:rsidR="0034691C" w:rsidRPr="005A5047">
        <w:rPr>
          <w:rFonts w:ascii="Calibri" w:eastAsia="Times New Roman" w:hAnsi="Calibri" w:cs="Times New Roman"/>
          <w:b/>
          <w:bCs/>
          <w:color w:val="0070C0"/>
          <w:sz w:val="44"/>
          <w:szCs w:val="44"/>
          <w:lang w:val="en-GB" w:eastAsia="en-GB"/>
        </w:rPr>
        <w:t>GloboDiet</w:t>
      </w:r>
      <w:proofErr w:type="spellEnd"/>
      <w:r w:rsidR="0034691C" w:rsidRPr="005A5047">
        <w:rPr>
          <w:rFonts w:ascii="Calibri" w:eastAsia="Times New Roman" w:hAnsi="Calibri" w:cs="Times New Roman"/>
          <w:b/>
          <w:bCs/>
          <w:color w:val="0070C0"/>
          <w:sz w:val="44"/>
          <w:szCs w:val="44"/>
          <w:lang w:val="en-GB" w:eastAsia="en-GB"/>
        </w:rPr>
        <w:t xml:space="preserve"> database preparation:</w:t>
      </w:r>
    </w:p>
    <w:p w:rsidR="0034691C" w:rsidRDefault="0034691C" w:rsidP="00A41E61">
      <w:pPr>
        <w:pStyle w:val="ListParagraph"/>
        <w:rPr>
          <w:rFonts w:ascii="Tahoma" w:hAnsi="Tahoma" w:cs="Tahoma"/>
        </w:rPr>
      </w:pPr>
    </w:p>
    <w:tbl>
      <w:tblPr>
        <w:tblStyle w:val="TableGrid"/>
        <w:tblW w:w="14343" w:type="dxa"/>
        <w:tblLook w:val="04A0" w:firstRow="1" w:lastRow="0" w:firstColumn="1" w:lastColumn="0" w:noHBand="0" w:noVBand="1"/>
      </w:tblPr>
      <w:tblGrid>
        <w:gridCol w:w="2381"/>
        <w:gridCol w:w="11962"/>
      </w:tblGrid>
      <w:tr w:rsidR="00AB4473" w:rsidRPr="00323EA1" w:rsidTr="00AB4473">
        <w:trPr>
          <w:trHeight w:val="315"/>
        </w:trPr>
        <w:tc>
          <w:tcPr>
            <w:tcW w:w="2381" w:type="dxa"/>
            <w:noWrap/>
            <w:hideMark/>
          </w:tcPr>
          <w:p w:rsidR="0034691C" w:rsidRPr="00323EA1" w:rsidRDefault="0034691C" w:rsidP="003D6C10">
            <w:pPr>
              <w:rPr>
                <w:rFonts w:eastAsia="Times New Roman" w:cs="Tahoma"/>
                <w:b/>
                <w:bCs/>
                <w:i/>
                <w:iCs/>
                <w:color w:val="000000"/>
                <w:lang w:val="en-GB" w:eastAsia="en-GB"/>
              </w:rPr>
            </w:pPr>
            <w:r w:rsidRPr="00323EA1">
              <w:rPr>
                <w:rFonts w:eastAsia="Times New Roman" w:cs="Tahoma"/>
                <w:b/>
                <w:bCs/>
                <w:i/>
                <w:iCs/>
                <w:color w:val="000000"/>
                <w:lang w:val="en-GB" w:eastAsia="en-GB"/>
              </w:rPr>
              <w:t>Overall presentation</w:t>
            </w:r>
          </w:p>
        </w:tc>
        <w:tc>
          <w:tcPr>
            <w:tcW w:w="11962" w:type="dxa"/>
            <w:noWrap/>
            <w:hideMark/>
          </w:tcPr>
          <w:p w:rsidR="0034691C" w:rsidRPr="00323EA1" w:rsidRDefault="0034691C" w:rsidP="001E0F9B">
            <w:pPr>
              <w:rPr>
                <w:rFonts w:eastAsia="Times New Roman" w:cs="Tahoma"/>
                <w:color w:val="000000"/>
                <w:lang w:val="en-GB" w:eastAsia="en-GB"/>
              </w:rPr>
            </w:pPr>
            <w:r w:rsidRPr="00323EA1">
              <w:rPr>
                <w:rFonts w:eastAsia="Times New Roman" w:cs="Tahoma"/>
                <w:color w:val="000000"/>
                <w:lang w:val="en-GB" w:eastAsia="en-GB"/>
              </w:rPr>
              <w:t>Z:\DEX\GLOBODIET_DB\2_TRAINING material\PRESENTATIONS\A-MS_maintenance_2015_11_04.ppt</w:t>
            </w:r>
          </w:p>
        </w:tc>
      </w:tr>
      <w:tr w:rsidR="00AB4473" w:rsidRPr="00323EA1" w:rsidTr="00AB4473">
        <w:trPr>
          <w:trHeight w:val="315"/>
        </w:trPr>
        <w:tc>
          <w:tcPr>
            <w:tcW w:w="2381" w:type="dxa"/>
            <w:noWrap/>
          </w:tcPr>
          <w:p w:rsidR="0034691C" w:rsidRPr="00323EA1" w:rsidRDefault="0034691C" w:rsidP="003D6C10">
            <w:pPr>
              <w:rPr>
                <w:rFonts w:eastAsia="Times New Roman" w:cs="Tahoma"/>
                <w:b/>
                <w:bCs/>
                <w:i/>
                <w:iCs/>
                <w:color w:val="000000"/>
                <w:lang w:val="en-GB" w:eastAsia="en-GB"/>
              </w:rPr>
            </w:pPr>
            <w:r w:rsidRPr="00323EA1">
              <w:rPr>
                <w:rFonts w:eastAsia="Times New Roman" w:cs="Tahoma"/>
                <w:b/>
                <w:bCs/>
                <w:i/>
                <w:iCs/>
                <w:color w:val="000000"/>
                <w:lang w:val="en-GB" w:eastAsia="en-GB"/>
              </w:rPr>
              <w:t>Introduction to first files</w:t>
            </w:r>
          </w:p>
        </w:tc>
        <w:tc>
          <w:tcPr>
            <w:tcW w:w="11962" w:type="dxa"/>
            <w:noWrap/>
          </w:tcPr>
          <w:p w:rsidR="0034691C" w:rsidRPr="00323EA1" w:rsidRDefault="0034691C" w:rsidP="001E0F9B">
            <w:pPr>
              <w:rPr>
                <w:rFonts w:eastAsia="Times New Roman" w:cs="Tahoma"/>
                <w:color w:val="000000"/>
                <w:lang w:val="en-GB" w:eastAsia="en-GB"/>
              </w:rPr>
            </w:pPr>
            <w:r w:rsidRPr="00323EA1">
              <w:rPr>
                <w:rFonts w:eastAsia="Times New Roman" w:cs="Tahoma"/>
                <w:color w:val="000000"/>
                <w:lang w:val="en-GB" w:eastAsia="en-GB"/>
              </w:rPr>
              <w:t>Z:\DEX\GLOBODIET_DB\2_TRAINING material\PRESENTATIONS\Instructions first files_20150730.ppt</w:t>
            </w:r>
          </w:p>
        </w:tc>
      </w:tr>
      <w:tr w:rsidR="00AB4473" w:rsidRPr="00323EA1" w:rsidTr="00AB4473">
        <w:trPr>
          <w:trHeight w:val="315"/>
        </w:trPr>
        <w:tc>
          <w:tcPr>
            <w:tcW w:w="2381" w:type="dxa"/>
            <w:noWrap/>
          </w:tcPr>
          <w:p w:rsidR="0034691C" w:rsidRPr="00323EA1" w:rsidRDefault="0034691C" w:rsidP="003D6C10">
            <w:pPr>
              <w:rPr>
                <w:rFonts w:eastAsia="Times New Roman" w:cs="Tahoma"/>
                <w:b/>
                <w:bCs/>
                <w:i/>
                <w:iCs/>
                <w:color w:val="000000"/>
                <w:lang w:val="en-GB" w:eastAsia="en-GB"/>
              </w:rPr>
            </w:pPr>
            <w:r w:rsidRPr="00323EA1">
              <w:rPr>
                <w:rFonts w:eastAsia="Times New Roman" w:cs="Tahoma"/>
                <w:b/>
                <w:bCs/>
                <w:i/>
                <w:iCs/>
                <w:color w:val="000000"/>
                <w:lang w:val="en-GB" w:eastAsia="en-GB"/>
              </w:rPr>
              <w:t>Introduction to the nutrient control table (FDTABLE)</w:t>
            </w:r>
          </w:p>
        </w:tc>
        <w:tc>
          <w:tcPr>
            <w:tcW w:w="11962" w:type="dxa"/>
            <w:noWrap/>
          </w:tcPr>
          <w:p w:rsidR="0034691C" w:rsidRPr="00323EA1" w:rsidRDefault="0034691C" w:rsidP="001E0F9B">
            <w:pPr>
              <w:rPr>
                <w:rFonts w:eastAsia="Times New Roman" w:cs="Tahoma"/>
                <w:color w:val="000000"/>
                <w:lang w:val="en-GB" w:eastAsia="en-GB"/>
              </w:rPr>
            </w:pPr>
            <w:r w:rsidRPr="00323EA1">
              <w:rPr>
                <w:rFonts w:eastAsia="Times New Roman" w:cs="Tahoma"/>
                <w:color w:val="000000"/>
                <w:lang w:val="en-GB" w:eastAsia="en-GB"/>
              </w:rPr>
              <w:t>Z:\DEX\GLOBODIET_DB\2_TRAINING material\PRESENTATIONS\Instructions_FDTABLE.ppt</w:t>
            </w:r>
          </w:p>
        </w:tc>
      </w:tr>
      <w:tr w:rsidR="00AB4473" w:rsidRPr="00323EA1" w:rsidTr="00AB4473">
        <w:trPr>
          <w:trHeight w:val="315"/>
        </w:trPr>
        <w:tc>
          <w:tcPr>
            <w:tcW w:w="2381" w:type="dxa"/>
            <w:noWrap/>
          </w:tcPr>
          <w:p w:rsidR="0034691C" w:rsidRPr="00323EA1" w:rsidRDefault="0034691C" w:rsidP="003D6C10">
            <w:pPr>
              <w:rPr>
                <w:rFonts w:eastAsia="Times New Roman" w:cs="Tahoma"/>
                <w:b/>
                <w:bCs/>
                <w:i/>
                <w:iCs/>
                <w:color w:val="000000"/>
                <w:lang w:val="en-GB" w:eastAsia="en-GB"/>
              </w:rPr>
            </w:pPr>
            <w:r w:rsidRPr="00323EA1">
              <w:rPr>
                <w:rFonts w:eastAsia="Times New Roman" w:cs="Tahoma"/>
                <w:b/>
                <w:bCs/>
                <w:i/>
                <w:iCs/>
                <w:color w:val="000000"/>
                <w:lang w:val="en-GB" w:eastAsia="en-GB"/>
              </w:rPr>
              <w:t>How to prepare the picture book</w:t>
            </w:r>
          </w:p>
        </w:tc>
        <w:tc>
          <w:tcPr>
            <w:tcW w:w="11962" w:type="dxa"/>
            <w:noWrap/>
          </w:tcPr>
          <w:p w:rsidR="0034691C" w:rsidRPr="00323EA1" w:rsidRDefault="0034691C" w:rsidP="001E0F9B">
            <w:pPr>
              <w:rPr>
                <w:rFonts w:eastAsia="Times New Roman" w:cs="Tahoma"/>
                <w:color w:val="000000"/>
                <w:lang w:val="en-GB" w:eastAsia="en-GB"/>
              </w:rPr>
            </w:pPr>
            <w:r w:rsidRPr="00323EA1">
              <w:rPr>
                <w:rFonts w:eastAsia="Times New Roman" w:cs="Tahoma"/>
                <w:color w:val="000000"/>
                <w:lang w:val="en-GB" w:eastAsia="en-GB"/>
              </w:rPr>
              <w:t>Z:\DEX\GLOBODIET_DB\2_TRAINING material\PRESENTATIONS\Appendix5_GuidelinesPictureBook_June2015-.ppt</w:t>
            </w:r>
          </w:p>
        </w:tc>
      </w:tr>
      <w:tr w:rsidR="00AB4473" w:rsidRPr="00323EA1" w:rsidTr="00AB4473">
        <w:trPr>
          <w:trHeight w:val="315"/>
        </w:trPr>
        <w:tc>
          <w:tcPr>
            <w:tcW w:w="2381" w:type="dxa"/>
            <w:noWrap/>
          </w:tcPr>
          <w:p w:rsidR="0034691C" w:rsidRPr="00323EA1" w:rsidRDefault="0034691C" w:rsidP="003D6C10">
            <w:pPr>
              <w:rPr>
                <w:rFonts w:eastAsia="Times New Roman" w:cs="Tahoma"/>
                <w:b/>
                <w:bCs/>
                <w:i/>
                <w:iCs/>
                <w:color w:val="000000"/>
                <w:lang w:val="en-GB" w:eastAsia="en-GB"/>
              </w:rPr>
            </w:pPr>
            <w:r w:rsidRPr="00323EA1">
              <w:rPr>
                <w:rFonts w:eastAsia="Times New Roman" w:cs="Tahoma"/>
                <w:b/>
                <w:bCs/>
                <w:i/>
                <w:iCs/>
                <w:color w:val="000000"/>
                <w:lang w:val="en-GB" w:eastAsia="en-GB"/>
              </w:rPr>
              <w:t>Training on the Recipe Manager</w:t>
            </w:r>
          </w:p>
        </w:tc>
        <w:tc>
          <w:tcPr>
            <w:tcW w:w="11962" w:type="dxa"/>
            <w:noWrap/>
          </w:tcPr>
          <w:p w:rsidR="0034691C" w:rsidRPr="00323EA1" w:rsidRDefault="0034691C" w:rsidP="001E0F9B">
            <w:pPr>
              <w:rPr>
                <w:rFonts w:eastAsia="Times New Roman" w:cs="Tahoma"/>
                <w:color w:val="000000"/>
                <w:lang w:val="en-GB" w:eastAsia="en-GB"/>
              </w:rPr>
            </w:pPr>
            <w:r w:rsidRPr="00323EA1">
              <w:rPr>
                <w:rFonts w:eastAsia="Times New Roman" w:cs="Tahoma"/>
                <w:color w:val="000000"/>
                <w:lang w:val="en-GB" w:eastAsia="en-GB"/>
              </w:rPr>
              <w:t>Z:\DEX\GLOBODIET_DB\2_TRAINING material\PRESENTATIONS\Recipe_Manager_20151006.ppt</w:t>
            </w:r>
          </w:p>
        </w:tc>
      </w:tr>
    </w:tbl>
    <w:p w:rsidR="00A41E61" w:rsidRDefault="00A41E61" w:rsidP="00A41E61">
      <w:pPr>
        <w:rPr>
          <w:rFonts w:ascii="Tahoma" w:hAnsi="Tahoma" w:cs="Tahoma"/>
        </w:rPr>
      </w:pPr>
    </w:p>
    <w:p w:rsidR="0034691C" w:rsidRPr="005A5047" w:rsidRDefault="0034691C" w:rsidP="005A5047">
      <w:pPr>
        <w:rPr>
          <w:rFonts w:ascii="Calibri" w:eastAsia="Times New Roman" w:hAnsi="Calibri" w:cs="Times New Roman"/>
          <w:b/>
          <w:bCs/>
          <w:color w:val="0070C0"/>
          <w:sz w:val="44"/>
          <w:szCs w:val="44"/>
          <w:lang w:val="en-GB" w:eastAsia="en-GB"/>
        </w:rPr>
      </w:pPr>
      <w:r w:rsidRPr="005A5047">
        <w:rPr>
          <w:rFonts w:ascii="Calibri" w:eastAsia="Times New Roman" w:hAnsi="Calibri" w:cs="Times New Roman"/>
          <w:b/>
          <w:bCs/>
          <w:color w:val="0070C0"/>
          <w:sz w:val="44"/>
          <w:szCs w:val="44"/>
          <w:lang w:val="en-GB" w:eastAsia="en-GB"/>
        </w:rPr>
        <w:t>Related guidelines:</w:t>
      </w:r>
      <w:r w:rsidR="005F2D20">
        <w:rPr>
          <w:rFonts w:ascii="Calibri" w:eastAsia="Times New Roman" w:hAnsi="Calibri" w:cs="Times New Roman"/>
          <w:b/>
          <w:bCs/>
          <w:color w:val="0070C0"/>
          <w:sz w:val="44"/>
          <w:szCs w:val="44"/>
          <w:lang w:val="en-GB" w:eastAsia="en-GB"/>
        </w:rPr>
        <w:t xml:space="preserve"> </w:t>
      </w:r>
      <w:r w:rsidR="005F2D20" w:rsidRPr="005F2D20">
        <w:rPr>
          <w:rFonts w:ascii="Calibri" w:eastAsia="Times New Roman" w:hAnsi="Calibri" w:cs="Times New Roman"/>
          <w:b/>
          <w:bCs/>
          <w:color w:val="0070C0"/>
          <w:sz w:val="32"/>
          <w:szCs w:val="32"/>
          <w:lang w:val="en-GB" w:eastAsia="en-GB"/>
        </w:rPr>
        <w:t xml:space="preserve">Note that examples from other countries are usually provided </w:t>
      </w:r>
      <w:r w:rsidR="005F2D20" w:rsidRPr="005F2D20">
        <w:rPr>
          <w:rFonts w:ascii="Calibri" w:eastAsia="Times New Roman" w:hAnsi="Calibri" w:cs="Times New Roman"/>
          <w:b/>
          <w:bCs/>
          <w:color w:val="FF0000"/>
          <w:sz w:val="32"/>
          <w:szCs w:val="32"/>
          <w:lang w:val="en-GB" w:eastAsia="en-GB"/>
        </w:rPr>
        <w:t>(how do we do for the transfer</w:t>
      </w:r>
      <w:r w:rsidR="003D6C10">
        <w:rPr>
          <w:rFonts w:ascii="Calibri" w:eastAsia="Times New Roman" w:hAnsi="Calibri" w:cs="Times New Roman"/>
          <w:b/>
          <w:bCs/>
          <w:color w:val="FF0000"/>
          <w:sz w:val="32"/>
          <w:szCs w:val="32"/>
          <w:lang w:val="en-GB" w:eastAsia="en-GB"/>
        </w:rPr>
        <w:t xml:space="preserve"> of CS files</w:t>
      </w:r>
      <w:r w:rsidR="005F2D20" w:rsidRPr="005F2D20">
        <w:rPr>
          <w:rFonts w:ascii="Calibri" w:eastAsia="Times New Roman" w:hAnsi="Calibri" w:cs="Times New Roman"/>
          <w:b/>
          <w:bCs/>
          <w:color w:val="FF0000"/>
          <w:sz w:val="32"/>
          <w:szCs w:val="32"/>
          <w:lang w:val="en-GB" w:eastAsia="en-GB"/>
        </w:rPr>
        <w:t>?)</w:t>
      </w:r>
    </w:p>
    <w:p w:rsidR="002D6B97" w:rsidRPr="005A5047" w:rsidRDefault="002D6B97" w:rsidP="000A2277">
      <w:pPr>
        <w:pStyle w:val="ListParagraph"/>
        <w:numPr>
          <w:ilvl w:val="0"/>
          <w:numId w:val="6"/>
        </w:numPr>
        <w:rPr>
          <w:rFonts w:ascii="Calibri" w:eastAsia="Times New Roman" w:hAnsi="Calibri" w:cs="Times New Roman"/>
          <w:b/>
          <w:bCs/>
          <w:color w:val="0070C0"/>
          <w:sz w:val="44"/>
          <w:szCs w:val="44"/>
          <w:lang w:val="en-GB" w:eastAsia="en-GB"/>
        </w:rPr>
      </w:pPr>
      <w:r w:rsidRPr="005A5047">
        <w:rPr>
          <w:rFonts w:ascii="Calibri" w:eastAsia="Times New Roman" w:hAnsi="Calibri" w:cs="Times New Roman"/>
          <w:b/>
          <w:bCs/>
          <w:color w:val="0070C0"/>
          <w:sz w:val="44"/>
          <w:szCs w:val="44"/>
          <w:lang w:val="en-GB" w:eastAsia="en-GB"/>
        </w:rPr>
        <w:t>External guidelines</w:t>
      </w:r>
    </w:p>
    <w:tbl>
      <w:tblPr>
        <w:tblStyle w:val="TableGrid"/>
        <w:tblW w:w="14366" w:type="dxa"/>
        <w:tblLook w:val="04A0" w:firstRow="1" w:lastRow="0" w:firstColumn="1" w:lastColumn="0" w:noHBand="0" w:noVBand="1"/>
      </w:tblPr>
      <w:tblGrid>
        <w:gridCol w:w="2381"/>
        <w:gridCol w:w="3311"/>
        <w:gridCol w:w="8674"/>
      </w:tblGrid>
      <w:tr w:rsidR="00AB4473" w:rsidRPr="00323EA1" w:rsidTr="00AB4473">
        <w:trPr>
          <w:trHeight w:val="300"/>
        </w:trPr>
        <w:tc>
          <w:tcPr>
            <w:tcW w:w="2381" w:type="dxa"/>
            <w:vMerge w:val="restart"/>
            <w:noWrap/>
          </w:tcPr>
          <w:p w:rsidR="00571773" w:rsidRPr="00323EA1" w:rsidRDefault="00571773" w:rsidP="001E0F9B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  <w:t>Overall view</w:t>
            </w:r>
          </w:p>
        </w:tc>
        <w:tc>
          <w:tcPr>
            <w:tcW w:w="3311" w:type="dxa"/>
            <w:noWrap/>
          </w:tcPr>
          <w:p w:rsidR="00571773" w:rsidRPr="00323EA1" w:rsidRDefault="00571773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Workflow</w:t>
            </w:r>
          </w:p>
        </w:tc>
        <w:tc>
          <w:tcPr>
            <w:tcW w:w="8674" w:type="dxa"/>
            <w:noWrap/>
          </w:tcPr>
          <w:p w:rsidR="00571773" w:rsidRPr="00323EA1" w:rsidRDefault="00571773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Z:\DEX\GLOBODIET_DB\1_Guidelines-UserManual\GloboDiet\Subject Specific\Organization\Overview of the files needed.pptx</w:t>
            </w:r>
          </w:p>
          <w:p w:rsidR="00571773" w:rsidRPr="00323EA1" w:rsidRDefault="00571773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Z:\DEX\GLOBODIET_DB\1_Guidelines-UserManual\GloboDiet\Subject Specific\Organization\CS files-Organisation of the tasks.pptx</w:t>
            </w:r>
          </w:p>
        </w:tc>
      </w:tr>
      <w:tr w:rsidR="00AB4473" w:rsidRPr="00323EA1" w:rsidTr="00AB4473">
        <w:trPr>
          <w:trHeight w:val="300"/>
        </w:trPr>
        <w:tc>
          <w:tcPr>
            <w:tcW w:w="2381" w:type="dxa"/>
            <w:vMerge/>
            <w:noWrap/>
          </w:tcPr>
          <w:p w:rsidR="00571773" w:rsidRPr="00323EA1" w:rsidRDefault="00571773" w:rsidP="001E0F9B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</w:pPr>
          </w:p>
        </w:tc>
        <w:tc>
          <w:tcPr>
            <w:tcW w:w="3311" w:type="dxa"/>
            <w:noWrap/>
          </w:tcPr>
          <w:p w:rsidR="00571773" w:rsidRPr="00323EA1" w:rsidRDefault="00571773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List of files</w:t>
            </w:r>
          </w:p>
        </w:tc>
        <w:tc>
          <w:tcPr>
            <w:tcW w:w="8674" w:type="dxa"/>
            <w:noWrap/>
          </w:tcPr>
          <w:p w:rsidR="00571773" w:rsidRPr="00323EA1" w:rsidRDefault="00571773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Z:\DEX\GLOBODIET_DB\1_Guidelines-UserManual\GloboDiet\Subject Specific\Organization\Overview GD DataBases.xls</w:t>
            </w:r>
          </w:p>
        </w:tc>
      </w:tr>
      <w:tr w:rsidR="00AB4473" w:rsidRPr="00323EA1" w:rsidTr="00AB4473">
        <w:trPr>
          <w:trHeight w:val="300"/>
        </w:trPr>
        <w:tc>
          <w:tcPr>
            <w:tcW w:w="2381" w:type="dxa"/>
            <w:vMerge/>
            <w:noWrap/>
          </w:tcPr>
          <w:p w:rsidR="00571773" w:rsidRPr="00323EA1" w:rsidRDefault="00571773" w:rsidP="001E0F9B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</w:pPr>
          </w:p>
        </w:tc>
        <w:tc>
          <w:tcPr>
            <w:tcW w:w="3311" w:type="dxa"/>
            <w:noWrap/>
          </w:tcPr>
          <w:p w:rsidR="00571773" w:rsidRPr="00323EA1" w:rsidRDefault="00571773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Planning template</w:t>
            </w:r>
          </w:p>
        </w:tc>
        <w:tc>
          <w:tcPr>
            <w:tcW w:w="8674" w:type="dxa"/>
            <w:noWrap/>
          </w:tcPr>
          <w:p w:rsidR="00571773" w:rsidRPr="00323EA1" w:rsidRDefault="00571773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Z:\DEX\GLOBODIET_DB\1_Guidelines-UserManual\GloboDiet\Subject Specific\Organization\Planning_template.xls</w:t>
            </w:r>
          </w:p>
        </w:tc>
      </w:tr>
      <w:tr w:rsidR="00AB4473" w:rsidRPr="00323EA1" w:rsidTr="00AB4473">
        <w:trPr>
          <w:trHeight w:val="300"/>
        </w:trPr>
        <w:tc>
          <w:tcPr>
            <w:tcW w:w="2381" w:type="dxa"/>
            <w:vMerge w:val="restart"/>
            <w:noWrap/>
            <w:hideMark/>
          </w:tcPr>
          <w:p w:rsidR="0031681C" w:rsidRPr="00323EA1" w:rsidRDefault="0031681C" w:rsidP="001E0F9B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  <w:t>Setting</w:t>
            </w:r>
          </w:p>
        </w:tc>
        <w:tc>
          <w:tcPr>
            <w:tcW w:w="3311" w:type="dxa"/>
            <w:noWrap/>
            <w:hideMark/>
          </w:tcPr>
          <w:p w:rsidR="0031681C" w:rsidRPr="00323EA1" w:rsidRDefault="0031681C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Guidelines on Food Consumption Occasions</w:t>
            </w:r>
          </w:p>
        </w:tc>
        <w:tc>
          <w:tcPr>
            <w:tcW w:w="8674" w:type="dxa"/>
            <w:noWrap/>
            <w:hideMark/>
          </w:tcPr>
          <w:p w:rsidR="0031681C" w:rsidRPr="00323EA1" w:rsidRDefault="0031681C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Z:\DEX\GLOBODIET_DB\1_Guidelines-UserManual\GloboDiet\Subject Specific\Control &amp; General Setting\FCO guidelines.doc</w:t>
            </w:r>
          </w:p>
        </w:tc>
      </w:tr>
      <w:tr w:rsidR="00AB4473" w:rsidRPr="00323EA1" w:rsidTr="00AB4473">
        <w:trPr>
          <w:trHeight w:val="300"/>
        </w:trPr>
        <w:tc>
          <w:tcPr>
            <w:tcW w:w="2381" w:type="dxa"/>
            <w:vMerge/>
            <w:noWrap/>
          </w:tcPr>
          <w:p w:rsidR="0031681C" w:rsidRPr="00323EA1" w:rsidRDefault="0031681C" w:rsidP="001E0F9B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</w:pPr>
          </w:p>
        </w:tc>
        <w:tc>
          <w:tcPr>
            <w:tcW w:w="3311" w:type="dxa"/>
            <w:noWrap/>
          </w:tcPr>
          <w:p w:rsidR="0031681C" w:rsidRPr="00323EA1" w:rsidRDefault="0031681C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Guidelines on Check list (quick list step)</w:t>
            </w:r>
          </w:p>
        </w:tc>
        <w:tc>
          <w:tcPr>
            <w:tcW w:w="8674" w:type="dxa"/>
            <w:noWrap/>
          </w:tcPr>
          <w:p w:rsidR="0031681C" w:rsidRPr="00323EA1" w:rsidRDefault="0031681C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Z:\DEX\GLOBODIET_DB\1_Guidelines-UserManual\GloboDiet\Subject Specific\Control &amp; General Setting\CHECKLIST.doc</w:t>
            </w:r>
          </w:p>
        </w:tc>
      </w:tr>
      <w:tr w:rsidR="00AB4473" w:rsidRPr="00323EA1" w:rsidTr="00AB4473">
        <w:trPr>
          <w:trHeight w:val="300"/>
        </w:trPr>
        <w:tc>
          <w:tcPr>
            <w:tcW w:w="2381" w:type="dxa"/>
            <w:vMerge/>
            <w:hideMark/>
          </w:tcPr>
          <w:p w:rsidR="0031681C" w:rsidRPr="00323EA1" w:rsidRDefault="0031681C" w:rsidP="001E0F9B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</w:pPr>
          </w:p>
        </w:tc>
        <w:tc>
          <w:tcPr>
            <w:tcW w:w="3311" w:type="dxa"/>
            <w:noWrap/>
            <w:hideMark/>
          </w:tcPr>
          <w:p w:rsidR="0031681C" w:rsidRPr="00323EA1" w:rsidRDefault="0031681C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Thesaurus on Special diets</w:t>
            </w:r>
          </w:p>
        </w:tc>
        <w:tc>
          <w:tcPr>
            <w:tcW w:w="8674" w:type="dxa"/>
            <w:noWrap/>
            <w:hideMark/>
          </w:tcPr>
          <w:p w:rsidR="0031681C" w:rsidRPr="00323EA1" w:rsidRDefault="0031681C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Z:\DEX\GLOBODIET_DB\1_Guidelines-UserManual\GloboDiet\Subject Specific\Control &amp; General Setting\SPECDIET_Thesaurus.docx</w:t>
            </w:r>
          </w:p>
          <w:p w:rsidR="00E373F1" w:rsidRPr="00323EA1" w:rsidRDefault="00E373F1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Z:\DEX\GLOBODIET_DB\3_COMMON\LIBRARY_e-SMP\setting\SPECDIET-dec2015.doc</w:t>
            </w:r>
          </w:p>
        </w:tc>
      </w:tr>
      <w:tr w:rsidR="00AB4473" w:rsidRPr="00323EA1" w:rsidTr="00AB4473">
        <w:trPr>
          <w:trHeight w:val="300"/>
        </w:trPr>
        <w:tc>
          <w:tcPr>
            <w:tcW w:w="2381" w:type="dxa"/>
            <w:vMerge/>
          </w:tcPr>
          <w:p w:rsidR="00E373F1" w:rsidRPr="00323EA1" w:rsidRDefault="00E373F1" w:rsidP="001E0F9B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</w:pPr>
          </w:p>
        </w:tc>
        <w:tc>
          <w:tcPr>
            <w:tcW w:w="3311" w:type="dxa"/>
            <w:noWrap/>
          </w:tcPr>
          <w:p w:rsidR="00E373F1" w:rsidRPr="00323EA1" w:rsidRDefault="00E373F1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List of special days</w:t>
            </w:r>
          </w:p>
        </w:tc>
        <w:tc>
          <w:tcPr>
            <w:tcW w:w="8674" w:type="dxa"/>
            <w:noWrap/>
          </w:tcPr>
          <w:p w:rsidR="00E373F1" w:rsidRPr="00323EA1" w:rsidRDefault="00E373F1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Z:\DEX\GLOBODIET_DB\3_COMMON\LIBRARY_e-SMP\setting\SPECDAY.doc</w:t>
            </w:r>
          </w:p>
        </w:tc>
      </w:tr>
      <w:tr w:rsidR="00AB4473" w:rsidRPr="00323EA1" w:rsidTr="00AB4473">
        <w:trPr>
          <w:trHeight w:val="300"/>
        </w:trPr>
        <w:tc>
          <w:tcPr>
            <w:tcW w:w="2381" w:type="dxa"/>
            <w:vMerge/>
            <w:hideMark/>
          </w:tcPr>
          <w:p w:rsidR="0031681C" w:rsidRPr="00323EA1" w:rsidRDefault="0031681C" w:rsidP="001E0F9B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</w:pPr>
          </w:p>
        </w:tc>
        <w:tc>
          <w:tcPr>
            <w:tcW w:w="3311" w:type="dxa"/>
            <w:noWrap/>
            <w:hideMark/>
          </w:tcPr>
          <w:p w:rsidR="0031681C" w:rsidRPr="00323EA1" w:rsidRDefault="0031681C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Thesaurus on Places of Consumption</w:t>
            </w:r>
          </w:p>
        </w:tc>
        <w:tc>
          <w:tcPr>
            <w:tcW w:w="8674" w:type="dxa"/>
            <w:noWrap/>
            <w:hideMark/>
          </w:tcPr>
          <w:p w:rsidR="0031681C" w:rsidRPr="00323EA1" w:rsidRDefault="0031681C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Z:\DEX\GLOBODIET_DB\1_Guidelines-UserManual\GloboDiet\Subject Specific\Control &amp; General Setting\POC_Thesaurus.docx</w:t>
            </w:r>
          </w:p>
        </w:tc>
      </w:tr>
      <w:tr w:rsidR="00AB4473" w:rsidRPr="00323EA1" w:rsidTr="00AB4473">
        <w:trPr>
          <w:trHeight w:val="300"/>
        </w:trPr>
        <w:tc>
          <w:tcPr>
            <w:tcW w:w="2381" w:type="dxa"/>
            <w:vMerge/>
          </w:tcPr>
          <w:p w:rsidR="0031681C" w:rsidRPr="00323EA1" w:rsidRDefault="0031681C" w:rsidP="001E0F9B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</w:pPr>
          </w:p>
        </w:tc>
        <w:tc>
          <w:tcPr>
            <w:tcW w:w="3311" w:type="dxa"/>
            <w:noWrap/>
          </w:tcPr>
          <w:p w:rsidR="0031681C" w:rsidRPr="00323EA1" w:rsidRDefault="0031681C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Guidelines for the translation of screens</w:t>
            </w:r>
          </w:p>
        </w:tc>
        <w:tc>
          <w:tcPr>
            <w:tcW w:w="8674" w:type="dxa"/>
            <w:noWrap/>
          </w:tcPr>
          <w:p w:rsidR="0031681C" w:rsidRPr="00323EA1" w:rsidRDefault="0031681C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Z:\DEX\GLOBODIET_DB\1_Guidelines-UserManual\GloboDiet\Subject Specific\Control &amp; General Setting\EPICTEXT.doc</w:t>
            </w:r>
          </w:p>
          <w:p w:rsidR="00D42F3A" w:rsidRPr="00323EA1" w:rsidRDefault="00D42F3A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Z:\DEX\GLOBODIET_DB\3_COMMON\LIBRARY_e-SMP\setting\EPICTEXT-photosGD-may2015-for translation.xlsx</w:t>
            </w:r>
          </w:p>
        </w:tc>
      </w:tr>
      <w:tr w:rsidR="00AB4473" w:rsidRPr="00323EA1" w:rsidTr="00AB4473">
        <w:trPr>
          <w:trHeight w:val="285"/>
        </w:trPr>
        <w:tc>
          <w:tcPr>
            <w:tcW w:w="2381" w:type="dxa"/>
            <w:vMerge w:val="restart"/>
            <w:noWrap/>
            <w:hideMark/>
          </w:tcPr>
          <w:p w:rsidR="00F24AF9" w:rsidRPr="00323EA1" w:rsidRDefault="00F24AF9" w:rsidP="00C21DEE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b/>
                <w:bCs/>
                <w:i/>
                <w:iCs/>
                <w:color w:val="000000"/>
                <w:u w:val="single"/>
                <w:lang w:val="en-GB" w:eastAsia="en-GB"/>
              </w:rPr>
              <w:t xml:space="preserve">Food </w:t>
            </w:r>
            <w:r w:rsidRPr="00323EA1">
              <w:rPr>
                <w:rFonts w:eastAsia="Times New Roman" w:cs="Times New Roman"/>
                <w:b/>
                <w:bCs/>
                <w:i/>
                <w:iCs/>
                <w:color w:val="000000"/>
                <w:u w:val="single"/>
                <w:lang w:val="en-GB" w:eastAsia="en-GB"/>
              </w:rPr>
              <w:t>and recipe</w:t>
            </w:r>
            <w:r w:rsidRPr="00323EA1"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  <w:t xml:space="preserve"> </w:t>
            </w:r>
            <w:r w:rsidRPr="00323EA1"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  <w:t>list</w:t>
            </w:r>
            <w:r w:rsidRPr="00323EA1"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  <w:t>s</w:t>
            </w:r>
          </w:p>
        </w:tc>
        <w:tc>
          <w:tcPr>
            <w:tcW w:w="3311" w:type="dxa"/>
            <w:noWrap/>
            <w:hideMark/>
          </w:tcPr>
          <w:p w:rsidR="00F24AF9" w:rsidRPr="00323EA1" w:rsidRDefault="00F24AF9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Guidelines to prepare the list of foods, their synonyms and brands</w:t>
            </w:r>
          </w:p>
        </w:tc>
        <w:tc>
          <w:tcPr>
            <w:tcW w:w="8674" w:type="dxa"/>
            <w:noWrap/>
            <w:hideMark/>
          </w:tcPr>
          <w:p w:rsidR="00F24AF9" w:rsidRPr="00323EA1" w:rsidRDefault="00F24AF9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Z:\DEX\GLOBODIET_DB\1_Guidelines-UserManual\GloboDiet\Subject Specific\Classification\Guidelines FOOD LIST-SHADOWLIST-BRAND-Dec2015.docx</w:t>
            </w:r>
          </w:p>
        </w:tc>
      </w:tr>
      <w:tr w:rsidR="00AB4473" w:rsidRPr="00323EA1" w:rsidTr="00AB4473">
        <w:trPr>
          <w:trHeight w:val="285"/>
        </w:trPr>
        <w:tc>
          <w:tcPr>
            <w:tcW w:w="2381" w:type="dxa"/>
            <w:vMerge/>
            <w:noWrap/>
          </w:tcPr>
          <w:p w:rsidR="00F24AF9" w:rsidRPr="00323EA1" w:rsidRDefault="00F24AF9" w:rsidP="001E0F9B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</w:pPr>
          </w:p>
        </w:tc>
        <w:tc>
          <w:tcPr>
            <w:tcW w:w="3311" w:type="dxa"/>
            <w:noWrap/>
          </w:tcPr>
          <w:p w:rsidR="00F24AF9" w:rsidRPr="00323EA1" w:rsidRDefault="00F24AF9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Reference food and recipe classification</w:t>
            </w:r>
          </w:p>
        </w:tc>
        <w:tc>
          <w:tcPr>
            <w:tcW w:w="8674" w:type="dxa"/>
            <w:noWrap/>
          </w:tcPr>
          <w:p w:rsidR="00F24AF9" w:rsidRPr="00323EA1" w:rsidRDefault="00F24AF9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Z:\DEX\GLOBODIET_DB\3_COMMON\LIBRARY_e-SMP\classification\FDCLASS.doc</w:t>
            </w:r>
          </w:p>
          <w:p w:rsidR="00F24AF9" w:rsidRPr="00323EA1" w:rsidRDefault="00F24AF9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Z:\DEX\GLOBODIET_DB\3_COMMON\LIBRARY_e-SMP\classification\RCPCLASS.docx</w:t>
            </w:r>
          </w:p>
        </w:tc>
      </w:tr>
      <w:tr w:rsidR="00AB4473" w:rsidRPr="00323EA1" w:rsidTr="00AB4473">
        <w:trPr>
          <w:trHeight w:val="285"/>
        </w:trPr>
        <w:tc>
          <w:tcPr>
            <w:tcW w:w="2381" w:type="dxa"/>
            <w:vMerge/>
            <w:noWrap/>
          </w:tcPr>
          <w:p w:rsidR="00F24AF9" w:rsidRPr="00323EA1" w:rsidRDefault="00F24AF9" w:rsidP="001E0F9B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</w:pPr>
          </w:p>
        </w:tc>
        <w:tc>
          <w:tcPr>
            <w:tcW w:w="3311" w:type="dxa"/>
            <w:noWrap/>
          </w:tcPr>
          <w:p w:rsidR="00F24AF9" w:rsidRPr="00323EA1" w:rsidRDefault="00F24AF9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How to prepare the recipes</w:t>
            </w:r>
          </w:p>
        </w:tc>
        <w:tc>
          <w:tcPr>
            <w:tcW w:w="8674" w:type="dxa"/>
            <w:noWrap/>
          </w:tcPr>
          <w:p w:rsidR="00F24AF9" w:rsidRPr="00323EA1" w:rsidRDefault="00F24AF9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Z:\DEX\GLOBODIET_DB\1_Guidelines-UserManual\GloboDiet\Subject Specific\Description\Format_recipe_information.xlsx</w:t>
            </w:r>
          </w:p>
        </w:tc>
      </w:tr>
      <w:tr w:rsidR="00AB4473" w:rsidRPr="00323EA1" w:rsidTr="00AB4473">
        <w:trPr>
          <w:trHeight w:val="300"/>
        </w:trPr>
        <w:tc>
          <w:tcPr>
            <w:tcW w:w="2381" w:type="dxa"/>
            <w:vMerge w:val="restart"/>
            <w:noWrap/>
            <w:hideMark/>
          </w:tcPr>
          <w:p w:rsidR="00D42F3A" w:rsidRPr="00323EA1" w:rsidRDefault="00D42F3A" w:rsidP="00400906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  <w:t>D</w:t>
            </w:r>
            <w:r w:rsidRPr="00323EA1"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  <w:t>escription</w:t>
            </w:r>
          </w:p>
        </w:tc>
        <w:tc>
          <w:tcPr>
            <w:tcW w:w="3311" w:type="dxa"/>
            <w:noWrap/>
            <w:hideMark/>
          </w:tcPr>
          <w:p w:rsidR="00D42F3A" w:rsidRPr="00323EA1" w:rsidRDefault="00D42F3A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Guidelines on description of foods and recipes</w:t>
            </w:r>
          </w:p>
        </w:tc>
        <w:tc>
          <w:tcPr>
            <w:tcW w:w="8674" w:type="dxa"/>
            <w:noWrap/>
            <w:hideMark/>
          </w:tcPr>
          <w:p w:rsidR="00D42F3A" w:rsidRPr="00323EA1" w:rsidRDefault="00D42F3A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Z:\DEX\GLOBODIET_DB\1_Guidelines-UserManual\GloboDiet\Subject Specific\Description\DESCRIPTION Guidelines-Jan2016.doc</w:t>
            </w:r>
          </w:p>
        </w:tc>
      </w:tr>
      <w:tr w:rsidR="00AB4473" w:rsidRPr="00323EA1" w:rsidTr="00AB4473">
        <w:trPr>
          <w:trHeight w:val="300"/>
        </w:trPr>
        <w:tc>
          <w:tcPr>
            <w:tcW w:w="2381" w:type="dxa"/>
            <w:vMerge/>
            <w:hideMark/>
          </w:tcPr>
          <w:p w:rsidR="00D42F3A" w:rsidRPr="00323EA1" w:rsidRDefault="00D42F3A" w:rsidP="001E0F9B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</w:pPr>
          </w:p>
        </w:tc>
        <w:tc>
          <w:tcPr>
            <w:tcW w:w="3311" w:type="dxa"/>
            <w:noWrap/>
            <w:hideMark/>
          </w:tcPr>
          <w:p w:rsidR="00D42F3A" w:rsidRPr="00323EA1" w:rsidRDefault="00D42F3A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 xml:space="preserve">Thesaurus on facets and descriptors for foods, recipes and dietary supplements </w:t>
            </w:r>
          </w:p>
        </w:tc>
        <w:tc>
          <w:tcPr>
            <w:tcW w:w="8674" w:type="dxa"/>
            <w:noWrap/>
            <w:hideMark/>
          </w:tcPr>
          <w:p w:rsidR="00D42F3A" w:rsidRPr="00323EA1" w:rsidRDefault="00D42F3A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Z:\DEX\GLOBODIET_DB\1_Guidelines-UserManual\GloboDiet\User Manuals &amp; Appendix 1-6\Appendix 1 THESAURUS-v20.doc</w:t>
            </w: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 xml:space="preserve"> (not up-to-date)</w:t>
            </w:r>
          </w:p>
        </w:tc>
      </w:tr>
      <w:tr w:rsidR="00AB4473" w:rsidRPr="00323EA1" w:rsidTr="00AB4473">
        <w:trPr>
          <w:trHeight w:val="300"/>
        </w:trPr>
        <w:tc>
          <w:tcPr>
            <w:tcW w:w="2381" w:type="dxa"/>
            <w:vMerge/>
          </w:tcPr>
          <w:p w:rsidR="00D42F3A" w:rsidRPr="00323EA1" w:rsidRDefault="00D42F3A" w:rsidP="001E0F9B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</w:pPr>
          </w:p>
        </w:tc>
        <w:tc>
          <w:tcPr>
            <w:tcW w:w="3311" w:type="dxa"/>
            <w:noWrap/>
          </w:tcPr>
          <w:p w:rsidR="00D42F3A" w:rsidRPr="00323EA1" w:rsidRDefault="00D42F3A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Exhaustive list of facets and descriptors for foods</w:t>
            </w:r>
          </w:p>
        </w:tc>
        <w:tc>
          <w:tcPr>
            <w:tcW w:w="8674" w:type="dxa"/>
            <w:noWrap/>
          </w:tcPr>
          <w:p w:rsidR="00D42F3A" w:rsidRPr="00323EA1" w:rsidRDefault="00D42F3A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Z:\DEX\GLOBODIET_DB\3_COMMON\LIBRARY_e-SMP\description\GloboDiet_FADECODE_FADEBYGROUP_Sept2016.xls, sheet FADECODE</w:t>
            </w:r>
          </w:p>
        </w:tc>
      </w:tr>
      <w:tr w:rsidR="00AB4473" w:rsidRPr="00323EA1" w:rsidTr="00AB4473">
        <w:trPr>
          <w:trHeight w:val="300"/>
        </w:trPr>
        <w:tc>
          <w:tcPr>
            <w:tcW w:w="2381" w:type="dxa"/>
            <w:vMerge/>
          </w:tcPr>
          <w:p w:rsidR="00D42F3A" w:rsidRPr="00323EA1" w:rsidRDefault="00D42F3A" w:rsidP="001E0F9B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</w:pPr>
          </w:p>
        </w:tc>
        <w:tc>
          <w:tcPr>
            <w:tcW w:w="3311" w:type="dxa"/>
            <w:noWrap/>
          </w:tcPr>
          <w:p w:rsidR="00D42F3A" w:rsidRPr="00323EA1" w:rsidRDefault="00D42F3A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Order of food facets and facets used by each country</w:t>
            </w:r>
          </w:p>
        </w:tc>
        <w:tc>
          <w:tcPr>
            <w:tcW w:w="8674" w:type="dxa"/>
            <w:noWrap/>
          </w:tcPr>
          <w:p w:rsidR="00D42F3A" w:rsidRPr="00323EA1" w:rsidRDefault="00D42F3A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Z:\DEX\GLOBODIET_DB\3_COMMON\LIBRARY_e-SMP\description\GloboDiet_FADECODE_FADEBYGROUP_Sept2016.xls, sheet</w:t>
            </w: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 xml:space="preserve"> FADEBYGROUP</w:t>
            </w:r>
          </w:p>
        </w:tc>
      </w:tr>
      <w:tr w:rsidR="00AB4473" w:rsidRPr="00323EA1" w:rsidTr="00AB4473">
        <w:trPr>
          <w:trHeight w:val="300"/>
        </w:trPr>
        <w:tc>
          <w:tcPr>
            <w:tcW w:w="2381" w:type="dxa"/>
            <w:vMerge/>
          </w:tcPr>
          <w:p w:rsidR="00D42F3A" w:rsidRPr="00323EA1" w:rsidRDefault="00D42F3A" w:rsidP="001E0F9B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</w:pPr>
          </w:p>
        </w:tc>
        <w:tc>
          <w:tcPr>
            <w:tcW w:w="3311" w:type="dxa"/>
            <w:noWrap/>
          </w:tcPr>
          <w:p w:rsidR="00D42F3A" w:rsidRPr="00323EA1" w:rsidRDefault="00D42F3A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Handling/grouping of food cooking methods</w:t>
            </w:r>
          </w:p>
        </w:tc>
        <w:tc>
          <w:tcPr>
            <w:tcW w:w="8674" w:type="dxa"/>
            <w:noWrap/>
          </w:tcPr>
          <w:p w:rsidR="00D42F3A" w:rsidRPr="00323EA1" w:rsidRDefault="00D42F3A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Z:\DEX\GLOBODIET_DB\3_COMMON\LIBRARY_e-SMP\description\cookingmethods_PCTFAT_RAWCOOK-Nov2016.xlsx</w:t>
            </w:r>
          </w:p>
        </w:tc>
      </w:tr>
      <w:tr w:rsidR="00AB4473" w:rsidRPr="00323EA1" w:rsidTr="00AB4473">
        <w:trPr>
          <w:trHeight w:val="300"/>
        </w:trPr>
        <w:tc>
          <w:tcPr>
            <w:tcW w:w="2381" w:type="dxa"/>
            <w:vMerge/>
          </w:tcPr>
          <w:p w:rsidR="00D42F3A" w:rsidRPr="00323EA1" w:rsidRDefault="00D42F3A" w:rsidP="001E0F9B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</w:pPr>
          </w:p>
        </w:tc>
        <w:tc>
          <w:tcPr>
            <w:tcW w:w="3311" w:type="dxa"/>
            <w:noWrap/>
          </w:tcPr>
          <w:p w:rsidR="00D42F3A" w:rsidRPr="00323EA1" w:rsidRDefault="00D42F3A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Exhaustive list of facets and descriptors</w:t>
            </w: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 xml:space="preserve"> for recipes</w:t>
            </w:r>
          </w:p>
        </w:tc>
        <w:tc>
          <w:tcPr>
            <w:tcW w:w="8674" w:type="dxa"/>
            <w:noWrap/>
          </w:tcPr>
          <w:p w:rsidR="00D42F3A" w:rsidRPr="00323EA1" w:rsidRDefault="00D42F3A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Z:\DEX\GLOBODIET_DB\3_COMMON\LIBRARY_e-SMP\description\R_FACET.xls</w:t>
            </w:r>
          </w:p>
          <w:p w:rsidR="00D42F3A" w:rsidRPr="00323EA1" w:rsidRDefault="00D42F3A" w:rsidP="00033284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Z:\DEX\GLOBODIET_DB\3_COMMON\LIBRARY_e-SMP\description\R_DESCFACE.xls</w:t>
            </w:r>
          </w:p>
        </w:tc>
      </w:tr>
      <w:tr w:rsidR="00AB4473" w:rsidRPr="00323EA1" w:rsidTr="00AB4473">
        <w:trPr>
          <w:trHeight w:val="300"/>
        </w:trPr>
        <w:tc>
          <w:tcPr>
            <w:tcW w:w="2381" w:type="dxa"/>
            <w:vMerge w:val="restart"/>
            <w:noWrap/>
            <w:hideMark/>
          </w:tcPr>
          <w:p w:rsidR="002D6B97" w:rsidRPr="00323EA1" w:rsidRDefault="00571773" w:rsidP="00571773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  <w:t>C</w:t>
            </w:r>
            <w:r w:rsidR="002D6B97" w:rsidRPr="00323EA1"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  <w:t>oefficients</w:t>
            </w:r>
            <w:r w:rsidR="009E2945" w:rsidRPr="00323EA1"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  <w:t xml:space="preserve"> (no specific guidelines for recipes, but simpler format)</w:t>
            </w:r>
          </w:p>
        </w:tc>
        <w:tc>
          <w:tcPr>
            <w:tcW w:w="3311" w:type="dxa"/>
            <w:noWrap/>
            <w:hideMark/>
          </w:tcPr>
          <w:p w:rsidR="002D6B97" w:rsidRPr="00323EA1" w:rsidRDefault="002D6B97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Guidelines on Edible part coefficient</w:t>
            </w:r>
          </w:p>
        </w:tc>
        <w:tc>
          <w:tcPr>
            <w:tcW w:w="8674" w:type="dxa"/>
            <w:noWrap/>
            <w:hideMark/>
          </w:tcPr>
          <w:p w:rsidR="002D6B97" w:rsidRPr="00323EA1" w:rsidRDefault="002D6B97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Z:\DEX\GLOBODIET_DB\1_Guidelines-UserManual\GloboDiet\Subject Specific\Coefficient\EDIB guidelines-jul2016.docx</w:t>
            </w:r>
          </w:p>
        </w:tc>
      </w:tr>
      <w:tr w:rsidR="00AB4473" w:rsidRPr="00323EA1" w:rsidTr="00AB4473">
        <w:trPr>
          <w:trHeight w:val="300"/>
        </w:trPr>
        <w:tc>
          <w:tcPr>
            <w:tcW w:w="2381" w:type="dxa"/>
            <w:vMerge/>
            <w:hideMark/>
          </w:tcPr>
          <w:p w:rsidR="002D6B97" w:rsidRPr="00323EA1" w:rsidRDefault="002D6B97" w:rsidP="001E0F9B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</w:pPr>
          </w:p>
        </w:tc>
        <w:tc>
          <w:tcPr>
            <w:tcW w:w="3311" w:type="dxa"/>
            <w:noWrap/>
            <w:hideMark/>
          </w:tcPr>
          <w:p w:rsidR="002D6B97" w:rsidRPr="00323EA1" w:rsidRDefault="002D6B97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 xml:space="preserve">Guidelines on Standard percentages of fats, sauces and sweeteners </w:t>
            </w:r>
          </w:p>
        </w:tc>
        <w:tc>
          <w:tcPr>
            <w:tcW w:w="8674" w:type="dxa"/>
            <w:noWrap/>
            <w:hideMark/>
          </w:tcPr>
          <w:p w:rsidR="002D6B97" w:rsidRPr="00323EA1" w:rsidRDefault="002D6B97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Z:\DEX\GLOBODIET_DB\1_Guidelines-UserManual\GloboDiet\Subject Specific\Coefficient\PCTFSS guidelines_June2014.docx</w:t>
            </w:r>
          </w:p>
        </w:tc>
      </w:tr>
      <w:tr w:rsidR="00AB4473" w:rsidRPr="00323EA1" w:rsidTr="00AB4473">
        <w:trPr>
          <w:trHeight w:val="300"/>
        </w:trPr>
        <w:tc>
          <w:tcPr>
            <w:tcW w:w="2381" w:type="dxa"/>
            <w:vMerge/>
            <w:hideMark/>
          </w:tcPr>
          <w:p w:rsidR="002D6B97" w:rsidRPr="00323EA1" w:rsidRDefault="002D6B97" w:rsidP="001E0F9B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</w:pPr>
          </w:p>
        </w:tc>
        <w:tc>
          <w:tcPr>
            <w:tcW w:w="3311" w:type="dxa"/>
            <w:noWrap/>
            <w:hideMark/>
          </w:tcPr>
          <w:p w:rsidR="002D6B97" w:rsidRPr="00323EA1" w:rsidRDefault="002D6B97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 xml:space="preserve">Guidelines on Raw-to-cooked Coefficient </w:t>
            </w:r>
          </w:p>
        </w:tc>
        <w:tc>
          <w:tcPr>
            <w:tcW w:w="8674" w:type="dxa"/>
            <w:noWrap/>
            <w:hideMark/>
          </w:tcPr>
          <w:p w:rsidR="002D6B97" w:rsidRPr="00323EA1" w:rsidRDefault="002D6B97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Z:\DEX\GLOBODIET_DB\1_Guidelines-UserManual\GloboDiet\Subject Specific\Coefficient\RAWCOOK guidelines_Jun2015.docx</w:t>
            </w:r>
          </w:p>
        </w:tc>
      </w:tr>
      <w:tr w:rsidR="00AB4473" w:rsidRPr="00323EA1" w:rsidTr="00AB4473">
        <w:trPr>
          <w:trHeight w:val="300"/>
        </w:trPr>
        <w:tc>
          <w:tcPr>
            <w:tcW w:w="2381" w:type="dxa"/>
            <w:vMerge/>
            <w:hideMark/>
          </w:tcPr>
          <w:p w:rsidR="002D6B97" w:rsidRPr="00323EA1" w:rsidRDefault="002D6B97" w:rsidP="001E0F9B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</w:pPr>
          </w:p>
        </w:tc>
        <w:tc>
          <w:tcPr>
            <w:tcW w:w="3311" w:type="dxa"/>
            <w:noWrap/>
            <w:hideMark/>
          </w:tcPr>
          <w:p w:rsidR="002D6B97" w:rsidRPr="00323EA1" w:rsidRDefault="002D6B97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 xml:space="preserve">Guidelines on Density coefficient </w:t>
            </w:r>
          </w:p>
        </w:tc>
        <w:tc>
          <w:tcPr>
            <w:tcW w:w="8674" w:type="dxa"/>
            <w:noWrap/>
            <w:hideMark/>
          </w:tcPr>
          <w:p w:rsidR="002D6B97" w:rsidRPr="00323EA1" w:rsidRDefault="002D6B97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Z:\DEX\GLOBODIET_DB\1_Guidelines-UserManual\GloboDiet\Subject Specific\Coefficient\DENSITY guidelines_June2014.docx</w:t>
            </w:r>
          </w:p>
        </w:tc>
      </w:tr>
      <w:tr w:rsidR="00AB4473" w:rsidRPr="00323EA1" w:rsidTr="00AB4473">
        <w:trPr>
          <w:trHeight w:val="300"/>
        </w:trPr>
        <w:tc>
          <w:tcPr>
            <w:tcW w:w="2381" w:type="dxa"/>
            <w:vMerge/>
            <w:hideMark/>
          </w:tcPr>
          <w:p w:rsidR="002D6B97" w:rsidRPr="00323EA1" w:rsidRDefault="002D6B97" w:rsidP="001E0F9B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</w:pPr>
          </w:p>
        </w:tc>
        <w:tc>
          <w:tcPr>
            <w:tcW w:w="3311" w:type="dxa"/>
            <w:noWrap/>
            <w:hideMark/>
          </w:tcPr>
          <w:p w:rsidR="002D6B97" w:rsidRPr="00323EA1" w:rsidRDefault="002D6B97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 xml:space="preserve">Guidelines on Standard percentages of fat absorbed during cooking </w:t>
            </w:r>
          </w:p>
        </w:tc>
        <w:tc>
          <w:tcPr>
            <w:tcW w:w="8674" w:type="dxa"/>
            <w:noWrap/>
            <w:hideMark/>
          </w:tcPr>
          <w:p w:rsidR="002D6B97" w:rsidRPr="00323EA1" w:rsidRDefault="002D6B97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Z:\DEX\GLOBODIET_DB\1_Guidelines-UserManual\GloboDiet\Subject Specific\Coefficient\PCTFAT guidelines_Jan2015.doc</w:t>
            </w:r>
          </w:p>
        </w:tc>
      </w:tr>
      <w:tr w:rsidR="00AB4473" w:rsidRPr="00323EA1" w:rsidTr="00AB4473">
        <w:trPr>
          <w:trHeight w:val="300"/>
        </w:trPr>
        <w:tc>
          <w:tcPr>
            <w:tcW w:w="2381" w:type="dxa"/>
            <w:vMerge/>
            <w:hideMark/>
          </w:tcPr>
          <w:p w:rsidR="002D6B97" w:rsidRPr="00323EA1" w:rsidRDefault="002D6B97" w:rsidP="001E0F9B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</w:pPr>
          </w:p>
        </w:tc>
        <w:tc>
          <w:tcPr>
            <w:tcW w:w="3311" w:type="dxa"/>
            <w:noWrap/>
            <w:hideMark/>
          </w:tcPr>
          <w:p w:rsidR="002D6B97" w:rsidRPr="00323EA1" w:rsidRDefault="002D6B97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Guidelines on Percentage of Fat/Sauce left over in the dish</w:t>
            </w:r>
          </w:p>
        </w:tc>
        <w:tc>
          <w:tcPr>
            <w:tcW w:w="8674" w:type="dxa"/>
            <w:noWrap/>
            <w:hideMark/>
          </w:tcPr>
          <w:p w:rsidR="002D6B97" w:rsidRPr="00323EA1" w:rsidRDefault="002D6B97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Z:\DEX\GLOBODIET_DB\1_Guidelines-UserManual\GloboDiet\Subject Specific\Coefficient\PCTFATLEFT guidelines_Jan2015.doc</w:t>
            </w:r>
          </w:p>
        </w:tc>
      </w:tr>
      <w:tr w:rsidR="00AB4473" w:rsidRPr="00323EA1" w:rsidTr="00AB4473">
        <w:trPr>
          <w:trHeight w:val="300"/>
        </w:trPr>
        <w:tc>
          <w:tcPr>
            <w:tcW w:w="2381" w:type="dxa"/>
            <w:vMerge w:val="restart"/>
            <w:noWrap/>
            <w:hideMark/>
          </w:tcPr>
          <w:p w:rsidR="002D6B97" w:rsidRPr="00323EA1" w:rsidRDefault="002D6B97" w:rsidP="001E0F9B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  <w:t>Control</w:t>
            </w:r>
          </w:p>
        </w:tc>
        <w:tc>
          <w:tcPr>
            <w:tcW w:w="3311" w:type="dxa"/>
            <w:noWrap/>
            <w:hideMark/>
          </w:tcPr>
          <w:p w:rsidR="002D6B97" w:rsidRPr="00323EA1" w:rsidRDefault="002D6B97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Guidelines for setting maxima values for foods and recipes</w:t>
            </w:r>
          </w:p>
        </w:tc>
        <w:tc>
          <w:tcPr>
            <w:tcW w:w="8674" w:type="dxa"/>
            <w:noWrap/>
            <w:hideMark/>
          </w:tcPr>
          <w:p w:rsidR="002D6B97" w:rsidRPr="00323EA1" w:rsidRDefault="002D6B97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Z:\DEX\GLOBODIET_DB\1_Guidelines-UserManual\GloboDiet\Subject Specific\Control &amp; General Setting\FDMAX&amp;RCPMAX guidelines.doc</w:t>
            </w:r>
          </w:p>
        </w:tc>
      </w:tr>
      <w:tr w:rsidR="00AB4473" w:rsidRPr="00323EA1" w:rsidTr="00AB4473">
        <w:trPr>
          <w:trHeight w:val="300"/>
        </w:trPr>
        <w:tc>
          <w:tcPr>
            <w:tcW w:w="2381" w:type="dxa"/>
            <w:vMerge/>
            <w:hideMark/>
          </w:tcPr>
          <w:p w:rsidR="002D6B97" w:rsidRPr="00323EA1" w:rsidRDefault="002D6B97" w:rsidP="001E0F9B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</w:pPr>
          </w:p>
        </w:tc>
        <w:tc>
          <w:tcPr>
            <w:tcW w:w="3311" w:type="dxa"/>
            <w:noWrap/>
            <w:hideMark/>
          </w:tcPr>
          <w:p w:rsidR="002D6B97" w:rsidRPr="00323EA1" w:rsidRDefault="002D6B97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Guidelines to build the energy and macronutrient control table</w:t>
            </w:r>
          </w:p>
        </w:tc>
        <w:tc>
          <w:tcPr>
            <w:tcW w:w="8674" w:type="dxa"/>
            <w:noWrap/>
            <w:hideMark/>
          </w:tcPr>
          <w:p w:rsidR="002D6B97" w:rsidRPr="00323EA1" w:rsidRDefault="002D6B97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Z:\DEX\GLOBODIET_DB\1_Guidelines-UserManual\GloboDiet\Subject Specific\Control &amp; General Setting\FDTABLE guidelines.doc</w:t>
            </w:r>
          </w:p>
        </w:tc>
      </w:tr>
      <w:tr w:rsidR="00AB4473" w:rsidRPr="00323EA1" w:rsidTr="00AB4473">
        <w:trPr>
          <w:trHeight w:val="300"/>
        </w:trPr>
        <w:tc>
          <w:tcPr>
            <w:tcW w:w="2381" w:type="dxa"/>
            <w:vMerge/>
            <w:hideMark/>
          </w:tcPr>
          <w:p w:rsidR="002D6B97" w:rsidRPr="00323EA1" w:rsidRDefault="002D6B97" w:rsidP="001E0F9B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</w:pPr>
          </w:p>
        </w:tc>
        <w:tc>
          <w:tcPr>
            <w:tcW w:w="3311" w:type="dxa"/>
            <w:noWrap/>
            <w:hideMark/>
          </w:tcPr>
          <w:p w:rsidR="002D6B97" w:rsidRPr="00323EA1" w:rsidRDefault="002D6B97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Guidelines on probing linked to foods and recipes</w:t>
            </w:r>
          </w:p>
        </w:tc>
        <w:tc>
          <w:tcPr>
            <w:tcW w:w="8674" w:type="dxa"/>
            <w:noWrap/>
            <w:hideMark/>
          </w:tcPr>
          <w:p w:rsidR="00E373F1" w:rsidRPr="00323EA1" w:rsidRDefault="00E373F1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Z:\DEX\GLOBODIET_DB\3_COMMON\LIBRARY_e-SMP\setting\PROBING_ for translation.doc</w:t>
            </w:r>
          </w:p>
          <w:p w:rsidR="002D6B97" w:rsidRPr="00323EA1" w:rsidRDefault="002D6B97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Z:\DEX\GLOBODIET_DB\1_Guidelines-UserManual\GloboDiet\Subject Specific\Control &amp; General Setting\PROBING Guidelines.doc</w:t>
            </w:r>
          </w:p>
        </w:tc>
      </w:tr>
      <w:tr w:rsidR="00AB4473" w:rsidRPr="00323EA1" w:rsidTr="00AB4473">
        <w:trPr>
          <w:trHeight w:val="300"/>
        </w:trPr>
        <w:tc>
          <w:tcPr>
            <w:tcW w:w="2381" w:type="dxa"/>
            <w:vMerge w:val="restart"/>
            <w:noWrap/>
            <w:hideMark/>
          </w:tcPr>
          <w:p w:rsidR="00824A44" w:rsidRPr="00323EA1" w:rsidRDefault="00824A44" w:rsidP="001E0F9B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  <w:t>Quantification</w:t>
            </w:r>
          </w:p>
        </w:tc>
        <w:tc>
          <w:tcPr>
            <w:tcW w:w="3311" w:type="dxa"/>
            <w:noWrap/>
            <w:hideMark/>
          </w:tcPr>
          <w:p w:rsidR="00824A44" w:rsidRPr="00323EA1" w:rsidRDefault="00824A44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 xml:space="preserve">Guidelines for the quantification of foods and recipes in </w:t>
            </w:r>
            <w:proofErr w:type="spellStart"/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GloboDiet</w:t>
            </w:r>
            <w:proofErr w:type="spellEnd"/>
          </w:p>
        </w:tc>
        <w:tc>
          <w:tcPr>
            <w:tcW w:w="8674" w:type="dxa"/>
            <w:noWrap/>
            <w:hideMark/>
          </w:tcPr>
          <w:p w:rsidR="00824A44" w:rsidRPr="00323EA1" w:rsidRDefault="00824A44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Z:\DEX\GLOBODIET_DB\1_Guidelines-UserManual\GloboDiet\Subject Specific\Quantification\Guidelines QUANTIFICATION-Mar2016.docx</w:t>
            </w:r>
          </w:p>
        </w:tc>
      </w:tr>
      <w:tr w:rsidR="00AB4473" w:rsidRPr="00323EA1" w:rsidTr="00AB4473">
        <w:trPr>
          <w:trHeight w:val="300"/>
        </w:trPr>
        <w:tc>
          <w:tcPr>
            <w:tcW w:w="2381" w:type="dxa"/>
            <w:vMerge/>
            <w:noWrap/>
            <w:hideMark/>
          </w:tcPr>
          <w:p w:rsidR="00824A44" w:rsidRPr="00323EA1" w:rsidRDefault="00824A44" w:rsidP="001E0F9B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</w:pPr>
          </w:p>
        </w:tc>
        <w:tc>
          <w:tcPr>
            <w:tcW w:w="3311" w:type="dxa"/>
            <w:noWrap/>
            <w:hideMark/>
          </w:tcPr>
          <w:p w:rsidR="00824A44" w:rsidRPr="00323EA1" w:rsidRDefault="00824A44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 xml:space="preserve">Guidelines to use the photos of the </w:t>
            </w:r>
            <w:proofErr w:type="spellStart"/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GloboDiet</w:t>
            </w:r>
            <w:proofErr w:type="spellEnd"/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 xml:space="preserve"> picture book (1995)</w:t>
            </w:r>
          </w:p>
        </w:tc>
        <w:tc>
          <w:tcPr>
            <w:tcW w:w="8674" w:type="dxa"/>
            <w:noWrap/>
            <w:hideMark/>
          </w:tcPr>
          <w:p w:rsidR="00824A44" w:rsidRPr="00323EA1" w:rsidRDefault="00824A44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 xml:space="preserve">Z:\DEX\GLOBODIET_DB\1_Guidelines-UserManual\GloboDiet\Subject Specific\Quantification\Guidelines to use </w:t>
            </w:r>
            <w:proofErr w:type="spellStart"/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GloboDiet</w:t>
            </w:r>
            <w:proofErr w:type="spellEnd"/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 xml:space="preserve"> PB_PHOTO.doc</w:t>
            </w:r>
          </w:p>
        </w:tc>
      </w:tr>
      <w:tr w:rsidR="00AB4473" w:rsidRPr="00323EA1" w:rsidTr="00AB4473">
        <w:trPr>
          <w:trHeight w:val="300"/>
        </w:trPr>
        <w:tc>
          <w:tcPr>
            <w:tcW w:w="2381" w:type="dxa"/>
            <w:vMerge/>
            <w:noWrap/>
          </w:tcPr>
          <w:p w:rsidR="00D42F3A" w:rsidRPr="00323EA1" w:rsidRDefault="00D42F3A" w:rsidP="001E0F9B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</w:pPr>
          </w:p>
        </w:tc>
        <w:tc>
          <w:tcPr>
            <w:tcW w:w="3311" w:type="dxa"/>
            <w:noWrap/>
          </w:tcPr>
          <w:p w:rsidR="00D42F3A" w:rsidRPr="00323EA1" w:rsidRDefault="00D42F3A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Exhaustive list of photos available</w:t>
            </w:r>
          </w:p>
          <w:p w:rsidR="00D42F3A" w:rsidRPr="00323EA1" w:rsidRDefault="00D42F3A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FF0000"/>
                <w:highlight w:val="yellow"/>
                <w:lang w:val="en-GB" w:eastAsia="en-GB"/>
              </w:rPr>
              <w:t>(</w:t>
            </w:r>
            <w:proofErr w:type="gramStart"/>
            <w:r w:rsidRPr="00323EA1">
              <w:rPr>
                <w:rFonts w:eastAsia="Times New Roman" w:cs="Times New Roman"/>
                <w:color w:val="FF0000"/>
                <w:highlight w:val="yellow"/>
                <w:lang w:val="en-GB" w:eastAsia="en-GB"/>
              </w:rPr>
              <w:t>how</w:t>
            </w:r>
            <w:proofErr w:type="gramEnd"/>
            <w:r w:rsidRPr="00323EA1">
              <w:rPr>
                <w:rFonts w:eastAsia="Times New Roman" w:cs="Times New Roman"/>
                <w:color w:val="FF0000"/>
                <w:highlight w:val="yellow"/>
                <w:lang w:val="en-GB" w:eastAsia="en-GB"/>
              </w:rPr>
              <w:t xml:space="preserve"> to provide access to all photos?)</w:t>
            </w:r>
          </w:p>
        </w:tc>
        <w:tc>
          <w:tcPr>
            <w:tcW w:w="8674" w:type="dxa"/>
            <w:noWrap/>
          </w:tcPr>
          <w:p w:rsidR="00D42F3A" w:rsidRPr="00323EA1" w:rsidRDefault="00D42F3A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Z:\DEX\GLOBODIET_DB\3_COMMON\LIBRARY_e-SMP\quantification\M_PHOTOSglobal-external-Aug2015.xls</w:t>
            </w:r>
          </w:p>
          <w:p w:rsidR="00D42F3A" w:rsidRPr="00323EA1" w:rsidRDefault="00D42F3A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Z:\DEX\GLOBODIET_DB\3_COMMON\LIBRARY_e-SMP\quantification\THICKNESS.xlsx</w:t>
            </w:r>
          </w:p>
          <w:p w:rsidR="00D42F3A" w:rsidRPr="00323EA1" w:rsidRDefault="00D42F3A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Z:\DEX\GLOBODIET_DB\3_COMMON\LIBRARY_e-SMP\quantification\M_SHAPES.xls</w:t>
            </w:r>
          </w:p>
        </w:tc>
      </w:tr>
      <w:tr w:rsidR="00AB4473" w:rsidRPr="00323EA1" w:rsidTr="00AB4473">
        <w:trPr>
          <w:trHeight w:val="315"/>
        </w:trPr>
        <w:tc>
          <w:tcPr>
            <w:tcW w:w="2381" w:type="dxa"/>
            <w:vMerge/>
            <w:noWrap/>
            <w:hideMark/>
          </w:tcPr>
          <w:p w:rsidR="00824A44" w:rsidRPr="00323EA1" w:rsidRDefault="00824A44" w:rsidP="001E0F9B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</w:pPr>
          </w:p>
        </w:tc>
        <w:tc>
          <w:tcPr>
            <w:tcW w:w="3311" w:type="dxa"/>
            <w:noWrap/>
            <w:hideMark/>
          </w:tcPr>
          <w:p w:rsidR="00824A44" w:rsidRPr="00323EA1" w:rsidRDefault="00824A44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 xml:space="preserve">Reference guidelines for the preparation of photos for food portion quantification in </w:t>
            </w:r>
            <w:proofErr w:type="spellStart"/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GloboDiet</w:t>
            </w:r>
            <w:proofErr w:type="spellEnd"/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 xml:space="preserve"> </w:t>
            </w:r>
          </w:p>
        </w:tc>
        <w:tc>
          <w:tcPr>
            <w:tcW w:w="8674" w:type="dxa"/>
            <w:noWrap/>
            <w:hideMark/>
          </w:tcPr>
          <w:p w:rsidR="00824A44" w:rsidRPr="00323EA1" w:rsidRDefault="00824A44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Z:\DEX\GLOBODIET_DB\1_Guidelines-UserManual\GloboDiet\User Manuals &amp; Appendix 1-6\Appendix 5_IARC_guidelines_food_portion_estimation_May2015.docx</w:t>
            </w:r>
          </w:p>
        </w:tc>
      </w:tr>
      <w:tr w:rsidR="00AB4473" w:rsidRPr="00323EA1" w:rsidTr="00AB4473">
        <w:trPr>
          <w:trHeight w:val="300"/>
        </w:trPr>
        <w:tc>
          <w:tcPr>
            <w:tcW w:w="2381" w:type="dxa"/>
            <w:vMerge w:val="restart"/>
            <w:noWrap/>
            <w:hideMark/>
          </w:tcPr>
          <w:p w:rsidR="00033284" w:rsidRPr="00323EA1" w:rsidRDefault="00033284" w:rsidP="001E0F9B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u w:val="single"/>
                <w:lang w:val="en-GB" w:eastAsia="en-GB"/>
              </w:rPr>
            </w:pPr>
            <w:r w:rsidRPr="00323EA1">
              <w:rPr>
                <w:rFonts w:eastAsia="Times New Roman" w:cs="Times New Roman"/>
                <w:b/>
                <w:bCs/>
                <w:i/>
                <w:iCs/>
                <w:color w:val="000000"/>
                <w:u w:val="single"/>
                <w:lang w:val="en-GB" w:eastAsia="en-GB"/>
              </w:rPr>
              <w:t>Dietary supplements</w:t>
            </w:r>
          </w:p>
        </w:tc>
        <w:tc>
          <w:tcPr>
            <w:tcW w:w="3311" w:type="dxa"/>
            <w:noWrap/>
            <w:hideMark/>
          </w:tcPr>
          <w:p w:rsidR="00033284" w:rsidRPr="00323EA1" w:rsidRDefault="00033284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Guidelines to prepare the list of dietary supplements</w:t>
            </w:r>
          </w:p>
        </w:tc>
        <w:tc>
          <w:tcPr>
            <w:tcW w:w="8674" w:type="dxa"/>
            <w:noWrap/>
            <w:hideMark/>
          </w:tcPr>
          <w:p w:rsidR="00033284" w:rsidRPr="00323EA1" w:rsidRDefault="00033284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Z:\DEX\GLOBODIET_DB\1_Guidelines-UserManual\GloboDiet\Subject Specific\Classification\Guidelines for the preparation DS files.doc</w:t>
            </w:r>
          </w:p>
        </w:tc>
      </w:tr>
      <w:tr w:rsidR="00AB4473" w:rsidRPr="00323EA1" w:rsidTr="00AB4473">
        <w:trPr>
          <w:trHeight w:val="300"/>
        </w:trPr>
        <w:tc>
          <w:tcPr>
            <w:tcW w:w="2381" w:type="dxa"/>
            <w:vMerge/>
            <w:noWrap/>
          </w:tcPr>
          <w:p w:rsidR="00033284" w:rsidRPr="00323EA1" w:rsidRDefault="00033284" w:rsidP="001E0F9B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</w:pPr>
          </w:p>
        </w:tc>
        <w:tc>
          <w:tcPr>
            <w:tcW w:w="3311" w:type="dxa"/>
            <w:noWrap/>
          </w:tcPr>
          <w:p w:rsidR="00033284" w:rsidRPr="00323EA1" w:rsidRDefault="00033284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List of facets and descriptors</w:t>
            </w:r>
          </w:p>
        </w:tc>
        <w:tc>
          <w:tcPr>
            <w:tcW w:w="8674" w:type="dxa"/>
            <w:noWrap/>
          </w:tcPr>
          <w:p w:rsidR="00033284" w:rsidRPr="00323EA1" w:rsidRDefault="00033284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Z:\DEX\GLOBODIET_DB\3_COMMON\LIBRARY_e-SMP\description\DS_FACET.xls</w:t>
            </w:r>
          </w:p>
          <w:p w:rsidR="00033284" w:rsidRPr="00323EA1" w:rsidRDefault="00033284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Z:\DEX\GLOBODIET_DB\3_COMMON\LIBRARY_e-SMP\description\DS_DESCFACE.xls</w:t>
            </w:r>
          </w:p>
        </w:tc>
      </w:tr>
      <w:tr w:rsidR="00AB4473" w:rsidRPr="00323EA1" w:rsidTr="00AB4473">
        <w:trPr>
          <w:trHeight w:val="300"/>
        </w:trPr>
        <w:tc>
          <w:tcPr>
            <w:tcW w:w="2381" w:type="dxa"/>
            <w:noWrap/>
            <w:hideMark/>
          </w:tcPr>
          <w:p w:rsidR="002D6B97" w:rsidRPr="00323EA1" w:rsidRDefault="002D6B97" w:rsidP="001E0F9B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  <w:t>Maintenance/update</w:t>
            </w:r>
          </w:p>
        </w:tc>
        <w:tc>
          <w:tcPr>
            <w:tcW w:w="3311" w:type="dxa"/>
            <w:noWrap/>
            <w:hideMark/>
          </w:tcPr>
          <w:p w:rsidR="002D6B97" w:rsidRPr="00323EA1" w:rsidRDefault="002D6B97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Guidelines on the use of Food Update Form (FUF) and on the Recipe Update Form (RUF)</w:t>
            </w:r>
          </w:p>
        </w:tc>
        <w:tc>
          <w:tcPr>
            <w:tcW w:w="8674" w:type="dxa"/>
            <w:noWrap/>
            <w:hideMark/>
          </w:tcPr>
          <w:p w:rsidR="002D6B97" w:rsidRPr="00323EA1" w:rsidRDefault="002D6B97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Z:\DEX\GLOBODIET_DB\1_Guidelines-UserManual\GloboDiet\Subject Specific\Maintenance\FUF-RUF_guidelines.doc</w:t>
            </w:r>
          </w:p>
          <w:p w:rsidR="00CD4560" w:rsidRPr="00323EA1" w:rsidRDefault="00CD4560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Z:\DEX\GLOBODIET_DB\1_Guidelines-UserManual\GloboDiet\Subject Specific\Maintenance\</w:t>
            </w:r>
            <w:proofErr w:type="spellStart"/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FUF_new</w:t>
            </w:r>
            <w:proofErr w:type="spellEnd"/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 xml:space="preserve"> format.txt</w:t>
            </w:r>
          </w:p>
          <w:p w:rsidR="00CD4560" w:rsidRPr="00323EA1" w:rsidRDefault="00CD4560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Z:\DEX\GLOBODIET_DB\1_Guidelines-UserManual\GloboDiet\Subject Specific\Maintenance\</w:t>
            </w:r>
            <w:proofErr w:type="spellStart"/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rUF_new</w:t>
            </w:r>
            <w:proofErr w:type="spellEnd"/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 xml:space="preserve"> format.txt</w:t>
            </w:r>
          </w:p>
        </w:tc>
      </w:tr>
      <w:tr w:rsidR="00AB4473" w:rsidRPr="00323EA1" w:rsidTr="00AB4473">
        <w:trPr>
          <w:trHeight w:val="300"/>
        </w:trPr>
        <w:tc>
          <w:tcPr>
            <w:tcW w:w="2381" w:type="dxa"/>
            <w:vMerge w:val="restart"/>
            <w:noWrap/>
          </w:tcPr>
          <w:p w:rsidR="002D6B97" w:rsidRPr="00323EA1" w:rsidRDefault="002D6B97" w:rsidP="001E0F9B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  <w:t>User Manuals</w:t>
            </w:r>
          </w:p>
        </w:tc>
        <w:tc>
          <w:tcPr>
            <w:tcW w:w="3311" w:type="dxa"/>
            <w:noWrap/>
          </w:tcPr>
          <w:p w:rsidR="002D6B97" w:rsidRPr="00323EA1" w:rsidRDefault="002D6B97" w:rsidP="00824A44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proofErr w:type="spellStart"/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GloboDiet</w:t>
            </w:r>
            <w:proofErr w:type="spellEnd"/>
            <w:r w:rsidR="00824A44" w:rsidRPr="00323EA1">
              <w:rPr>
                <w:rFonts w:eastAsia="Times New Roman" w:cs="Times New Roman"/>
                <w:color w:val="000000"/>
                <w:lang w:val="en-GB" w:eastAsia="en-GB"/>
              </w:rPr>
              <w:t xml:space="preserve"> </w:t>
            </w:r>
          </w:p>
        </w:tc>
        <w:tc>
          <w:tcPr>
            <w:tcW w:w="8674" w:type="dxa"/>
            <w:noWrap/>
          </w:tcPr>
          <w:p w:rsidR="00824A44" w:rsidRPr="00323EA1" w:rsidRDefault="005A5047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Z:\DEX\GLOBODIET_DB\1_Guidelines-UserManual\GloboDiet\User Manuals &amp; Appendix 1-6\RecipeManager-User_Manual_Nov2014.doc and pdf</w:t>
            </w:r>
          </w:p>
        </w:tc>
      </w:tr>
      <w:tr w:rsidR="00AB4473" w:rsidRPr="00323EA1" w:rsidTr="00AB4473">
        <w:trPr>
          <w:trHeight w:val="300"/>
        </w:trPr>
        <w:tc>
          <w:tcPr>
            <w:tcW w:w="2381" w:type="dxa"/>
            <w:vMerge/>
            <w:noWrap/>
          </w:tcPr>
          <w:p w:rsidR="002D6B97" w:rsidRPr="00323EA1" w:rsidRDefault="002D6B97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</w:p>
        </w:tc>
        <w:tc>
          <w:tcPr>
            <w:tcW w:w="3311" w:type="dxa"/>
            <w:noWrap/>
          </w:tcPr>
          <w:p w:rsidR="002D6B97" w:rsidRPr="00323EA1" w:rsidRDefault="002D6B97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proofErr w:type="spellStart"/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DataEntry</w:t>
            </w:r>
            <w:proofErr w:type="spellEnd"/>
          </w:p>
        </w:tc>
        <w:tc>
          <w:tcPr>
            <w:tcW w:w="8674" w:type="dxa"/>
            <w:noWrap/>
          </w:tcPr>
          <w:p w:rsidR="002D6B97" w:rsidRPr="00323EA1" w:rsidRDefault="005A5047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Z:\DEX\GLOBODIET_DB\1_Guidelines-UserManual\GloboDiet\User Manuals &amp; Appendix 1-6\Data_Entry_User_Manual_6.docx and pdf</w:t>
            </w:r>
          </w:p>
        </w:tc>
      </w:tr>
      <w:tr w:rsidR="00AB4473" w:rsidRPr="00323EA1" w:rsidTr="00AB4473">
        <w:trPr>
          <w:trHeight w:val="300"/>
        </w:trPr>
        <w:tc>
          <w:tcPr>
            <w:tcW w:w="2381" w:type="dxa"/>
            <w:vMerge/>
            <w:noWrap/>
          </w:tcPr>
          <w:p w:rsidR="002D6B97" w:rsidRPr="00323EA1" w:rsidRDefault="002D6B97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</w:p>
        </w:tc>
        <w:tc>
          <w:tcPr>
            <w:tcW w:w="3311" w:type="dxa"/>
            <w:noWrap/>
          </w:tcPr>
          <w:p w:rsidR="002D6B97" w:rsidRPr="00323EA1" w:rsidRDefault="002D6B97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proofErr w:type="spellStart"/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RecipeManager</w:t>
            </w:r>
            <w:proofErr w:type="spellEnd"/>
          </w:p>
        </w:tc>
        <w:tc>
          <w:tcPr>
            <w:tcW w:w="8674" w:type="dxa"/>
            <w:noWrap/>
          </w:tcPr>
          <w:p w:rsidR="002D6B97" w:rsidRPr="00323EA1" w:rsidRDefault="005A5047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Z:\DEX\GLOBODIET_DB\1_Guidelines-UserManual\GloboDiet\User Manuals &amp; Appendix 1-6\RecipeManager-User_Manual_Nov2014.doc and .pdf</w:t>
            </w:r>
          </w:p>
        </w:tc>
      </w:tr>
      <w:tr w:rsidR="00AB4473" w:rsidRPr="00323EA1" w:rsidTr="00AB4473">
        <w:trPr>
          <w:trHeight w:val="300"/>
        </w:trPr>
        <w:tc>
          <w:tcPr>
            <w:tcW w:w="2381" w:type="dxa"/>
            <w:vMerge/>
            <w:noWrap/>
          </w:tcPr>
          <w:p w:rsidR="002D6B97" w:rsidRPr="00323EA1" w:rsidRDefault="002D6B97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</w:p>
        </w:tc>
        <w:tc>
          <w:tcPr>
            <w:tcW w:w="3311" w:type="dxa"/>
            <w:noWrap/>
          </w:tcPr>
          <w:p w:rsidR="002D6B97" w:rsidRPr="00323EA1" w:rsidRDefault="002D6B97" w:rsidP="001E0F9B">
            <w:pPr>
              <w:rPr>
                <w:rFonts w:eastAsia="Times New Roman" w:cs="Times New Roman"/>
                <w:color w:val="FF0000"/>
                <w:lang w:val="en-GB" w:eastAsia="en-GB"/>
              </w:rPr>
            </w:pPr>
            <w:proofErr w:type="spellStart"/>
            <w:r w:rsidRPr="00323EA1">
              <w:rPr>
                <w:rFonts w:eastAsia="Times New Roman" w:cs="Times New Roman"/>
                <w:color w:val="FF0000"/>
                <w:lang w:val="en-GB" w:eastAsia="en-GB"/>
              </w:rPr>
              <w:t>InterviewManager</w:t>
            </w:r>
            <w:proofErr w:type="spellEnd"/>
            <w:r w:rsidRPr="00323EA1">
              <w:rPr>
                <w:rFonts w:eastAsia="Times New Roman" w:cs="Times New Roman"/>
                <w:color w:val="FF0000"/>
                <w:lang w:val="en-GB" w:eastAsia="en-GB"/>
              </w:rPr>
              <w:t xml:space="preserve"> (based on the pilot tool)</w:t>
            </w:r>
          </w:p>
        </w:tc>
        <w:tc>
          <w:tcPr>
            <w:tcW w:w="8674" w:type="dxa"/>
            <w:noWrap/>
          </w:tcPr>
          <w:p w:rsidR="002D6B97" w:rsidRPr="00323EA1" w:rsidRDefault="002D6B97" w:rsidP="001E0F9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</w:p>
        </w:tc>
      </w:tr>
    </w:tbl>
    <w:p w:rsidR="002D6B97" w:rsidRPr="008A38AB" w:rsidRDefault="002D6B97" w:rsidP="001E0F9B">
      <w:pPr>
        <w:tabs>
          <w:tab w:val="left" w:pos="2076"/>
          <w:tab w:val="left" w:pos="5387"/>
        </w:tabs>
        <w:rPr>
          <w:rFonts w:ascii="Calibri" w:eastAsia="Times New Roman" w:hAnsi="Calibri" w:cs="Times New Roman"/>
          <w:color w:val="000000"/>
          <w:lang w:val="en-GB" w:eastAsia="en-GB"/>
        </w:rPr>
      </w:pPr>
    </w:p>
    <w:p w:rsidR="002D6B97" w:rsidRPr="005A5047" w:rsidRDefault="002D6B97" w:rsidP="000A2277">
      <w:pPr>
        <w:pStyle w:val="ListParagraph"/>
        <w:numPr>
          <w:ilvl w:val="0"/>
          <w:numId w:val="6"/>
        </w:numPr>
        <w:rPr>
          <w:rFonts w:ascii="Calibri" w:eastAsia="Times New Roman" w:hAnsi="Calibri" w:cs="Times New Roman"/>
          <w:b/>
          <w:bCs/>
          <w:color w:val="0070C0"/>
          <w:sz w:val="44"/>
          <w:szCs w:val="44"/>
          <w:lang w:val="en-GB" w:eastAsia="en-GB"/>
        </w:rPr>
      </w:pPr>
      <w:r w:rsidRPr="005A5047">
        <w:rPr>
          <w:rFonts w:ascii="Calibri" w:eastAsia="Times New Roman" w:hAnsi="Calibri" w:cs="Times New Roman"/>
          <w:b/>
          <w:bCs/>
          <w:color w:val="0070C0"/>
          <w:sz w:val="44"/>
          <w:szCs w:val="44"/>
          <w:lang w:val="en-GB" w:eastAsia="en-GB"/>
        </w:rPr>
        <w:t xml:space="preserve">Internal </w:t>
      </w:r>
      <w:r w:rsidR="00D42F3A">
        <w:rPr>
          <w:rFonts w:ascii="Calibri" w:eastAsia="Times New Roman" w:hAnsi="Calibri" w:cs="Times New Roman"/>
          <w:b/>
          <w:bCs/>
          <w:color w:val="0070C0"/>
          <w:sz w:val="44"/>
          <w:szCs w:val="44"/>
          <w:lang w:val="en-GB" w:eastAsia="en-GB"/>
        </w:rPr>
        <w:t>documents</w:t>
      </w:r>
    </w:p>
    <w:p w:rsidR="002D6B97" w:rsidRPr="008A38AB" w:rsidRDefault="002D6B97" w:rsidP="001E0F9B">
      <w:pPr>
        <w:tabs>
          <w:tab w:val="left" w:pos="2076"/>
          <w:tab w:val="left" w:pos="5387"/>
        </w:tabs>
        <w:rPr>
          <w:rFonts w:ascii="Calibri" w:eastAsia="Times New Roman" w:hAnsi="Calibri" w:cs="Times New Roman"/>
          <w:color w:val="000000"/>
          <w:lang w:val="en-GB" w:eastAsia="en-GB"/>
        </w:rPr>
      </w:pPr>
    </w:p>
    <w:tbl>
      <w:tblPr>
        <w:tblStyle w:val="TableGrid"/>
        <w:tblW w:w="14366" w:type="dxa"/>
        <w:tblLook w:val="04A0" w:firstRow="1" w:lastRow="0" w:firstColumn="1" w:lastColumn="0" w:noHBand="0" w:noVBand="1"/>
      </w:tblPr>
      <w:tblGrid>
        <w:gridCol w:w="2381"/>
        <w:gridCol w:w="3311"/>
        <w:gridCol w:w="8674"/>
      </w:tblGrid>
      <w:tr w:rsidR="009C7634" w:rsidRPr="00323EA1" w:rsidTr="009C7634">
        <w:trPr>
          <w:trHeight w:val="300"/>
        </w:trPr>
        <w:tc>
          <w:tcPr>
            <w:tcW w:w="2381" w:type="dxa"/>
            <w:vMerge w:val="restart"/>
            <w:noWrap/>
            <w:hideMark/>
          </w:tcPr>
          <w:p w:rsidR="00CD4560" w:rsidRPr="00323EA1" w:rsidRDefault="00CD4560" w:rsidP="001E0F9B">
            <w:pPr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lang w:val="en-GB" w:eastAsia="en-GB"/>
              </w:rPr>
            </w:pPr>
            <w:r w:rsidRPr="00323EA1"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lang w:val="en-GB" w:eastAsia="en-GB"/>
              </w:rPr>
              <w:t>Visual checks</w:t>
            </w:r>
            <w:r w:rsidR="00D42F3A" w:rsidRPr="00323EA1"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lang w:val="en-GB" w:eastAsia="en-GB"/>
              </w:rPr>
              <w:t xml:space="preserve"> done on food and recipe</w:t>
            </w:r>
            <w:r w:rsidRPr="00323EA1"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lang w:val="en-GB" w:eastAsia="en-GB"/>
              </w:rPr>
              <w:t xml:space="preserve"> files</w:t>
            </w:r>
          </w:p>
        </w:tc>
        <w:tc>
          <w:tcPr>
            <w:tcW w:w="3311" w:type="dxa"/>
            <w:noWrap/>
            <w:hideMark/>
          </w:tcPr>
          <w:p w:rsidR="00CD4560" w:rsidRPr="00323EA1" w:rsidRDefault="00CD4560" w:rsidP="001E0F9B">
            <w:pPr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323EA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Controls done on a FUF</w:t>
            </w:r>
          </w:p>
        </w:tc>
        <w:tc>
          <w:tcPr>
            <w:tcW w:w="8674" w:type="dxa"/>
            <w:noWrap/>
            <w:hideMark/>
          </w:tcPr>
          <w:p w:rsidR="00CD4560" w:rsidRPr="00323EA1" w:rsidRDefault="00CD4560" w:rsidP="001E0F9B">
            <w:pPr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323EA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Z:\DEX\GLOBODIET_DB\1_Guidelines-UserManual\GloboDiet\Subject Specific\IARC Internal Files\Controls_done_on_a_FUF.doc</w:t>
            </w:r>
          </w:p>
        </w:tc>
      </w:tr>
      <w:tr w:rsidR="009C7634" w:rsidRPr="00323EA1" w:rsidTr="009C7634">
        <w:trPr>
          <w:trHeight w:val="300"/>
        </w:trPr>
        <w:tc>
          <w:tcPr>
            <w:tcW w:w="2381" w:type="dxa"/>
            <w:vMerge/>
            <w:noWrap/>
            <w:hideMark/>
          </w:tcPr>
          <w:p w:rsidR="00CD4560" w:rsidRPr="00323EA1" w:rsidRDefault="00CD4560" w:rsidP="001E0F9B">
            <w:pPr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lang w:val="en-GB" w:eastAsia="en-GB"/>
              </w:rPr>
            </w:pPr>
          </w:p>
        </w:tc>
        <w:tc>
          <w:tcPr>
            <w:tcW w:w="3311" w:type="dxa"/>
            <w:noWrap/>
            <w:hideMark/>
          </w:tcPr>
          <w:p w:rsidR="00CD4560" w:rsidRPr="00323EA1" w:rsidRDefault="00CD4560" w:rsidP="001E0F9B">
            <w:pPr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323EA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Controls done on a RUF</w:t>
            </w:r>
          </w:p>
        </w:tc>
        <w:tc>
          <w:tcPr>
            <w:tcW w:w="8674" w:type="dxa"/>
            <w:noWrap/>
            <w:hideMark/>
          </w:tcPr>
          <w:p w:rsidR="00CD4560" w:rsidRPr="00323EA1" w:rsidRDefault="00CD4560" w:rsidP="001E0F9B">
            <w:pPr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323EA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Z:\DEX\GLOBODIET_DB\1_Guidelines-UserManual\GloboDiet\Subject Specific\IARC Internal Files\Controls_done_on_a_RUF.doc</w:t>
            </w:r>
          </w:p>
        </w:tc>
      </w:tr>
      <w:tr w:rsidR="009C7634" w:rsidRPr="00323EA1" w:rsidTr="009C7634">
        <w:trPr>
          <w:trHeight w:val="300"/>
        </w:trPr>
        <w:tc>
          <w:tcPr>
            <w:tcW w:w="2381" w:type="dxa"/>
            <w:vMerge/>
            <w:noWrap/>
            <w:hideMark/>
          </w:tcPr>
          <w:p w:rsidR="00CD4560" w:rsidRPr="00323EA1" w:rsidRDefault="00CD4560" w:rsidP="001E0F9B">
            <w:pPr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lang w:val="en-GB" w:eastAsia="en-GB"/>
              </w:rPr>
            </w:pPr>
          </w:p>
        </w:tc>
        <w:tc>
          <w:tcPr>
            <w:tcW w:w="3311" w:type="dxa"/>
            <w:noWrap/>
            <w:hideMark/>
          </w:tcPr>
          <w:p w:rsidR="00CD4560" w:rsidRPr="00323EA1" w:rsidRDefault="00CD4560" w:rsidP="001E0F9B">
            <w:pPr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323EA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List of checks done on recipe ingredients</w:t>
            </w:r>
          </w:p>
        </w:tc>
        <w:tc>
          <w:tcPr>
            <w:tcW w:w="8674" w:type="dxa"/>
            <w:noWrap/>
            <w:hideMark/>
          </w:tcPr>
          <w:p w:rsidR="00CD4560" w:rsidRPr="00323EA1" w:rsidRDefault="00CD4560" w:rsidP="001E0F9B">
            <w:pPr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323EA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 xml:space="preserve">Z:\DEX\GLOBODIET_DB\1_Guidelines-UserManual\GloboDiet\Subject Specific\IARC Internal Files\INTERNAL </w:t>
            </w:r>
            <w:proofErr w:type="spellStart"/>
            <w:r w:rsidRPr="00323EA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DOC_List</w:t>
            </w:r>
            <w:proofErr w:type="spellEnd"/>
            <w:r w:rsidRPr="00323EA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 xml:space="preserve"> of checks done on recipes.docx</w:t>
            </w:r>
          </w:p>
        </w:tc>
      </w:tr>
      <w:tr w:rsidR="009C7634" w:rsidRPr="00323EA1" w:rsidTr="009C7634">
        <w:trPr>
          <w:trHeight w:val="300"/>
        </w:trPr>
        <w:tc>
          <w:tcPr>
            <w:tcW w:w="2381" w:type="dxa"/>
            <w:noWrap/>
          </w:tcPr>
          <w:p w:rsidR="00D42F3A" w:rsidRPr="00323EA1" w:rsidRDefault="00D42F3A" w:rsidP="001E0F9B">
            <w:pPr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lang w:val="en-GB" w:eastAsia="en-GB"/>
              </w:rPr>
            </w:pPr>
            <w:r w:rsidRPr="00323EA1"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highlight w:val="yellow"/>
                <w:lang w:val="en-GB" w:eastAsia="en-GB"/>
              </w:rPr>
              <w:t>Setting files maintained by IARC</w:t>
            </w:r>
          </w:p>
        </w:tc>
        <w:tc>
          <w:tcPr>
            <w:tcW w:w="3311" w:type="dxa"/>
            <w:noWrap/>
          </w:tcPr>
          <w:p w:rsidR="00D42F3A" w:rsidRPr="00323EA1" w:rsidRDefault="00D42F3A" w:rsidP="001E0F9B">
            <w:pPr>
              <w:rPr>
                <w:rFonts w:ascii="Calibri" w:eastAsia="Times New Roman" w:hAnsi="Calibri" w:cs="Times New Roman"/>
                <w:color w:val="000000"/>
                <w:highlight w:val="yellow"/>
                <w:lang w:val="en-GB" w:eastAsia="en-GB"/>
              </w:rPr>
            </w:pPr>
            <w:r w:rsidRPr="00323EA1">
              <w:rPr>
                <w:rFonts w:ascii="Calibri" w:eastAsia="Times New Roman" w:hAnsi="Calibri" w:cs="Times New Roman"/>
                <w:color w:val="000000"/>
                <w:highlight w:val="yellow"/>
                <w:lang w:val="en-GB" w:eastAsia="en-GB"/>
              </w:rPr>
              <w:t>.DB3</w:t>
            </w:r>
          </w:p>
        </w:tc>
        <w:tc>
          <w:tcPr>
            <w:tcW w:w="8674" w:type="dxa"/>
            <w:noWrap/>
          </w:tcPr>
          <w:p w:rsidR="00D42F3A" w:rsidRPr="00323EA1" w:rsidRDefault="00D42F3A" w:rsidP="001E0F9B">
            <w:pPr>
              <w:rPr>
                <w:rFonts w:ascii="Calibri" w:eastAsia="Times New Roman" w:hAnsi="Calibri" w:cs="Times New Roman"/>
                <w:color w:val="000000"/>
                <w:highlight w:val="yellow"/>
                <w:lang w:val="en-GB" w:eastAsia="en-GB"/>
              </w:rPr>
            </w:pPr>
            <w:r w:rsidRPr="00323EA1">
              <w:rPr>
                <w:rFonts w:ascii="Calibri" w:eastAsia="Times New Roman" w:hAnsi="Calibri" w:cs="Times New Roman"/>
                <w:color w:val="000000"/>
                <w:highlight w:val="yellow"/>
                <w:lang w:val="en-GB" w:eastAsia="en-GB"/>
              </w:rPr>
              <w:t>Z:\DEX\GLOBODIET_DB\3_COMMON\LIBRARY_e-SMP\1.db3-files</w:t>
            </w:r>
          </w:p>
        </w:tc>
      </w:tr>
      <w:tr w:rsidR="009C7634" w:rsidRPr="00323EA1" w:rsidTr="009C7634">
        <w:trPr>
          <w:trHeight w:val="300"/>
        </w:trPr>
        <w:tc>
          <w:tcPr>
            <w:tcW w:w="2381" w:type="dxa"/>
            <w:noWrap/>
            <w:hideMark/>
          </w:tcPr>
          <w:p w:rsidR="002D6B97" w:rsidRPr="00323EA1" w:rsidRDefault="002D6B97" w:rsidP="001E0F9B">
            <w:pPr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lang w:val="en-GB" w:eastAsia="en-GB"/>
              </w:rPr>
            </w:pPr>
            <w:r w:rsidRPr="00323EA1"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lang w:val="en-GB" w:eastAsia="en-GB"/>
              </w:rPr>
              <w:t>Automatic controls</w:t>
            </w:r>
          </w:p>
        </w:tc>
        <w:tc>
          <w:tcPr>
            <w:tcW w:w="3311" w:type="dxa"/>
            <w:noWrap/>
            <w:hideMark/>
          </w:tcPr>
          <w:p w:rsidR="002D6B97" w:rsidRPr="00323EA1" w:rsidRDefault="002D6B97" w:rsidP="001E0F9B">
            <w:pPr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323EA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How to run Fortran controls</w:t>
            </w:r>
          </w:p>
        </w:tc>
        <w:tc>
          <w:tcPr>
            <w:tcW w:w="8674" w:type="dxa"/>
            <w:noWrap/>
            <w:hideMark/>
          </w:tcPr>
          <w:p w:rsidR="002D6B97" w:rsidRPr="00323EA1" w:rsidRDefault="002D6B97" w:rsidP="00CD4560">
            <w:pPr>
              <w:rPr>
                <w:rFonts w:ascii="Calibri" w:eastAsia="Times New Roman" w:hAnsi="Calibri" w:cs="Times New Roman"/>
                <w:color w:val="FF0000"/>
                <w:lang w:val="en-GB" w:eastAsia="en-GB"/>
              </w:rPr>
            </w:pPr>
            <w:r w:rsidRPr="00323EA1">
              <w:rPr>
                <w:rFonts w:ascii="Calibri" w:eastAsia="Times New Roman" w:hAnsi="Calibri" w:cs="Times New Roman"/>
                <w:color w:val="FF0000"/>
                <w:lang w:val="en-GB" w:eastAsia="en-GB"/>
              </w:rPr>
              <w:t>Z:\DEX\GLOBODIET_DB\1_Guidelines-UserManual\GloboDiet\Subject Specific\IARC Internal Files\How_to_run_Fortran_controls_201</w:t>
            </w:r>
            <w:r w:rsidR="00CD4560" w:rsidRPr="00323EA1">
              <w:rPr>
                <w:rFonts w:ascii="Calibri" w:eastAsia="Times New Roman" w:hAnsi="Calibri" w:cs="Times New Roman"/>
                <w:color w:val="FF0000"/>
                <w:lang w:val="en-GB" w:eastAsia="en-GB"/>
              </w:rPr>
              <w:t>70412</w:t>
            </w:r>
            <w:r w:rsidRPr="00323EA1">
              <w:rPr>
                <w:rFonts w:ascii="Calibri" w:eastAsia="Times New Roman" w:hAnsi="Calibri" w:cs="Times New Roman"/>
                <w:color w:val="FF0000"/>
                <w:lang w:val="en-GB" w:eastAsia="en-GB"/>
              </w:rPr>
              <w:t>.docx</w:t>
            </w:r>
            <w:r w:rsidR="00CD4560" w:rsidRPr="00323EA1">
              <w:rPr>
                <w:rFonts w:ascii="Calibri" w:eastAsia="Times New Roman" w:hAnsi="Calibri" w:cs="Times New Roman"/>
                <w:color w:val="FF0000"/>
                <w:lang w:val="en-GB" w:eastAsia="en-GB"/>
              </w:rPr>
              <w:t xml:space="preserve"> (to be checked by CC)</w:t>
            </w:r>
          </w:p>
        </w:tc>
      </w:tr>
      <w:tr w:rsidR="009C7634" w:rsidRPr="00323EA1" w:rsidTr="009C7634">
        <w:trPr>
          <w:trHeight w:val="300"/>
        </w:trPr>
        <w:tc>
          <w:tcPr>
            <w:tcW w:w="2381" w:type="dxa"/>
            <w:noWrap/>
            <w:hideMark/>
          </w:tcPr>
          <w:p w:rsidR="002D6B97" w:rsidRPr="00323EA1" w:rsidRDefault="002D6B97" w:rsidP="001E0F9B">
            <w:pPr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lang w:val="en-GB" w:eastAsia="en-GB"/>
              </w:rPr>
            </w:pPr>
            <w:r w:rsidRPr="00323EA1"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lang w:val="en-GB" w:eastAsia="en-GB"/>
              </w:rPr>
              <w:t xml:space="preserve">Migration </w:t>
            </w:r>
          </w:p>
        </w:tc>
        <w:tc>
          <w:tcPr>
            <w:tcW w:w="3311" w:type="dxa"/>
            <w:noWrap/>
            <w:hideMark/>
          </w:tcPr>
          <w:p w:rsidR="002D6B97" w:rsidRPr="00323EA1" w:rsidRDefault="002D6B97" w:rsidP="001E0F9B">
            <w:pPr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323EA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 xml:space="preserve">Instructions for using the migration tool </w:t>
            </w:r>
          </w:p>
        </w:tc>
        <w:tc>
          <w:tcPr>
            <w:tcW w:w="8674" w:type="dxa"/>
            <w:noWrap/>
            <w:hideMark/>
          </w:tcPr>
          <w:p w:rsidR="002D6B97" w:rsidRPr="00323EA1" w:rsidRDefault="002D6B97" w:rsidP="00CD4560">
            <w:pPr>
              <w:rPr>
                <w:rFonts w:ascii="Calibri" w:eastAsia="Times New Roman" w:hAnsi="Calibri" w:cs="Times New Roman"/>
                <w:color w:val="FF0000"/>
                <w:lang w:val="en-GB" w:eastAsia="en-GB"/>
              </w:rPr>
            </w:pPr>
            <w:r w:rsidRPr="00323EA1">
              <w:rPr>
                <w:rFonts w:ascii="Calibri" w:eastAsia="Times New Roman" w:hAnsi="Calibri" w:cs="Times New Roman"/>
                <w:color w:val="FF0000"/>
                <w:lang w:val="en-GB" w:eastAsia="en-GB"/>
              </w:rPr>
              <w:t>Z:\DEX\GLOBODIET_DB\1_Guidelines-UserManual\GloboDiet\Subject Specific\IARC Internal Files\Migration_users_manual_201</w:t>
            </w:r>
            <w:r w:rsidR="00CD4560" w:rsidRPr="00323EA1">
              <w:rPr>
                <w:rFonts w:ascii="Calibri" w:eastAsia="Times New Roman" w:hAnsi="Calibri" w:cs="Times New Roman"/>
                <w:color w:val="FF0000"/>
                <w:lang w:val="en-GB" w:eastAsia="en-GB"/>
              </w:rPr>
              <w:t>60321</w:t>
            </w:r>
            <w:r w:rsidRPr="00323EA1">
              <w:rPr>
                <w:rFonts w:ascii="Calibri" w:eastAsia="Times New Roman" w:hAnsi="Calibri" w:cs="Times New Roman"/>
                <w:color w:val="FF0000"/>
                <w:lang w:val="en-GB" w:eastAsia="en-GB"/>
              </w:rPr>
              <w:t>.docx</w:t>
            </w:r>
            <w:r w:rsidR="00CD4560" w:rsidRPr="00323EA1">
              <w:rPr>
                <w:rFonts w:ascii="Calibri" w:eastAsia="Times New Roman" w:hAnsi="Calibri" w:cs="Times New Roman"/>
                <w:color w:val="FF0000"/>
                <w:lang w:val="en-GB" w:eastAsia="en-GB"/>
              </w:rPr>
              <w:t xml:space="preserve"> </w:t>
            </w:r>
            <w:r w:rsidR="00CD4560" w:rsidRPr="00323EA1">
              <w:rPr>
                <w:rFonts w:ascii="Calibri" w:eastAsia="Times New Roman" w:hAnsi="Calibri" w:cs="Times New Roman"/>
                <w:color w:val="FF0000"/>
                <w:lang w:val="en-GB" w:eastAsia="en-GB"/>
              </w:rPr>
              <w:t>(to be checked by CC)</w:t>
            </w:r>
          </w:p>
        </w:tc>
      </w:tr>
    </w:tbl>
    <w:p w:rsidR="0034691C" w:rsidRDefault="0034691C" w:rsidP="00A41E61">
      <w:pPr>
        <w:rPr>
          <w:rFonts w:ascii="Tahoma" w:hAnsi="Tahoma" w:cs="Tahoma"/>
          <w:lang w:val="en-GB"/>
        </w:rPr>
      </w:pPr>
    </w:p>
    <w:p w:rsidR="002D6B97" w:rsidRPr="003E40F9" w:rsidRDefault="002D6B97" w:rsidP="00A41E61">
      <w:pPr>
        <w:rPr>
          <w:rFonts w:ascii="Tahoma" w:hAnsi="Tahoma" w:cs="Tahoma"/>
          <w:lang w:val="en-GB"/>
        </w:rPr>
      </w:pPr>
    </w:p>
    <w:p w:rsidR="00F84605" w:rsidRDefault="00F84605" w:rsidP="00A41E61">
      <w:pPr>
        <w:tabs>
          <w:tab w:val="left" w:pos="10556"/>
        </w:tabs>
        <w:rPr>
          <w:rFonts w:ascii="Calibri" w:eastAsia="Times New Roman" w:hAnsi="Calibri" w:cs="Times New Roman"/>
          <w:b/>
          <w:bCs/>
          <w:color w:val="0070C0"/>
          <w:sz w:val="28"/>
          <w:szCs w:val="28"/>
          <w:lang w:val="en-GB" w:eastAsia="en-GB"/>
        </w:rPr>
      </w:pPr>
      <w:r>
        <w:rPr>
          <w:rFonts w:ascii="Calibri" w:eastAsia="Times New Roman" w:hAnsi="Calibri" w:cs="Times New Roman"/>
          <w:b/>
          <w:bCs/>
          <w:color w:val="0070C0"/>
          <w:sz w:val="44"/>
          <w:szCs w:val="44"/>
          <w:lang w:val="en-GB" w:eastAsia="en-GB"/>
        </w:rPr>
        <w:t>2</w:t>
      </w:r>
      <w:r w:rsidRPr="00A41E61">
        <w:rPr>
          <w:rFonts w:ascii="Calibri" w:eastAsia="Times New Roman" w:hAnsi="Calibri" w:cs="Times New Roman"/>
          <w:b/>
          <w:bCs/>
          <w:color w:val="0070C0"/>
          <w:sz w:val="44"/>
          <w:szCs w:val="44"/>
          <w:lang w:val="en-GB" w:eastAsia="en-GB"/>
        </w:rPr>
        <w:t>- Training of the trainers/coordinators - Part 1: 24HR interview</w:t>
      </w:r>
      <w:r>
        <w:rPr>
          <w:rFonts w:ascii="Calibri" w:eastAsia="Times New Roman" w:hAnsi="Calibri" w:cs="Times New Roman"/>
          <w:b/>
          <w:bCs/>
          <w:color w:val="0070C0"/>
          <w:sz w:val="44"/>
          <w:szCs w:val="44"/>
          <w:lang w:val="en-GB" w:eastAsia="en-GB"/>
        </w:rPr>
        <w:t xml:space="preserve">: </w:t>
      </w:r>
      <w:r w:rsidRPr="00A41E61">
        <w:rPr>
          <w:rFonts w:ascii="Calibri" w:eastAsia="Times New Roman" w:hAnsi="Calibri" w:cs="Times New Roman"/>
          <w:b/>
          <w:bCs/>
          <w:color w:val="0070C0"/>
          <w:sz w:val="28"/>
          <w:szCs w:val="28"/>
          <w:lang w:val="en-GB" w:eastAsia="en-GB"/>
        </w:rPr>
        <w:t xml:space="preserve">How to use </w:t>
      </w:r>
      <w:proofErr w:type="spellStart"/>
      <w:r w:rsidRPr="00A41E61">
        <w:rPr>
          <w:rFonts w:ascii="Calibri" w:eastAsia="Times New Roman" w:hAnsi="Calibri" w:cs="Times New Roman"/>
          <w:b/>
          <w:bCs/>
          <w:color w:val="0070C0"/>
          <w:sz w:val="28"/>
          <w:szCs w:val="28"/>
          <w:lang w:val="en-GB" w:eastAsia="en-GB"/>
        </w:rPr>
        <w:t>GloboDiet</w:t>
      </w:r>
      <w:proofErr w:type="spellEnd"/>
      <w:r w:rsidRPr="00A41E61">
        <w:rPr>
          <w:rFonts w:ascii="Calibri" w:eastAsia="Times New Roman" w:hAnsi="Calibri" w:cs="Times New Roman"/>
          <w:b/>
          <w:bCs/>
          <w:color w:val="0070C0"/>
          <w:sz w:val="28"/>
          <w:szCs w:val="28"/>
          <w:lang w:val="en-GB" w:eastAsia="en-GB"/>
        </w:rPr>
        <w:t>, how to train the field interviewers</w:t>
      </w:r>
    </w:p>
    <w:p w:rsidR="003934A1" w:rsidRPr="00A41E61" w:rsidRDefault="003934A1" w:rsidP="00A41E61">
      <w:pPr>
        <w:tabs>
          <w:tab w:val="left" w:pos="10556"/>
        </w:tabs>
        <w:rPr>
          <w:rFonts w:ascii="Calibri" w:eastAsia="Times New Roman" w:hAnsi="Calibri" w:cs="Times New Roman"/>
          <w:b/>
          <w:bCs/>
          <w:color w:val="0070C0"/>
          <w:sz w:val="28"/>
          <w:szCs w:val="28"/>
          <w:lang w:val="en-GB" w:eastAsia="en-GB"/>
        </w:rPr>
      </w:pPr>
    </w:p>
    <w:tbl>
      <w:tblPr>
        <w:tblStyle w:val="TableGrid"/>
        <w:tblW w:w="14366" w:type="dxa"/>
        <w:tblLook w:val="04A0" w:firstRow="1" w:lastRow="0" w:firstColumn="1" w:lastColumn="0" w:noHBand="0" w:noVBand="1"/>
      </w:tblPr>
      <w:tblGrid>
        <w:gridCol w:w="2381"/>
        <w:gridCol w:w="3311"/>
        <w:gridCol w:w="8674"/>
      </w:tblGrid>
      <w:tr w:rsidR="00F84605" w:rsidRPr="00323EA1" w:rsidTr="00434C10">
        <w:trPr>
          <w:trHeight w:val="315"/>
        </w:trPr>
        <w:tc>
          <w:tcPr>
            <w:tcW w:w="2381" w:type="dxa"/>
            <w:noWrap/>
            <w:hideMark/>
          </w:tcPr>
          <w:p w:rsidR="00F84605" w:rsidRPr="00A41E61" w:rsidRDefault="00F84605" w:rsidP="00A41E61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</w:pPr>
            <w:r w:rsidRPr="00A41E61"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  <w:t>General introduction</w:t>
            </w:r>
          </w:p>
        </w:tc>
        <w:tc>
          <w:tcPr>
            <w:tcW w:w="3311" w:type="dxa"/>
            <w:hideMark/>
          </w:tcPr>
          <w:p w:rsidR="00F84605" w:rsidRPr="00A41E61" w:rsidRDefault="00F84605" w:rsidP="00A41E61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A41E61">
              <w:rPr>
                <w:rFonts w:eastAsia="Times New Roman" w:cs="Times New Roman"/>
                <w:color w:val="000000"/>
                <w:lang w:val="en-GB" w:eastAsia="en-GB"/>
              </w:rPr>
              <w:t>Aims of the course and its agenda</w:t>
            </w:r>
          </w:p>
        </w:tc>
        <w:tc>
          <w:tcPr>
            <w:tcW w:w="8674" w:type="dxa"/>
          </w:tcPr>
          <w:p w:rsidR="00F5376F" w:rsidRPr="00323EA1" w:rsidRDefault="00824A44" w:rsidP="00A41E61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Z:\DEX\GLOBODIET_DB\2_TRAINING material\PRESENTATIONS\1_a_General Introduction Train the trainers Course_13_01_24.ppt</w:t>
            </w:r>
            <w:r w:rsidR="00F5376F" w:rsidRPr="00323EA1">
              <w:rPr>
                <w:rFonts w:eastAsia="Times New Roman" w:cs="Times New Roman"/>
                <w:color w:val="000000"/>
                <w:lang w:val="en-GB" w:eastAsia="en-GB"/>
              </w:rPr>
              <w:t xml:space="preserve"> </w:t>
            </w:r>
          </w:p>
          <w:p w:rsidR="00F84605" w:rsidRPr="00323EA1" w:rsidRDefault="00824A44" w:rsidP="00A41E61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Z:\DEX\GLOBODIET_DB\2_TRAINING material\PRESENTATIONS\1_b_General Introduction to Local Training Course_14_11_13.ppt</w:t>
            </w:r>
          </w:p>
        </w:tc>
      </w:tr>
      <w:tr w:rsidR="00F84605" w:rsidRPr="00323EA1" w:rsidTr="00434C10">
        <w:trPr>
          <w:trHeight w:val="600"/>
        </w:trPr>
        <w:tc>
          <w:tcPr>
            <w:tcW w:w="2381" w:type="dxa"/>
            <w:vMerge w:val="restart"/>
            <w:noWrap/>
            <w:hideMark/>
          </w:tcPr>
          <w:p w:rsidR="00F84605" w:rsidRPr="00A41E61" w:rsidRDefault="00F84605" w:rsidP="00A41E61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</w:pPr>
            <w:r w:rsidRPr="00A41E61"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  <w:t>Teaser</w:t>
            </w:r>
          </w:p>
        </w:tc>
        <w:tc>
          <w:tcPr>
            <w:tcW w:w="3311" w:type="dxa"/>
            <w:hideMark/>
          </w:tcPr>
          <w:p w:rsidR="00F84605" w:rsidRPr="00A41E61" w:rsidRDefault="00F84605" w:rsidP="00A41E61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A41E61">
              <w:rPr>
                <w:rFonts w:eastAsia="Times New Roman" w:cs="Times New Roman"/>
                <w:color w:val="000000"/>
                <w:lang w:val="en-GB" w:eastAsia="en-GB"/>
              </w:rPr>
              <w:t xml:space="preserve">Introduction to 10 minute video showing </w:t>
            </w:r>
            <w:proofErr w:type="spellStart"/>
            <w:r w:rsidRPr="00A41E61">
              <w:rPr>
                <w:rFonts w:eastAsia="Times New Roman" w:cs="Times New Roman"/>
                <w:color w:val="000000"/>
                <w:lang w:val="en-GB" w:eastAsia="en-GB"/>
              </w:rPr>
              <w:t>GloboDiet</w:t>
            </w:r>
            <w:proofErr w:type="spellEnd"/>
            <w:r w:rsidRPr="00A41E61">
              <w:rPr>
                <w:rFonts w:eastAsia="Times New Roman" w:cs="Times New Roman"/>
                <w:color w:val="000000"/>
                <w:lang w:val="en-GB" w:eastAsia="en-GB"/>
              </w:rPr>
              <w:t xml:space="preserve"> steps</w:t>
            </w:r>
          </w:p>
        </w:tc>
        <w:tc>
          <w:tcPr>
            <w:tcW w:w="8674" w:type="dxa"/>
          </w:tcPr>
          <w:p w:rsidR="00F84605" w:rsidRPr="00323EA1" w:rsidRDefault="00F5376F" w:rsidP="00A41E61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Z:\DEX\GLOBODIET_DB\2_TRAINING material\PRESENTATIONS\4_Teaser interview_2014_11_13.ppt</w:t>
            </w:r>
          </w:p>
        </w:tc>
      </w:tr>
      <w:tr w:rsidR="00F84605" w:rsidRPr="00323EA1" w:rsidTr="00434C10">
        <w:trPr>
          <w:trHeight w:val="300"/>
        </w:trPr>
        <w:tc>
          <w:tcPr>
            <w:tcW w:w="2381" w:type="dxa"/>
            <w:vMerge/>
            <w:hideMark/>
          </w:tcPr>
          <w:p w:rsidR="00F84605" w:rsidRPr="00A41E61" w:rsidRDefault="00F84605" w:rsidP="00A41E61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</w:pPr>
          </w:p>
        </w:tc>
        <w:tc>
          <w:tcPr>
            <w:tcW w:w="3311" w:type="dxa"/>
            <w:hideMark/>
          </w:tcPr>
          <w:p w:rsidR="00F84605" w:rsidRPr="00A41E61" w:rsidRDefault="00F84605" w:rsidP="00A41E61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A41E61">
              <w:rPr>
                <w:rFonts w:eastAsia="Times New Roman" w:cs="Times New Roman"/>
                <w:color w:val="000000"/>
                <w:lang w:val="en-GB" w:eastAsia="en-GB"/>
              </w:rPr>
              <w:t xml:space="preserve">10 minute video showing </w:t>
            </w:r>
            <w:proofErr w:type="spellStart"/>
            <w:r w:rsidRPr="00A41E61">
              <w:rPr>
                <w:rFonts w:eastAsia="Times New Roman" w:cs="Times New Roman"/>
                <w:color w:val="000000"/>
                <w:lang w:val="en-GB" w:eastAsia="en-GB"/>
              </w:rPr>
              <w:t>GloboDiet</w:t>
            </w:r>
            <w:proofErr w:type="spellEnd"/>
            <w:r w:rsidRPr="00A41E61">
              <w:rPr>
                <w:rFonts w:eastAsia="Times New Roman" w:cs="Times New Roman"/>
                <w:color w:val="000000"/>
                <w:lang w:val="en-GB" w:eastAsia="en-GB"/>
              </w:rPr>
              <w:t xml:space="preserve"> steps</w:t>
            </w:r>
          </w:p>
        </w:tc>
        <w:tc>
          <w:tcPr>
            <w:tcW w:w="8674" w:type="dxa"/>
          </w:tcPr>
          <w:p w:rsidR="00F84605" w:rsidRPr="00323EA1" w:rsidRDefault="00F5376F" w:rsidP="00A41E61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Z:\DEX\GLOBODIET_DB\2_TRAINING material\PRESENTATIONS\</w:t>
            </w: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Teaser.mp4</w:t>
            </w:r>
          </w:p>
        </w:tc>
      </w:tr>
      <w:tr w:rsidR="00F84605" w:rsidRPr="00323EA1" w:rsidTr="00434C10">
        <w:trPr>
          <w:trHeight w:val="315"/>
        </w:trPr>
        <w:tc>
          <w:tcPr>
            <w:tcW w:w="2381" w:type="dxa"/>
            <w:noWrap/>
            <w:hideMark/>
          </w:tcPr>
          <w:p w:rsidR="00F84605" w:rsidRPr="00A41E61" w:rsidRDefault="00F84605" w:rsidP="00A41E61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</w:pPr>
            <w:r w:rsidRPr="00A41E61"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  <w:t>Concepts and definitions</w:t>
            </w:r>
          </w:p>
        </w:tc>
        <w:tc>
          <w:tcPr>
            <w:tcW w:w="3311" w:type="dxa"/>
            <w:hideMark/>
          </w:tcPr>
          <w:p w:rsidR="00F84605" w:rsidRPr="00A41E61" w:rsidRDefault="00F84605" w:rsidP="00A41E61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A41E61">
              <w:rPr>
                <w:rFonts w:eastAsia="Times New Roman" w:cs="Times New Roman"/>
                <w:color w:val="000000"/>
                <w:lang w:val="en-GB" w:eastAsia="en-GB"/>
              </w:rPr>
              <w:t xml:space="preserve">Concepts used in </w:t>
            </w:r>
            <w:proofErr w:type="spellStart"/>
            <w:r w:rsidRPr="00A41E61">
              <w:rPr>
                <w:rFonts w:eastAsia="Times New Roman" w:cs="Times New Roman"/>
                <w:color w:val="000000"/>
                <w:lang w:val="en-GB" w:eastAsia="en-GB"/>
              </w:rPr>
              <w:t>GloboDiet</w:t>
            </w:r>
            <w:proofErr w:type="spellEnd"/>
          </w:p>
        </w:tc>
        <w:tc>
          <w:tcPr>
            <w:tcW w:w="8674" w:type="dxa"/>
          </w:tcPr>
          <w:p w:rsidR="00F84605" w:rsidRPr="00323EA1" w:rsidRDefault="00F5376F" w:rsidP="00A41E61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Z:\DEX\GLOBODIET_DB\2_TRAINING material\PRESENTATIONS\2_general introduction, concepts and definitions 2014_11_14.ppt</w:t>
            </w:r>
          </w:p>
        </w:tc>
      </w:tr>
      <w:tr w:rsidR="00F84605" w:rsidRPr="00323EA1" w:rsidTr="00434C10">
        <w:trPr>
          <w:trHeight w:val="315"/>
        </w:trPr>
        <w:tc>
          <w:tcPr>
            <w:tcW w:w="2381" w:type="dxa"/>
            <w:noWrap/>
            <w:hideMark/>
          </w:tcPr>
          <w:p w:rsidR="00F84605" w:rsidRPr="00A41E61" w:rsidRDefault="00F84605" w:rsidP="00A41E61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</w:pPr>
            <w:r w:rsidRPr="00A41E61"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  <w:t>GD internal structure</w:t>
            </w:r>
          </w:p>
        </w:tc>
        <w:tc>
          <w:tcPr>
            <w:tcW w:w="3311" w:type="dxa"/>
            <w:hideMark/>
          </w:tcPr>
          <w:p w:rsidR="00F84605" w:rsidRPr="00A41E61" w:rsidRDefault="00F84605" w:rsidP="00A41E61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A41E61">
              <w:rPr>
                <w:rFonts w:eastAsia="Times New Roman" w:cs="Times New Roman"/>
                <w:color w:val="000000"/>
                <w:lang w:val="en-GB" w:eastAsia="en-GB"/>
              </w:rPr>
              <w:t>Food and recipe pathways</w:t>
            </w:r>
          </w:p>
        </w:tc>
        <w:tc>
          <w:tcPr>
            <w:tcW w:w="8674" w:type="dxa"/>
          </w:tcPr>
          <w:p w:rsidR="00F84605" w:rsidRPr="00323EA1" w:rsidRDefault="00F5376F" w:rsidP="00A41E61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Z:\DEX\GLOBODIET_DB\2_TRAINING material\PRESENTATIONS\5_GloboDiet Internal structure_20150330.ppt</w:t>
            </w:r>
          </w:p>
        </w:tc>
      </w:tr>
      <w:tr w:rsidR="00F84605" w:rsidRPr="00323EA1" w:rsidTr="00434C10">
        <w:trPr>
          <w:trHeight w:val="600"/>
        </w:trPr>
        <w:tc>
          <w:tcPr>
            <w:tcW w:w="2381" w:type="dxa"/>
            <w:noWrap/>
            <w:hideMark/>
          </w:tcPr>
          <w:p w:rsidR="00F84605" w:rsidRPr="00A41E61" w:rsidRDefault="00F84605" w:rsidP="00A41E61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</w:pPr>
            <w:r w:rsidRPr="00A41E61"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  <w:t>GD steps</w:t>
            </w:r>
          </w:p>
        </w:tc>
        <w:tc>
          <w:tcPr>
            <w:tcW w:w="3311" w:type="dxa"/>
            <w:hideMark/>
          </w:tcPr>
          <w:p w:rsidR="00F84605" w:rsidRPr="00A41E61" w:rsidRDefault="00F84605" w:rsidP="00A41E61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A41E61">
              <w:rPr>
                <w:rFonts w:eastAsia="Times New Roman" w:cs="Times New Roman"/>
                <w:color w:val="000000"/>
                <w:lang w:val="en-GB" w:eastAsia="en-GB"/>
              </w:rPr>
              <w:t xml:space="preserve">Presentation of the </w:t>
            </w:r>
            <w:proofErr w:type="spellStart"/>
            <w:r w:rsidRPr="00A41E61">
              <w:rPr>
                <w:rFonts w:eastAsia="Times New Roman" w:cs="Times New Roman"/>
                <w:color w:val="000000"/>
                <w:lang w:val="en-GB" w:eastAsia="en-GB"/>
              </w:rPr>
              <w:t>GloboDiet</w:t>
            </w:r>
            <w:proofErr w:type="spellEnd"/>
            <w:r w:rsidRPr="00A41E61">
              <w:rPr>
                <w:rFonts w:eastAsia="Times New Roman" w:cs="Times New Roman"/>
                <w:color w:val="000000"/>
                <w:lang w:val="en-GB" w:eastAsia="en-GB"/>
              </w:rPr>
              <w:t xml:space="preserve"> interview modes and steps</w:t>
            </w:r>
          </w:p>
        </w:tc>
        <w:tc>
          <w:tcPr>
            <w:tcW w:w="8674" w:type="dxa"/>
          </w:tcPr>
          <w:p w:rsidR="00F84605" w:rsidRPr="00323EA1" w:rsidRDefault="00F5376F" w:rsidP="00A41E61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Z:\DEX\GLOBODIET_DB\2_TRAINING material\PRESENTATIONS\6_GloboDiet interview steps_20150331.ppt</w:t>
            </w:r>
          </w:p>
        </w:tc>
      </w:tr>
      <w:tr w:rsidR="00F84605" w:rsidRPr="00323EA1" w:rsidTr="00434C10">
        <w:trPr>
          <w:trHeight w:val="315"/>
        </w:trPr>
        <w:tc>
          <w:tcPr>
            <w:tcW w:w="2381" w:type="dxa"/>
            <w:noWrap/>
            <w:hideMark/>
          </w:tcPr>
          <w:p w:rsidR="00F84605" w:rsidRPr="00A41E61" w:rsidRDefault="00F84605" w:rsidP="00A41E61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</w:pPr>
            <w:r w:rsidRPr="00A41E61"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  <w:t>GD introduction to recipes</w:t>
            </w:r>
          </w:p>
        </w:tc>
        <w:tc>
          <w:tcPr>
            <w:tcW w:w="3311" w:type="dxa"/>
            <w:hideMark/>
          </w:tcPr>
          <w:p w:rsidR="00F84605" w:rsidRPr="00A41E61" w:rsidRDefault="00F84605" w:rsidP="00A41E61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A41E61">
              <w:rPr>
                <w:rFonts w:eastAsia="Times New Roman" w:cs="Times New Roman"/>
                <w:color w:val="000000"/>
                <w:lang w:val="en-GB" w:eastAsia="en-GB"/>
              </w:rPr>
              <w:t>Handling of recipes during the interview</w:t>
            </w:r>
          </w:p>
        </w:tc>
        <w:tc>
          <w:tcPr>
            <w:tcW w:w="8674" w:type="dxa"/>
          </w:tcPr>
          <w:p w:rsidR="00F84605" w:rsidRPr="00323EA1" w:rsidRDefault="00F5376F" w:rsidP="00A41E61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Z:\DEX\GLOBODIET_DB\2_TRAINING material\PRESENTATIONS\9_GloboDiet instructions_recipes_2015_04_02.ppt</w:t>
            </w:r>
          </w:p>
        </w:tc>
      </w:tr>
      <w:tr w:rsidR="00F84605" w:rsidRPr="00323EA1" w:rsidTr="00434C10">
        <w:trPr>
          <w:trHeight w:val="300"/>
        </w:trPr>
        <w:tc>
          <w:tcPr>
            <w:tcW w:w="2381" w:type="dxa"/>
            <w:vMerge w:val="restart"/>
            <w:noWrap/>
            <w:hideMark/>
          </w:tcPr>
          <w:p w:rsidR="00F84605" w:rsidRPr="00A41E61" w:rsidRDefault="00F84605" w:rsidP="00A41E61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</w:pPr>
            <w:r w:rsidRPr="00A41E61"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  <w:t>Interview techniques</w:t>
            </w:r>
          </w:p>
        </w:tc>
        <w:tc>
          <w:tcPr>
            <w:tcW w:w="3311" w:type="dxa"/>
            <w:hideMark/>
          </w:tcPr>
          <w:p w:rsidR="00F84605" w:rsidRPr="00A41E61" w:rsidRDefault="00F84605" w:rsidP="00A41E61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A41E61">
              <w:rPr>
                <w:rFonts w:eastAsia="Times New Roman" w:cs="Times New Roman"/>
                <w:color w:val="000000"/>
                <w:lang w:val="en-GB" w:eastAsia="en-GB"/>
              </w:rPr>
              <w:t>How to perform a dietary face to face interview</w:t>
            </w:r>
          </w:p>
        </w:tc>
        <w:tc>
          <w:tcPr>
            <w:tcW w:w="8674" w:type="dxa"/>
          </w:tcPr>
          <w:p w:rsidR="00F84605" w:rsidRPr="00323EA1" w:rsidRDefault="00F5376F" w:rsidP="00A41E61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Z:\DEX\GLOBODIET_DB\2_TRAINING material\PRESENTATIONS\3_General Interview techniques_2014_11_13.ppt</w:t>
            </w:r>
          </w:p>
        </w:tc>
      </w:tr>
      <w:tr w:rsidR="00F84605" w:rsidRPr="00323EA1" w:rsidTr="00434C10">
        <w:trPr>
          <w:trHeight w:val="300"/>
        </w:trPr>
        <w:tc>
          <w:tcPr>
            <w:tcW w:w="2381" w:type="dxa"/>
            <w:vMerge/>
            <w:hideMark/>
          </w:tcPr>
          <w:p w:rsidR="00F84605" w:rsidRPr="00A41E61" w:rsidRDefault="00F84605" w:rsidP="00A41E61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</w:pPr>
          </w:p>
        </w:tc>
        <w:tc>
          <w:tcPr>
            <w:tcW w:w="3311" w:type="dxa"/>
            <w:hideMark/>
          </w:tcPr>
          <w:p w:rsidR="00F84605" w:rsidRPr="00A41E61" w:rsidRDefault="00F84605" w:rsidP="00A41E61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A41E61">
              <w:rPr>
                <w:rFonts w:eastAsia="Times New Roman" w:cs="Times New Roman"/>
                <w:color w:val="000000"/>
                <w:lang w:val="en-GB" w:eastAsia="en-GB"/>
              </w:rPr>
              <w:t>How to perform a dietary telephone interview</w:t>
            </w:r>
          </w:p>
        </w:tc>
        <w:tc>
          <w:tcPr>
            <w:tcW w:w="8674" w:type="dxa"/>
          </w:tcPr>
          <w:p w:rsidR="00F84605" w:rsidRPr="00323EA1" w:rsidRDefault="00F5376F" w:rsidP="00A41E61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Z:\DEX\GLOBODIET_DB\2_TRAINING material\PRESENTATIONS\14_Telephone interviews tips 2014_11_13.ppt</w:t>
            </w:r>
          </w:p>
        </w:tc>
      </w:tr>
      <w:tr w:rsidR="00F84605" w:rsidRPr="00323EA1" w:rsidTr="00434C10">
        <w:trPr>
          <w:trHeight w:val="600"/>
        </w:trPr>
        <w:tc>
          <w:tcPr>
            <w:tcW w:w="2381" w:type="dxa"/>
            <w:vMerge/>
            <w:hideMark/>
          </w:tcPr>
          <w:p w:rsidR="00F84605" w:rsidRPr="00A41E61" w:rsidRDefault="00F84605" w:rsidP="00A41E61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</w:pPr>
          </w:p>
        </w:tc>
        <w:tc>
          <w:tcPr>
            <w:tcW w:w="3311" w:type="dxa"/>
            <w:hideMark/>
          </w:tcPr>
          <w:p w:rsidR="00F84605" w:rsidRPr="00A41E61" w:rsidRDefault="00F84605" w:rsidP="00A41E61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A41E61">
              <w:rPr>
                <w:rFonts w:eastAsia="Times New Roman" w:cs="Times New Roman"/>
                <w:color w:val="000000"/>
                <w:lang w:val="en-GB" w:eastAsia="en-GB"/>
              </w:rPr>
              <w:t xml:space="preserve">Specific features of an interview done with </w:t>
            </w:r>
            <w:proofErr w:type="spellStart"/>
            <w:r w:rsidRPr="00A41E61">
              <w:rPr>
                <w:rFonts w:eastAsia="Times New Roman" w:cs="Times New Roman"/>
                <w:color w:val="000000"/>
                <w:lang w:val="en-GB" w:eastAsia="en-GB"/>
              </w:rPr>
              <w:t>GloboDiet</w:t>
            </w:r>
            <w:proofErr w:type="spellEnd"/>
          </w:p>
        </w:tc>
        <w:tc>
          <w:tcPr>
            <w:tcW w:w="8674" w:type="dxa"/>
          </w:tcPr>
          <w:p w:rsidR="00F84605" w:rsidRPr="00323EA1" w:rsidRDefault="00F5376F" w:rsidP="00A41E61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Z:\DEX\GLOBODIET_DB\2_TRAINING material\PRESENTATIONS\10_GloboDiet Specific Interview techniques_2015_04_10.ppt</w:t>
            </w:r>
          </w:p>
        </w:tc>
      </w:tr>
      <w:tr w:rsidR="00F84605" w:rsidRPr="00323EA1" w:rsidTr="00434C10">
        <w:trPr>
          <w:trHeight w:val="300"/>
        </w:trPr>
        <w:tc>
          <w:tcPr>
            <w:tcW w:w="2381" w:type="dxa"/>
            <w:vMerge w:val="restart"/>
            <w:noWrap/>
            <w:hideMark/>
          </w:tcPr>
          <w:p w:rsidR="00F84605" w:rsidRPr="00A41E61" w:rsidRDefault="00F84605" w:rsidP="00A41E61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</w:pPr>
            <w:r w:rsidRPr="00A41E61"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  <w:t>Exercises</w:t>
            </w:r>
          </w:p>
        </w:tc>
        <w:tc>
          <w:tcPr>
            <w:tcW w:w="3311" w:type="dxa"/>
            <w:hideMark/>
          </w:tcPr>
          <w:p w:rsidR="00F84605" w:rsidRPr="00A41E61" w:rsidRDefault="00F84605" w:rsidP="00A41E61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A41E61">
              <w:rPr>
                <w:rFonts w:eastAsia="Times New Roman" w:cs="Times New Roman"/>
                <w:color w:val="000000"/>
                <w:lang w:val="en-GB" w:eastAsia="en-GB"/>
              </w:rPr>
              <w:t>30 minute video showing a full interview</w:t>
            </w:r>
          </w:p>
        </w:tc>
        <w:tc>
          <w:tcPr>
            <w:tcW w:w="8674" w:type="dxa"/>
          </w:tcPr>
          <w:p w:rsidR="00F84605" w:rsidRPr="00323EA1" w:rsidRDefault="00F5376F" w:rsidP="00A41E61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Z:\DEX\GLOBODIET_DB\2_TRAINING material\PRESENTATIONS\</w:t>
            </w: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EPIC_24HR_UK.mp4</w:t>
            </w:r>
          </w:p>
        </w:tc>
      </w:tr>
      <w:tr w:rsidR="00F84605" w:rsidRPr="00323EA1" w:rsidTr="00434C10">
        <w:trPr>
          <w:trHeight w:val="315"/>
        </w:trPr>
        <w:tc>
          <w:tcPr>
            <w:tcW w:w="2381" w:type="dxa"/>
            <w:vMerge/>
            <w:hideMark/>
          </w:tcPr>
          <w:p w:rsidR="00F84605" w:rsidRPr="00A41E61" w:rsidRDefault="00F84605" w:rsidP="00A41E61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</w:pPr>
          </w:p>
        </w:tc>
        <w:tc>
          <w:tcPr>
            <w:tcW w:w="3311" w:type="dxa"/>
            <w:hideMark/>
          </w:tcPr>
          <w:p w:rsidR="00F84605" w:rsidRPr="00A41E61" w:rsidRDefault="00F84605" w:rsidP="00A41E61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A41E61">
              <w:rPr>
                <w:rFonts w:eastAsia="Times New Roman" w:cs="Times New Roman"/>
                <w:color w:val="000000"/>
                <w:lang w:val="en-GB" w:eastAsia="en-GB"/>
              </w:rPr>
              <w:t>Exercise = feedback on the video, step by step</w:t>
            </w:r>
          </w:p>
        </w:tc>
        <w:tc>
          <w:tcPr>
            <w:tcW w:w="8674" w:type="dxa"/>
          </w:tcPr>
          <w:p w:rsidR="00F84605" w:rsidRPr="00323EA1" w:rsidRDefault="00F5376F" w:rsidP="00A41E61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Z:\DEX\GLOBODIET_DB\2_TRAINING material\PRESENTATIONS\11_step-by-step interview_2016_05_11.ppt</w:t>
            </w:r>
          </w:p>
        </w:tc>
      </w:tr>
      <w:tr w:rsidR="00F84605" w:rsidRPr="00323EA1" w:rsidTr="00434C10">
        <w:trPr>
          <w:trHeight w:val="315"/>
        </w:trPr>
        <w:tc>
          <w:tcPr>
            <w:tcW w:w="2381" w:type="dxa"/>
            <w:vMerge/>
            <w:hideMark/>
          </w:tcPr>
          <w:p w:rsidR="00F84605" w:rsidRPr="00A41E61" w:rsidRDefault="00F84605" w:rsidP="00A41E61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</w:pPr>
          </w:p>
        </w:tc>
        <w:tc>
          <w:tcPr>
            <w:tcW w:w="3311" w:type="dxa"/>
            <w:hideMark/>
          </w:tcPr>
          <w:p w:rsidR="00F84605" w:rsidRPr="00A41E61" w:rsidRDefault="00F84605" w:rsidP="00A41E61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A41E61">
              <w:rPr>
                <w:rFonts w:eastAsia="Times New Roman" w:cs="Times New Roman"/>
                <w:color w:val="000000"/>
                <w:lang w:val="en-GB" w:eastAsia="en-GB"/>
              </w:rPr>
              <w:t>Introduction to the practical sessions</w:t>
            </w:r>
          </w:p>
        </w:tc>
        <w:tc>
          <w:tcPr>
            <w:tcW w:w="8674" w:type="dxa"/>
          </w:tcPr>
          <w:p w:rsidR="00F84605" w:rsidRPr="00323EA1" w:rsidRDefault="00F5376F" w:rsidP="00A41E61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Z:\DEX\GLOBODIET_DB\2_TRAINING material\PRESENTATIONS\7_Intro to exercises_2014_11_13.ppt</w:t>
            </w:r>
          </w:p>
        </w:tc>
      </w:tr>
      <w:tr w:rsidR="00F84605" w:rsidRPr="00323EA1" w:rsidTr="00434C10">
        <w:trPr>
          <w:trHeight w:val="630"/>
        </w:trPr>
        <w:tc>
          <w:tcPr>
            <w:tcW w:w="2381" w:type="dxa"/>
            <w:vMerge/>
            <w:hideMark/>
          </w:tcPr>
          <w:p w:rsidR="00F84605" w:rsidRPr="00A41E61" w:rsidRDefault="00F84605" w:rsidP="00A41E61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</w:pPr>
          </w:p>
        </w:tc>
        <w:tc>
          <w:tcPr>
            <w:tcW w:w="3311" w:type="dxa"/>
            <w:hideMark/>
          </w:tcPr>
          <w:p w:rsidR="00F84605" w:rsidRPr="00A41E61" w:rsidRDefault="00F84605" w:rsidP="00A41E61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A41E61">
              <w:rPr>
                <w:rFonts w:eastAsia="Times New Roman" w:cs="Times New Roman"/>
                <w:color w:val="000000"/>
                <w:lang w:val="en-GB" w:eastAsia="en-GB"/>
              </w:rPr>
              <w:t>Instructions for and aims of the practical sessions</w:t>
            </w:r>
          </w:p>
        </w:tc>
        <w:tc>
          <w:tcPr>
            <w:tcW w:w="8674" w:type="dxa"/>
          </w:tcPr>
          <w:p w:rsidR="00F84605" w:rsidRPr="00323EA1" w:rsidRDefault="00F5376F" w:rsidP="00A41E61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Z:\DEX\GLOBODIET_DB\2_TRAINING material\PRESENTATIONS\8_practical training session_2014_11_18.ppt</w:t>
            </w:r>
          </w:p>
        </w:tc>
      </w:tr>
      <w:tr w:rsidR="00F84605" w:rsidRPr="00323EA1" w:rsidTr="00434C10">
        <w:trPr>
          <w:trHeight w:val="630"/>
        </w:trPr>
        <w:tc>
          <w:tcPr>
            <w:tcW w:w="2381" w:type="dxa"/>
            <w:noWrap/>
            <w:hideMark/>
          </w:tcPr>
          <w:p w:rsidR="00F84605" w:rsidRPr="00A41E61" w:rsidRDefault="00F84605" w:rsidP="00A41E61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</w:pPr>
            <w:r w:rsidRPr="00A41E61"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  <w:t>Local training</w:t>
            </w:r>
          </w:p>
        </w:tc>
        <w:tc>
          <w:tcPr>
            <w:tcW w:w="3311" w:type="dxa"/>
            <w:hideMark/>
          </w:tcPr>
          <w:p w:rsidR="00F84605" w:rsidRPr="00A41E61" w:rsidRDefault="00F84605" w:rsidP="00A41E61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A41E61">
              <w:rPr>
                <w:rFonts w:eastAsia="Times New Roman" w:cs="Times New Roman"/>
                <w:color w:val="000000"/>
                <w:lang w:val="en-GB" w:eastAsia="en-GB"/>
              </w:rPr>
              <w:t>Instructions to prepare the local training sessions</w:t>
            </w:r>
          </w:p>
        </w:tc>
        <w:tc>
          <w:tcPr>
            <w:tcW w:w="8674" w:type="dxa"/>
          </w:tcPr>
          <w:p w:rsidR="00F84605" w:rsidRPr="00323EA1" w:rsidRDefault="00F5376F" w:rsidP="00A41E61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Z:\DEX\GLOBODIET_DB\2_TRAINING material\PRESENTATIONS\16_Tips for local training_Final_14_11_13.ppt</w:t>
            </w:r>
          </w:p>
        </w:tc>
      </w:tr>
    </w:tbl>
    <w:p w:rsidR="00F84605" w:rsidRPr="00A41E61" w:rsidRDefault="00F84605" w:rsidP="00A41E61">
      <w:pPr>
        <w:tabs>
          <w:tab w:val="left" w:pos="10556"/>
        </w:tabs>
        <w:rPr>
          <w:rFonts w:ascii="Calibri" w:eastAsia="Times New Roman" w:hAnsi="Calibri" w:cs="Times New Roman"/>
          <w:color w:val="000000"/>
          <w:sz w:val="24"/>
          <w:szCs w:val="24"/>
          <w:lang w:val="en-GB" w:eastAsia="en-GB"/>
        </w:rPr>
      </w:pPr>
    </w:p>
    <w:p w:rsidR="00F84605" w:rsidRPr="00F84605" w:rsidRDefault="00F84605" w:rsidP="00A41E61">
      <w:pPr>
        <w:tabs>
          <w:tab w:val="left" w:pos="10556"/>
        </w:tabs>
        <w:rPr>
          <w:rFonts w:ascii="Calibri" w:eastAsia="Times New Roman" w:hAnsi="Calibri" w:cs="Times New Roman"/>
          <w:b/>
          <w:bCs/>
          <w:color w:val="0070C0"/>
          <w:sz w:val="44"/>
          <w:szCs w:val="44"/>
          <w:lang w:val="en-GB" w:eastAsia="en-GB"/>
        </w:rPr>
      </w:pPr>
      <w:r w:rsidRPr="00F84605">
        <w:rPr>
          <w:rFonts w:ascii="Calibri" w:eastAsia="Times New Roman" w:hAnsi="Calibri" w:cs="Times New Roman"/>
          <w:b/>
          <w:bCs/>
          <w:color w:val="0070C0"/>
          <w:sz w:val="44"/>
          <w:szCs w:val="44"/>
          <w:lang w:val="en-GB" w:eastAsia="en-GB"/>
        </w:rPr>
        <w:t>Related</w:t>
      </w:r>
      <w:r w:rsidRPr="00A41E61">
        <w:rPr>
          <w:rFonts w:ascii="Calibri" w:eastAsia="Times New Roman" w:hAnsi="Calibri" w:cs="Times New Roman"/>
          <w:b/>
          <w:bCs/>
          <w:color w:val="0070C0"/>
          <w:sz w:val="44"/>
          <w:szCs w:val="44"/>
          <w:lang w:val="en-GB" w:eastAsia="en-GB"/>
        </w:rPr>
        <w:t xml:space="preserve"> </w:t>
      </w:r>
      <w:r w:rsidR="00F24AF9">
        <w:rPr>
          <w:rFonts w:ascii="Calibri" w:eastAsia="Times New Roman" w:hAnsi="Calibri" w:cs="Times New Roman"/>
          <w:b/>
          <w:bCs/>
          <w:color w:val="0070C0"/>
          <w:sz w:val="44"/>
          <w:szCs w:val="44"/>
          <w:lang w:val="en-GB" w:eastAsia="en-GB"/>
        </w:rPr>
        <w:t>document</w:t>
      </w:r>
      <w:r w:rsidRPr="00A41E61">
        <w:rPr>
          <w:rFonts w:ascii="Calibri" w:eastAsia="Times New Roman" w:hAnsi="Calibri" w:cs="Times New Roman"/>
          <w:b/>
          <w:bCs/>
          <w:color w:val="0070C0"/>
          <w:sz w:val="44"/>
          <w:szCs w:val="44"/>
          <w:lang w:val="en-GB" w:eastAsia="en-GB"/>
        </w:rPr>
        <w:t>s</w:t>
      </w:r>
    </w:p>
    <w:tbl>
      <w:tblPr>
        <w:tblStyle w:val="TableGrid"/>
        <w:tblW w:w="14366" w:type="dxa"/>
        <w:tblLook w:val="04A0" w:firstRow="1" w:lastRow="0" w:firstColumn="1" w:lastColumn="0" w:noHBand="0" w:noVBand="1"/>
      </w:tblPr>
      <w:tblGrid>
        <w:gridCol w:w="2381"/>
        <w:gridCol w:w="3311"/>
        <w:gridCol w:w="8674"/>
      </w:tblGrid>
      <w:tr w:rsidR="00F24AF9" w:rsidRPr="00323EA1" w:rsidTr="00E13678">
        <w:trPr>
          <w:trHeight w:val="315"/>
        </w:trPr>
        <w:tc>
          <w:tcPr>
            <w:tcW w:w="2381" w:type="dxa"/>
            <w:vMerge w:val="restart"/>
            <w:noWrap/>
            <w:hideMark/>
          </w:tcPr>
          <w:p w:rsidR="00F24AF9" w:rsidRPr="00A41E61" w:rsidRDefault="00F24AF9" w:rsidP="00A41E61">
            <w:pPr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lang w:val="en-GB" w:eastAsia="en-GB"/>
              </w:rPr>
            </w:pPr>
            <w:r w:rsidRPr="00A41E61"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lang w:val="en-GB" w:eastAsia="en-GB"/>
              </w:rPr>
              <w:t>User manuals and appendices for interviewers</w:t>
            </w:r>
          </w:p>
        </w:tc>
        <w:tc>
          <w:tcPr>
            <w:tcW w:w="3311" w:type="dxa"/>
            <w:hideMark/>
          </w:tcPr>
          <w:p w:rsidR="00F24AF9" w:rsidRPr="00A41E61" w:rsidRDefault="00F24AF9" w:rsidP="00A41E61">
            <w:pPr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proofErr w:type="spellStart"/>
            <w:r w:rsidRPr="00A41E6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GloboDiet</w:t>
            </w:r>
            <w:proofErr w:type="spellEnd"/>
            <w:r w:rsidRPr="00A41E6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 xml:space="preserve"> user manual</w:t>
            </w:r>
          </w:p>
        </w:tc>
        <w:tc>
          <w:tcPr>
            <w:tcW w:w="8674" w:type="dxa"/>
          </w:tcPr>
          <w:p w:rsidR="00F24AF9" w:rsidRPr="00323EA1" w:rsidRDefault="007F6118" w:rsidP="00A41E61">
            <w:pPr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323EA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Z:\DEX\GLOBODIET_DB\1_Guidelines-UserManual\GloboDiet\User Manuals &amp; Appendix 1-6\RecipeManager-User_Manual_Nov2014.doc and pdf</w:t>
            </w:r>
          </w:p>
        </w:tc>
      </w:tr>
      <w:tr w:rsidR="00F24AF9" w:rsidRPr="00323EA1" w:rsidTr="00E13678">
        <w:trPr>
          <w:trHeight w:val="315"/>
        </w:trPr>
        <w:tc>
          <w:tcPr>
            <w:tcW w:w="2381" w:type="dxa"/>
            <w:vMerge/>
            <w:hideMark/>
          </w:tcPr>
          <w:p w:rsidR="00F24AF9" w:rsidRPr="00A41E61" w:rsidRDefault="00F24AF9" w:rsidP="00A41E61">
            <w:pPr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lang w:val="en-GB" w:eastAsia="en-GB"/>
              </w:rPr>
            </w:pPr>
          </w:p>
        </w:tc>
        <w:tc>
          <w:tcPr>
            <w:tcW w:w="3311" w:type="dxa"/>
            <w:hideMark/>
          </w:tcPr>
          <w:p w:rsidR="00F24AF9" w:rsidRPr="00A41E61" w:rsidRDefault="00F24AF9" w:rsidP="00A41E61">
            <w:pPr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A41E6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Data Entry user manual</w:t>
            </w:r>
          </w:p>
        </w:tc>
        <w:tc>
          <w:tcPr>
            <w:tcW w:w="8674" w:type="dxa"/>
          </w:tcPr>
          <w:p w:rsidR="00F24AF9" w:rsidRPr="00323EA1" w:rsidRDefault="007F6118" w:rsidP="00A41E61">
            <w:pPr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323EA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Z:\DEX\GLOBODIET_DB\1_Guidelines-UserManual\GloboDiet\User Manuals &amp; Appendix 1-6\Data_Entry_User_Manual_6.docx and pdf</w:t>
            </w:r>
          </w:p>
        </w:tc>
      </w:tr>
      <w:tr w:rsidR="00F24AF9" w:rsidRPr="00323EA1" w:rsidTr="00E13678">
        <w:trPr>
          <w:trHeight w:val="315"/>
        </w:trPr>
        <w:tc>
          <w:tcPr>
            <w:tcW w:w="2381" w:type="dxa"/>
            <w:vMerge/>
            <w:hideMark/>
          </w:tcPr>
          <w:p w:rsidR="00F24AF9" w:rsidRPr="00A41E61" w:rsidRDefault="00F24AF9" w:rsidP="00A41E61">
            <w:pPr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lang w:val="en-GB" w:eastAsia="en-GB"/>
              </w:rPr>
            </w:pPr>
          </w:p>
        </w:tc>
        <w:tc>
          <w:tcPr>
            <w:tcW w:w="3311" w:type="dxa"/>
            <w:hideMark/>
          </w:tcPr>
          <w:p w:rsidR="00F24AF9" w:rsidRPr="00A41E61" w:rsidRDefault="00F24AF9" w:rsidP="00A41E61">
            <w:pPr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A41E6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 xml:space="preserve">Summary of the </w:t>
            </w:r>
            <w:proofErr w:type="spellStart"/>
            <w:r w:rsidRPr="00A41E6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GloboDiet</w:t>
            </w:r>
            <w:proofErr w:type="spellEnd"/>
            <w:r w:rsidRPr="00A41E6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 xml:space="preserve"> functions</w:t>
            </w:r>
          </w:p>
        </w:tc>
        <w:tc>
          <w:tcPr>
            <w:tcW w:w="8674" w:type="dxa"/>
          </w:tcPr>
          <w:p w:rsidR="00F24AF9" w:rsidRPr="00323EA1" w:rsidRDefault="007F6118" w:rsidP="00A41E61">
            <w:pPr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323EA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Z:\DEX\GLOBODIET_DB\1_Guidelines-UserManual\GloboDiet\User Manuals &amp; Appendix 1-6\Appendix 2_Functions-v1.doc and pdf</w:t>
            </w:r>
          </w:p>
        </w:tc>
      </w:tr>
      <w:tr w:rsidR="00E13678" w:rsidRPr="00323EA1" w:rsidTr="00E13678">
        <w:trPr>
          <w:trHeight w:val="315"/>
        </w:trPr>
        <w:tc>
          <w:tcPr>
            <w:tcW w:w="2381" w:type="dxa"/>
            <w:vMerge w:val="restart"/>
          </w:tcPr>
          <w:p w:rsidR="00E13678" w:rsidRPr="00323EA1" w:rsidRDefault="00E13678" w:rsidP="00A41E61">
            <w:pPr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lang w:val="en-GB" w:eastAsia="en-GB"/>
              </w:rPr>
            </w:pPr>
            <w:r w:rsidRPr="00323EA1"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lang w:val="en-GB" w:eastAsia="en-GB"/>
              </w:rPr>
              <w:t>Exercises</w:t>
            </w:r>
          </w:p>
        </w:tc>
        <w:tc>
          <w:tcPr>
            <w:tcW w:w="3311" w:type="dxa"/>
          </w:tcPr>
          <w:p w:rsidR="00E13678" w:rsidRPr="00323EA1" w:rsidRDefault="00E13678" w:rsidP="00A41E61">
            <w:pPr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323EA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How to adapt for local course</w:t>
            </w:r>
          </w:p>
        </w:tc>
        <w:tc>
          <w:tcPr>
            <w:tcW w:w="8674" w:type="dxa"/>
          </w:tcPr>
          <w:p w:rsidR="00E13678" w:rsidRPr="00323EA1" w:rsidRDefault="00E13678" w:rsidP="00A41E61">
            <w:pPr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323EA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Z:\DEX\GLOBODIET_DB\2_TRAINING material\Exercises\Instructions for exercises_2015.docx</w:t>
            </w:r>
          </w:p>
        </w:tc>
      </w:tr>
      <w:tr w:rsidR="00E13678" w:rsidRPr="00323EA1" w:rsidTr="00E13678">
        <w:trPr>
          <w:trHeight w:val="315"/>
        </w:trPr>
        <w:tc>
          <w:tcPr>
            <w:tcW w:w="2381" w:type="dxa"/>
            <w:vMerge/>
          </w:tcPr>
          <w:p w:rsidR="00E13678" w:rsidRPr="00323EA1" w:rsidRDefault="00E13678" w:rsidP="00A41E61">
            <w:pPr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lang w:val="en-GB" w:eastAsia="en-GB"/>
              </w:rPr>
            </w:pPr>
          </w:p>
        </w:tc>
        <w:tc>
          <w:tcPr>
            <w:tcW w:w="3311" w:type="dxa"/>
          </w:tcPr>
          <w:p w:rsidR="00E13678" w:rsidRPr="00323EA1" w:rsidRDefault="00E13678" w:rsidP="00A41E61">
            <w:pPr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323EA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Basic exercise and its correction</w:t>
            </w:r>
          </w:p>
        </w:tc>
        <w:tc>
          <w:tcPr>
            <w:tcW w:w="8674" w:type="dxa"/>
          </w:tcPr>
          <w:p w:rsidR="00E13678" w:rsidRPr="00323EA1" w:rsidRDefault="00E13678" w:rsidP="00A41E61">
            <w:pPr>
              <w:rPr>
                <w:rFonts w:ascii="Calibri" w:eastAsia="Times New Roman" w:hAnsi="Calibri" w:cs="Times New Roman"/>
                <w:color w:val="000000"/>
                <w:lang w:val="fr-FR" w:eastAsia="en-GB"/>
              </w:rPr>
            </w:pPr>
            <w:r w:rsidRPr="00323EA1">
              <w:rPr>
                <w:rFonts w:ascii="Calibri" w:eastAsia="Times New Roman" w:hAnsi="Calibri" w:cs="Times New Roman"/>
                <w:color w:val="000000"/>
                <w:lang w:val="fr-FR" w:eastAsia="en-GB"/>
              </w:rPr>
              <w:t xml:space="preserve">Z:\DEX\GLOBODIET_DB\2_TRAINING </w:t>
            </w:r>
            <w:proofErr w:type="spellStart"/>
            <w:r w:rsidRPr="00323EA1">
              <w:rPr>
                <w:rFonts w:ascii="Calibri" w:eastAsia="Times New Roman" w:hAnsi="Calibri" w:cs="Times New Roman"/>
                <w:color w:val="000000"/>
                <w:lang w:val="fr-FR" w:eastAsia="en-GB"/>
              </w:rPr>
              <w:t>material</w:t>
            </w:r>
            <w:proofErr w:type="spellEnd"/>
            <w:r w:rsidRPr="00323EA1">
              <w:rPr>
                <w:rFonts w:ascii="Calibri" w:eastAsia="Times New Roman" w:hAnsi="Calibri" w:cs="Times New Roman"/>
                <w:color w:val="000000"/>
                <w:lang w:val="fr-FR" w:eastAsia="en-GB"/>
              </w:rPr>
              <w:t>\</w:t>
            </w:r>
            <w:proofErr w:type="spellStart"/>
            <w:r w:rsidRPr="00323EA1">
              <w:rPr>
                <w:rFonts w:ascii="Calibri" w:eastAsia="Times New Roman" w:hAnsi="Calibri" w:cs="Times New Roman"/>
                <w:color w:val="000000"/>
                <w:lang w:val="fr-FR" w:eastAsia="en-GB"/>
              </w:rPr>
              <w:t>Exercises</w:t>
            </w:r>
            <w:proofErr w:type="spellEnd"/>
            <w:r w:rsidRPr="00323EA1">
              <w:rPr>
                <w:rFonts w:ascii="Calibri" w:eastAsia="Times New Roman" w:hAnsi="Calibri" w:cs="Times New Roman"/>
                <w:color w:val="000000"/>
                <w:lang w:val="fr-FR" w:eastAsia="en-GB"/>
              </w:rPr>
              <w:t xml:space="preserve">\1_Basic </w:t>
            </w:r>
            <w:proofErr w:type="spellStart"/>
            <w:r w:rsidRPr="00323EA1">
              <w:rPr>
                <w:rFonts w:ascii="Calibri" w:eastAsia="Times New Roman" w:hAnsi="Calibri" w:cs="Times New Roman"/>
                <w:color w:val="000000"/>
                <w:lang w:val="fr-FR" w:eastAsia="en-GB"/>
              </w:rPr>
              <w:t>exercises</w:t>
            </w:r>
            <w:proofErr w:type="spellEnd"/>
            <w:r w:rsidRPr="00323EA1">
              <w:rPr>
                <w:rFonts w:ascii="Calibri" w:eastAsia="Times New Roman" w:hAnsi="Calibri" w:cs="Times New Roman"/>
                <w:color w:val="000000"/>
                <w:lang w:val="fr-FR" w:eastAsia="en-GB"/>
              </w:rPr>
              <w:t xml:space="preserve"> train de trainers_2015.docx</w:t>
            </w:r>
          </w:p>
          <w:p w:rsidR="00E13678" w:rsidRPr="00323EA1" w:rsidRDefault="00E13678" w:rsidP="00A41E61">
            <w:pPr>
              <w:rPr>
                <w:rFonts w:ascii="Calibri" w:eastAsia="Times New Roman" w:hAnsi="Calibri" w:cs="Times New Roman"/>
                <w:color w:val="000000"/>
                <w:lang w:val="fr-FR" w:eastAsia="en-GB"/>
              </w:rPr>
            </w:pPr>
            <w:r w:rsidRPr="00323EA1">
              <w:rPr>
                <w:rFonts w:ascii="Calibri" w:eastAsia="Times New Roman" w:hAnsi="Calibri" w:cs="Times New Roman"/>
                <w:color w:val="000000"/>
                <w:lang w:val="fr-FR" w:eastAsia="en-GB"/>
              </w:rPr>
              <w:t xml:space="preserve">Z:\DEX\GLOBODIET_DB\2_TRAINING </w:t>
            </w:r>
            <w:proofErr w:type="spellStart"/>
            <w:r w:rsidRPr="00323EA1">
              <w:rPr>
                <w:rFonts w:ascii="Calibri" w:eastAsia="Times New Roman" w:hAnsi="Calibri" w:cs="Times New Roman"/>
                <w:color w:val="000000"/>
                <w:lang w:val="fr-FR" w:eastAsia="en-GB"/>
              </w:rPr>
              <w:t>material</w:t>
            </w:r>
            <w:proofErr w:type="spellEnd"/>
            <w:r w:rsidRPr="00323EA1">
              <w:rPr>
                <w:rFonts w:ascii="Calibri" w:eastAsia="Times New Roman" w:hAnsi="Calibri" w:cs="Times New Roman"/>
                <w:color w:val="000000"/>
                <w:lang w:val="fr-FR" w:eastAsia="en-GB"/>
              </w:rPr>
              <w:t>\</w:t>
            </w:r>
            <w:proofErr w:type="spellStart"/>
            <w:r w:rsidRPr="00323EA1">
              <w:rPr>
                <w:rFonts w:ascii="Calibri" w:eastAsia="Times New Roman" w:hAnsi="Calibri" w:cs="Times New Roman"/>
                <w:color w:val="000000"/>
                <w:lang w:val="fr-FR" w:eastAsia="en-GB"/>
              </w:rPr>
              <w:t>Exercises</w:t>
            </w:r>
            <w:proofErr w:type="spellEnd"/>
            <w:r w:rsidRPr="00323EA1">
              <w:rPr>
                <w:rFonts w:ascii="Calibri" w:eastAsia="Times New Roman" w:hAnsi="Calibri" w:cs="Times New Roman"/>
                <w:color w:val="000000"/>
                <w:lang w:val="fr-FR" w:eastAsia="en-GB"/>
              </w:rPr>
              <w:t xml:space="preserve">\1_Basic </w:t>
            </w:r>
            <w:proofErr w:type="spellStart"/>
            <w:r w:rsidRPr="00323EA1">
              <w:rPr>
                <w:rFonts w:ascii="Calibri" w:eastAsia="Times New Roman" w:hAnsi="Calibri" w:cs="Times New Roman"/>
                <w:color w:val="000000"/>
                <w:lang w:val="fr-FR" w:eastAsia="en-GB"/>
              </w:rPr>
              <w:t>exercises</w:t>
            </w:r>
            <w:proofErr w:type="spellEnd"/>
            <w:r w:rsidRPr="00323EA1">
              <w:rPr>
                <w:rFonts w:ascii="Calibri" w:eastAsia="Times New Roman" w:hAnsi="Calibri" w:cs="Times New Roman"/>
                <w:color w:val="000000"/>
                <w:lang w:val="fr-FR" w:eastAsia="en-GB"/>
              </w:rPr>
              <w:t xml:space="preserve"> train de trainers_with_printscreens_2015.docx</w:t>
            </w:r>
          </w:p>
        </w:tc>
      </w:tr>
      <w:tr w:rsidR="00E13678" w:rsidRPr="00323EA1" w:rsidTr="00E13678">
        <w:trPr>
          <w:trHeight w:val="315"/>
        </w:trPr>
        <w:tc>
          <w:tcPr>
            <w:tcW w:w="2381" w:type="dxa"/>
            <w:vMerge/>
          </w:tcPr>
          <w:p w:rsidR="00E13678" w:rsidRPr="00323EA1" w:rsidRDefault="00E13678" w:rsidP="00A41E61">
            <w:pPr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lang w:val="en-GB" w:eastAsia="en-GB"/>
              </w:rPr>
            </w:pPr>
          </w:p>
        </w:tc>
        <w:tc>
          <w:tcPr>
            <w:tcW w:w="3311" w:type="dxa"/>
          </w:tcPr>
          <w:p w:rsidR="00E13678" w:rsidRPr="00323EA1" w:rsidRDefault="00E13678" w:rsidP="00051C49">
            <w:pPr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323EA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Basic exercise on recipes and its correction</w:t>
            </w:r>
          </w:p>
        </w:tc>
        <w:tc>
          <w:tcPr>
            <w:tcW w:w="8674" w:type="dxa"/>
          </w:tcPr>
          <w:p w:rsidR="00E13678" w:rsidRPr="00323EA1" w:rsidRDefault="00E13678" w:rsidP="00A41E61">
            <w:pPr>
              <w:rPr>
                <w:rFonts w:ascii="Calibri" w:eastAsia="Times New Roman" w:hAnsi="Calibri" w:cs="Times New Roman"/>
                <w:color w:val="000000"/>
                <w:lang w:val="fr-FR" w:eastAsia="en-GB"/>
              </w:rPr>
            </w:pPr>
            <w:r w:rsidRPr="00323EA1">
              <w:rPr>
                <w:rFonts w:ascii="Calibri" w:eastAsia="Times New Roman" w:hAnsi="Calibri" w:cs="Times New Roman"/>
                <w:color w:val="000000"/>
                <w:lang w:val="fr-FR" w:eastAsia="en-GB"/>
              </w:rPr>
              <w:t xml:space="preserve">Z:\DEX\GLOBODIET_DB\2_TRAINING </w:t>
            </w:r>
            <w:proofErr w:type="spellStart"/>
            <w:r w:rsidRPr="00323EA1">
              <w:rPr>
                <w:rFonts w:ascii="Calibri" w:eastAsia="Times New Roman" w:hAnsi="Calibri" w:cs="Times New Roman"/>
                <w:color w:val="000000"/>
                <w:lang w:val="fr-FR" w:eastAsia="en-GB"/>
              </w:rPr>
              <w:t>material</w:t>
            </w:r>
            <w:proofErr w:type="spellEnd"/>
            <w:r w:rsidRPr="00323EA1">
              <w:rPr>
                <w:rFonts w:ascii="Calibri" w:eastAsia="Times New Roman" w:hAnsi="Calibri" w:cs="Times New Roman"/>
                <w:color w:val="000000"/>
                <w:lang w:val="fr-FR" w:eastAsia="en-GB"/>
              </w:rPr>
              <w:t>\</w:t>
            </w:r>
            <w:proofErr w:type="spellStart"/>
            <w:r w:rsidRPr="00323EA1">
              <w:rPr>
                <w:rFonts w:ascii="Calibri" w:eastAsia="Times New Roman" w:hAnsi="Calibri" w:cs="Times New Roman"/>
                <w:color w:val="000000"/>
                <w:lang w:val="fr-FR" w:eastAsia="en-GB"/>
              </w:rPr>
              <w:t>Exercises</w:t>
            </w:r>
            <w:proofErr w:type="spellEnd"/>
            <w:r w:rsidRPr="00323EA1">
              <w:rPr>
                <w:rFonts w:ascii="Calibri" w:eastAsia="Times New Roman" w:hAnsi="Calibri" w:cs="Times New Roman"/>
                <w:color w:val="000000"/>
                <w:lang w:val="fr-FR" w:eastAsia="en-GB"/>
              </w:rPr>
              <w:t>\2_Exercises Basic recipes_2015.docx</w:t>
            </w:r>
          </w:p>
          <w:p w:rsidR="00E13678" w:rsidRPr="00323EA1" w:rsidRDefault="00E13678" w:rsidP="00A41E61">
            <w:pPr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323EA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Z:\DEX\GLOBODIET_DB\2_TRAINING material\Exercises\2_Exercises Basic recipes_with_printscreens_2015.docx</w:t>
            </w:r>
          </w:p>
        </w:tc>
      </w:tr>
      <w:tr w:rsidR="00E13678" w:rsidRPr="00323EA1" w:rsidTr="00E13678">
        <w:trPr>
          <w:trHeight w:val="315"/>
        </w:trPr>
        <w:tc>
          <w:tcPr>
            <w:tcW w:w="2381" w:type="dxa"/>
            <w:vMerge/>
          </w:tcPr>
          <w:p w:rsidR="00E13678" w:rsidRPr="00323EA1" w:rsidRDefault="00E13678" w:rsidP="00A41E61">
            <w:pPr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lang w:val="en-GB" w:eastAsia="en-GB"/>
              </w:rPr>
            </w:pPr>
          </w:p>
        </w:tc>
        <w:tc>
          <w:tcPr>
            <w:tcW w:w="3311" w:type="dxa"/>
          </w:tcPr>
          <w:p w:rsidR="00E13678" w:rsidRPr="00323EA1" w:rsidRDefault="00E13678" w:rsidP="00051C49">
            <w:pPr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323EA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 xml:space="preserve">Additional exercise on recipes and correction </w:t>
            </w:r>
          </w:p>
        </w:tc>
        <w:tc>
          <w:tcPr>
            <w:tcW w:w="8674" w:type="dxa"/>
          </w:tcPr>
          <w:p w:rsidR="00E13678" w:rsidRPr="00323EA1" w:rsidRDefault="00E13678" w:rsidP="00A41E61">
            <w:pPr>
              <w:rPr>
                <w:rFonts w:ascii="Calibri" w:eastAsia="Times New Roman" w:hAnsi="Calibri" w:cs="Times New Roman"/>
                <w:color w:val="000000"/>
                <w:lang w:val="fr-FR" w:eastAsia="en-GB"/>
              </w:rPr>
            </w:pPr>
            <w:r w:rsidRPr="00323EA1">
              <w:rPr>
                <w:rFonts w:ascii="Calibri" w:eastAsia="Times New Roman" w:hAnsi="Calibri" w:cs="Times New Roman"/>
                <w:color w:val="000000"/>
                <w:lang w:val="fr-FR" w:eastAsia="en-GB"/>
              </w:rPr>
              <w:t xml:space="preserve">Z:\DEX\GLOBODIET_DB\2_TRAINING </w:t>
            </w:r>
            <w:proofErr w:type="spellStart"/>
            <w:r w:rsidRPr="00323EA1">
              <w:rPr>
                <w:rFonts w:ascii="Calibri" w:eastAsia="Times New Roman" w:hAnsi="Calibri" w:cs="Times New Roman"/>
                <w:color w:val="000000"/>
                <w:lang w:val="fr-FR" w:eastAsia="en-GB"/>
              </w:rPr>
              <w:t>material</w:t>
            </w:r>
            <w:proofErr w:type="spellEnd"/>
            <w:r w:rsidRPr="00323EA1">
              <w:rPr>
                <w:rFonts w:ascii="Calibri" w:eastAsia="Times New Roman" w:hAnsi="Calibri" w:cs="Times New Roman"/>
                <w:color w:val="000000"/>
                <w:lang w:val="fr-FR" w:eastAsia="en-GB"/>
              </w:rPr>
              <w:t>\</w:t>
            </w:r>
            <w:proofErr w:type="spellStart"/>
            <w:r w:rsidRPr="00323EA1">
              <w:rPr>
                <w:rFonts w:ascii="Calibri" w:eastAsia="Times New Roman" w:hAnsi="Calibri" w:cs="Times New Roman"/>
                <w:color w:val="000000"/>
                <w:lang w:val="fr-FR" w:eastAsia="en-GB"/>
              </w:rPr>
              <w:t>Exercises</w:t>
            </w:r>
            <w:proofErr w:type="spellEnd"/>
            <w:r w:rsidRPr="00323EA1">
              <w:rPr>
                <w:rFonts w:ascii="Calibri" w:eastAsia="Times New Roman" w:hAnsi="Calibri" w:cs="Times New Roman"/>
                <w:color w:val="000000"/>
                <w:lang w:val="fr-FR" w:eastAsia="en-GB"/>
              </w:rPr>
              <w:t>\3_Exercise 2-recipes_2015.docx</w:t>
            </w:r>
          </w:p>
          <w:p w:rsidR="00E13678" w:rsidRPr="00323EA1" w:rsidRDefault="00E13678" w:rsidP="00A41E61">
            <w:pPr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323EA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Z:\DEX\GLOBODIET_DB\2_TRAINING material\Exercises\3_Exercise 2-recipes_with_printscreens_2015.docx</w:t>
            </w:r>
          </w:p>
        </w:tc>
      </w:tr>
      <w:tr w:rsidR="00E13678" w:rsidRPr="00323EA1" w:rsidTr="00E13678">
        <w:trPr>
          <w:trHeight w:val="315"/>
        </w:trPr>
        <w:tc>
          <w:tcPr>
            <w:tcW w:w="2381" w:type="dxa"/>
            <w:vMerge/>
          </w:tcPr>
          <w:p w:rsidR="00E13678" w:rsidRPr="00323EA1" w:rsidRDefault="00E13678" w:rsidP="00A41E61">
            <w:pPr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lang w:val="en-GB" w:eastAsia="en-GB"/>
              </w:rPr>
            </w:pPr>
          </w:p>
        </w:tc>
        <w:tc>
          <w:tcPr>
            <w:tcW w:w="3311" w:type="dxa"/>
          </w:tcPr>
          <w:p w:rsidR="00E13678" w:rsidRPr="00323EA1" w:rsidRDefault="00E13678" w:rsidP="00051C49">
            <w:pPr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323EA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Extra exercises and correction</w:t>
            </w:r>
          </w:p>
        </w:tc>
        <w:tc>
          <w:tcPr>
            <w:tcW w:w="8674" w:type="dxa"/>
          </w:tcPr>
          <w:p w:rsidR="00E13678" w:rsidRPr="00323EA1" w:rsidRDefault="00E13678" w:rsidP="00A41E61">
            <w:pPr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323EA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 xml:space="preserve">Z:\DEX\GLOBODIET_DB\2_TRAINING material\Exercises\4_Exercises </w:t>
            </w:r>
            <w:proofErr w:type="spellStart"/>
            <w:r w:rsidRPr="00323EA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EPICsoft</w:t>
            </w:r>
            <w:proofErr w:type="spellEnd"/>
            <w:r w:rsidRPr="00323EA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 xml:space="preserve"> general &amp; new food_2015.docx</w:t>
            </w:r>
          </w:p>
          <w:p w:rsidR="00E13678" w:rsidRPr="00323EA1" w:rsidRDefault="00E13678" w:rsidP="00A41E61">
            <w:pPr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323EA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 xml:space="preserve">Z:\DEX\GLOBODIET_DB\2_TRAINING material\Exercises\4_Exercises </w:t>
            </w:r>
            <w:proofErr w:type="spellStart"/>
            <w:r w:rsidRPr="00323EA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EPICsoft</w:t>
            </w:r>
            <w:proofErr w:type="spellEnd"/>
            <w:r w:rsidRPr="00323EA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 xml:space="preserve"> general &amp; new food_with_printscreens_2015.docx</w:t>
            </w:r>
          </w:p>
        </w:tc>
      </w:tr>
      <w:tr w:rsidR="00E13678" w:rsidRPr="00323EA1" w:rsidTr="00E13678">
        <w:trPr>
          <w:trHeight w:val="315"/>
        </w:trPr>
        <w:tc>
          <w:tcPr>
            <w:tcW w:w="2381" w:type="dxa"/>
            <w:vMerge/>
          </w:tcPr>
          <w:p w:rsidR="00E13678" w:rsidRPr="00323EA1" w:rsidRDefault="00E13678" w:rsidP="00A41E61">
            <w:pPr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lang w:val="en-GB" w:eastAsia="en-GB"/>
              </w:rPr>
            </w:pPr>
          </w:p>
        </w:tc>
        <w:tc>
          <w:tcPr>
            <w:tcW w:w="3311" w:type="dxa"/>
          </w:tcPr>
          <w:p w:rsidR="00E13678" w:rsidRPr="00323EA1" w:rsidRDefault="00E13678" w:rsidP="00051C49">
            <w:pPr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323EA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Short quiz and correction</w:t>
            </w:r>
          </w:p>
        </w:tc>
        <w:tc>
          <w:tcPr>
            <w:tcW w:w="8674" w:type="dxa"/>
          </w:tcPr>
          <w:p w:rsidR="00E13678" w:rsidRPr="00323EA1" w:rsidRDefault="00E13678" w:rsidP="00A41E61">
            <w:pPr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323EA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Z:\DEX\GLOBODIET_DB\2_TRAINING material\Exercises\</w:t>
            </w:r>
            <w:proofErr w:type="spellStart"/>
            <w:r w:rsidRPr="00323EA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Quiz_EPIC-Soft_Reinforcing</w:t>
            </w:r>
            <w:proofErr w:type="spellEnd"/>
            <w:r w:rsidRPr="00323EA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 xml:space="preserve"> the Concepts_2015.docx</w:t>
            </w:r>
          </w:p>
          <w:p w:rsidR="00E13678" w:rsidRPr="00323EA1" w:rsidRDefault="00E13678" w:rsidP="00A41E61">
            <w:pPr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323EA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Z:\DEX\GLOBODIET_DB\2_TRAINING material\Exercises\</w:t>
            </w:r>
            <w:proofErr w:type="spellStart"/>
            <w:r w:rsidRPr="00323EA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Quiz_EPIC-Soft_Reinforcing</w:t>
            </w:r>
            <w:proofErr w:type="spellEnd"/>
            <w:r w:rsidRPr="00323EA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 xml:space="preserve"> the Concepts_answers_2015.doc</w:t>
            </w:r>
          </w:p>
        </w:tc>
      </w:tr>
    </w:tbl>
    <w:p w:rsidR="00F84605" w:rsidRPr="00051C49" w:rsidRDefault="00F84605" w:rsidP="00A41E61">
      <w:pPr>
        <w:tabs>
          <w:tab w:val="left" w:pos="10556"/>
        </w:tabs>
        <w:rPr>
          <w:rFonts w:ascii="Calibri" w:eastAsia="Times New Roman" w:hAnsi="Calibri" w:cs="Times New Roman"/>
          <w:color w:val="000000"/>
          <w:sz w:val="24"/>
          <w:szCs w:val="24"/>
          <w:lang w:val="en-GB" w:eastAsia="en-GB"/>
        </w:rPr>
      </w:pPr>
    </w:p>
    <w:p w:rsidR="00F84605" w:rsidRPr="00051C49" w:rsidRDefault="00F84605" w:rsidP="00A41E61">
      <w:pPr>
        <w:tabs>
          <w:tab w:val="left" w:pos="10556"/>
        </w:tabs>
        <w:rPr>
          <w:rFonts w:ascii="Calibri" w:eastAsia="Times New Roman" w:hAnsi="Calibri" w:cs="Times New Roman"/>
          <w:color w:val="000000"/>
          <w:lang w:val="en-GB" w:eastAsia="en-GB"/>
        </w:rPr>
      </w:pPr>
    </w:p>
    <w:p w:rsidR="00F84605" w:rsidRDefault="00F84605" w:rsidP="00A41E61">
      <w:pPr>
        <w:tabs>
          <w:tab w:val="left" w:pos="10556"/>
        </w:tabs>
        <w:rPr>
          <w:rFonts w:ascii="Calibri" w:eastAsia="Times New Roman" w:hAnsi="Calibri" w:cs="Times New Roman"/>
          <w:b/>
          <w:bCs/>
          <w:color w:val="0070C0"/>
          <w:sz w:val="28"/>
          <w:szCs w:val="28"/>
          <w:lang w:val="en-GB" w:eastAsia="en-GB"/>
        </w:rPr>
      </w:pPr>
      <w:r>
        <w:rPr>
          <w:rFonts w:ascii="Calibri" w:eastAsia="Times New Roman" w:hAnsi="Calibri" w:cs="Times New Roman"/>
          <w:b/>
          <w:bCs/>
          <w:color w:val="0070C0"/>
          <w:sz w:val="44"/>
          <w:szCs w:val="44"/>
          <w:lang w:val="en-GB" w:eastAsia="en-GB"/>
        </w:rPr>
        <w:t>3</w:t>
      </w:r>
      <w:r w:rsidRPr="00A41E61">
        <w:rPr>
          <w:rFonts w:ascii="Calibri" w:eastAsia="Times New Roman" w:hAnsi="Calibri" w:cs="Times New Roman"/>
          <w:b/>
          <w:bCs/>
          <w:color w:val="0070C0"/>
          <w:sz w:val="44"/>
          <w:szCs w:val="44"/>
          <w:lang w:val="en-GB" w:eastAsia="en-GB"/>
        </w:rPr>
        <w:t>- Training of the trainers/coordinators - Part 2: IT issues</w:t>
      </w:r>
      <w:r>
        <w:rPr>
          <w:rFonts w:ascii="Calibri" w:eastAsia="Times New Roman" w:hAnsi="Calibri" w:cs="Times New Roman"/>
          <w:b/>
          <w:bCs/>
          <w:color w:val="0070C0"/>
          <w:sz w:val="44"/>
          <w:szCs w:val="44"/>
          <w:lang w:val="en-GB" w:eastAsia="en-GB"/>
        </w:rPr>
        <w:t xml:space="preserve">: </w:t>
      </w:r>
      <w:r w:rsidRPr="00A41E61">
        <w:rPr>
          <w:rFonts w:ascii="Calibri" w:eastAsia="Times New Roman" w:hAnsi="Calibri" w:cs="Times New Roman"/>
          <w:b/>
          <w:bCs/>
          <w:color w:val="0070C0"/>
          <w:sz w:val="28"/>
          <w:szCs w:val="28"/>
          <w:lang w:val="en-GB" w:eastAsia="en-GB"/>
        </w:rPr>
        <w:t>How to manage interview data</w:t>
      </w:r>
    </w:p>
    <w:p w:rsidR="003934A1" w:rsidRPr="00A41E61" w:rsidRDefault="003934A1" w:rsidP="00A41E61">
      <w:pPr>
        <w:tabs>
          <w:tab w:val="left" w:pos="10556"/>
        </w:tabs>
        <w:rPr>
          <w:rFonts w:ascii="Calibri" w:eastAsia="Times New Roman" w:hAnsi="Calibri" w:cs="Times New Roman"/>
          <w:b/>
          <w:bCs/>
          <w:color w:val="0070C0"/>
          <w:sz w:val="28"/>
          <w:szCs w:val="28"/>
          <w:lang w:val="en-GB" w:eastAsia="en-GB"/>
        </w:rPr>
      </w:pPr>
    </w:p>
    <w:tbl>
      <w:tblPr>
        <w:tblStyle w:val="TableGrid"/>
        <w:tblW w:w="14366" w:type="dxa"/>
        <w:tblLook w:val="04A0" w:firstRow="1" w:lastRow="0" w:firstColumn="1" w:lastColumn="0" w:noHBand="0" w:noVBand="1"/>
      </w:tblPr>
      <w:tblGrid>
        <w:gridCol w:w="2381"/>
        <w:gridCol w:w="3311"/>
        <w:gridCol w:w="8674"/>
      </w:tblGrid>
      <w:tr w:rsidR="00F24AF9" w:rsidRPr="00323EA1" w:rsidTr="00E13678">
        <w:trPr>
          <w:trHeight w:val="315"/>
        </w:trPr>
        <w:tc>
          <w:tcPr>
            <w:tcW w:w="2381" w:type="dxa"/>
            <w:noWrap/>
            <w:hideMark/>
          </w:tcPr>
          <w:p w:rsidR="00F24AF9" w:rsidRPr="00A41E61" w:rsidRDefault="00F24AF9" w:rsidP="00A41E61">
            <w:pPr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lang w:val="en-GB" w:eastAsia="en-GB"/>
              </w:rPr>
            </w:pPr>
            <w:r w:rsidRPr="00A41E61"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lang w:val="en-GB" w:eastAsia="en-GB"/>
              </w:rPr>
              <w:t>Technical IT issues</w:t>
            </w:r>
          </w:p>
        </w:tc>
        <w:tc>
          <w:tcPr>
            <w:tcW w:w="3311" w:type="dxa"/>
            <w:hideMark/>
          </w:tcPr>
          <w:p w:rsidR="00F24AF9" w:rsidRPr="00A41E61" w:rsidRDefault="00F24AF9" w:rsidP="00A41E61">
            <w:pPr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A41E6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How to install GD, handle interview data and notes</w:t>
            </w:r>
          </w:p>
        </w:tc>
        <w:tc>
          <w:tcPr>
            <w:tcW w:w="8674" w:type="dxa"/>
          </w:tcPr>
          <w:p w:rsidR="00F24AF9" w:rsidRPr="00323EA1" w:rsidRDefault="00F24AF9" w:rsidP="00A41E61">
            <w:pPr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323EA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Z:\DEX\GLOBODIET_DB\2_TRAINING material\PRESENTATIONS\12_technical IT issues_2016_05_16.pptx</w:t>
            </w:r>
          </w:p>
        </w:tc>
      </w:tr>
      <w:tr w:rsidR="00F24AF9" w:rsidRPr="00323EA1" w:rsidTr="00E13678">
        <w:trPr>
          <w:trHeight w:val="600"/>
        </w:trPr>
        <w:tc>
          <w:tcPr>
            <w:tcW w:w="2381" w:type="dxa"/>
            <w:noWrap/>
            <w:hideMark/>
          </w:tcPr>
          <w:p w:rsidR="00F24AF9" w:rsidRPr="00A41E61" w:rsidRDefault="00F24AF9" w:rsidP="00A41E61">
            <w:pPr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lang w:val="en-GB" w:eastAsia="en-GB"/>
              </w:rPr>
            </w:pPr>
            <w:r w:rsidRPr="00A41E61"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lang w:val="en-GB" w:eastAsia="en-GB"/>
              </w:rPr>
              <w:t>Data flow</w:t>
            </w:r>
          </w:p>
        </w:tc>
        <w:tc>
          <w:tcPr>
            <w:tcW w:w="3311" w:type="dxa"/>
            <w:hideMark/>
          </w:tcPr>
          <w:p w:rsidR="00F24AF9" w:rsidRPr="00A41E61" w:rsidRDefault="00F24AF9" w:rsidP="00A41E61">
            <w:pPr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A41E6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Interview data flow for the interviewers and the coordinators</w:t>
            </w:r>
          </w:p>
        </w:tc>
        <w:tc>
          <w:tcPr>
            <w:tcW w:w="8674" w:type="dxa"/>
          </w:tcPr>
          <w:p w:rsidR="00F24AF9" w:rsidRPr="00323EA1" w:rsidRDefault="00F24AF9" w:rsidP="00A41E61">
            <w:pPr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323EA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Z:\DEX\GLOBODIET_DB\2_TRAINING material\PRESENTATIONS\15a_data_flow_2016_05_16.pptx</w:t>
            </w:r>
          </w:p>
        </w:tc>
      </w:tr>
      <w:tr w:rsidR="00F24AF9" w:rsidRPr="00323EA1" w:rsidTr="00E13678">
        <w:trPr>
          <w:trHeight w:val="315"/>
        </w:trPr>
        <w:tc>
          <w:tcPr>
            <w:tcW w:w="2381" w:type="dxa"/>
            <w:noWrap/>
            <w:hideMark/>
          </w:tcPr>
          <w:p w:rsidR="00F24AF9" w:rsidRPr="00A41E61" w:rsidRDefault="00F24AF9" w:rsidP="00A41E61">
            <w:pPr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lang w:val="en-GB" w:eastAsia="en-GB"/>
              </w:rPr>
            </w:pPr>
            <w:r w:rsidRPr="00A41E61"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lang w:val="en-GB" w:eastAsia="en-GB"/>
              </w:rPr>
              <w:t>Quality controls</w:t>
            </w:r>
          </w:p>
        </w:tc>
        <w:tc>
          <w:tcPr>
            <w:tcW w:w="3311" w:type="dxa"/>
            <w:hideMark/>
          </w:tcPr>
          <w:p w:rsidR="00F24AF9" w:rsidRPr="00A41E61" w:rsidRDefault="00F24AF9" w:rsidP="00A41E61">
            <w:pPr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A41E6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 xml:space="preserve">Quality controls and data handling </w:t>
            </w:r>
          </w:p>
        </w:tc>
        <w:tc>
          <w:tcPr>
            <w:tcW w:w="8674" w:type="dxa"/>
          </w:tcPr>
          <w:p w:rsidR="00F24AF9" w:rsidRPr="00323EA1" w:rsidRDefault="00F24AF9" w:rsidP="00A41E61">
            <w:pPr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323EA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Z:\DEX\GLOBODIET_DB\2_TRAINING material\PRESENTATIONS\15b_Quality_Control_and_Data_Handling_2016_04_26.pptx</w:t>
            </w:r>
          </w:p>
        </w:tc>
      </w:tr>
    </w:tbl>
    <w:p w:rsidR="00F84605" w:rsidRPr="00A41E61" w:rsidRDefault="00F84605" w:rsidP="00A41E61">
      <w:pPr>
        <w:tabs>
          <w:tab w:val="left" w:pos="10556"/>
        </w:tabs>
        <w:rPr>
          <w:rFonts w:ascii="Calibri" w:eastAsia="Times New Roman" w:hAnsi="Calibri" w:cs="Times New Roman"/>
          <w:color w:val="000000"/>
          <w:lang w:val="en-GB" w:eastAsia="en-GB"/>
        </w:rPr>
      </w:pPr>
    </w:p>
    <w:p w:rsidR="00F84605" w:rsidRPr="00F84605" w:rsidRDefault="00F84605" w:rsidP="00A41E61">
      <w:pPr>
        <w:tabs>
          <w:tab w:val="left" w:pos="10556"/>
        </w:tabs>
        <w:rPr>
          <w:rFonts w:ascii="Calibri" w:eastAsia="Times New Roman" w:hAnsi="Calibri" w:cs="Times New Roman"/>
          <w:b/>
          <w:bCs/>
          <w:color w:val="0070C0"/>
          <w:sz w:val="44"/>
          <w:szCs w:val="44"/>
          <w:lang w:val="en-GB" w:eastAsia="en-GB"/>
        </w:rPr>
      </w:pPr>
      <w:r w:rsidRPr="00F84605">
        <w:rPr>
          <w:rFonts w:ascii="Calibri" w:eastAsia="Times New Roman" w:hAnsi="Calibri" w:cs="Times New Roman"/>
          <w:b/>
          <w:bCs/>
          <w:color w:val="0070C0"/>
          <w:sz w:val="44"/>
          <w:szCs w:val="44"/>
          <w:lang w:val="en-GB" w:eastAsia="en-GB"/>
        </w:rPr>
        <w:t>Related</w:t>
      </w:r>
      <w:r w:rsidRPr="00A41E61">
        <w:rPr>
          <w:rFonts w:ascii="Calibri" w:eastAsia="Times New Roman" w:hAnsi="Calibri" w:cs="Times New Roman"/>
          <w:b/>
          <w:bCs/>
          <w:color w:val="0070C0"/>
          <w:sz w:val="44"/>
          <w:szCs w:val="44"/>
          <w:lang w:val="en-GB" w:eastAsia="en-GB"/>
        </w:rPr>
        <w:t xml:space="preserve"> guidelines</w:t>
      </w:r>
    </w:p>
    <w:tbl>
      <w:tblPr>
        <w:tblStyle w:val="TableGrid"/>
        <w:tblW w:w="14366" w:type="dxa"/>
        <w:tblLook w:val="04A0" w:firstRow="1" w:lastRow="0" w:firstColumn="1" w:lastColumn="0" w:noHBand="0" w:noVBand="1"/>
      </w:tblPr>
      <w:tblGrid>
        <w:gridCol w:w="2381"/>
        <w:gridCol w:w="3311"/>
        <w:gridCol w:w="8674"/>
      </w:tblGrid>
      <w:tr w:rsidR="00C24316" w:rsidRPr="00323EA1" w:rsidTr="00E13678">
        <w:trPr>
          <w:trHeight w:val="300"/>
        </w:trPr>
        <w:tc>
          <w:tcPr>
            <w:tcW w:w="2381" w:type="dxa"/>
            <w:vMerge w:val="restart"/>
            <w:noWrap/>
            <w:hideMark/>
          </w:tcPr>
          <w:p w:rsidR="00C24316" w:rsidRPr="00A41E61" w:rsidRDefault="00C24316" w:rsidP="00A41E61">
            <w:pPr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lang w:val="en-GB" w:eastAsia="en-GB"/>
              </w:rPr>
            </w:pPr>
            <w:r w:rsidRPr="00A41E61"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lang w:val="en-GB" w:eastAsia="en-GB"/>
              </w:rPr>
              <w:t>IT-related guidelines</w:t>
            </w:r>
          </w:p>
        </w:tc>
        <w:tc>
          <w:tcPr>
            <w:tcW w:w="3311" w:type="dxa"/>
            <w:hideMark/>
          </w:tcPr>
          <w:p w:rsidR="00C24316" w:rsidRPr="00A41E61" w:rsidRDefault="00C24316" w:rsidP="00A41E61">
            <w:pPr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A41E6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 xml:space="preserve">How to install </w:t>
            </w:r>
            <w:proofErr w:type="spellStart"/>
            <w:r w:rsidRPr="00A41E6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GloboDiet</w:t>
            </w:r>
            <w:proofErr w:type="spellEnd"/>
          </w:p>
        </w:tc>
        <w:tc>
          <w:tcPr>
            <w:tcW w:w="8674" w:type="dxa"/>
          </w:tcPr>
          <w:p w:rsidR="00C24316" w:rsidRPr="00323EA1" w:rsidRDefault="00C24316" w:rsidP="00A41E61">
            <w:pPr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323EA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Z:\DEX\GLOBODIET_DB\1_Guidelines-UserManual\GloboDiet\User Manuals &amp; Appendix 1-6\Appendix 3_How_to_install_GloboDiet_Application_20150122.doc</w:t>
            </w:r>
          </w:p>
        </w:tc>
      </w:tr>
      <w:tr w:rsidR="00C24316" w:rsidRPr="00323EA1" w:rsidTr="00E13678">
        <w:trPr>
          <w:trHeight w:val="600"/>
        </w:trPr>
        <w:tc>
          <w:tcPr>
            <w:tcW w:w="2381" w:type="dxa"/>
            <w:vMerge/>
            <w:hideMark/>
          </w:tcPr>
          <w:p w:rsidR="00C24316" w:rsidRPr="00A41E61" w:rsidRDefault="00C24316" w:rsidP="00A41E61">
            <w:pPr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lang w:val="en-GB" w:eastAsia="en-GB"/>
              </w:rPr>
            </w:pPr>
          </w:p>
        </w:tc>
        <w:tc>
          <w:tcPr>
            <w:tcW w:w="3311" w:type="dxa"/>
            <w:hideMark/>
          </w:tcPr>
          <w:p w:rsidR="00C24316" w:rsidRPr="00A41E61" w:rsidRDefault="00C24316" w:rsidP="00A41E61">
            <w:pPr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A41E6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 xml:space="preserve">How to install an update of </w:t>
            </w:r>
            <w:proofErr w:type="spellStart"/>
            <w:r w:rsidRPr="00A41E6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GloboDiet</w:t>
            </w:r>
            <w:proofErr w:type="spellEnd"/>
            <w:r w:rsidRPr="00A41E6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 xml:space="preserve"> parameter database</w:t>
            </w:r>
          </w:p>
        </w:tc>
        <w:tc>
          <w:tcPr>
            <w:tcW w:w="8674" w:type="dxa"/>
          </w:tcPr>
          <w:p w:rsidR="00C24316" w:rsidRPr="00323EA1" w:rsidRDefault="00C24316" w:rsidP="00A41E61">
            <w:pPr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323EA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Z:\DEX\GLOBODIET_DB\1_Guidelines-UserManual\GloboDiet\User Manuals &amp; Appendix 1-6\Appendix 4_GloboDiet_Database_Management.doc</w:t>
            </w:r>
          </w:p>
        </w:tc>
      </w:tr>
      <w:tr w:rsidR="00C24316" w:rsidRPr="00323EA1" w:rsidTr="00E13678">
        <w:trPr>
          <w:trHeight w:val="300"/>
        </w:trPr>
        <w:tc>
          <w:tcPr>
            <w:tcW w:w="2381" w:type="dxa"/>
            <w:vMerge/>
            <w:hideMark/>
          </w:tcPr>
          <w:p w:rsidR="00C24316" w:rsidRPr="00A41E61" w:rsidRDefault="00C24316" w:rsidP="00A41E61">
            <w:pPr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lang w:val="en-GB" w:eastAsia="en-GB"/>
              </w:rPr>
            </w:pPr>
          </w:p>
        </w:tc>
        <w:tc>
          <w:tcPr>
            <w:tcW w:w="3311" w:type="dxa"/>
            <w:hideMark/>
          </w:tcPr>
          <w:p w:rsidR="00C24316" w:rsidRPr="00A41E61" w:rsidRDefault="00C24316" w:rsidP="00A41E61">
            <w:pPr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A41E6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How to clean interview data</w:t>
            </w:r>
          </w:p>
        </w:tc>
        <w:tc>
          <w:tcPr>
            <w:tcW w:w="8674" w:type="dxa"/>
          </w:tcPr>
          <w:p w:rsidR="00C24316" w:rsidRPr="00323EA1" w:rsidRDefault="007F5821" w:rsidP="00A41E61">
            <w:pPr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323EA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 xml:space="preserve">Z:\DEX\GLOBODIET_DB\1_Guidelines-UserManual\GloboDiet\User Manuals &amp; Appendix 1-6\Data cleaning protocol_GD_v2.docx </w:t>
            </w:r>
            <w:r w:rsidRPr="00323EA1">
              <w:rPr>
                <w:rFonts w:ascii="Calibri" w:eastAsia="Times New Roman" w:hAnsi="Calibri" w:cs="Times New Roman"/>
                <w:color w:val="000000"/>
                <w:highlight w:val="yellow"/>
                <w:lang w:val="en-GB" w:eastAsia="en-GB"/>
              </w:rPr>
              <w:t>(draft)</w:t>
            </w:r>
          </w:p>
        </w:tc>
      </w:tr>
      <w:tr w:rsidR="00C24316" w:rsidRPr="00323EA1" w:rsidTr="00E13678">
        <w:trPr>
          <w:trHeight w:val="600"/>
        </w:trPr>
        <w:tc>
          <w:tcPr>
            <w:tcW w:w="2381" w:type="dxa"/>
            <w:vMerge/>
            <w:hideMark/>
          </w:tcPr>
          <w:p w:rsidR="00C24316" w:rsidRPr="00A41E61" w:rsidRDefault="00C24316" w:rsidP="00A41E61">
            <w:pPr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lang w:val="en-GB" w:eastAsia="en-GB"/>
              </w:rPr>
            </w:pPr>
          </w:p>
        </w:tc>
        <w:tc>
          <w:tcPr>
            <w:tcW w:w="3311" w:type="dxa"/>
            <w:hideMark/>
          </w:tcPr>
          <w:p w:rsidR="00C24316" w:rsidRPr="00A41E61" w:rsidRDefault="00C24316" w:rsidP="00A41E61">
            <w:pPr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A41E6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 xml:space="preserve">Data flow, interview and parameter DB managements, export in </w:t>
            </w:r>
            <w:proofErr w:type="spellStart"/>
            <w:r w:rsidRPr="00A41E6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GloboDiet</w:t>
            </w:r>
            <w:proofErr w:type="spellEnd"/>
            <w:r w:rsidRPr="00A41E6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 xml:space="preserve"> and Data Entry</w:t>
            </w:r>
          </w:p>
        </w:tc>
        <w:tc>
          <w:tcPr>
            <w:tcW w:w="8674" w:type="dxa"/>
          </w:tcPr>
          <w:p w:rsidR="00C24316" w:rsidRPr="00323EA1" w:rsidRDefault="007F5821" w:rsidP="00A41E61">
            <w:pPr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323EA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Z:\DEX\GLOBODIET_DB\1_Guidelines-UserManual\GloboDiet\User Manuals &amp; Appendix 1-6\Interview_data_flow.docx</w:t>
            </w:r>
          </w:p>
        </w:tc>
      </w:tr>
      <w:tr w:rsidR="00C24316" w:rsidRPr="00323EA1" w:rsidTr="00E13678">
        <w:trPr>
          <w:trHeight w:val="300"/>
        </w:trPr>
        <w:tc>
          <w:tcPr>
            <w:tcW w:w="2381" w:type="dxa"/>
            <w:vMerge/>
            <w:hideMark/>
          </w:tcPr>
          <w:p w:rsidR="00C24316" w:rsidRPr="00A41E61" w:rsidRDefault="00C24316" w:rsidP="00A41E61">
            <w:pPr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lang w:val="en-GB" w:eastAsia="en-GB"/>
              </w:rPr>
            </w:pPr>
          </w:p>
        </w:tc>
        <w:tc>
          <w:tcPr>
            <w:tcW w:w="3311" w:type="dxa"/>
            <w:hideMark/>
          </w:tcPr>
          <w:p w:rsidR="00C24316" w:rsidRPr="00A41E61" w:rsidRDefault="00C24316" w:rsidP="00A41E61">
            <w:pPr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A41E6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Content of exported interview data</w:t>
            </w:r>
          </w:p>
        </w:tc>
        <w:tc>
          <w:tcPr>
            <w:tcW w:w="8674" w:type="dxa"/>
          </w:tcPr>
          <w:p w:rsidR="00C24316" w:rsidRPr="00323EA1" w:rsidRDefault="007F5821" w:rsidP="00A41E61">
            <w:pPr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323EA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Z:\DEX\GLOBODIET_DB\1_Guidelines-UserManual\GloboDiet\User Manuals &amp; Appendix 1-6\Appendix 6_Export_guideline_GD_v3.docx</w:t>
            </w:r>
          </w:p>
        </w:tc>
      </w:tr>
      <w:tr w:rsidR="00C24316" w:rsidRPr="00323EA1" w:rsidTr="00E13678">
        <w:trPr>
          <w:trHeight w:val="300"/>
        </w:trPr>
        <w:tc>
          <w:tcPr>
            <w:tcW w:w="2381" w:type="dxa"/>
            <w:vMerge/>
            <w:hideMark/>
          </w:tcPr>
          <w:p w:rsidR="00C24316" w:rsidRPr="00A41E61" w:rsidRDefault="00C24316" w:rsidP="00A41E61">
            <w:pPr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lang w:val="en-GB" w:eastAsia="en-GB"/>
              </w:rPr>
            </w:pPr>
          </w:p>
        </w:tc>
        <w:tc>
          <w:tcPr>
            <w:tcW w:w="3311" w:type="dxa"/>
            <w:hideMark/>
          </w:tcPr>
          <w:p w:rsidR="00C24316" w:rsidRPr="00A41E61" w:rsidRDefault="00C24316" w:rsidP="00A41E61">
            <w:pPr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A41E6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Examples of SAS programs to read exported data</w:t>
            </w:r>
          </w:p>
        </w:tc>
        <w:tc>
          <w:tcPr>
            <w:tcW w:w="8674" w:type="dxa"/>
          </w:tcPr>
          <w:p w:rsidR="00C24316" w:rsidRPr="00323EA1" w:rsidRDefault="007F5821" w:rsidP="00A41E61">
            <w:pPr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323EA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Z:\DEX\GLOBODIET_DB\1_Guidelines-UserManual\GloboDiet\User Manuals &amp; Appendix 1-6\Appendix 7_read_of_export_with_SAS_programs.doc</w:t>
            </w:r>
          </w:p>
        </w:tc>
      </w:tr>
      <w:tr w:rsidR="00C24316" w:rsidRPr="00323EA1" w:rsidTr="00E13678">
        <w:trPr>
          <w:trHeight w:val="600"/>
        </w:trPr>
        <w:tc>
          <w:tcPr>
            <w:tcW w:w="2381" w:type="dxa"/>
            <w:vMerge/>
            <w:hideMark/>
          </w:tcPr>
          <w:p w:rsidR="00C24316" w:rsidRPr="00A41E61" w:rsidRDefault="00C24316" w:rsidP="00A41E61">
            <w:pPr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lang w:val="en-GB" w:eastAsia="en-GB"/>
              </w:rPr>
            </w:pPr>
          </w:p>
        </w:tc>
        <w:tc>
          <w:tcPr>
            <w:tcW w:w="3311" w:type="dxa"/>
            <w:hideMark/>
          </w:tcPr>
          <w:p w:rsidR="00C24316" w:rsidRPr="00A41E61" w:rsidRDefault="00C24316" w:rsidP="00A41E61">
            <w:pPr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A41E6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How to export and content of exported data from Recipe Manager</w:t>
            </w:r>
          </w:p>
        </w:tc>
        <w:tc>
          <w:tcPr>
            <w:tcW w:w="8674" w:type="dxa"/>
          </w:tcPr>
          <w:p w:rsidR="00C24316" w:rsidRPr="00323EA1" w:rsidRDefault="007F5821" w:rsidP="00A41E61">
            <w:pPr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323EA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Z:\DEX\GLOBODIET_DB\1_Guidelines-UserManual\GloboDiet\User Manuals &amp; Appendix 1-6\Appendix 8_RecipeManager_DataExport_20161214.docx</w:t>
            </w:r>
          </w:p>
        </w:tc>
      </w:tr>
    </w:tbl>
    <w:p w:rsidR="00F84605" w:rsidRPr="00A41E61" w:rsidRDefault="00F84605" w:rsidP="00A41E61">
      <w:pPr>
        <w:tabs>
          <w:tab w:val="left" w:pos="10556"/>
        </w:tabs>
        <w:rPr>
          <w:rFonts w:ascii="Calibri" w:eastAsia="Times New Roman" w:hAnsi="Calibri" w:cs="Times New Roman"/>
          <w:color w:val="000000"/>
          <w:lang w:val="en-GB" w:eastAsia="en-GB"/>
        </w:rPr>
      </w:pPr>
    </w:p>
    <w:p w:rsidR="00F84605" w:rsidRDefault="00F84605" w:rsidP="00A41E61">
      <w:pPr>
        <w:tabs>
          <w:tab w:val="left" w:pos="10556"/>
        </w:tabs>
        <w:rPr>
          <w:rFonts w:ascii="Calibri" w:eastAsia="Times New Roman" w:hAnsi="Calibri" w:cs="Times New Roman"/>
          <w:b/>
          <w:bCs/>
          <w:color w:val="0070C0"/>
          <w:sz w:val="28"/>
          <w:szCs w:val="28"/>
          <w:lang w:val="en-GB" w:eastAsia="en-GB"/>
        </w:rPr>
      </w:pPr>
      <w:r>
        <w:rPr>
          <w:rFonts w:ascii="Calibri" w:eastAsia="Times New Roman" w:hAnsi="Calibri" w:cs="Times New Roman"/>
          <w:b/>
          <w:bCs/>
          <w:color w:val="0070C0"/>
          <w:sz w:val="44"/>
          <w:szCs w:val="44"/>
          <w:lang w:val="en-GB" w:eastAsia="en-GB"/>
        </w:rPr>
        <w:t>4</w:t>
      </w:r>
      <w:r w:rsidRPr="00A41E61">
        <w:rPr>
          <w:rFonts w:ascii="Calibri" w:eastAsia="Times New Roman" w:hAnsi="Calibri" w:cs="Times New Roman"/>
          <w:b/>
          <w:bCs/>
          <w:color w:val="0070C0"/>
          <w:sz w:val="44"/>
          <w:szCs w:val="44"/>
          <w:lang w:val="en-GB" w:eastAsia="en-GB"/>
        </w:rPr>
        <w:t xml:space="preserve">- Training of the trainers/coordinators - Part 3: Maintenance of the </w:t>
      </w:r>
      <w:proofErr w:type="spellStart"/>
      <w:r w:rsidRPr="00A41E61">
        <w:rPr>
          <w:rFonts w:ascii="Calibri" w:eastAsia="Times New Roman" w:hAnsi="Calibri" w:cs="Times New Roman"/>
          <w:b/>
          <w:bCs/>
          <w:color w:val="0070C0"/>
          <w:sz w:val="44"/>
          <w:szCs w:val="44"/>
          <w:lang w:val="en-GB" w:eastAsia="en-GB"/>
        </w:rPr>
        <w:t>GloboDiet</w:t>
      </w:r>
      <w:proofErr w:type="spellEnd"/>
      <w:r w:rsidRPr="00A41E61">
        <w:rPr>
          <w:rFonts w:ascii="Calibri" w:eastAsia="Times New Roman" w:hAnsi="Calibri" w:cs="Times New Roman"/>
          <w:b/>
          <w:bCs/>
          <w:color w:val="0070C0"/>
          <w:sz w:val="44"/>
          <w:szCs w:val="44"/>
          <w:lang w:val="en-GB" w:eastAsia="en-GB"/>
        </w:rPr>
        <w:t xml:space="preserve"> version</w:t>
      </w:r>
      <w:r>
        <w:rPr>
          <w:rFonts w:ascii="Calibri" w:eastAsia="Times New Roman" w:hAnsi="Calibri" w:cs="Times New Roman"/>
          <w:b/>
          <w:bCs/>
          <w:color w:val="0070C0"/>
          <w:sz w:val="44"/>
          <w:szCs w:val="44"/>
          <w:lang w:val="en-GB" w:eastAsia="en-GB"/>
        </w:rPr>
        <w:t xml:space="preserve">: </w:t>
      </w:r>
      <w:r w:rsidRPr="00A41E61">
        <w:rPr>
          <w:rFonts w:ascii="Calibri" w:eastAsia="Times New Roman" w:hAnsi="Calibri" w:cs="Times New Roman"/>
          <w:b/>
          <w:bCs/>
          <w:color w:val="0070C0"/>
          <w:sz w:val="28"/>
          <w:szCs w:val="28"/>
          <w:lang w:val="en-GB" w:eastAsia="en-GB"/>
        </w:rPr>
        <w:t xml:space="preserve">How to update </w:t>
      </w:r>
      <w:proofErr w:type="spellStart"/>
      <w:r w:rsidRPr="00A41E61">
        <w:rPr>
          <w:rFonts w:ascii="Calibri" w:eastAsia="Times New Roman" w:hAnsi="Calibri" w:cs="Times New Roman"/>
          <w:b/>
          <w:bCs/>
          <w:color w:val="0070C0"/>
          <w:sz w:val="28"/>
          <w:szCs w:val="28"/>
          <w:lang w:val="en-GB" w:eastAsia="en-GB"/>
        </w:rPr>
        <w:t>GloboDiet</w:t>
      </w:r>
      <w:proofErr w:type="spellEnd"/>
      <w:r w:rsidRPr="00A41E61">
        <w:rPr>
          <w:rFonts w:ascii="Calibri" w:eastAsia="Times New Roman" w:hAnsi="Calibri" w:cs="Times New Roman"/>
          <w:b/>
          <w:bCs/>
          <w:color w:val="0070C0"/>
          <w:sz w:val="28"/>
          <w:szCs w:val="28"/>
          <w:lang w:val="en-GB" w:eastAsia="en-GB"/>
        </w:rPr>
        <w:t xml:space="preserve"> database after field work/pilot</w:t>
      </w:r>
    </w:p>
    <w:p w:rsidR="003934A1" w:rsidRPr="003934A1" w:rsidRDefault="003934A1" w:rsidP="00A41E61">
      <w:pPr>
        <w:tabs>
          <w:tab w:val="left" w:pos="10556"/>
        </w:tabs>
        <w:rPr>
          <w:rFonts w:ascii="Calibri" w:eastAsia="Times New Roman" w:hAnsi="Calibri" w:cs="Times New Roman"/>
          <w:b/>
          <w:bCs/>
          <w:color w:val="0070C0"/>
          <w:sz w:val="28"/>
          <w:szCs w:val="28"/>
          <w:lang w:val="en-GB" w:eastAsia="en-GB"/>
        </w:rPr>
      </w:pPr>
    </w:p>
    <w:tbl>
      <w:tblPr>
        <w:tblStyle w:val="TableGrid"/>
        <w:tblW w:w="14366" w:type="dxa"/>
        <w:tblLook w:val="04A0" w:firstRow="1" w:lastRow="0" w:firstColumn="1" w:lastColumn="0" w:noHBand="0" w:noVBand="1"/>
      </w:tblPr>
      <w:tblGrid>
        <w:gridCol w:w="2381"/>
        <w:gridCol w:w="3311"/>
        <w:gridCol w:w="8674"/>
      </w:tblGrid>
      <w:tr w:rsidR="00F24AF9" w:rsidRPr="00323EA1" w:rsidTr="00E13678">
        <w:trPr>
          <w:trHeight w:val="600"/>
        </w:trPr>
        <w:tc>
          <w:tcPr>
            <w:tcW w:w="2381" w:type="dxa"/>
            <w:noWrap/>
            <w:hideMark/>
          </w:tcPr>
          <w:p w:rsidR="00F24AF9" w:rsidRPr="00A41E61" w:rsidRDefault="00F24AF9" w:rsidP="00A41E61">
            <w:pPr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lang w:val="en-GB" w:eastAsia="en-GB"/>
              </w:rPr>
            </w:pPr>
            <w:r w:rsidRPr="00A41E61"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lang w:val="en-GB" w:eastAsia="en-GB"/>
              </w:rPr>
              <w:t>Maintenance</w:t>
            </w:r>
          </w:p>
        </w:tc>
        <w:tc>
          <w:tcPr>
            <w:tcW w:w="3311" w:type="dxa"/>
            <w:hideMark/>
          </w:tcPr>
          <w:p w:rsidR="00F24AF9" w:rsidRPr="00A41E61" w:rsidRDefault="00F24AF9" w:rsidP="00A41E61">
            <w:pPr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A41E6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Instructions to update the local version based on feedbacks from the field</w:t>
            </w:r>
          </w:p>
        </w:tc>
        <w:tc>
          <w:tcPr>
            <w:tcW w:w="8674" w:type="dxa"/>
          </w:tcPr>
          <w:p w:rsidR="00F24AF9" w:rsidRPr="00323EA1" w:rsidRDefault="00F24AF9" w:rsidP="00A41E61">
            <w:pPr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323EA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Z:\DEX\GLOBODIET_DB\2_TRAINING material\PRESENTATIONS\17_MS_after field_maintenance_2014_10-31.pptx</w:t>
            </w:r>
          </w:p>
        </w:tc>
      </w:tr>
    </w:tbl>
    <w:p w:rsidR="003D6C10" w:rsidRPr="00A41E61" w:rsidRDefault="003D6C10" w:rsidP="00A41E61">
      <w:pPr>
        <w:tabs>
          <w:tab w:val="left" w:pos="2969"/>
          <w:tab w:val="left" w:pos="7930"/>
        </w:tabs>
        <w:rPr>
          <w:rFonts w:ascii="Calibri" w:eastAsia="Times New Roman" w:hAnsi="Calibri" w:cs="Times New Roman"/>
          <w:color w:val="000000"/>
          <w:lang w:val="en-GB" w:eastAsia="en-GB"/>
        </w:rPr>
      </w:pPr>
    </w:p>
    <w:p w:rsidR="003D6C10" w:rsidRPr="003D6C10" w:rsidRDefault="003D6C10" w:rsidP="00A41E61">
      <w:pPr>
        <w:tabs>
          <w:tab w:val="left" w:pos="2969"/>
          <w:tab w:val="left" w:pos="7930"/>
        </w:tabs>
        <w:rPr>
          <w:rFonts w:ascii="Calibri" w:eastAsia="Times New Roman" w:hAnsi="Calibri" w:cs="Times New Roman"/>
          <w:b/>
          <w:bCs/>
          <w:color w:val="0070C0"/>
          <w:sz w:val="44"/>
          <w:szCs w:val="44"/>
          <w:lang w:val="en-GB" w:eastAsia="en-GB"/>
        </w:rPr>
      </w:pPr>
      <w:r w:rsidRPr="00A41E61">
        <w:rPr>
          <w:rFonts w:ascii="Calibri" w:eastAsia="Times New Roman" w:hAnsi="Calibri" w:cs="Times New Roman"/>
          <w:b/>
          <w:bCs/>
          <w:color w:val="0070C0"/>
          <w:sz w:val="44"/>
          <w:szCs w:val="44"/>
          <w:lang w:val="en-GB" w:eastAsia="en-GB"/>
        </w:rPr>
        <w:t xml:space="preserve">External </w:t>
      </w:r>
      <w:r w:rsidR="00E13678">
        <w:rPr>
          <w:rFonts w:ascii="Calibri" w:eastAsia="Times New Roman" w:hAnsi="Calibri" w:cs="Times New Roman"/>
          <w:b/>
          <w:bCs/>
          <w:color w:val="0070C0"/>
          <w:sz w:val="44"/>
          <w:szCs w:val="44"/>
          <w:lang w:val="en-GB" w:eastAsia="en-GB"/>
        </w:rPr>
        <w:t>document</w:t>
      </w:r>
      <w:r w:rsidRPr="00A41E61">
        <w:rPr>
          <w:rFonts w:ascii="Calibri" w:eastAsia="Times New Roman" w:hAnsi="Calibri" w:cs="Times New Roman"/>
          <w:b/>
          <w:bCs/>
          <w:color w:val="0070C0"/>
          <w:sz w:val="44"/>
          <w:szCs w:val="44"/>
          <w:lang w:val="en-GB" w:eastAsia="en-GB"/>
        </w:rPr>
        <w:t>s</w:t>
      </w:r>
    </w:p>
    <w:tbl>
      <w:tblPr>
        <w:tblStyle w:val="TableGrid"/>
        <w:tblW w:w="14366" w:type="dxa"/>
        <w:tblLook w:val="04A0" w:firstRow="1" w:lastRow="0" w:firstColumn="1" w:lastColumn="0" w:noHBand="0" w:noVBand="1"/>
      </w:tblPr>
      <w:tblGrid>
        <w:gridCol w:w="2381"/>
        <w:gridCol w:w="3311"/>
        <w:gridCol w:w="8674"/>
      </w:tblGrid>
      <w:tr w:rsidR="00E13678" w:rsidRPr="00323EA1" w:rsidTr="00E13678">
        <w:trPr>
          <w:trHeight w:val="600"/>
        </w:trPr>
        <w:tc>
          <w:tcPr>
            <w:tcW w:w="2381" w:type="dxa"/>
            <w:vMerge w:val="restart"/>
            <w:noWrap/>
            <w:hideMark/>
          </w:tcPr>
          <w:p w:rsidR="00E13678" w:rsidRPr="00A41E61" w:rsidRDefault="00E13678" w:rsidP="00A41E61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</w:pPr>
            <w:r w:rsidRPr="00A41E61"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  <w:t>Maintenance/update</w:t>
            </w:r>
          </w:p>
        </w:tc>
        <w:tc>
          <w:tcPr>
            <w:tcW w:w="3311" w:type="dxa"/>
            <w:hideMark/>
          </w:tcPr>
          <w:p w:rsidR="00E13678" w:rsidRPr="00A41E61" w:rsidRDefault="00E13678" w:rsidP="00A41E61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Form to list the extend of update needed – in case of big update</w:t>
            </w:r>
          </w:p>
        </w:tc>
        <w:tc>
          <w:tcPr>
            <w:tcW w:w="8674" w:type="dxa"/>
          </w:tcPr>
          <w:p w:rsidR="00E13678" w:rsidRPr="00323EA1" w:rsidRDefault="00E13678" w:rsidP="00A41E61">
            <w:pPr>
              <w:rPr>
                <w:rFonts w:cs="Tahoma"/>
              </w:rPr>
            </w:pPr>
            <w:r w:rsidRPr="00323EA1">
              <w:rPr>
                <w:rFonts w:cs="Tahoma"/>
              </w:rPr>
              <w:t xml:space="preserve">Z:\DEX\GLOBODIET_DB\1_Guidelines-UserManual\GloboDiet\Subject Specific\Organization\overview GD </w:t>
            </w:r>
            <w:proofErr w:type="spellStart"/>
            <w:r w:rsidRPr="00323EA1">
              <w:rPr>
                <w:rFonts w:cs="Tahoma"/>
              </w:rPr>
              <w:t>DB_Form</w:t>
            </w:r>
            <w:proofErr w:type="spellEnd"/>
            <w:r w:rsidRPr="00323EA1">
              <w:rPr>
                <w:rFonts w:cs="Tahoma"/>
              </w:rPr>
              <w:t xml:space="preserve"> to Update version.xlsx</w:t>
            </w:r>
          </w:p>
        </w:tc>
      </w:tr>
      <w:tr w:rsidR="00E13678" w:rsidRPr="00323EA1" w:rsidTr="00E13678">
        <w:trPr>
          <w:trHeight w:val="600"/>
        </w:trPr>
        <w:tc>
          <w:tcPr>
            <w:tcW w:w="2381" w:type="dxa"/>
            <w:vMerge/>
            <w:noWrap/>
          </w:tcPr>
          <w:p w:rsidR="00E13678" w:rsidRPr="00323EA1" w:rsidRDefault="00E13678" w:rsidP="00A41E61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lang w:val="en-GB" w:eastAsia="en-GB"/>
              </w:rPr>
            </w:pPr>
          </w:p>
        </w:tc>
        <w:tc>
          <w:tcPr>
            <w:tcW w:w="3311" w:type="dxa"/>
          </w:tcPr>
          <w:p w:rsidR="00E13678" w:rsidRPr="00323EA1" w:rsidRDefault="00E13678" w:rsidP="00A41E61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A41E61">
              <w:rPr>
                <w:rFonts w:eastAsia="Times New Roman" w:cs="Times New Roman"/>
                <w:color w:val="000000"/>
                <w:lang w:val="en-GB" w:eastAsia="en-GB"/>
              </w:rPr>
              <w:t>Guidelines on the use of Food Update Form (FUF) and on the Recipe Update Form (RUF)</w:t>
            </w:r>
          </w:p>
        </w:tc>
        <w:tc>
          <w:tcPr>
            <w:tcW w:w="8674" w:type="dxa"/>
          </w:tcPr>
          <w:p w:rsidR="00E13678" w:rsidRPr="00323EA1" w:rsidRDefault="00E13678" w:rsidP="003D6C10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Z:\DEX\GLOBODIET_DB\1_Guidelines-UserManual\GloboDiet\Subject Specific\Maintenance\FUF-RUF_guidelines.doc</w:t>
            </w:r>
          </w:p>
          <w:p w:rsidR="00E13678" w:rsidRPr="00323EA1" w:rsidRDefault="00E13678" w:rsidP="003D6C10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Z:\DEX\GLOBODIET_DB\1_Guidelines-UserManual\GloboDiet\Subject Specific\Maintenance\</w:t>
            </w:r>
            <w:proofErr w:type="spellStart"/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FUF_new</w:t>
            </w:r>
            <w:proofErr w:type="spellEnd"/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 xml:space="preserve"> format.txt</w:t>
            </w:r>
          </w:p>
          <w:p w:rsidR="00E13678" w:rsidRPr="00323EA1" w:rsidRDefault="00E13678" w:rsidP="003D6C10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Z:\DEX\GLOBODIET_DB\1_Guidelines-UserManual\GloboDiet\Subject Specific\Maintenance\</w:t>
            </w:r>
            <w:proofErr w:type="spellStart"/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>rUF_new</w:t>
            </w:r>
            <w:proofErr w:type="spellEnd"/>
            <w:r w:rsidRPr="00323EA1">
              <w:rPr>
                <w:rFonts w:eastAsia="Times New Roman" w:cs="Times New Roman"/>
                <w:color w:val="000000"/>
                <w:lang w:val="en-GB" w:eastAsia="en-GB"/>
              </w:rPr>
              <w:t xml:space="preserve"> format.txt</w:t>
            </w:r>
          </w:p>
        </w:tc>
      </w:tr>
    </w:tbl>
    <w:p w:rsidR="003D6C10" w:rsidRPr="00A41E61" w:rsidRDefault="003D6C10" w:rsidP="00A41E61">
      <w:pPr>
        <w:tabs>
          <w:tab w:val="left" w:pos="2969"/>
          <w:tab w:val="left" w:pos="7930"/>
        </w:tabs>
        <w:rPr>
          <w:rFonts w:ascii="Calibri" w:eastAsia="Times New Roman" w:hAnsi="Calibri" w:cs="Times New Roman"/>
          <w:color w:val="000000"/>
          <w:lang w:val="en-GB" w:eastAsia="en-GB"/>
        </w:rPr>
      </w:pPr>
    </w:p>
    <w:p w:rsidR="003D6C10" w:rsidRDefault="003D6C10" w:rsidP="00A41E61">
      <w:pPr>
        <w:tabs>
          <w:tab w:val="left" w:pos="2969"/>
          <w:tab w:val="left" w:pos="7930"/>
        </w:tabs>
        <w:rPr>
          <w:rFonts w:ascii="Calibri" w:eastAsia="Times New Roman" w:hAnsi="Calibri" w:cs="Times New Roman"/>
          <w:b/>
          <w:bCs/>
          <w:color w:val="0070C0"/>
          <w:sz w:val="44"/>
          <w:szCs w:val="44"/>
          <w:lang w:val="en-GB" w:eastAsia="en-GB"/>
        </w:rPr>
      </w:pPr>
      <w:r w:rsidRPr="00A41E61">
        <w:rPr>
          <w:rFonts w:ascii="Calibri" w:eastAsia="Times New Roman" w:hAnsi="Calibri" w:cs="Times New Roman"/>
          <w:b/>
          <w:bCs/>
          <w:color w:val="0070C0"/>
          <w:sz w:val="44"/>
          <w:szCs w:val="44"/>
          <w:lang w:val="en-GB" w:eastAsia="en-GB"/>
        </w:rPr>
        <w:t>Internal guidelines</w:t>
      </w:r>
    </w:p>
    <w:tbl>
      <w:tblPr>
        <w:tblStyle w:val="TableGrid"/>
        <w:tblW w:w="14366" w:type="dxa"/>
        <w:tblLook w:val="04A0" w:firstRow="1" w:lastRow="0" w:firstColumn="1" w:lastColumn="0" w:noHBand="0" w:noVBand="1"/>
      </w:tblPr>
      <w:tblGrid>
        <w:gridCol w:w="2381"/>
        <w:gridCol w:w="3311"/>
        <w:gridCol w:w="8674"/>
      </w:tblGrid>
      <w:tr w:rsidR="003D6C10" w:rsidRPr="00323EA1" w:rsidTr="00E13678">
        <w:trPr>
          <w:trHeight w:val="300"/>
        </w:trPr>
        <w:tc>
          <w:tcPr>
            <w:tcW w:w="2381" w:type="dxa"/>
            <w:vMerge w:val="restart"/>
            <w:noWrap/>
            <w:hideMark/>
          </w:tcPr>
          <w:p w:rsidR="003D6C10" w:rsidRPr="00323EA1" w:rsidRDefault="003D6C10" w:rsidP="001E0F9B">
            <w:pPr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lang w:val="en-GB" w:eastAsia="en-GB"/>
              </w:rPr>
            </w:pPr>
            <w:r w:rsidRPr="00323EA1"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lang w:val="en-GB" w:eastAsia="en-GB"/>
              </w:rPr>
              <w:t>Visual checks done on food and recipe files</w:t>
            </w:r>
          </w:p>
        </w:tc>
        <w:tc>
          <w:tcPr>
            <w:tcW w:w="3311" w:type="dxa"/>
            <w:noWrap/>
            <w:hideMark/>
          </w:tcPr>
          <w:p w:rsidR="003D6C10" w:rsidRPr="00323EA1" w:rsidRDefault="003D6C10" w:rsidP="001E0F9B">
            <w:pPr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323EA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Controls done on a FUF</w:t>
            </w:r>
          </w:p>
        </w:tc>
        <w:tc>
          <w:tcPr>
            <w:tcW w:w="8674" w:type="dxa"/>
            <w:noWrap/>
            <w:hideMark/>
          </w:tcPr>
          <w:p w:rsidR="003D6C10" w:rsidRPr="00323EA1" w:rsidRDefault="003D6C10" w:rsidP="001E0F9B">
            <w:pPr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323EA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Z:\DEX\GLOBODIET_DB\1_Guidelines-UserManual\GloboDiet\Subject Specific\IARC Internal Files\Controls_done_on_a_FUF.doc</w:t>
            </w:r>
          </w:p>
        </w:tc>
      </w:tr>
      <w:tr w:rsidR="003D6C10" w:rsidRPr="00323EA1" w:rsidTr="00E13678">
        <w:trPr>
          <w:trHeight w:val="300"/>
        </w:trPr>
        <w:tc>
          <w:tcPr>
            <w:tcW w:w="2381" w:type="dxa"/>
            <w:vMerge/>
            <w:noWrap/>
            <w:hideMark/>
          </w:tcPr>
          <w:p w:rsidR="003D6C10" w:rsidRPr="00323EA1" w:rsidRDefault="003D6C10" w:rsidP="001E0F9B">
            <w:pPr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lang w:val="en-GB" w:eastAsia="en-GB"/>
              </w:rPr>
            </w:pPr>
          </w:p>
        </w:tc>
        <w:tc>
          <w:tcPr>
            <w:tcW w:w="3311" w:type="dxa"/>
            <w:noWrap/>
            <w:hideMark/>
          </w:tcPr>
          <w:p w:rsidR="003D6C10" w:rsidRPr="00323EA1" w:rsidRDefault="003D6C10" w:rsidP="001E0F9B">
            <w:pPr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323EA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Controls done on a RUF</w:t>
            </w:r>
          </w:p>
        </w:tc>
        <w:tc>
          <w:tcPr>
            <w:tcW w:w="8674" w:type="dxa"/>
            <w:noWrap/>
            <w:hideMark/>
          </w:tcPr>
          <w:p w:rsidR="003D6C10" w:rsidRPr="00323EA1" w:rsidRDefault="003D6C10" w:rsidP="001E0F9B">
            <w:pPr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323EA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Z:\DEX\GLOBODIET_DB\1_Guidelines-UserManual\GloboDiet\Subject Specific\IARC Internal Files\Controls_done_on_a_RUF.doc</w:t>
            </w:r>
          </w:p>
        </w:tc>
      </w:tr>
      <w:tr w:rsidR="003D6C10" w:rsidRPr="00323EA1" w:rsidTr="00E13678">
        <w:trPr>
          <w:trHeight w:val="300"/>
        </w:trPr>
        <w:tc>
          <w:tcPr>
            <w:tcW w:w="2381" w:type="dxa"/>
            <w:vMerge/>
            <w:noWrap/>
            <w:hideMark/>
          </w:tcPr>
          <w:p w:rsidR="003D6C10" w:rsidRPr="00323EA1" w:rsidRDefault="003D6C10" w:rsidP="001E0F9B">
            <w:pPr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lang w:val="en-GB" w:eastAsia="en-GB"/>
              </w:rPr>
            </w:pPr>
          </w:p>
        </w:tc>
        <w:tc>
          <w:tcPr>
            <w:tcW w:w="3311" w:type="dxa"/>
            <w:noWrap/>
            <w:hideMark/>
          </w:tcPr>
          <w:p w:rsidR="003D6C10" w:rsidRPr="00323EA1" w:rsidRDefault="003D6C10" w:rsidP="001E0F9B">
            <w:pPr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323EA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List of checks done on recipe ingredients</w:t>
            </w:r>
          </w:p>
        </w:tc>
        <w:tc>
          <w:tcPr>
            <w:tcW w:w="8674" w:type="dxa"/>
            <w:noWrap/>
            <w:hideMark/>
          </w:tcPr>
          <w:p w:rsidR="003D6C10" w:rsidRPr="00323EA1" w:rsidRDefault="003D6C10" w:rsidP="001E0F9B">
            <w:pPr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323EA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 xml:space="preserve">Z:\DEX\GLOBODIET_DB\1_Guidelines-UserManual\GloboDiet\Subject Specific\IARC Internal Files\INTERNAL </w:t>
            </w:r>
            <w:proofErr w:type="spellStart"/>
            <w:r w:rsidRPr="00323EA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DOC_List</w:t>
            </w:r>
            <w:proofErr w:type="spellEnd"/>
            <w:r w:rsidRPr="00323EA1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 xml:space="preserve"> of checks done on recipes.docx</w:t>
            </w:r>
          </w:p>
        </w:tc>
      </w:tr>
    </w:tbl>
    <w:p w:rsidR="00B57B82" w:rsidRPr="00A41E61" w:rsidRDefault="008A38AB" w:rsidP="002D6B97">
      <w:pPr>
        <w:rPr>
          <w:rFonts w:ascii="Tahoma" w:hAnsi="Tahoma" w:cs="Tahoma"/>
          <w:lang w:val="en-GB"/>
        </w:rPr>
      </w:pPr>
      <w:bookmarkStart w:id="3" w:name="_GoBack"/>
      <w:bookmarkEnd w:id="3"/>
      <w:r w:rsidRPr="00A41E61">
        <w:rPr>
          <w:rFonts w:ascii="Tahoma" w:hAnsi="Tahoma" w:cs="Tahoma"/>
        </w:rPr>
        <w:br w:type="page"/>
      </w:r>
    </w:p>
    <w:sectPr w:rsidR="00B57B82" w:rsidRPr="00A41E61" w:rsidSect="00A41E61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810743"/>
    <w:multiLevelType w:val="hybridMultilevel"/>
    <w:tmpl w:val="ABA0B58C"/>
    <w:lvl w:ilvl="0" w:tplc="E1E6AF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4840204"/>
    <w:multiLevelType w:val="hybridMultilevel"/>
    <w:tmpl w:val="3C1666E0"/>
    <w:lvl w:ilvl="0" w:tplc="F64A0C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A04265"/>
    <w:multiLevelType w:val="hybridMultilevel"/>
    <w:tmpl w:val="D6F4DBC4"/>
    <w:lvl w:ilvl="0" w:tplc="EA927C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C22173"/>
    <w:multiLevelType w:val="hybridMultilevel"/>
    <w:tmpl w:val="04D00B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AD5EA3"/>
    <w:multiLevelType w:val="hybridMultilevel"/>
    <w:tmpl w:val="783AC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12F3083"/>
    <w:multiLevelType w:val="hybridMultilevel"/>
    <w:tmpl w:val="9F921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34C3493"/>
    <w:multiLevelType w:val="hybridMultilevel"/>
    <w:tmpl w:val="C4940C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2"/>
  </w:num>
  <w:num w:numId="5">
    <w:abstractNumId w:val="5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759C"/>
    <w:rsid w:val="000249E3"/>
    <w:rsid w:val="00033284"/>
    <w:rsid w:val="00051C49"/>
    <w:rsid w:val="000A2277"/>
    <w:rsid w:val="001D6034"/>
    <w:rsid w:val="00217F08"/>
    <w:rsid w:val="00297625"/>
    <w:rsid w:val="002D6B97"/>
    <w:rsid w:val="0031681C"/>
    <w:rsid w:val="00323EA1"/>
    <w:rsid w:val="0034691C"/>
    <w:rsid w:val="0039062C"/>
    <w:rsid w:val="003934A1"/>
    <w:rsid w:val="003D6C10"/>
    <w:rsid w:val="003E40F9"/>
    <w:rsid w:val="00400906"/>
    <w:rsid w:val="00434C10"/>
    <w:rsid w:val="00571773"/>
    <w:rsid w:val="005A5047"/>
    <w:rsid w:val="005F2D20"/>
    <w:rsid w:val="005F759C"/>
    <w:rsid w:val="00675D35"/>
    <w:rsid w:val="007734A4"/>
    <w:rsid w:val="007F5821"/>
    <w:rsid w:val="007F6118"/>
    <w:rsid w:val="00824A44"/>
    <w:rsid w:val="008A38AB"/>
    <w:rsid w:val="009853AF"/>
    <w:rsid w:val="009C7634"/>
    <w:rsid w:val="009E2945"/>
    <w:rsid w:val="00A41E61"/>
    <w:rsid w:val="00AB4473"/>
    <w:rsid w:val="00B25CF0"/>
    <w:rsid w:val="00B42BE1"/>
    <w:rsid w:val="00B57B82"/>
    <w:rsid w:val="00B8390D"/>
    <w:rsid w:val="00C21DEE"/>
    <w:rsid w:val="00C24316"/>
    <w:rsid w:val="00CD4560"/>
    <w:rsid w:val="00D42F3A"/>
    <w:rsid w:val="00D669E1"/>
    <w:rsid w:val="00D710F1"/>
    <w:rsid w:val="00E13678"/>
    <w:rsid w:val="00E373F1"/>
    <w:rsid w:val="00E91C96"/>
    <w:rsid w:val="00EF5AB3"/>
    <w:rsid w:val="00F24AF9"/>
    <w:rsid w:val="00F5376F"/>
    <w:rsid w:val="00F8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759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D60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603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469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759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D60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603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469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72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9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3117C618FBFB40856EC52F4C60CBC5" ma:contentTypeVersion="18" ma:contentTypeDescription="Create a new document." ma:contentTypeScope="" ma:versionID="49df8a4e50af2e0b35fb1d2cbeaf40b9">
  <xsd:schema xmlns:xsd="http://www.w3.org/2001/XMLSchema" xmlns:xs="http://www.w3.org/2001/XMLSchema" xmlns:p="http://schemas.microsoft.com/office/2006/metadata/properties" xmlns:ns2="8340c1bc-d1cd-4b41-91bb-2c2f20a57517" xmlns:ns3="1891344d-db52-4f9c-9457-ef23ea7639fb" targetNamespace="http://schemas.microsoft.com/office/2006/metadata/properties" ma:root="true" ma:fieldsID="ba476b508b474beda7edf354cc99a575" ns2:_="" ns3:_="">
    <xsd:import namespace="8340c1bc-d1cd-4b41-91bb-2c2f20a57517"/>
    <xsd:import namespace="1891344d-db52-4f9c-9457-ef23ea7639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40c1bc-d1cd-4b41-91bb-2c2f20a575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a4eac88-8ae6-4a96-90c7-97bc93c844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1344d-db52-4f9c-9457-ef23ea7639f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25c54d7-cef0-400e-a044-5cf48fe0a388}" ma:internalName="TaxCatchAll" ma:showField="CatchAllData" ma:web="1891344d-db52-4f9c-9457-ef23ea7639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340c1bc-d1cd-4b41-91bb-2c2f20a57517">
      <Terms xmlns="http://schemas.microsoft.com/office/infopath/2007/PartnerControls"/>
    </lcf76f155ced4ddcb4097134ff3c332f>
    <TaxCatchAll xmlns="1891344d-db52-4f9c-9457-ef23ea7639fb" xsi:nil="true"/>
  </documentManagement>
</p:properties>
</file>

<file path=customXml/itemProps1.xml><?xml version="1.0" encoding="utf-8"?>
<ds:datastoreItem xmlns:ds="http://schemas.openxmlformats.org/officeDocument/2006/customXml" ds:itemID="{922D4585-2742-4B31-A2BC-ADF02C09E524}"/>
</file>

<file path=customXml/itemProps2.xml><?xml version="1.0" encoding="utf-8"?>
<ds:datastoreItem xmlns:ds="http://schemas.openxmlformats.org/officeDocument/2006/customXml" ds:itemID="{09FB4F15-27EA-49FA-B755-DF9DFCB9DF5A}"/>
</file>

<file path=customXml/itemProps3.xml><?xml version="1.0" encoding="utf-8"?>
<ds:datastoreItem xmlns:ds="http://schemas.openxmlformats.org/officeDocument/2006/customXml" ds:itemID="{CC87E9BD-E822-409B-BDEB-88CFD956418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10</Pages>
  <Words>2741</Words>
  <Characters>15626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IARC</Company>
  <LinksUpToDate>false</LinksUpToDate>
  <CharactersWithSpaces>18331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Casagrande Corinne</dc:creator>
  <cp:lastModifiedBy>Genevieve Nicolas</cp:lastModifiedBy>
  <cp:revision>22</cp:revision>
  <cp:lastPrinted>2017-04-13T16:18:00Z</cp:lastPrinted>
  <dcterms:created xsi:type="dcterms:W3CDTF">2017-04-21T08:29:00Z</dcterms:created>
  <dcterms:modified xsi:type="dcterms:W3CDTF">2017-04-21T13:42:00Z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0x010100E43117C618FBFB40856EC52F4C60CBC5</vt:lpwstr>
  </property>
</Properties>
</file>