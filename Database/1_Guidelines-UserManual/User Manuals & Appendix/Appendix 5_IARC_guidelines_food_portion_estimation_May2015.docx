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67BE" w:rsidRPr="00ED5D6F" w:rsidRDefault="00B867BE">
      <w:pPr>
        <w:rPr>
          <w:rFonts w:ascii="Arial" w:hAnsi="Arial" w:cs="Arial"/>
        </w:rPr>
      </w:pPr>
    </w:p>
    <w:tbl>
      <w:tblPr>
        <w:tblW w:w="5000" w:type="pct"/>
        <w:jc w:val="center"/>
        <w:tblLook w:val="04A0" w:firstRow="1" w:lastRow="0" w:firstColumn="1" w:lastColumn="0" w:noHBand="0" w:noVBand="1"/>
      </w:tblPr>
      <w:tblGrid>
        <w:gridCol w:w="9242"/>
      </w:tblGrid>
      <w:tr w:rsidR="006165F8" w:rsidRPr="00ED5D6F">
        <w:trPr>
          <w:trHeight w:val="2880"/>
          <w:jc w:val="center"/>
        </w:trPr>
        <w:tc>
          <w:tcPr>
            <w:tcW w:w="5000" w:type="pct"/>
          </w:tcPr>
          <w:p w:rsidR="006165F8" w:rsidRPr="00ED5D6F" w:rsidRDefault="00176A51" w:rsidP="0083432A">
            <w:pPr>
              <w:autoSpaceDE w:val="0"/>
              <w:autoSpaceDN w:val="0"/>
              <w:adjustRightInd w:val="0"/>
              <w:jc w:val="center"/>
              <w:rPr>
                <w:rFonts w:ascii="Arial" w:hAnsi="Arial" w:cs="Arial"/>
              </w:rPr>
            </w:pPr>
            <w:r>
              <w:rPr>
                <w:rFonts w:ascii="Arial" w:hAnsi="Arial" w:cs="Arial"/>
                <w:noProof/>
                <w:lang w:eastAsia="en-GB"/>
              </w:rPr>
              <w:drawing>
                <wp:inline distT="0" distB="0" distL="0" distR="0">
                  <wp:extent cx="4895850" cy="923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95850" cy="923925"/>
                          </a:xfrm>
                          <a:prstGeom prst="rect">
                            <a:avLst/>
                          </a:prstGeom>
                          <a:noFill/>
                          <a:ln>
                            <a:noFill/>
                          </a:ln>
                        </pic:spPr>
                      </pic:pic>
                    </a:graphicData>
                  </a:graphic>
                </wp:inline>
              </w:drawing>
            </w:r>
          </w:p>
          <w:p w:rsidR="006165F8" w:rsidRPr="00ED5D6F" w:rsidRDefault="006165F8" w:rsidP="006165F8">
            <w:pPr>
              <w:pStyle w:val="NoSpacing"/>
              <w:jc w:val="center"/>
              <w:rPr>
                <w:rFonts w:ascii="Arial" w:eastAsia="Times New Roman" w:hAnsi="Arial"/>
                <w:caps/>
                <w:sz w:val="22"/>
                <w:szCs w:val="22"/>
              </w:rPr>
            </w:pPr>
          </w:p>
          <w:p w:rsidR="006165F8" w:rsidRPr="00ED5D6F" w:rsidRDefault="006165F8" w:rsidP="006165F8">
            <w:pPr>
              <w:pStyle w:val="NoSpacing"/>
              <w:jc w:val="center"/>
              <w:rPr>
                <w:rFonts w:ascii="Arial" w:eastAsia="Times New Roman" w:hAnsi="Arial"/>
                <w:caps/>
                <w:sz w:val="22"/>
                <w:szCs w:val="22"/>
              </w:rPr>
            </w:pPr>
          </w:p>
          <w:p w:rsidR="006165F8" w:rsidRPr="00ED5D6F" w:rsidRDefault="006165F8" w:rsidP="006165F8">
            <w:pPr>
              <w:pStyle w:val="NoSpacing"/>
              <w:jc w:val="center"/>
              <w:rPr>
                <w:rFonts w:ascii="Arial" w:eastAsia="Times New Roman" w:hAnsi="Arial"/>
                <w:caps/>
                <w:sz w:val="22"/>
                <w:szCs w:val="22"/>
              </w:rPr>
            </w:pPr>
          </w:p>
          <w:p w:rsidR="006165F8" w:rsidRPr="00ED5D6F" w:rsidRDefault="006165F8" w:rsidP="006165F8">
            <w:pPr>
              <w:pStyle w:val="NoSpacing"/>
              <w:jc w:val="center"/>
              <w:rPr>
                <w:rFonts w:ascii="Arial" w:eastAsia="Times New Roman" w:hAnsi="Arial"/>
                <w:caps/>
                <w:sz w:val="22"/>
                <w:szCs w:val="22"/>
              </w:rPr>
            </w:pPr>
          </w:p>
          <w:p w:rsidR="006165F8" w:rsidRPr="00ED5D6F" w:rsidRDefault="006165F8" w:rsidP="006165F8">
            <w:pPr>
              <w:pStyle w:val="NoSpacing"/>
              <w:jc w:val="center"/>
              <w:rPr>
                <w:rFonts w:ascii="Arial" w:eastAsia="Times New Roman" w:hAnsi="Arial"/>
                <w:caps/>
                <w:sz w:val="22"/>
                <w:szCs w:val="22"/>
              </w:rPr>
            </w:pPr>
          </w:p>
          <w:p w:rsidR="006165F8" w:rsidRPr="00ED5D6F" w:rsidRDefault="006165F8" w:rsidP="006165F8">
            <w:pPr>
              <w:pStyle w:val="NoSpacing"/>
              <w:jc w:val="center"/>
              <w:rPr>
                <w:rFonts w:ascii="Arial" w:eastAsia="Times New Roman" w:hAnsi="Arial"/>
                <w:caps/>
                <w:sz w:val="22"/>
                <w:szCs w:val="22"/>
              </w:rPr>
            </w:pPr>
          </w:p>
          <w:p w:rsidR="006165F8" w:rsidRPr="00ED5D6F" w:rsidRDefault="006165F8" w:rsidP="006165F8">
            <w:pPr>
              <w:pStyle w:val="NoSpacing"/>
              <w:jc w:val="center"/>
              <w:rPr>
                <w:rFonts w:ascii="Arial" w:eastAsia="Times New Roman" w:hAnsi="Arial"/>
                <w:caps/>
                <w:sz w:val="22"/>
                <w:szCs w:val="22"/>
              </w:rPr>
            </w:pPr>
          </w:p>
          <w:p w:rsidR="006165F8" w:rsidRPr="00ED5D6F" w:rsidRDefault="006165F8" w:rsidP="006165F8">
            <w:pPr>
              <w:pStyle w:val="NoSpacing"/>
              <w:jc w:val="center"/>
              <w:rPr>
                <w:rFonts w:ascii="Arial" w:eastAsia="Times New Roman" w:hAnsi="Arial"/>
                <w:caps/>
                <w:sz w:val="22"/>
                <w:szCs w:val="22"/>
              </w:rPr>
            </w:pPr>
          </w:p>
          <w:p w:rsidR="006165F8" w:rsidRPr="00ED5D6F" w:rsidRDefault="006165F8" w:rsidP="006165F8">
            <w:pPr>
              <w:pStyle w:val="NoSpacing"/>
              <w:jc w:val="center"/>
              <w:rPr>
                <w:rFonts w:ascii="Arial" w:eastAsia="Times New Roman" w:hAnsi="Arial"/>
                <w:caps/>
                <w:sz w:val="22"/>
                <w:szCs w:val="22"/>
              </w:rPr>
            </w:pPr>
          </w:p>
          <w:p w:rsidR="006165F8" w:rsidRPr="00ED5D6F" w:rsidRDefault="006165F8" w:rsidP="006165F8">
            <w:pPr>
              <w:pStyle w:val="NoSpacing"/>
              <w:jc w:val="center"/>
              <w:rPr>
                <w:rFonts w:ascii="Arial" w:eastAsia="Times New Roman" w:hAnsi="Arial"/>
                <w:caps/>
                <w:sz w:val="22"/>
                <w:szCs w:val="22"/>
              </w:rPr>
            </w:pPr>
          </w:p>
          <w:p w:rsidR="006165F8" w:rsidRPr="00ED5D6F" w:rsidRDefault="006165F8" w:rsidP="006165F8">
            <w:pPr>
              <w:pStyle w:val="NoSpacing"/>
              <w:jc w:val="center"/>
              <w:rPr>
                <w:rFonts w:ascii="Arial" w:eastAsia="Times New Roman" w:hAnsi="Arial"/>
                <w:caps/>
                <w:sz w:val="22"/>
                <w:szCs w:val="22"/>
              </w:rPr>
            </w:pPr>
          </w:p>
          <w:p w:rsidR="006165F8" w:rsidRPr="00ED5D6F" w:rsidRDefault="006165F8" w:rsidP="006165F8">
            <w:pPr>
              <w:pStyle w:val="NoSpacing"/>
              <w:jc w:val="center"/>
              <w:rPr>
                <w:rFonts w:ascii="Arial" w:eastAsia="Times New Roman" w:hAnsi="Arial"/>
                <w:caps/>
                <w:sz w:val="22"/>
                <w:szCs w:val="22"/>
              </w:rPr>
            </w:pPr>
          </w:p>
        </w:tc>
      </w:tr>
      <w:tr w:rsidR="006165F8" w:rsidRPr="00ED5D6F" w:rsidTr="006165F8">
        <w:trPr>
          <w:trHeight w:val="1440"/>
          <w:jc w:val="center"/>
        </w:trPr>
        <w:tc>
          <w:tcPr>
            <w:tcW w:w="5000" w:type="pct"/>
            <w:tcBorders>
              <w:bottom w:val="single" w:sz="4" w:space="0" w:color="4F81BD"/>
            </w:tcBorders>
            <w:vAlign w:val="center"/>
          </w:tcPr>
          <w:p w:rsidR="006165F8" w:rsidRPr="00ED5D6F" w:rsidRDefault="00534176" w:rsidP="005547FD">
            <w:pPr>
              <w:pStyle w:val="NoSpacing"/>
              <w:jc w:val="center"/>
              <w:rPr>
                <w:rFonts w:ascii="Arial" w:eastAsia="Times New Roman" w:hAnsi="Arial"/>
                <w:b/>
                <w:sz w:val="52"/>
                <w:szCs w:val="52"/>
              </w:rPr>
            </w:pPr>
            <w:r w:rsidRPr="00ED5D6F">
              <w:rPr>
                <w:rFonts w:ascii="Arial" w:eastAsia="Times New Roman" w:hAnsi="Arial"/>
                <w:b/>
                <w:sz w:val="52"/>
                <w:szCs w:val="52"/>
              </w:rPr>
              <w:t>Reference guidelines for the p</w:t>
            </w:r>
            <w:r w:rsidR="005D635F" w:rsidRPr="00ED5D6F">
              <w:rPr>
                <w:rFonts w:ascii="Arial" w:eastAsia="Times New Roman" w:hAnsi="Arial"/>
                <w:b/>
                <w:sz w:val="52"/>
                <w:szCs w:val="52"/>
              </w:rPr>
              <w:t xml:space="preserve">reparation of photos </w:t>
            </w:r>
            <w:r w:rsidR="00887989" w:rsidRPr="00ED5D6F">
              <w:rPr>
                <w:rFonts w:ascii="Arial" w:eastAsia="Times New Roman" w:hAnsi="Arial"/>
                <w:b/>
                <w:sz w:val="52"/>
                <w:szCs w:val="52"/>
              </w:rPr>
              <w:t>for f</w:t>
            </w:r>
            <w:r w:rsidR="006165F8" w:rsidRPr="00ED5D6F">
              <w:rPr>
                <w:rFonts w:ascii="Arial" w:eastAsia="Times New Roman" w:hAnsi="Arial"/>
                <w:b/>
                <w:sz w:val="52"/>
                <w:szCs w:val="52"/>
              </w:rPr>
              <w:t>ood portion quantification</w:t>
            </w:r>
            <w:r w:rsidR="00887989" w:rsidRPr="00ED5D6F">
              <w:rPr>
                <w:rFonts w:ascii="Arial" w:eastAsia="Times New Roman" w:hAnsi="Arial"/>
                <w:b/>
                <w:sz w:val="52"/>
                <w:szCs w:val="52"/>
              </w:rPr>
              <w:t xml:space="preserve"> in </w:t>
            </w:r>
            <w:r w:rsidR="005547FD">
              <w:rPr>
                <w:rFonts w:ascii="Arial" w:eastAsia="Times New Roman" w:hAnsi="Arial"/>
                <w:b/>
                <w:sz w:val="52"/>
                <w:szCs w:val="52"/>
              </w:rPr>
              <w:t>GloboDiet</w:t>
            </w:r>
            <w:r w:rsidR="00355CBC" w:rsidRPr="00355CBC">
              <w:rPr>
                <w:rFonts w:ascii="Arial" w:eastAsia="Times New Roman" w:hAnsi="Arial"/>
                <w:b/>
                <w:sz w:val="52"/>
                <w:szCs w:val="52"/>
              </w:rPr>
              <w:t xml:space="preserve"> </w:t>
            </w:r>
          </w:p>
        </w:tc>
      </w:tr>
      <w:tr w:rsidR="006165F8" w:rsidRPr="00ED5D6F" w:rsidTr="006165F8">
        <w:trPr>
          <w:trHeight w:val="720"/>
          <w:jc w:val="center"/>
        </w:trPr>
        <w:tc>
          <w:tcPr>
            <w:tcW w:w="5000" w:type="pct"/>
            <w:tcBorders>
              <w:top w:val="single" w:sz="4" w:space="0" w:color="4F81BD"/>
            </w:tcBorders>
            <w:vAlign w:val="center"/>
          </w:tcPr>
          <w:p w:rsidR="006165F8" w:rsidRPr="00ED5D6F" w:rsidRDefault="006165F8" w:rsidP="006165F8">
            <w:pPr>
              <w:pStyle w:val="NoSpacing"/>
              <w:jc w:val="center"/>
              <w:rPr>
                <w:rFonts w:ascii="Arial" w:eastAsia="Times New Roman" w:hAnsi="Arial"/>
                <w:b/>
                <w:sz w:val="44"/>
                <w:szCs w:val="44"/>
              </w:rPr>
            </w:pPr>
          </w:p>
          <w:p w:rsidR="006165F8" w:rsidRPr="00ED5D6F" w:rsidRDefault="006165F8" w:rsidP="00534176">
            <w:pPr>
              <w:pStyle w:val="NoSpacing"/>
              <w:jc w:val="center"/>
              <w:rPr>
                <w:rFonts w:ascii="Arial" w:eastAsia="Times New Roman" w:hAnsi="Arial"/>
                <w:b/>
                <w:sz w:val="44"/>
                <w:szCs w:val="44"/>
              </w:rPr>
            </w:pPr>
          </w:p>
        </w:tc>
      </w:tr>
      <w:tr w:rsidR="006165F8" w:rsidRPr="00ED5D6F">
        <w:trPr>
          <w:trHeight w:val="360"/>
          <w:jc w:val="center"/>
        </w:trPr>
        <w:tc>
          <w:tcPr>
            <w:tcW w:w="5000" w:type="pct"/>
            <w:vAlign w:val="center"/>
          </w:tcPr>
          <w:p w:rsidR="006165F8" w:rsidRPr="00ED5D6F" w:rsidRDefault="006165F8">
            <w:pPr>
              <w:pStyle w:val="NoSpacing"/>
              <w:jc w:val="center"/>
              <w:rPr>
                <w:rFonts w:ascii="Arial" w:hAnsi="Arial"/>
                <w:sz w:val="32"/>
                <w:szCs w:val="32"/>
              </w:rPr>
            </w:pPr>
          </w:p>
        </w:tc>
      </w:tr>
      <w:tr w:rsidR="006165F8" w:rsidRPr="00ED5D6F">
        <w:trPr>
          <w:trHeight w:val="360"/>
          <w:jc w:val="center"/>
        </w:trPr>
        <w:tc>
          <w:tcPr>
            <w:tcW w:w="5000" w:type="pct"/>
            <w:vAlign w:val="center"/>
          </w:tcPr>
          <w:p w:rsidR="006165F8" w:rsidRPr="00ED5D6F" w:rsidRDefault="006165F8">
            <w:pPr>
              <w:pStyle w:val="NoSpacing"/>
              <w:jc w:val="center"/>
              <w:rPr>
                <w:rFonts w:ascii="Arial" w:hAnsi="Arial"/>
                <w:b/>
                <w:bCs/>
                <w:sz w:val="22"/>
                <w:szCs w:val="22"/>
              </w:rPr>
            </w:pPr>
          </w:p>
        </w:tc>
      </w:tr>
      <w:tr w:rsidR="006165F8" w:rsidRPr="00ED5D6F">
        <w:trPr>
          <w:trHeight w:val="360"/>
          <w:jc w:val="center"/>
        </w:trPr>
        <w:tc>
          <w:tcPr>
            <w:tcW w:w="5000" w:type="pct"/>
            <w:vAlign w:val="center"/>
          </w:tcPr>
          <w:p w:rsidR="006165F8" w:rsidRPr="00ED5D6F" w:rsidRDefault="006165F8" w:rsidP="006165F8">
            <w:pPr>
              <w:pStyle w:val="NoSpacing"/>
              <w:jc w:val="center"/>
              <w:rPr>
                <w:rFonts w:ascii="Arial" w:hAnsi="Arial"/>
                <w:b/>
                <w:bCs/>
                <w:sz w:val="22"/>
                <w:szCs w:val="22"/>
              </w:rPr>
            </w:pPr>
          </w:p>
        </w:tc>
      </w:tr>
    </w:tbl>
    <w:p w:rsidR="00A92373" w:rsidRPr="00ED5D6F" w:rsidRDefault="00A92373" w:rsidP="00A92373">
      <w:pPr>
        <w:spacing w:after="0"/>
        <w:rPr>
          <w:rFonts w:ascii="Arial" w:hAnsi="Arial" w:cs="Arial"/>
          <w:vanish/>
        </w:rPr>
      </w:pPr>
    </w:p>
    <w:tbl>
      <w:tblPr>
        <w:tblpPr w:leftFromText="180" w:rightFromText="180" w:vertAnchor="text" w:horzAnchor="margin" w:tblpY="462"/>
        <w:tblW w:w="5000" w:type="pct"/>
        <w:tblLook w:val="04A0" w:firstRow="1" w:lastRow="0" w:firstColumn="1" w:lastColumn="0" w:noHBand="0" w:noVBand="1"/>
      </w:tblPr>
      <w:tblGrid>
        <w:gridCol w:w="9242"/>
      </w:tblGrid>
      <w:tr w:rsidR="00A92373" w:rsidRPr="00ED5D6F" w:rsidTr="00947E00">
        <w:trPr>
          <w:trHeight w:val="360"/>
        </w:trPr>
        <w:tc>
          <w:tcPr>
            <w:tcW w:w="5000" w:type="pct"/>
            <w:vAlign w:val="center"/>
          </w:tcPr>
          <w:p w:rsidR="00A92373" w:rsidRPr="00ED5D6F" w:rsidRDefault="00A92373" w:rsidP="00A158DF">
            <w:pPr>
              <w:pStyle w:val="NoSpacing"/>
              <w:rPr>
                <w:rFonts w:ascii="Arial" w:hAnsi="Arial"/>
                <w:b/>
                <w:bCs/>
                <w:sz w:val="24"/>
                <w:szCs w:val="24"/>
              </w:rPr>
            </w:pPr>
            <w:r w:rsidRPr="00ED5D6F">
              <w:rPr>
                <w:rFonts w:ascii="Arial" w:hAnsi="Arial"/>
                <w:b/>
                <w:bCs/>
                <w:sz w:val="24"/>
                <w:szCs w:val="24"/>
              </w:rPr>
              <w:t>Prepared by</w:t>
            </w:r>
          </w:p>
          <w:p w:rsidR="00A92373" w:rsidRPr="00ED5D6F" w:rsidRDefault="00A92373" w:rsidP="00A158DF">
            <w:pPr>
              <w:pStyle w:val="NoSpacing"/>
              <w:rPr>
                <w:rFonts w:ascii="Arial" w:hAnsi="Arial"/>
                <w:bCs/>
                <w:sz w:val="24"/>
                <w:szCs w:val="24"/>
                <w:lang w:val="pt-BR"/>
              </w:rPr>
            </w:pPr>
            <w:r w:rsidRPr="00ED5D6F">
              <w:rPr>
                <w:rFonts w:ascii="Arial" w:hAnsi="Arial"/>
                <w:bCs/>
                <w:sz w:val="24"/>
                <w:szCs w:val="24"/>
                <w:lang w:val="pt-BR"/>
              </w:rPr>
              <w:t>Sandra Crispim, Geneviève Nicolas, Viktoria Knaze, Heinz Freisling, Nadia Slimani</w:t>
            </w:r>
          </w:p>
          <w:p w:rsidR="00A92373" w:rsidRPr="00ED5D6F" w:rsidRDefault="00A92373" w:rsidP="00A158DF">
            <w:pPr>
              <w:pStyle w:val="NoSpacing"/>
              <w:rPr>
                <w:rFonts w:ascii="Arial" w:hAnsi="Arial"/>
                <w:bCs/>
                <w:sz w:val="24"/>
                <w:szCs w:val="24"/>
                <w:lang w:val="pt-BR"/>
              </w:rPr>
            </w:pPr>
          </w:p>
          <w:p w:rsidR="00A92373" w:rsidRPr="00ED5D6F" w:rsidRDefault="00A92373" w:rsidP="00A158DF">
            <w:pPr>
              <w:pStyle w:val="NoSpacing"/>
              <w:jc w:val="both"/>
              <w:rPr>
                <w:rFonts w:ascii="Arial" w:hAnsi="Arial"/>
                <w:b/>
                <w:bCs/>
                <w:sz w:val="24"/>
                <w:szCs w:val="24"/>
                <w:lang w:val="en-GB"/>
              </w:rPr>
            </w:pPr>
            <w:r w:rsidRPr="00ED5D6F">
              <w:rPr>
                <w:rFonts w:ascii="Arial" w:hAnsi="Arial"/>
                <w:b/>
                <w:bCs/>
                <w:sz w:val="24"/>
                <w:szCs w:val="24"/>
                <w:lang w:val="en-GB"/>
              </w:rPr>
              <w:t>Based on</w:t>
            </w:r>
          </w:p>
          <w:p w:rsidR="00A92373" w:rsidRPr="00ED5D6F" w:rsidRDefault="00A92373" w:rsidP="00A158DF">
            <w:pPr>
              <w:pStyle w:val="NoSpacing"/>
              <w:jc w:val="both"/>
              <w:rPr>
                <w:rFonts w:ascii="Arial" w:hAnsi="Arial"/>
                <w:bCs/>
                <w:sz w:val="24"/>
                <w:szCs w:val="24"/>
                <w:lang w:val="en-GB"/>
              </w:rPr>
            </w:pPr>
            <w:r w:rsidRPr="00ED5D6F">
              <w:rPr>
                <w:rFonts w:ascii="Arial" w:hAnsi="Arial"/>
                <w:bCs/>
                <w:sz w:val="24"/>
                <w:szCs w:val="24"/>
                <w:lang w:val="en-GB"/>
              </w:rPr>
              <w:t xml:space="preserve">Van </w:t>
            </w:r>
            <w:proofErr w:type="spellStart"/>
            <w:r w:rsidRPr="00ED5D6F">
              <w:rPr>
                <w:rFonts w:ascii="Arial" w:hAnsi="Arial"/>
                <w:bCs/>
                <w:sz w:val="24"/>
                <w:szCs w:val="24"/>
                <w:lang w:val="en-GB"/>
              </w:rPr>
              <w:t>Kappel</w:t>
            </w:r>
            <w:proofErr w:type="spellEnd"/>
            <w:r w:rsidRPr="00ED5D6F">
              <w:rPr>
                <w:rFonts w:ascii="Arial" w:hAnsi="Arial"/>
                <w:bCs/>
                <w:sz w:val="24"/>
                <w:szCs w:val="24"/>
                <w:lang w:val="en-GB"/>
              </w:rPr>
              <w:t xml:space="preserve"> AL, </w:t>
            </w:r>
            <w:proofErr w:type="spellStart"/>
            <w:proofErr w:type="gramStart"/>
            <w:r w:rsidRPr="00ED5D6F">
              <w:rPr>
                <w:rFonts w:ascii="Arial" w:hAnsi="Arial"/>
                <w:bCs/>
                <w:sz w:val="24"/>
                <w:szCs w:val="24"/>
                <w:lang w:val="en-GB"/>
              </w:rPr>
              <w:t>Amoyel</w:t>
            </w:r>
            <w:proofErr w:type="spellEnd"/>
            <w:r w:rsidRPr="00ED5D6F">
              <w:rPr>
                <w:rFonts w:ascii="Arial" w:hAnsi="Arial"/>
                <w:bCs/>
                <w:sz w:val="24"/>
                <w:szCs w:val="24"/>
                <w:lang w:val="en-GB"/>
              </w:rPr>
              <w:t xml:space="preserve">  J</w:t>
            </w:r>
            <w:proofErr w:type="gramEnd"/>
            <w:r w:rsidRPr="00ED5D6F">
              <w:rPr>
                <w:rFonts w:ascii="Arial" w:hAnsi="Arial"/>
                <w:bCs/>
                <w:sz w:val="24"/>
                <w:szCs w:val="24"/>
                <w:lang w:val="en-GB"/>
              </w:rPr>
              <w:t xml:space="preserve">, </w:t>
            </w:r>
            <w:proofErr w:type="spellStart"/>
            <w:r w:rsidRPr="00ED5D6F">
              <w:rPr>
                <w:rFonts w:ascii="Arial" w:hAnsi="Arial"/>
                <w:bCs/>
                <w:sz w:val="24"/>
                <w:szCs w:val="24"/>
                <w:lang w:val="en-GB"/>
              </w:rPr>
              <w:t>Slimani</w:t>
            </w:r>
            <w:proofErr w:type="spellEnd"/>
            <w:r w:rsidRPr="00ED5D6F">
              <w:rPr>
                <w:rFonts w:ascii="Arial" w:hAnsi="Arial"/>
                <w:bCs/>
                <w:sz w:val="24"/>
                <w:szCs w:val="24"/>
                <w:lang w:val="en-GB"/>
              </w:rPr>
              <w:t xml:space="preserve"> N, Vozar B and </w:t>
            </w:r>
            <w:proofErr w:type="spellStart"/>
            <w:r w:rsidRPr="00ED5D6F">
              <w:rPr>
                <w:rFonts w:ascii="Arial" w:hAnsi="Arial"/>
                <w:bCs/>
                <w:sz w:val="24"/>
                <w:szCs w:val="24"/>
                <w:lang w:val="en-GB"/>
              </w:rPr>
              <w:t>Riboli</w:t>
            </w:r>
            <w:proofErr w:type="spellEnd"/>
            <w:r w:rsidRPr="00ED5D6F">
              <w:rPr>
                <w:rFonts w:ascii="Arial" w:hAnsi="Arial"/>
                <w:bCs/>
                <w:sz w:val="24"/>
                <w:szCs w:val="24"/>
                <w:lang w:val="en-GB"/>
              </w:rPr>
              <w:t xml:space="preserve"> E. </w:t>
            </w:r>
            <w:r w:rsidR="005547FD">
              <w:rPr>
                <w:rFonts w:ascii="Arial" w:hAnsi="Arial"/>
                <w:bCs/>
                <w:sz w:val="24"/>
                <w:szCs w:val="24"/>
                <w:lang w:val="en-GB"/>
              </w:rPr>
              <w:t>GloboDiet</w:t>
            </w:r>
            <w:r w:rsidRPr="00ED5D6F">
              <w:rPr>
                <w:rFonts w:ascii="Arial" w:hAnsi="Arial"/>
                <w:bCs/>
                <w:sz w:val="24"/>
                <w:szCs w:val="24"/>
                <w:lang w:val="en-GB"/>
              </w:rPr>
              <w:t xml:space="preserve"> picture book</w:t>
            </w:r>
            <w:r w:rsidR="00282099">
              <w:rPr>
                <w:rFonts w:ascii="Arial" w:hAnsi="Arial"/>
                <w:bCs/>
                <w:sz w:val="24"/>
                <w:szCs w:val="24"/>
                <w:lang w:val="en-GB"/>
              </w:rPr>
              <w:t>,</w:t>
            </w:r>
            <w:r w:rsidRPr="00ED5D6F">
              <w:rPr>
                <w:rFonts w:ascii="Arial" w:hAnsi="Arial"/>
                <w:bCs/>
                <w:sz w:val="24"/>
                <w:szCs w:val="24"/>
                <w:lang w:val="en-GB"/>
              </w:rPr>
              <w:t xml:space="preserve"> </w:t>
            </w:r>
            <w:r w:rsidR="00F341B8">
              <w:rPr>
                <w:rFonts w:ascii="Arial" w:hAnsi="Arial"/>
                <w:bCs/>
                <w:sz w:val="24"/>
                <w:szCs w:val="24"/>
                <w:lang w:val="en-GB"/>
              </w:rPr>
              <w:t>1995</w:t>
            </w:r>
            <w:r w:rsidR="00F341B8" w:rsidRPr="00ED5D6F">
              <w:rPr>
                <w:rFonts w:ascii="Arial" w:hAnsi="Arial"/>
                <w:bCs/>
                <w:sz w:val="24"/>
                <w:szCs w:val="24"/>
                <w:lang w:val="en-GB"/>
              </w:rPr>
              <w:t xml:space="preserve"> </w:t>
            </w:r>
            <w:r w:rsidRPr="00ED5D6F">
              <w:rPr>
                <w:rFonts w:ascii="Arial" w:hAnsi="Arial"/>
                <w:bCs/>
                <w:sz w:val="24"/>
                <w:szCs w:val="24"/>
                <w:lang w:val="en-GB"/>
              </w:rPr>
              <w:t>(including photo procedure.doc).</w:t>
            </w:r>
          </w:p>
          <w:p w:rsidR="00A92373" w:rsidRPr="00ED5D6F" w:rsidRDefault="00A92373" w:rsidP="00A158DF">
            <w:pPr>
              <w:pStyle w:val="NoSpacing"/>
              <w:jc w:val="both"/>
              <w:rPr>
                <w:rFonts w:ascii="Arial" w:hAnsi="Arial"/>
                <w:bCs/>
                <w:sz w:val="24"/>
                <w:szCs w:val="24"/>
                <w:lang w:val="en-GB"/>
              </w:rPr>
            </w:pPr>
            <w:r w:rsidRPr="00ED5D6F">
              <w:rPr>
                <w:rFonts w:ascii="Arial" w:hAnsi="Arial"/>
                <w:bCs/>
                <w:sz w:val="24"/>
                <w:szCs w:val="24"/>
                <w:lang w:val="en-GB"/>
              </w:rPr>
              <w:t>I</w:t>
            </w:r>
            <w:r w:rsidR="00282099">
              <w:rPr>
                <w:rFonts w:ascii="Arial" w:hAnsi="Arial"/>
                <w:bCs/>
                <w:sz w:val="24"/>
                <w:szCs w:val="24"/>
                <w:lang w:val="en-GB"/>
              </w:rPr>
              <w:t>ARC. Guidelines on Bread Shapes,</w:t>
            </w:r>
            <w:r w:rsidRPr="00ED5D6F">
              <w:rPr>
                <w:rFonts w:ascii="Arial" w:hAnsi="Arial"/>
                <w:bCs/>
                <w:sz w:val="24"/>
                <w:szCs w:val="24"/>
                <w:lang w:val="en-GB"/>
              </w:rPr>
              <w:t xml:space="preserve"> </w:t>
            </w:r>
            <w:r w:rsidR="00F341B8">
              <w:rPr>
                <w:rFonts w:ascii="Arial" w:hAnsi="Arial"/>
                <w:bCs/>
                <w:sz w:val="24"/>
                <w:szCs w:val="24"/>
                <w:lang w:val="en-GB"/>
              </w:rPr>
              <w:t>1996</w:t>
            </w:r>
            <w:r w:rsidR="00282099">
              <w:rPr>
                <w:rFonts w:ascii="Arial" w:hAnsi="Arial"/>
                <w:bCs/>
                <w:sz w:val="24"/>
                <w:szCs w:val="24"/>
                <w:lang w:val="en-GB"/>
              </w:rPr>
              <w:t>.</w:t>
            </w:r>
          </w:p>
          <w:p w:rsidR="00A92373" w:rsidRPr="00ED5D6F" w:rsidRDefault="00A92373" w:rsidP="00A158DF">
            <w:pPr>
              <w:pStyle w:val="NoSpacing"/>
              <w:jc w:val="both"/>
              <w:rPr>
                <w:rFonts w:ascii="Arial" w:hAnsi="Arial"/>
                <w:bCs/>
                <w:sz w:val="22"/>
                <w:szCs w:val="22"/>
              </w:rPr>
            </w:pPr>
          </w:p>
          <w:p w:rsidR="00A92373" w:rsidRPr="00ED5D6F" w:rsidRDefault="00A92373" w:rsidP="00A158DF">
            <w:pPr>
              <w:pStyle w:val="NoSpacing"/>
              <w:jc w:val="both"/>
              <w:rPr>
                <w:rFonts w:ascii="Arial" w:hAnsi="Arial"/>
                <w:bCs/>
                <w:sz w:val="22"/>
                <w:szCs w:val="22"/>
              </w:rPr>
            </w:pPr>
          </w:p>
          <w:p w:rsidR="00A92373" w:rsidRPr="00ED5D6F" w:rsidRDefault="00A92373" w:rsidP="00A158DF">
            <w:pPr>
              <w:pStyle w:val="NoSpacing"/>
              <w:jc w:val="both"/>
              <w:rPr>
                <w:rFonts w:ascii="Arial" w:eastAsia="MingLiU" w:hAnsi="Arial"/>
                <w:bCs/>
                <w:sz w:val="22"/>
                <w:szCs w:val="22"/>
              </w:rPr>
            </w:pPr>
            <w:r w:rsidRPr="00ED5D6F">
              <w:rPr>
                <w:rFonts w:ascii="Arial" w:hAnsi="Arial"/>
                <w:bCs/>
                <w:sz w:val="22"/>
                <w:szCs w:val="22"/>
              </w:rPr>
              <w:t xml:space="preserve">Acknowledgment: IARC gratefully acknowledges the funding of the project by the ‘Europe Against Cancer’ </w:t>
            </w:r>
            <w:proofErr w:type="spellStart"/>
            <w:r w:rsidRPr="00ED5D6F">
              <w:rPr>
                <w:rFonts w:ascii="Arial" w:hAnsi="Arial"/>
                <w:bCs/>
                <w:sz w:val="22"/>
                <w:szCs w:val="22"/>
              </w:rPr>
              <w:t>Programme</w:t>
            </w:r>
            <w:proofErr w:type="spellEnd"/>
            <w:r w:rsidRPr="00ED5D6F">
              <w:rPr>
                <w:rFonts w:ascii="Arial" w:hAnsi="Arial"/>
                <w:bCs/>
                <w:sz w:val="22"/>
                <w:szCs w:val="22"/>
              </w:rPr>
              <w:t xml:space="preserve"> of the European Commission. (Grant n</w:t>
            </w:r>
            <w:r w:rsidRPr="00ED5D6F">
              <w:rPr>
                <w:rFonts w:ascii="Arial" w:eastAsia="MingLiU" w:hAnsi="Arial"/>
                <w:bCs/>
                <w:sz w:val="22"/>
                <w:szCs w:val="22"/>
              </w:rPr>
              <w:t>º SOC 96 200416).</w:t>
            </w:r>
          </w:p>
          <w:p w:rsidR="00A92373" w:rsidRPr="00ED5D6F" w:rsidRDefault="00A92373" w:rsidP="00A158DF">
            <w:pPr>
              <w:pStyle w:val="NoSpacing"/>
              <w:jc w:val="both"/>
              <w:rPr>
                <w:rFonts w:ascii="Arial" w:eastAsia="MingLiU" w:hAnsi="Arial"/>
                <w:bCs/>
                <w:sz w:val="22"/>
                <w:szCs w:val="22"/>
              </w:rPr>
            </w:pPr>
          </w:p>
          <w:p w:rsidR="00A92373" w:rsidRPr="00ED5D6F" w:rsidRDefault="00A92373" w:rsidP="00A158DF">
            <w:pPr>
              <w:pStyle w:val="NoSpacing"/>
              <w:jc w:val="both"/>
              <w:rPr>
                <w:rFonts w:ascii="Arial" w:hAnsi="Arial"/>
                <w:lang w:val="en-GB"/>
              </w:rPr>
            </w:pPr>
          </w:p>
        </w:tc>
      </w:tr>
    </w:tbl>
    <w:p w:rsidR="00B2560E" w:rsidRDefault="00B2560E">
      <w:pPr>
        <w:spacing w:after="0" w:line="240" w:lineRule="auto"/>
        <w:rPr>
          <w:rFonts w:ascii="Arial" w:hAnsi="Arial" w:cs="Arial"/>
          <w:b/>
          <w:bCs/>
          <w:sz w:val="22"/>
          <w:szCs w:val="24"/>
        </w:rPr>
      </w:pPr>
      <w:r>
        <w:rPr>
          <w:rFonts w:ascii="Arial" w:hAnsi="Arial" w:cs="Arial"/>
        </w:rPr>
        <w:br w:type="page"/>
      </w:r>
    </w:p>
    <w:p w:rsidR="006D6B33" w:rsidRPr="00ED5D6F" w:rsidRDefault="00F14A0B" w:rsidP="0028302D">
      <w:pPr>
        <w:pStyle w:val="TOC1"/>
        <w:tabs>
          <w:tab w:val="right" w:leader="dot" w:pos="9016"/>
        </w:tabs>
        <w:jc w:val="center"/>
        <w:rPr>
          <w:rFonts w:ascii="Arial" w:hAnsi="Arial" w:cs="Arial"/>
        </w:rPr>
      </w:pPr>
      <w:r w:rsidRPr="00ED5D6F">
        <w:rPr>
          <w:rFonts w:ascii="Arial" w:hAnsi="Arial" w:cs="Arial"/>
        </w:rPr>
        <w:lastRenderedPageBreak/>
        <w:t>Table of Contents</w:t>
      </w:r>
    </w:p>
    <w:p w:rsidR="00740A13" w:rsidRPr="00740A13" w:rsidRDefault="00F14A0B">
      <w:pPr>
        <w:pStyle w:val="TOC1"/>
        <w:tabs>
          <w:tab w:val="left" w:pos="1296"/>
          <w:tab w:val="right" w:leader="dot" w:pos="9016"/>
        </w:tabs>
        <w:rPr>
          <w:rFonts w:ascii="Arial" w:eastAsia="Times New Roman" w:hAnsi="Arial" w:cs="Arial"/>
          <w:b w:val="0"/>
          <w:bCs w:val="0"/>
          <w:noProof/>
          <w:szCs w:val="22"/>
          <w:lang w:eastAsia="en-GB"/>
        </w:rPr>
      </w:pPr>
      <w:r w:rsidRPr="00740A13">
        <w:rPr>
          <w:rFonts w:ascii="Arial" w:hAnsi="Arial" w:cs="Arial"/>
        </w:rPr>
        <w:fldChar w:fldCharType="begin"/>
      </w:r>
      <w:r w:rsidRPr="00740A13">
        <w:rPr>
          <w:rFonts w:ascii="Arial" w:hAnsi="Arial" w:cs="Arial"/>
        </w:rPr>
        <w:instrText xml:space="preserve"> TOC \o "1-1" \h \z \t "Heading 2,2" </w:instrText>
      </w:r>
      <w:r w:rsidRPr="00740A13">
        <w:rPr>
          <w:rFonts w:ascii="Arial" w:hAnsi="Arial" w:cs="Arial"/>
        </w:rPr>
        <w:fldChar w:fldCharType="separate"/>
      </w:r>
      <w:hyperlink w:anchor="_Toc384913707" w:history="1">
        <w:r w:rsidR="00740A13" w:rsidRPr="00740A13">
          <w:rPr>
            <w:rStyle w:val="Hyperlink"/>
            <w:rFonts w:ascii="Arial" w:hAnsi="Arial" w:cs="Arial"/>
            <w:noProof/>
          </w:rPr>
          <w:t>1.</w:t>
        </w:r>
        <w:r w:rsidR="00740A13" w:rsidRPr="00740A13">
          <w:rPr>
            <w:rFonts w:ascii="Arial" w:eastAsia="Times New Roman" w:hAnsi="Arial" w:cs="Arial"/>
            <w:b w:val="0"/>
            <w:bCs w:val="0"/>
            <w:noProof/>
            <w:szCs w:val="22"/>
            <w:lang w:eastAsia="en-GB"/>
          </w:rPr>
          <w:tab/>
        </w:r>
        <w:r w:rsidR="00740A13" w:rsidRPr="00740A13">
          <w:rPr>
            <w:rStyle w:val="Hyperlink"/>
            <w:rFonts w:ascii="Arial" w:hAnsi="Arial" w:cs="Arial"/>
            <w:noProof/>
          </w:rPr>
          <w:t>Introduction</w:t>
        </w:r>
        <w:r w:rsidR="00740A13" w:rsidRPr="00740A13">
          <w:rPr>
            <w:rFonts w:ascii="Arial" w:hAnsi="Arial" w:cs="Arial"/>
            <w:noProof/>
            <w:webHidden/>
          </w:rPr>
          <w:tab/>
        </w:r>
        <w:r w:rsidR="00740A13" w:rsidRPr="00740A13">
          <w:rPr>
            <w:rFonts w:ascii="Arial" w:hAnsi="Arial" w:cs="Arial"/>
            <w:noProof/>
            <w:webHidden/>
          </w:rPr>
          <w:fldChar w:fldCharType="begin"/>
        </w:r>
        <w:r w:rsidR="00740A13" w:rsidRPr="00740A13">
          <w:rPr>
            <w:rFonts w:ascii="Arial" w:hAnsi="Arial" w:cs="Arial"/>
            <w:noProof/>
            <w:webHidden/>
          </w:rPr>
          <w:instrText xml:space="preserve"> PAGEREF _Toc384913707 \h </w:instrText>
        </w:r>
        <w:r w:rsidR="00740A13" w:rsidRPr="00740A13">
          <w:rPr>
            <w:rFonts w:ascii="Arial" w:hAnsi="Arial" w:cs="Arial"/>
            <w:noProof/>
            <w:webHidden/>
          </w:rPr>
        </w:r>
        <w:r w:rsidR="00740A13" w:rsidRPr="00740A13">
          <w:rPr>
            <w:rFonts w:ascii="Arial" w:hAnsi="Arial" w:cs="Arial"/>
            <w:noProof/>
            <w:webHidden/>
          </w:rPr>
          <w:fldChar w:fldCharType="separate"/>
        </w:r>
        <w:r w:rsidR="00740A13" w:rsidRPr="00740A13">
          <w:rPr>
            <w:rFonts w:ascii="Arial" w:hAnsi="Arial" w:cs="Arial"/>
            <w:noProof/>
            <w:webHidden/>
          </w:rPr>
          <w:t>2</w:t>
        </w:r>
        <w:r w:rsidR="00740A13" w:rsidRPr="00740A13">
          <w:rPr>
            <w:rFonts w:ascii="Arial" w:hAnsi="Arial" w:cs="Arial"/>
            <w:noProof/>
            <w:webHidden/>
          </w:rPr>
          <w:fldChar w:fldCharType="end"/>
        </w:r>
      </w:hyperlink>
    </w:p>
    <w:p w:rsidR="00740A13" w:rsidRPr="00740A13" w:rsidRDefault="00590AB6">
      <w:pPr>
        <w:pStyle w:val="TOC1"/>
        <w:tabs>
          <w:tab w:val="left" w:pos="1296"/>
          <w:tab w:val="right" w:leader="dot" w:pos="9016"/>
        </w:tabs>
        <w:rPr>
          <w:rFonts w:ascii="Arial" w:eastAsia="Times New Roman" w:hAnsi="Arial" w:cs="Arial"/>
          <w:b w:val="0"/>
          <w:bCs w:val="0"/>
          <w:noProof/>
          <w:szCs w:val="22"/>
          <w:lang w:eastAsia="en-GB"/>
        </w:rPr>
      </w:pPr>
      <w:hyperlink w:anchor="_Toc384913708" w:history="1">
        <w:r w:rsidR="00740A13" w:rsidRPr="00740A13">
          <w:rPr>
            <w:rStyle w:val="Hyperlink"/>
            <w:rFonts w:ascii="Arial" w:hAnsi="Arial" w:cs="Arial"/>
            <w:noProof/>
          </w:rPr>
          <w:t>2.</w:t>
        </w:r>
        <w:r w:rsidR="00740A13" w:rsidRPr="00740A13">
          <w:rPr>
            <w:rFonts w:ascii="Arial" w:eastAsia="Times New Roman" w:hAnsi="Arial" w:cs="Arial"/>
            <w:b w:val="0"/>
            <w:bCs w:val="0"/>
            <w:noProof/>
            <w:szCs w:val="22"/>
            <w:lang w:eastAsia="en-GB"/>
          </w:rPr>
          <w:tab/>
        </w:r>
        <w:r w:rsidR="00740A13" w:rsidRPr="00740A13">
          <w:rPr>
            <w:rStyle w:val="Hyperlink"/>
            <w:rFonts w:ascii="Arial" w:hAnsi="Arial" w:cs="Arial"/>
            <w:noProof/>
          </w:rPr>
          <w:t>Guidelines to take standardized pictures</w:t>
        </w:r>
        <w:r w:rsidR="00740A13" w:rsidRPr="00740A13">
          <w:rPr>
            <w:rFonts w:ascii="Arial" w:hAnsi="Arial" w:cs="Arial"/>
            <w:noProof/>
            <w:webHidden/>
          </w:rPr>
          <w:tab/>
        </w:r>
        <w:r w:rsidR="00740A13" w:rsidRPr="00740A13">
          <w:rPr>
            <w:rFonts w:ascii="Arial" w:hAnsi="Arial" w:cs="Arial"/>
            <w:noProof/>
            <w:webHidden/>
          </w:rPr>
          <w:fldChar w:fldCharType="begin"/>
        </w:r>
        <w:r w:rsidR="00740A13" w:rsidRPr="00740A13">
          <w:rPr>
            <w:rFonts w:ascii="Arial" w:hAnsi="Arial" w:cs="Arial"/>
            <w:noProof/>
            <w:webHidden/>
          </w:rPr>
          <w:instrText xml:space="preserve"> PAGEREF _Toc384913708 \h </w:instrText>
        </w:r>
        <w:r w:rsidR="00740A13" w:rsidRPr="00740A13">
          <w:rPr>
            <w:rFonts w:ascii="Arial" w:hAnsi="Arial" w:cs="Arial"/>
            <w:noProof/>
            <w:webHidden/>
          </w:rPr>
        </w:r>
        <w:r w:rsidR="00740A13" w:rsidRPr="00740A13">
          <w:rPr>
            <w:rFonts w:ascii="Arial" w:hAnsi="Arial" w:cs="Arial"/>
            <w:noProof/>
            <w:webHidden/>
          </w:rPr>
          <w:fldChar w:fldCharType="separate"/>
        </w:r>
        <w:r w:rsidR="00740A13" w:rsidRPr="00740A13">
          <w:rPr>
            <w:rFonts w:ascii="Arial" w:hAnsi="Arial" w:cs="Arial"/>
            <w:noProof/>
            <w:webHidden/>
          </w:rPr>
          <w:t>4</w:t>
        </w:r>
        <w:r w:rsidR="00740A13" w:rsidRPr="00740A13">
          <w:rPr>
            <w:rFonts w:ascii="Arial" w:hAnsi="Arial" w:cs="Arial"/>
            <w:noProof/>
            <w:webHidden/>
          </w:rPr>
          <w:fldChar w:fldCharType="end"/>
        </w:r>
      </w:hyperlink>
    </w:p>
    <w:p w:rsidR="00740A13" w:rsidRPr="00740A13" w:rsidRDefault="00590AB6">
      <w:pPr>
        <w:pStyle w:val="TOC1"/>
        <w:tabs>
          <w:tab w:val="left" w:pos="1296"/>
          <w:tab w:val="right" w:leader="dot" w:pos="9016"/>
        </w:tabs>
        <w:rPr>
          <w:rFonts w:ascii="Arial" w:eastAsia="Times New Roman" w:hAnsi="Arial" w:cs="Arial"/>
          <w:b w:val="0"/>
          <w:bCs w:val="0"/>
          <w:noProof/>
          <w:szCs w:val="22"/>
          <w:lang w:eastAsia="en-GB"/>
        </w:rPr>
      </w:pPr>
      <w:hyperlink w:anchor="_Toc384913709" w:history="1">
        <w:r w:rsidR="00740A13" w:rsidRPr="00740A13">
          <w:rPr>
            <w:rStyle w:val="Hyperlink"/>
            <w:rFonts w:ascii="Arial" w:hAnsi="Arial" w:cs="Arial"/>
            <w:noProof/>
          </w:rPr>
          <w:t>3.</w:t>
        </w:r>
        <w:r w:rsidR="00740A13" w:rsidRPr="00740A13">
          <w:rPr>
            <w:rFonts w:ascii="Arial" w:eastAsia="Times New Roman" w:hAnsi="Arial" w:cs="Arial"/>
            <w:b w:val="0"/>
            <w:bCs w:val="0"/>
            <w:noProof/>
            <w:szCs w:val="22"/>
            <w:lang w:eastAsia="en-GB"/>
          </w:rPr>
          <w:tab/>
        </w:r>
        <w:r w:rsidR="00740A13" w:rsidRPr="00740A13">
          <w:rPr>
            <w:rStyle w:val="Hyperlink"/>
            <w:rFonts w:ascii="Arial" w:hAnsi="Arial" w:cs="Arial"/>
            <w:noProof/>
          </w:rPr>
          <w:t>Guidelines to prepare household measures (HHM)</w:t>
        </w:r>
        <w:r w:rsidR="00740A13" w:rsidRPr="00740A13">
          <w:rPr>
            <w:rFonts w:ascii="Arial" w:hAnsi="Arial" w:cs="Arial"/>
            <w:noProof/>
            <w:webHidden/>
          </w:rPr>
          <w:tab/>
        </w:r>
        <w:r w:rsidR="00740A13" w:rsidRPr="00740A13">
          <w:rPr>
            <w:rFonts w:ascii="Arial" w:hAnsi="Arial" w:cs="Arial"/>
            <w:noProof/>
            <w:webHidden/>
          </w:rPr>
          <w:fldChar w:fldCharType="begin"/>
        </w:r>
        <w:r w:rsidR="00740A13" w:rsidRPr="00740A13">
          <w:rPr>
            <w:rFonts w:ascii="Arial" w:hAnsi="Arial" w:cs="Arial"/>
            <w:noProof/>
            <w:webHidden/>
          </w:rPr>
          <w:instrText xml:space="preserve"> PAGEREF _Toc384913709 \h </w:instrText>
        </w:r>
        <w:r w:rsidR="00740A13" w:rsidRPr="00740A13">
          <w:rPr>
            <w:rFonts w:ascii="Arial" w:hAnsi="Arial" w:cs="Arial"/>
            <w:noProof/>
            <w:webHidden/>
          </w:rPr>
        </w:r>
        <w:r w:rsidR="00740A13" w:rsidRPr="00740A13">
          <w:rPr>
            <w:rFonts w:ascii="Arial" w:hAnsi="Arial" w:cs="Arial"/>
            <w:noProof/>
            <w:webHidden/>
          </w:rPr>
          <w:fldChar w:fldCharType="separate"/>
        </w:r>
        <w:r w:rsidR="00740A13" w:rsidRPr="00740A13">
          <w:rPr>
            <w:rFonts w:ascii="Arial" w:hAnsi="Arial" w:cs="Arial"/>
            <w:noProof/>
            <w:webHidden/>
          </w:rPr>
          <w:t>11</w:t>
        </w:r>
        <w:r w:rsidR="00740A13" w:rsidRPr="00740A13">
          <w:rPr>
            <w:rFonts w:ascii="Arial" w:hAnsi="Arial" w:cs="Arial"/>
            <w:noProof/>
            <w:webHidden/>
          </w:rPr>
          <w:fldChar w:fldCharType="end"/>
        </w:r>
      </w:hyperlink>
    </w:p>
    <w:p w:rsidR="00740A13" w:rsidRPr="00740A13" w:rsidRDefault="00590AB6">
      <w:pPr>
        <w:pStyle w:val="TOC1"/>
        <w:tabs>
          <w:tab w:val="left" w:pos="1296"/>
          <w:tab w:val="right" w:leader="dot" w:pos="9016"/>
        </w:tabs>
        <w:rPr>
          <w:rFonts w:ascii="Arial" w:eastAsia="Times New Roman" w:hAnsi="Arial" w:cs="Arial"/>
          <w:b w:val="0"/>
          <w:bCs w:val="0"/>
          <w:noProof/>
          <w:szCs w:val="22"/>
          <w:lang w:eastAsia="en-GB"/>
        </w:rPr>
      </w:pPr>
      <w:hyperlink w:anchor="_Toc384913710" w:history="1">
        <w:r w:rsidR="00740A13" w:rsidRPr="00740A13">
          <w:rPr>
            <w:rStyle w:val="Hyperlink"/>
            <w:rFonts w:ascii="Arial" w:hAnsi="Arial" w:cs="Arial"/>
            <w:noProof/>
          </w:rPr>
          <w:t>4.</w:t>
        </w:r>
        <w:r w:rsidR="00740A13" w:rsidRPr="00740A13">
          <w:rPr>
            <w:rFonts w:ascii="Arial" w:eastAsia="Times New Roman" w:hAnsi="Arial" w:cs="Arial"/>
            <w:b w:val="0"/>
            <w:bCs w:val="0"/>
            <w:noProof/>
            <w:szCs w:val="22"/>
            <w:lang w:eastAsia="en-GB"/>
          </w:rPr>
          <w:tab/>
        </w:r>
        <w:r w:rsidR="00740A13" w:rsidRPr="00740A13">
          <w:rPr>
            <w:rStyle w:val="Hyperlink"/>
            <w:rFonts w:ascii="Arial" w:hAnsi="Arial" w:cs="Arial"/>
            <w:noProof/>
          </w:rPr>
          <w:t>Guidelines to prepare food shapes</w:t>
        </w:r>
        <w:r w:rsidR="00740A13" w:rsidRPr="00740A13">
          <w:rPr>
            <w:rFonts w:ascii="Arial" w:hAnsi="Arial" w:cs="Arial"/>
            <w:noProof/>
            <w:webHidden/>
          </w:rPr>
          <w:tab/>
        </w:r>
        <w:r w:rsidR="00740A13" w:rsidRPr="00740A13">
          <w:rPr>
            <w:rFonts w:ascii="Arial" w:hAnsi="Arial" w:cs="Arial"/>
            <w:noProof/>
            <w:webHidden/>
          </w:rPr>
          <w:fldChar w:fldCharType="begin"/>
        </w:r>
        <w:r w:rsidR="00740A13" w:rsidRPr="00740A13">
          <w:rPr>
            <w:rFonts w:ascii="Arial" w:hAnsi="Arial" w:cs="Arial"/>
            <w:noProof/>
            <w:webHidden/>
          </w:rPr>
          <w:instrText xml:space="preserve"> PAGEREF _Toc384913710 \h </w:instrText>
        </w:r>
        <w:r w:rsidR="00740A13" w:rsidRPr="00740A13">
          <w:rPr>
            <w:rFonts w:ascii="Arial" w:hAnsi="Arial" w:cs="Arial"/>
            <w:noProof/>
            <w:webHidden/>
          </w:rPr>
        </w:r>
        <w:r w:rsidR="00740A13" w:rsidRPr="00740A13">
          <w:rPr>
            <w:rFonts w:ascii="Arial" w:hAnsi="Arial" w:cs="Arial"/>
            <w:noProof/>
            <w:webHidden/>
          </w:rPr>
          <w:fldChar w:fldCharType="separate"/>
        </w:r>
        <w:r w:rsidR="00740A13" w:rsidRPr="00740A13">
          <w:rPr>
            <w:rFonts w:ascii="Arial" w:hAnsi="Arial" w:cs="Arial"/>
            <w:noProof/>
            <w:webHidden/>
          </w:rPr>
          <w:t>14</w:t>
        </w:r>
        <w:r w:rsidR="00740A13" w:rsidRPr="00740A13">
          <w:rPr>
            <w:rFonts w:ascii="Arial" w:hAnsi="Arial" w:cs="Arial"/>
            <w:noProof/>
            <w:webHidden/>
          </w:rPr>
          <w:fldChar w:fldCharType="end"/>
        </w:r>
      </w:hyperlink>
    </w:p>
    <w:p w:rsidR="00740A13" w:rsidRPr="00740A13" w:rsidRDefault="00590AB6">
      <w:pPr>
        <w:pStyle w:val="TOC1"/>
        <w:tabs>
          <w:tab w:val="left" w:pos="1296"/>
          <w:tab w:val="right" w:leader="dot" w:pos="9016"/>
        </w:tabs>
        <w:rPr>
          <w:rFonts w:ascii="Arial" w:eastAsia="Times New Roman" w:hAnsi="Arial" w:cs="Arial"/>
          <w:b w:val="0"/>
          <w:bCs w:val="0"/>
          <w:noProof/>
          <w:szCs w:val="22"/>
          <w:lang w:eastAsia="en-GB"/>
        </w:rPr>
      </w:pPr>
      <w:hyperlink w:anchor="_Toc384913711" w:history="1">
        <w:r w:rsidR="00740A13" w:rsidRPr="00740A13">
          <w:rPr>
            <w:rStyle w:val="Hyperlink"/>
            <w:rFonts w:ascii="Arial" w:hAnsi="Arial" w:cs="Arial"/>
            <w:noProof/>
          </w:rPr>
          <w:t>5.</w:t>
        </w:r>
        <w:r w:rsidR="00740A13" w:rsidRPr="00740A13">
          <w:rPr>
            <w:rFonts w:ascii="Arial" w:eastAsia="Times New Roman" w:hAnsi="Arial" w:cs="Arial"/>
            <w:b w:val="0"/>
            <w:bCs w:val="0"/>
            <w:noProof/>
            <w:szCs w:val="22"/>
            <w:lang w:eastAsia="en-GB"/>
          </w:rPr>
          <w:tab/>
        </w:r>
        <w:r w:rsidR="00740A13" w:rsidRPr="00740A13">
          <w:rPr>
            <w:rStyle w:val="Hyperlink"/>
            <w:rFonts w:ascii="Arial" w:hAnsi="Arial" w:cs="Arial"/>
            <w:noProof/>
          </w:rPr>
          <w:t>Important points about the picture book layout &amp; use of IARC logo</w:t>
        </w:r>
        <w:r w:rsidR="00740A13" w:rsidRPr="00740A13">
          <w:rPr>
            <w:rFonts w:ascii="Arial" w:hAnsi="Arial" w:cs="Arial"/>
            <w:noProof/>
            <w:webHidden/>
          </w:rPr>
          <w:tab/>
        </w:r>
        <w:r w:rsidR="00740A13" w:rsidRPr="00740A13">
          <w:rPr>
            <w:rFonts w:ascii="Arial" w:hAnsi="Arial" w:cs="Arial"/>
            <w:noProof/>
            <w:webHidden/>
          </w:rPr>
          <w:fldChar w:fldCharType="begin"/>
        </w:r>
        <w:r w:rsidR="00740A13" w:rsidRPr="00740A13">
          <w:rPr>
            <w:rFonts w:ascii="Arial" w:hAnsi="Arial" w:cs="Arial"/>
            <w:noProof/>
            <w:webHidden/>
          </w:rPr>
          <w:instrText xml:space="preserve"> PAGEREF _Toc384913711 \h </w:instrText>
        </w:r>
        <w:r w:rsidR="00740A13" w:rsidRPr="00740A13">
          <w:rPr>
            <w:rFonts w:ascii="Arial" w:hAnsi="Arial" w:cs="Arial"/>
            <w:noProof/>
            <w:webHidden/>
          </w:rPr>
        </w:r>
        <w:r w:rsidR="00740A13" w:rsidRPr="00740A13">
          <w:rPr>
            <w:rFonts w:ascii="Arial" w:hAnsi="Arial" w:cs="Arial"/>
            <w:noProof/>
            <w:webHidden/>
          </w:rPr>
          <w:fldChar w:fldCharType="separate"/>
        </w:r>
        <w:r w:rsidR="00740A13" w:rsidRPr="00740A13">
          <w:rPr>
            <w:rFonts w:ascii="Arial" w:hAnsi="Arial" w:cs="Arial"/>
            <w:noProof/>
            <w:webHidden/>
          </w:rPr>
          <w:t>17</w:t>
        </w:r>
        <w:r w:rsidR="00740A13" w:rsidRPr="00740A13">
          <w:rPr>
            <w:rFonts w:ascii="Arial" w:hAnsi="Arial" w:cs="Arial"/>
            <w:noProof/>
            <w:webHidden/>
          </w:rPr>
          <w:fldChar w:fldCharType="end"/>
        </w:r>
      </w:hyperlink>
    </w:p>
    <w:p w:rsidR="00740A13" w:rsidRPr="00740A13" w:rsidRDefault="00590AB6">
      <w:pPr>
        <w:pStyle w:val="TOC1"/>
        <w:tabs>
          <w:tab w:val="left" w:pos="1296"/>
          <w:tab w:val="right" w:leader="dot" w:pos="9016"/>
        </w:tabs>
        <w:rPr>
          <w:rFonts w:ascii="Arial" w:eastAsia="Times New Roman" w:hAnsi="Arial" w:cs="Arial"/>
          <w:b w:val="0"/>
          <w:bCs w:val="0"/>
          <w:noProof/>
          <w:szCs w:val="22"/>
          <w:lang w:eastAsia="en-GB"/>
        </w:rPr>
      </w:pPr>
      <w:hyperlink w:anchor="_Toc384913712" w:history="1">
        <w:r w:rsidR="00740A13" w:rsidRPr="00740A13">
          <w:rPr>
            <w:rStyle w:val="Hyperlink"/>
            <w:rFonts w:ascii="Arial" w:hAnsi="Arial" w:cs="Arial"/>
            <w:noProof/>
          </w:rPr>
          <w:t>6.</w:t>
        </w:r>
        <w:r w:rsidR="00740A13" w:rsidRPr="00740A13">
          <w:rPr>
            <w:rFonts w:ascii="Arial" w:eastAsia="Times New Roman" w:hAnsi="Arial" w:cs="Arial"/>
            <w:b w:val="0"/>
            <w:bCs w:val="0"/>
            <w:noProof/>
            <w:szCs w:val="22"/>
            <w:lang w:eastAsia="en-GB"/>
          </w:rPr>
          <w:tab/>
        </w:r>
        <w:r w:rsidR="00740A13" w:rsidRPr="00740A13">
          <w:rPr>
            <w:rStyle w:val="Hyperlink"/>
            <w:rFonts w:ascii="Arial" w:hAnsi="Arial" w:cs="Arial"/>
            <w:noProof/>
          </w:rPr>
          <w:t>References</w:t>
        </w:r>
        <w:r w:rsidR="00740A13" w:rsidRPr="00740A13">
          <w:rPr>
            <w:rFonts w:ascii="Arial" w:hAnsi="Arial" w:cs="Arial"/>
            <w:noProof/>
            <w:webHidden/>
          </w:rPr>
          <w:tab/>
        </w:r>
        <w:r w:rsidR="00740A13" w:rsidRPr="00740A13">
          <w:rPr>
            <w:rFonts w:ascii="Arial" w:hAnsi="Arial" w:cs="Arial"/>
            <w:noProof/>
            <w:webHidden/>
          </w:rPr>
          <w:fldChar w:fldCharType="begin"/>
        </w:r>
        <w:r w:rsidR="00740A13" w:rsidRPr="00740A13">
          <w:rPr>
            <w:rFonts w:ascii="Arial" w:hAnsi="Arial" w:cs="Arial"/>
            <w:noProof/>
            <w:webHidden/>
          </w:rPr>
          <w:instrText xml:space="preserve"> PAGEREF _Toc384913712 \h </w:instrText>
        </w:r>
        <w:r w:rsidR="00740A13" w:rsidRPr="00740A13">
          <w:rPr>
            <w:rFonts w:ascii="Arial" w:hAnsi="Arial" w:cs="Arial"/>
            <w:noProof/>
            <w:webHidden/>
          </w:rPr>
        </w:r>
        <w:r w:rsidR="00740A13" w:rsidRPr="00740A13">
          <w:rPr>
            <w:rFonts w:ascii="Arial" w:hAnsi="Arial" w:cs="Arial"/>
            <w:noProof/>
            <w:webHidden/>
          </w:rPr>
          <w:fldChar w:fldCharType="separate"/>
        </w:r>
        <w:r w:rsidR="00740A13" w:rsidRPr="00740A13">
          <w:rPr>
            <w:rFonts w:ascii="Arial" w:hAnsi="Arial" w:cs="Arial"/>
            <w:noProof/>
            <w:webHidden/>
          </w:rPr>
          <w:t>18</w:t>
        </w:r>
        <w:r w:rsidR="00740A13" w:rsidRPr="00740A13">
          <w:rPr>
            <w:rFonts w:ascii="Arial" w:hAnsi="Arial" w:cs="Arial"/>
            <w:noProof/>
            <w:webHidden/>
          </w:rPr>
          <w:fldChar w:fldCharType="end"/>
        </w:r>
      </w:hyperlink>
    </w:p>
    <w:p w:rsidR="00740A13" w:rsidRPr="00740A13" w:rsidRDefault="00590AB6">
      <w:pPr>
        <w:pStyle w:val="TOC2"/>
        <w:tabs>
          <w:tab w:val="right" w:leader="dot" w:pos="9016"/>
        </w:tabs>
        <w:rPr>
          <w:rFonts w:ascii="Arial" w:eastAsia="Times New Roman" w:hAnsi="Arial" w:cs="Arial"/>
          <w:bCs w:val="0"/>
          <w:noProof/>
          <w:szCs w:val="22"/>
          <w:lang w:eastAsia="en-GB"/>
        </w:rPr>
      </w:pPr>
      <w:hyperlink w:anchor="_Toc384913713" w:history="1">
        <w:r w:rsidR="00740A13" w:rsidRPr="00740A13">
          <w:rPr>
            <w:rStyle w:val="Hyperlink"/>
            <w:rFonts w:ascii="Arial" w:hAnsi="Arial" w:cs="Arial"/>
            <w:noProof/>
          </w:rPr>
          <w:t xml:space="preserve">Appendix 1 – Contents of the IARC </w:t>
        </w:r>
        <w:r w:rsidR="003C6671">
          <w:rPr>
            <w:rStyle w:val="Hyperlink"/>
            <w:rFonts w:ascii="Arial" w:hAnsi="Arial" w:cs="Arial"/>
            <w:noProof/>
          </w:rPr>
          <w:t>GloboDiet</w:t>
        </w:r>
        <w:r w:rsidR="00740A13" w:rsidRPr="00740A13">
          <w:rPr>
            <w:rStyle w:val="Hyperlink"/>
            <w:rFonts w:ascii="Arial" w:hAnsi="Arial" w:cs="Arial"/>
            <w:noProof/>
          </w:rPr>
          <w:t xml:space="preserve"> picture library and how to access it</w:t>
        </w:r>
        <w:r w:rsidR="00740A13" w:rsidRPr="00740A13">
          <w:rPr>
            <w:rFonts w:ascii="Arial" w:hAnsi="Arial" w:cs="Arial"/>
            <w:noProof/>
            <w:webHidden/>
          </w:rPr>
          <w:tab/>
        </w:r>
        <w:r w:rsidR="00740A13" w:rsidRPr="00740A13">
          <w:rPr>
            <w:rFonts w:ascii="Arial" w:hAnsi="Arial" w:cs="Arial"/>
            <w:noProof/>
            <w:webHidden/>
          </w:rPr>
          <w:fldChar w:fldCharType="begin"/>
        </w:r>
        <w:r w:rsidR="00740A13" w:rsidRPr="00740A13">
          <w:rPr>
            <w:rFonts w:ascii="Arial" w:hAnsi="Arial" w:cs="Arial"/>
            <w:noProof/>
            <w:webHidden/>
          </w:rPr>
          <w:instrText xml:space="preserve"> PAGEREF _Toc384913713 \h </w:instrText>
        </w:r>
        <w:r w:rsidR="00740A13" w:rsidRPr="00740A13">
          <w:rPr>
            <w:rFonts w:ascii="Arial" w:hAnsi="Arial" w:cs="Arial"/>
            <w:noProof/>
            <w:webHidden/>
          </w:rPr>
        </w:r>
        <w:r w:rsidR="00740A13" w:rsidRPr="00740A13">
          <w:rPr>
            <w:rFonts w:ascii="Arial" w:hAnsi="Arial" w:cs="Arial"/>
            <w:noProof/>
            <w:webHidden/>
          </w:rPr>
          <w:fldChar w:fldCharType="separate"/>
        </w:r>
        <w:r w:rsidR="00740A13" w:rsidRPr="00740A13">
          <w:rPr>
            <w:rFonts w:ascii="Arial" w:hAnsi="Arial" w:cs="Arial"/>
            <w:noProof/>
            <w:webHidden/>
          </w:rPr>
          <w:t>19</w:t>
        </w:r>
        <w:r w:rsidR="00740A13" w:rsidRPr="00740A13">
          <w:rPr>
            <w:rFonts w:ascii="Arial" w:hAnsi="Arial" w:cs="Arial"/>
            <w:noProof/>
            <w:webHidden/>
          </w:rPr>
          <w:fldChar w:fldCharType="end"/>
        </w:r>
      </w:hyperlink>
    </w:p>
    <w:p w:rsidR="00740A13" w:rsidRPr="00740A13" w:rsidRDefault="00590AB6">
      <w:pPr>
        <w:pStyle w:val="TOC2"/>
        <w:tabs>
          <w:tab w:val="right" w:leader="dot" w:pos="9016"/>
        </w:tabs>
        <w:rPr>
          <w:rFonts w:ascii="Arial" w:eastAsia="Times New Roman" w:hAnsi="Arial" w:cs="Arial"/>
          <w:bCs w:val="0"/>
          <w:noProof/>
          <w:szCs w:val="22"/>
          <w:lang w:eastAsia="en-GB"/>
        </w:rPr>
      </w:pPr>
      <w:hyperlink w:anchor="_Toc384913714" w:history="1">
        <w:r w:rsidR="00740A13" w:rsidRPr="00740A13">
          <w:rPr>
            <w:rStyle w:val="Hyperlink"/>
            <w:rFonts w:ascii="Arial" w:hAnsi="Arial" w:cs="Arial"/>
            <w:noProof/>
          </w:rPr>
          <w:t>Appendix 2 – Procedure and examples of files for adapting the existing HHM pictures for use in another country</w:t>
        </w:r>
        <w:r w:rsidR="00740A13" w:rsidRPr="00740A13">
          <w:rPr>
            <w:rFonts w:ascii="Arial" w:hAnsi="Arial" w:cs="Arial"/>
            <w:noProof/>
            <w:webHidden/>
          </w:rPr>
          <w:tab/>
        </w:r>
        <w:r w:rsidR="00740A13" w:rsidRPr="00740A13">
          <w:rPr>
            <w:rFonts w:ascii="Arial" w:hAnsi="Arial" w:cs="Arial"/>
            <w:noProof/>
            <w:webHidden/>
          </w:rPr>
          <w:fldChar w:fldCharType="begin"/>
        </w:r>
        <w:r w:rsidR="00740A13" w:rsidRPr="00740A13">
          <w:rPr>
            <w:rFonts w:ascii="Arial" w:hAnsi="Arial" w:cs="Arial"/>
            <w:noProof/>
            <w:webHidden/>
          </w:rPr>
          <w:instrText xml:space="preserve"> PAGEREF _Toc384913714 \h </w:instrText>
        </w:r>
        <w:r w:rsidR="00740A13" w:rsidRPr="00740A13">
          <w:rPr>
            <w:rFonts w:ascii="Arial" w:hAnsi="Arial" w:cs="Arial"/>
            <w:noProof/>
            <w:webHidden/>
          </w:rPr>
        </w:r>
        <w:r w:rsidR="00740A13" w:rsidRPr="00740A13">
          <w:rPr>
            <w:rFonts w:ascii="Arial" w:hAnsi="Arial" w:cs="Arial"/>
            <w:noProof/>
            <w:webHidden/>
          </w:rPr>
          <w:fldChar w:fldCharType="separate"/>
        </w:r>
        <w:r w:rsidR="00740A13" w:rsidRPr="00740A13">
          <w:rPr>
            <w:rFonts w:ascii="Arial" w:hAnsi="Arial" w:cs="Arial"/>
            <w:noProof/>
            <w:webHidden/>
          </w:rPr>
          <w:t>20</w:t>
        </w:r>
        <w:r w:rsidR="00740A13" w:rsidRPr="00740A13">
          <w:rPr>
            <w:rFonts w:ascii="Arial" w:hAnsi="Arial" w:cs="Arial"/>
            <w:noProof/>
            <w:webHidden/>
          </w:rPr>
          <w:fldChar w:fldCharType="end"/>
        </w:r>
      </w:hyperlink>
    </w:p>
    <w:p w:rsidR="00740A13" w:rsidRPr="00740A13" w:rsidRDefault="00590AB6">
      <w:pPr>
        <w:pStyle w:val="TOC2"/>
        <w:tabs>
          <w:tab w:val="right" w:leader="dot" w:pos="9016"/>
        </w:tabs>
        <w:rPr>
          <w:rFonts w:ascii="Arial" w:eastAsia="Times New Roman" w:hAnsi="Arial" w:cs="Arial"/>
          <w:bCs w:val="0"/>
          <w:noProof/>
          <w:szCs w:val="22"/>
          <w:lang w:eastAsia="en-GB"/>
        </w:rPr>
      </w:pPr>
      <w:hyperlink w:anchor="_Toc384913715" w:history="1">
        <w:r w:rsidR="00740A13" w:rsidRPr="00740A13">
          <w:rPr>
            <w:rStyle w:val="Hyperlink"/>
            <w:rFonts w:ascii="Arial" w:hAnsi="Arial" w:cs="Arial"/>
            <w:noProof/>
          </w:rPr>
          <w:t>Appendix 3</w:t>
        </w:r>
        <w:r w:rsidR="00B2560E">
          <w:rPr>
            <w:rStyle w:val="Hyperlink"/>
            <w:rFonts w:ascii="Arial" w:hAnsi="Arial" w:cs="Arial"/>
            <w:noProof/>
          </w:rPr>
          <w:t xml:space="preserve"> </w:t>
        </w:r>
        <w:r w:rsidR="00740A13" w:rsidRPr="00740A13">
          <w:rPr>
            <w:rStyle w:val="Hyperlink"/>
            <w:rFonts w:ascii="Arial" w:hAnsi="Arial" w:cs="Arial"/>
            <w:noProof/>
          </w:rPr>
          <w:t>- Final list of HHM with measurements to be provided to IARC with local volumes and dimensions</w:t>
        </w:r>
        <w:r w:rsidR="00740A13" w:rsidRPr="00740A13">
          <w:rPr>
            <w:rFonts w:ascii="Arial" w:hAnsi="Arial" w:cs="Arial"/>
            <w:noProof/>
            <w:webHidden/>
          </w:rPr>
          <w:tab/>
        </w:r>
        <w:r w:rsidR="00740A13" w:rsidRPr="00740A13">
          <w:rPr>
            <w:rFonts w:ascii="Arial" w:hAnsi="Arial" w:cs="Arial"/>
            <w:noProof/>
            <w:webHidden/>
          </w:rPr>
          <w:fldChar w:fldCharType="begin"/>
        </w:r>
        <w:r w:rsidR="00740A13" w:rsidRPr="00740A13">
          <w:rPr>
            <w:rFonts w:ascii="Arial" w:hAnsi="Arial" w:cs="Arial"/>
            <w:noProof/>
            <w:webHidden/>
          </w:rPr>
          <w:instrText xml:space="preserve"> PAGEREF _Toc384913715 \h </w:instrText>
        </w:r>
        <w:r w:rsidR="00740A13" w:rsidRPr="00740A13">
          <w:rPr>
            <w:rFonts w:ascii="Arial" w:hAnsi="Arial" w:cs="Arial"/>
            <w:noProof/>
            <w:webHidden/>
          </w:rPr>
        </w:r>
        <w:r w:rsidR="00740A13" w:rsidRPr="00740A13">
          <w:rPr>
            <w:rFonts w:ascii="Arial" w:hAnsi="Arial" w:cs="Arial"/>
            <w:noProof/>
            <w:webHidden/>
          </w:rPr>
          <w:fldChar w:fldCharType="separate"/>
        </w:r>
        <w:r w:rsidR="00740A13" w:rsidRPr="00740A13">
          <w:rPr>
            <w:rFonts w:ascii="Arial" w:hAnsi="Arial" w:cs="Arial"/>
            <w:noProof/>
            <w:webHidden/>
          </w:rPr>
          <w:t>22</w:t>
        </w:r>
        <w:r w:rsidR="00740A13" w:rsidRPr="00740A13">
          <w:rPr>
            <w:rFonts w:ascii="Arial" w:hAnsi="Arial" w:cs="Arial"/>
            <w:noProof/>
            <w:webHidden/>
          </w:rPr>
          <w:fldChar w:fldCharType="end"/>
        </w:r>
      </w:hyperlink>
    </w:p>
    <w:p w:rsidR="00740A13" w:rsidRPr="00740A13" w:rsidRDefault="00590AB6">
      <w:pPr>
        <w:pStyle w:val="TOC2"/>
        <w:tabs>
          <w:tab w:val="right" w:leader="dot" w:pos="9016"/>
        </w:tabs>
        <w:rPr>
          <w:rFonts w:ascii="Arial" w:eastAsia="Times New Roman" w:hAnsi="Arial" w:cs="Arial"/>
          <w:bCs w:val="0"/>
          <w:noProof/>
          <w:szCs w:val="22"/>
          <w:lang w:eastAsia="en-GB"/>
        </w:rPr>
      </w:pPr>
      <w:hyperlink w:anchor="_Toc384913716" w:history="1">
        <w:r w:rsidR="00740A13" w:rsidRPr="00740A13">
          <w:rPr>
            <w:rStyle w:val="Hyperlink"/>
            <w:rFonts w:ascii="Arial" w:hAnsi="Arial" w:cs="Arial"/>
            <w:noProof/>
          </w:rPr>
          <w:t xml:space="preserve">Appendix 4 –  Sample list of shapes chosen from the </w:t>
        </w:r>
        <w:r w:rsidR="003C6671">
          <w:rPr>
            <w:rStyle w:val="Hyperlink"/>
            <w:rFonts w:ascii="Arial" w:hAnsi="Arial" w:cs="Arial"/>
            <w:noProof/>
          </w:rPr>
          <w:t>GloboDiet</w:t>
        </w:r>
        <w:r w:rsidR="00740A13" w:rsidRPr="00740A13">
          <w:rPr>
            <w:rStyle w:val="Hyperlink"/>
            <w:rFonts w:ascii="Arial" w:hAnsi="Arial" w:cs="Arial"/>
            <w:noProof/>
          </w:rPr>
          <w:t xml:space="preserve"> library.</w:t>
        </w:r>
        <w:r w:rsidR="00740A13" w:rsidRPr="00740A13">
          <w:rPr>
            <w:rFonts w:ascii="Arial" w:hAnsi="Arial" w:cs="Arial"/>
            <w:noProof/>
            <w:webHidden/>
          </w:rPr>
          <w:tab/>
        </w:r>
        <w:r w:rsidR="00740A13" w:rsidRPr="00740A13">
          <w:rPr>
            <w:rFonts w:ascii="Arial" w:hAnsi="Arial" w:cs="Arial"/>
            <w:noProof/>
            <w:webHidden/>
          </w:rPr>
          <w:fldChar w:fldCharType="begin"/>
        </w:r>
        <w:r w:rsidR="00740A13" w:rsidRPr="00740A13">
          <w:rPr>
            <w:rFonts w:ascii="Arial" w:hAnsi="Arial" w:cs="Arial"/>
            <w:noProof/>
            <w:webHidden/>
          </w:rPr>
          <w:instrText xml:space="preserve"> PAGEREF _Toc384913716 \h </w:instrText>
        </w:r>
        <w:r w:rsidR="00740A13" w:rsidRPr="00740A13">
          <w:rPr>
            <w:rFonts w:ascii="Arial" w:hAnsi="Arial" w:cs="Arial"/>
            <w:noProof/>
            <w:webHidden/>
          </w:rPr>
        </w:r>
        <w:r w:rsidR="00740A13" w:rsidRPr="00740A13">
          <w:rPr>
            <w:rFonts w:ascii="Arial" w:hAnsi="Arial" w:cs="Arial"/>
            <w:noProof/>
            <w:webHidden/>
          </w:rPr>
          <w:fldChar w:fldCharType="separate"/>
        </w:r>
        <w:r w:rsidR="00740A13" w:rsidRPr="00740A13">
          <w:rPr>
            <w:rFonts w:ascii="Arial" w:hAnsi="Arial" w:cs="Arial"/>
            <w:noProof/>
            <w:webHidden/>
          </w:rPr>
          <w:t>23</w:t>
        </w:r>
        <w:r w:rsidR="00740A13" w:rsidRPr="00740A13">
          <w:rPr>
            <w:rFonts w:ascii="Arial" w:hAnsi="Arial" w:cs="Arial"/>
            <w:noProof/>
            <w:webHidden/>
          </w:rPr>
          <w:fldChar w:fldCharType="end"/>
        </w:r>
      </w:hyperlink>
    </w:p>
    <w:p w:rsidR="00740A13" w:rsidRPr="00740A13" w:rsidRDefault="00590AB6">
      <w:pPr>
        <w:pStyle w:val="TOC2"/>
        <w:tabs>
          <w:tab w:val="right" w:leader="dot" w:pos="9016"/>
        </w:tabs>
        <w:rPr>
          <w:rFonts w:ascii="Arial" w:eastAsia="Times New Roman" w:hAnsi="Arial" w:cs="Arial"/>
          <w:bCs w:val="0"/>
          <w:noProof/>
          <w:szCs w:val="22"/>
          <w:lang w:eastAsia="en-GB"/>
        </w:rPr>
      </w:pPr>
      <w:hyperlink w:anchor="_Toc384913717" w:history="1">
        <w:r w:rsidR="00740A13" w:rsidRPr="00740A13">
          <w:rPr>
            <w:rStyle w:val="Hyperlink"/>
            <w:rFonts w:ascii="Arial" w:hAnsi="Arial" w:cs="Arial"/>
            <w:noProof/>
          </w:rPr>
          <w:t>Appendix 5 – Sample list of country-specific new shapes to be provided together with a sample pdf of the drawn shapes</w:t>
        </w:r>
        <w:r w:rsidR="00740A13" w:rsidRPr="00740A13">
          <w:rPr>
            <w:rFonts w:ascii="Arial" w:hAnsi="Arial" w:cs="Arial"/>
            <w:noProof/>
            <w:webHidden/>
          </w:rPr>
          <w:tab/>
        </w:r>
        <w:r w:rsidR="00740A13" w:rsidRPr="00740A13">
          <w:rPr>
            <w:rFonts w:ascii="Arial" w:hAnsi="Arial" w:cs="Arial"/>
            <w:noProof/>
            <w:webHidden/>
          </w:rPr>
          <w:fldChar w:fldCharType="begin"/>
        </w:r>
        <w:r w:rsidR="00740A13" w:rsidRPr="00740A13">
          <w:rPr>
            <w:rFonts w:ascii="Arial" w:hAnsi="Arial" w:cs="Arial"/>
            <w:noProof/>
            <w:webHidden/>
          </w:rPr>
          <w:instrText xml:space="preserve"> PAGEREF _Toc384913717 \h </w:instrText>
        </w:r>
        <w:r w:rsidR="00740A13" w:rsidRPr="00740A13">
          <w:rPr>
            <w:rFonts w:ascii="Arial" w:hAnsi="Arial" w:cs="Arial"/>
            <w:noProof/>
            <w:webHidden/>
          </w:rPr>
        </w:r>
        <w:r w:rsidR="00740A13" w:rsidRPr="00740A13">
          <w:rPr>
            <w:rFonts w:ascii="Arial" w:hAnsi="Arial" w:cs="Arial"/>
            <w:noProof/>
            <w:webHidden/>
          </w:rPr>
          <w:fldChar w:fldCharType="separate"/>
        </w:r>
        <w:r w:rsidR="00740A13" w:rsidRPr="00740A13">
          <w:rPr>
            <w:rFonts w:ascii="Arial" w:hAnsi="Arial" w:cs="Arial"/>
            <w:noProof/>
            <w:webHidden/>
          </w:rPr>
          <w:t>24</w:t>
        </w:r>
        <w:r w:rsidR="00740A13" w:rsidRPr="00740A13">
          <w:rPr>
            <w:rFonts w:ascii="Arial" w:hAnsi="Arial" w:cs="Arial"/>
            <w:noProof/>
            <w:webHidden/>
          </w:rPr>
          <w:fldChar w:fldCharType="end"/>
        </w:r>
      </w:hyperlink>
    </w:p>
    <w:p w:rsidR="00740A13" w:rsidRPr="00740A13" w:rsidRDefault="00590AB6">
      <w:pPr>
        <w:pStyle w:val="TOC2"/>
        <w:tabs>
          <w:tab w:val="right" w:leader="dot" w:pos="9016"/>
        </w:tabs>
        <w:rPr>
          <w:rFonts w:ascii="Arial" w:eastAsia="Times New Roman" w:hAnsi="Arial" w:cs="Arial"/>
          <w:bCs w:val="0"/>
          <w:noProof/>
          <w:szCs w:val="22"/>
          <w:lang w:eastAsia="en-GB"/>
        </w:rPr>
      </w:pPr>
      <w:hyperlink w:anchor="_Toc384913718" w:history="1">
        <w:r w:rsidR="00740A13" w:rsidRPr="00740A13">
          <w:rPr>
            <w:rStyle w:val="Hyperlink"/>
            <w:rFonts w:ascii="Arial" w:hAnsi="Arial" w:cs="Arial"/>
            <w:noProof/>
          </w:rPr>
          <w:t>Appendix 6 - Shape codes explained</w:t>
        </w:r>
        <w:r w:rsidR="00740A13" w:rsidRPr="00740A13">
          <w:rPr>
            <w:rFonts w:ascii="Arial" w:hAnsi="Arial" w:cs="Arial"/>
            <w:noProof/>
            <w:webHidden/>
          </w:rPr>
          <w:tab/>
        </w:r>
        <w:r w:rsidR="00740A13" w:rsidRPr="00740A13">
          <w:rPr>
            <w:rFonts w:ascii="Arial" w:hAnsi="Arial" w:cs="Arial"/>
            <w:noProof/>
            <w:webHidden/>
          </w:rPr>
          <w:fldChar w:fldCharType="begin"/>
        </w:r>
        <w:r w:rsidR="00740A13" w:rsidRPr="00740A13">
          <w:rPr>
            <w:rFonts w:ascii="Arial" w:hAnsi="Arial" w:cs="Arial"/>
            <w:noProof/>
            <w:webHidden/>
          </w:rPr>
          <w:instrText xml:space="preserve"> PAGEREF _Toc384913718 \h </w:instrText>
        </w:r>
        <w:r w:rsidR="00740A13" w:rsidRPr="00740A13">
          <w:rPr>
            <w:rFonts w:ascii="Arial" w:hAnsi="Arial" w:cs="Arial"/>
            <w:noProof/>
            <w:webHidden/>
          </w:rPr>
        </w:r>
        <w:r w:rsidR="00740A13" w:rsidRPr="00740A13">
          <w:rPr>
            <w:rFonts w:ascii="Arial" w:hAnsi="Arial" w:cs="Arial"/>
            <w:noProof/>
            <w:webHidden/>
          </w:rPr>
          <w:fldChar w:fldCharType="separate"/>
        </w:r>
        <w:r w:rsidR="00740A13" w:rsidRPr="00740A13">
          <w:rPr>
            <w:rFonts w:ascii="Arial" w:hAnsi="Arial" w:cs="Arial"/>
            <w:noProof/>
            <w:webHidden/>
          </w:rPr>
          <w:t>26</w:t>
        </w:r>
        <w:r w:rsidR="00740A13" w:rsidRPr="00740A13">
          <w:rPr>
            <w:rFonts w:ascii="Arial" w:hAnsi="Arial" w:cs="Arial"/>
            <w:noProof/>
            <w:webHidden/>
          </w:rPr>
          <w:fldChar w:fldCharType="end"/>
        </w:r>
      </w:hyperlink>
    </w:p>
    <w:p w:rsidR="00740A13" w:rsidRPr="00740A13" w:rsidRDefault="00590AB6">
      <w:pPr>
        <w:pStyle w:val="TOC2"/>
        <w:tabs>
          <w:tab w:val="right" w:leader="dot" w:pos="9016"/>
        </w:tabs>
        <w:rPr>
          <w:rFonts w:ascii="Arial" w:eastAsia="Times New Roman" w:hAnsi="Arial" w:cs="Arial"/>
          <w:bCs w:val="0"/>
          <w:noProof/>
          <w:szCs w:val="22"/>
          <w:lang w:eastAsia="en-GB"/>
        </w:rPr>
      </w:pPr>
      <w:hyperlink w:anchor="_Toc384913719" w:history="1">
        <w:r w:rsidR="00740A13" w:rsidRPr="00740A13">
          <w:rPr>
            <w:rStyle w:val="Hyperlink"/>
            <w:rFonts w:ascii="Arial" w:hAnsi="Arial" w:cs="Arial"/>
            <w:noProof/>
          </w:rPr>
          <w:t xml:space="preserve">Appendix 7 - </w:t>
        </w:r>
        <w:r w:rsidR="003C6671">
          <w:rPr>
            <w:rStyle w:val="Hyperlink"/>
            <w:rFonts w:ascii="Arial" w:hAnsi="Arial" w:cs="Arial"/>
            <w:noProof/>
          </w:rPr>
          <w:t>GloboDiet</w:t>
        </w:r>
        <w:r w:rsidR="00740A13" w:rsidRPr="00740A13">
          <w:rPr>
            <w:rStyle w:val="Hyperlink"/>
            <w:rFonts w:ascii="Arial" w:hAnsi="Arial" w:cs="Arial"/>
            <w:noProof/>
          </w:rPr>
          <w:t xml:space="preserve"> picture booklet (sample inventory sheet)</w:t>
        </w:r>
        <w:r w:rsidR="00740A13" w:rsidRPr="00740A13">
          <w:rPr>
            <w:rFonts w:ascii="Arial" w:hAnsi="Arial" w:cs="Arial"/>
            <w:noProof/>
            <w:webHidden/>
          </w:rPr>
          <w:tab/>
        </w:r>
        <w:r w:rsidR="00740A13" w:rsidRPr="00740A13">
          <w:rPr>
            <w:rFonts w:ascii="Arial" w:hAnsi="Arial" w:cs="Arial"/>
            <w:noProof/>
            <w:webHidden/>
          </w:rPr>
          <w:fldChar w:fldCharType="begin"/>
        </w:r>
        <w:r w:rsidR="00740A13" w:rsidRPr="00740A13">
          <w:rPr>
            <w:rFonts w:ascii="Arial" w:hAnsi="Arial" w:cs="Arial"/>
            <w:noProof/>
            <w:webHidden/>
          </w:rPr>
          <w:instrText xml:space="preserve"> PAGEREF _Toc384913719 \h </w:instrText>
        </w:r>
        <w:r w:rsidR="00740A13" w:rsidRPr="00740A13">
          <w:rPr>
            <w:rFonts w:ascii="Arial" w:hAnsi="Arial" w:cs="Arial"/>
            <w:noProof/>
            <w:webHidden/>
          </w:rPr>
        </w:r>
        <w:r w:rsidR="00740A13" w:rsidRPr="00740A13">
          <w:rPr>
            <w:rFonts w:ascii="Arial" w:hAnsi="Arial" w:cs="Arial"/>
            <w:noProof/>
            <w:webHidden/>
          </w:rPr>
          <w:fldChar w:fldCharType="separate"/>
        </w:r>
        <w:r w:rsidR="00740A13" w:rsidRPr="00740A13">
          <w:rPr>
            <w:rFonts w:ascii="Arial" w:hAnsi="Arial" w:cs="Arial"/>
            <w:noProof/>
            <w:webHidden/>
          </w:rPr>
          <w:t>27</w:t>
        </w:r>
        <w:r w:rsidR="00740A13" w:rsidRPr="00740A13">
          <w:rPr>
            <w:rFonts w:ascii="Arial" w:hAnsi="Arial" w:cs="Arial"/>
            <w:noProof/>
            <w:webHidden/>
          </w:rPr>
          <w:fldChar w:fldCharType="end"/>
        </w:r>
      </w:hyperlink>
    </w:p>
    <w:p w:rsidR="00A92373" w:rsidRPr="00740A13" w:rsidRDefault="00F14A0B" w:rsidP="00F14A0B">
      <w:pPr>
        <w:pStyle w:val="Heading1"/>
        <w:numPr>
          <w:ilvl w:val="0"/>
          <w:numId w:val="0"/>
        </w:numPr>
        <w:rPr>
          <w:rFonts w:ascii="Arial" w:hAnsi="Arial"/>
        </w:rPr>
      </w:pPr>
      <w:r w:rsidRPr="00740A13">
        <w:rPr>
          <w:rFonts w:ascii="Arial" w:hAnsi="Arial"/>
        </w:rPr>
        <w:fldChar w:fldCharType="end"/>
      </w:r>
    </w:p>
    <w:p w:rsidR="006165F8" w:rsidRPr="004F555E" w:rsidRDefault="00A92373" w:rsidP="00F14A0B">
      <w:pPr>
        <w:pStyle w:val="Heading1"/>
        <w:rPr>
          <w:rFonts w:ascii="Arial" w:hAnsi="Arial"/>
        </w:rPr>
      </w:pPr>
      <w:r w:rsidRPr="00ED5D6F">
        <w:rPr>
          <w:rFonts w:ascii="Arial" w:hAnsi="Arial"/>
        </w:rPr>
        <w:br w:type="page"/>
      </w:r>
      <w:bookmarkStart w:id="0" w:name="_Toc380758346"/>
      <w:bookmarkStart w:id="1" w:name="_Toc380758449"/>
      <w:bookmarkStart w:id="2" w:name="_Toc380758456"/>
      <w:bookmarkStart w:id="3" w:name="_Toc381984371"/>
      <w:bookmarkStart w:id="4" w:name="_Toc384913707"/>
      <w:r w:rsidRPr="004F555E">
        <w:rPr>
          <w:rFonts w:ascii="Arial" w:hAnsi="Arial"/>
        </w:rPr>
        <w:lastRenderedPageBreak/>
        <w:t>Introduction</w:t>
      </w:r>
      <w:bookmarkEnd w:id="0"/>
      <w:bookmarkEnd w:id="1"/>
      <w:bookmarkEnd w:id="2"/>
      <w:bookmarkEnd w:id="3"/>
      <w:bookmarkEnd w:id="4"/>
    </w:p>
    <w:p w:rsidR="006165F8" w:rsidRPr="004F555E" w:rsidRDefault="006165F8" w:rsidP="007E0A48">
      <w:pPr>
        <w:spacing w:after="0" w:line="360" w:lineRule="auto"/>
        <w:ind w:right="-118"/>
        <w:jc w:val="both"/>
        <w:rPr>
          <w:rFonts w:ascii="Arial" w:hAnsi="Arial" w:cs="Arial"/>
          <w:sz w:val="22"/>
          <w:lang w:val="en-US"/>
        </w:rPr>
      </w:pPr>
    </w:p>
    <w:p w:rsidR="00656073" w:rsidRPr="004F555E" w:rsidRDefault="00022510" w:rsidP="00656073">
      <w:pPr>
        <w:pStyle w:val="ListParagraph"/>
        <w:spacing w:after="0" w:line="360" w:lineRule="auto"/>
        <w:ind w:left="0" w:right="-118"/>
        <w:jc w:val="both"/>
        <w:rPr>
          <w:rFonts w:ascii="Arial" w:hAnsi="Arial" w:cs="Arial"/>
          <w:sz w:val="22"/>
          <w:lang w:val="en-US"/>
        </w:rPr>
      </w:pPr>
      <w:r w:rsidRPr="004F555E">
        <w:rPr>
          <w:rFonts w:ascii="Arial" w:hAnsi="Arial" w:cs="Arial"/>
          <w:sz w:val="22"/>
          <w:lang w:val="en-US"/>
        </w:rPr>
        <w:t>T</w:t>
      </w:r>
      <w:r w:rsidR="00656073" w:rsidRPr="004F555E">
        <w:rPr>
          <w:rFonts w:ascii="Arial" w:hAnsi="Arial" w:cs="Arial"/>
          <w:sz w:val="22"/>
          <w:lang w:val="en-US"/>
        </w:rPr>
        <w:t xml:space="preserve">he International Agency for Research on Cancer (IARC) has the scientific responsibility of the </w:t>
      </w:r>
      <w:r w:rsidR="003C6671">
        <w:rPr>
          <w:rFonts w:ascii="Arial" w:hAnsi="Arial" w:cs="Arial"/>
          <w:sz w:val="22"/>
          <w:lang w:val="en-US"/>
        </w:rPr>
        <w:t>GloboDiet</w:t>
      </w:r>
      <w:r w:rsidR="00656073" w:rsidRPr="004F555E">
        <w:rPr>
          <w:rFonts w:ascii="Arial" w:hAnsi="Arial" w:cs="Arial"/>
          <w:sz w:val="22"/>
          <w:lang w:val="en-US"/>
        </w:rPr>
        <w:t xml:space="preserve"> methodology</w:t>
      </w:r>
      <w:r w:rsidR="005A35B2" w:rsidRPr="004F555E">
        <w:rPr>
          <w:rFonts w:ascii="Arial" w:hAnsi="Arial" w:cs="Arial"/>
          <w:sz w:val="22"/>
          <w:lang w:val="en-US"/>
        </w:rPr>
        <w:t xml:space="preserve"> made accessible to projects and countries worldwide</w:t>
      </w:r>
      <w:r w:rsidR="007378E7" w:rsidRPr="004F555E">
        <w:rPr>
          <w:rFonts w:ascii="Arial" w:hAnsi="Arial" w:cs="Arial"/>
          <w:sz w:val="22"/>
          <w:lang w:val="en-US"/>
        </w:rPr>
        <w:t>;</w:t>
      </w:r>
      <w:r w:rsidRPr="004F555E">
        <w:rPr>
          <w:rFonts w:ascii="Arial" w:hAnsi="Arial" w:cs="Arial"/>
          <w:sz w:val="22"/>
          <w:lang w:val="en-US"/>
        </w:rPr>
        <w:t xml:space="preserve"> </w:t>
      </w:r>
      <w:r w:rsidR="007378E7" w:rsidRPr="004F555E">
        <w:rPr>
          <w:rFonts w:ascii="Arial" w:hAnsi="Arial" w:cs="Arial"/>
          <w:sz w:val="22"/>
          <w:lang w:val="en-US"/>
        </w:rPr>
        <w:t>the picture booklet to assess food item quantification is part of the methodology. F</w:t>
      </w:r>
      <w:r w:rsidRPr="004F555E">
        <w:rPr>
          <w:rFonts w:ascii="Arial" w:hAnsi="Arial" w:cs="Arial"/>
          <w:sz w:val="22"/>
          <w:lang w:val="en-US"/>
        </w:rPr>
        <w:t>or this reason</w:t>
      </w:r>
      <w:r w:rsidR="00656073" w:rsidRPr="004F555E">
        <w:rPr>
          <w:rFonts w:ascii="Arial" w:hAnsi="Arial" w:cs="Arial"/>
          <w:sz w:val="22"/>
          <w:lang w:val="en-US"/>
        </w:rPr>
        <w:t xml:space="preserve"> reference guidelines</w:t>
      </w:r>
      <w:r w:rsidR="00DF3DEC" w:rsidRPr="004F555E">
        <w:rPr>
          <w:rFonts w:ascii="Arial" w:hAnsi="Arial" w:cs="Arial"/>
          <w:sz w:val="22"/>
          <w:lang w:val="en-US"/>
        </w:rPr>
        <w:t xml:space="preserve"> </w:t>
      </w:r>
      <w:r w:rsidR="00656073" w:rsidRPr="004F555E">
        <w:rPr>
          <w:rFonts w:ascii="Arial" w:hAnsi="Arial" w:cs="Arial"/>
          <w:sz w:val="22"/>
          <w:lang w:val="en-US"/>
        </w:rPr>
        <w:t xml:space="preserve">to take </w:t>
      </w:r>
      <w:proofErr w:type="spellStart"/>
      <w:r w:rsidR="00656073" w:rsidRPr="004F555E">
        <w:rPr>
          <w:rFonts w:ascii="Arial" w:hAnsi="Arial" w:cs="Arial"/>
          <w:sz w:val="22"/>
          <w:lang w:val="en-US"/>
        </w:rPr>
        <w:t>standardised</w:t>
      </w:r>
      <w:proofErr w:type="spellEnd"/>
      <w:r w:rsidR="00656073" w:rsidRPr="004F555E">
        <w:rPr>
          <w:rFonts w:ascii="Arial" w:hAnsi="Arial" w:cs="Arial"/>
          <w:sz w:val="22"/>
          <w:lang w:val="en-US"/>
        </w:rPr>
        <w:t xml:space="preserve"> pictures </w:t>
      </w:r>
      <w:r w:rsidR="00FC5352" w:rsidRPr="004F555E">
        <w:rPr>
          <w:rFonts w:ascii="Arial" w:hAnsi="Arial" w:cs="Arial"/>
          <w:sz w:val="22"/>
          <w:lang w:val="en-US"/>
        </w:rPr>
        <w:t xml:space="preserve">of foods, dishes </w:t>
      </w:r>
      <w:r w:rsidR="00656073" w:rsidRPr="004F555E">
        <w:rPr>
          <w:rFonts w:ascii="Arial" w:hAnsi="Arial" w:cs="Arial"/>
          <w:sz w:val="22"/>
          <w:lang w:val="en-US"/>
        </w:rPr>
        <w:t xml:space="preserve">and </w:t>
      </w:r>
      <w:r w:rsidR="00FC5352" w:rsidRPr="004F555E">
        <w:rPr>
          <w:rFonts w:ascii="Arial" w:hAnsi="Arial" w:cs="Arial"/>
          <w:sz w:val="22"/>
          <w:lang w:val="en-US"/>
        </w:rPr>
        <w:t xml:space="preserve">household measures and </w:t>
      </w:r>
      <w:r w:rsidR="00656073" w:rsidRPr="004F555E">
        <w:rPr>
          <w:rFonts w:ascii="Arial" w:hAnsi="Arial" w:cs="Arial"/>
          <w:sz w:val="22"/>
          <w:lang w:val="en-US"/>
        </w:rPr>
        <w:t xml:space="preserve">prepare food shapes </w:t>
      </w:r>
      <w:r w:rsidR="0039340D" w:rsidRPr="004F555E">
        <w:rPr>
          <w:rFonts w:ascii="Arial" w:hAnsi="Arial" w:cs="Arial"/>
          <w:sz w:val="22"/>
          <w:lang w:val="en-US"/>
        </w:rPr>
        <w:t xml:space="preserve">for use with </w:t>
      </w:r>
      <w:r w:rsidR="00FC5352" w:rsidRPr="004F555E">
        <w:rPr>
          <w:rFonts w:ascii="Arial" w:hAnsi="Arial" w:cs="Arial"/>
          <w:sz w:val="22"/>
          <w:lang w:val="en-US"/>
        </w:rPr>
        <w:t xml:space="preserve">the </w:t>
      </w:r>
      <w:r w:rsidR="003C6671">
        <w:rPr>
          <w:rFonts w:ascii="Arial" w:hAnsi="Arial" w:cs="Arial"/>
          <w:sz w:val="22"/>
          <w:lang w:val="en-US"/>
        </w:rPr>
        <w:t>GloboDiet</w:t>
      </w:r>
      <w:r w:rsidR="00666C3C" w:rsidRPr="004F555E">
        <w:rPr>
          <w:rFonts w:ascii="Arial" w:hAnsi="Arial" w:cs="Arial"/>
          <w:sz w:val="22"/>
          <w:lang w:val="en-US"/>
        </w:rPr>
        <w:t xml:space="preserve"> </w:t>
      </w:r>
      <w:r w:rsidR="00FC5352" w:rsidRPr="004F555E">
        <w:rPr>
          <w:rFonts w:ascii="Arial" w:hAnsi="Arial" w:cs="Arial"/>
          <w:sz w:val="22"/>
          <w:lang w:val="en-US"/>
        </w:rPr>
        <w:t xml:space="preserve">application </w:t>
      </w:r>
      <w:r w:rsidR="00656073" w:rsidRPr="004F555E">
        <w:rPr>
          <w:rFonts w:ascii="Arial" w:hAnsi="Arial" w:cs="Arial"/>
          <w:sz w:val="22"/>
          <w:lang w:val="en-US"/>
        </w:rPr>
        <w:t>are described in this document</w:t>
      </w:r>
      <w:r w:rsidR="00BD53F1" w:rsidRPr="004F555E">
        <w:rPr>
          <w:rFonts w:ascii="Arial" w:hAnsi="Arial" w:cs="Arial"/>
          <w:sz w:val="22"/>
          <w:lang w:val="en-US"/>
        </w:rPr>
        <w:t xml:space="preserve">. </w:t>
      </w:r>
      <w:r w:rsidR="00BE715F" w:rsidRPr="004F555E">
        <w:rPr>
          <w:rFonts w:ascii="Arial" w:hAnsi="Arial" w:cs="Arial"/>
          <w:sz w:val="22"/>
          <w:lang w:val="en-US"/>
        </w:rPr>
        <w:t>The main purpose of these guidelines is to ensure that the development</w:t>
      </w:r>
      <w:r w:rsidR="0039340D" w:rsidRPr="004F555E">
        <w:rPr>
          <w:rFonts w:ascii="Arial" w:hAnsi="Arial" w:cs="Arial"/>
          <w:sz w:val="22"/>
          <w:lang w:val="en-US"/>
        </w:rPr>
        <w:t xml:space="preserve"> and </w:t>
      </w:r>
      <w:r w:rsidR="00BE715F" w:rsidRPr="004F555E">
        <w:rPr>
          <w:rFonts w:ascii="Arial" w:hAnsi="Arial" w:cs="Arial"/>
          <w:sz w:val="22"/>
          <w:lang w:val="en-US"/>
        </w:rPr>
        <w:t xml:space="preserve">choice of pictures, food shapes and household measures for use within the </w:t>
      </w:r>
      <w:r w:rsidR="003C6671">
        <w:rPr>
          <w:rFonts w:ascii="Arial" w:hAnsi="Arial" w:cs="Arial"/>
          <w:sz w:val="22"/>
          <w:lang w:val="en-US"/>
        </w:rPr>
        <w:t>GloboDiet</w:t>
      </w:r>
      <w:r w:rsidR="00BE715F" w:rsidRPr="004F555E">
        <w:rPr>
          <w:rFonts w:ascii="Arial" w:hAnsi="Arial" w:cs="Arial"/>
          <w:sz w:val="22"/>
          <w:lang w:val="en-US"/>
        </w:rPr>
        <w:t xml:space="preserve"> methodology is comparable across countries and studies</w:t>
      </w:r>
      <w:r w:rsidR="00BD53F1" w:rsidRPr="004F555E">
        <w:rPr>
          <w:rFonts w:ascii="Arial" w:hAnsi="Arial" w:cs="Arial"/>
          <w:sz w:val="22"/>
          <w:lang w:val="en-US"/>
        </w:rPr>
        <w:t>, warranting the best possible collection of food consumption data</w:t>
      </w:r>
      <w:r w:rsidR="00BE715F" w:rsidRPr="004F555E">
        <w:rPr>
          <w:rFonts w:ascii="Arial" w:hAnsi="Arial" w:cs="Arial"/>
          <w:sz w:val="22"/>
          <w:lang w:val="en-US"/>
        </w:rPr>
        <w:t>.</w:t>
      </w:r>
    </w:p>
    <w:p w:rsidR="00BD58C2" w:rsidRPr="004F555E" w:rsidRDefault="00BD58C2" w:rsidP="00656073">
      <w:pPr>
        <w:pStyle w:val="ListParagraph"/>
        <w:spacing w:after="0" w:line="360" w:lineRule="auto"/>
        <w:ind w:left="0" w:right="-118"/>
        <w:jc w:val="both"/>
        <w:rPr>
          <w:rFonts w:ascii="Arial" w:hAnsi="Arial" w:cs="Arial"/>
          <w:sz w:val="22"/>
          <w:lang w:val="en-US"/>
        </w:rPr>
      </w:pPr>
    </w:p>
    <w:p w:rsidR="00BD58C2" w:rsidRPr="00B85B33" w:rsidRDefault="00BD58C2" w:rsidP="00BD58C2">
      <w:pPr>
        <w:spacing w:after="0" w:line="360" w:lineRule="auto"/>
        <w:ind w:right="-118"/>
        <w:jc w:val="both"/>
        <w:rPr>
          <w:rFonts w:ascii="Arial" w:hAnsi="Arial" w:cs="Arial"/>
          <w:sz w:val="22"/>
          <w:lang w:val="en-US"/>
        </w:rPr>
      </w:pPr>
      <w:r w:rsidRPr="00B85B33">
        <w:rPr>
          <w:rFonts w:ascii="Arial" w:hAnsi="Arial" w:cs="Arial"/>
          <w:sz w:val="22"/>
          <w:lang w:val="en-US"/>
        </w:rPr>
        <w:t>These guidelines are based on the literature, on previous</w:t>
      </w:r>
      <w:r w:rsidR="00FC5352" w:rsidRPr="00B85B33">
        <w:rPr>
          <w:rFonts w:ascii="Arial" w:hAnsi="Arial" w:cs="Arial"/>
          <w:sz w:val="22"/>
          <w:lang w:val="en-US"/>
        </w:rPr>
        <w:t>ly</w:t>
      </w:r>
      <w:r w:rsidRPr="00B85B33">
        <w:rPr>
          <w:rFonts w:ascii="Arial" w:hAnsi="Arial" w:cs="Arial"/>
          <w:sz w:val="22"/>
          <w:lang w:val="en-US"/>
        </w:rPr>
        <w:t xml:space="preserve"> used </w:t>
      </w:r>
      <w:r w:rsidR="003C6671">
        <w:rPr>
          <w:rFonts w:ascii="Arial" w:hAnsi="Arial" w:cs="Arial"/>
          <w:sz w:val="22"/>
          <w:lang w:val="en-US"/>
        </w:rPr>
        <w:t>GloboDiet</w:t>
      </w:r>
      <w:r w:rsidRPr="00B85B33">
        <w:rPr>
          <w:rFonts w:ascii="Arial" w:hAnsi="Arial" w:cs="Arial"/>
          <w:sz w:val="22"/>
          <w:lang w:val="en-US"/>
        </w:rPr>
        <w:t xml:space="preserve"> procedure</w:t>
      </w:r>
      <w:r w:rsidR="00FC5352" w:rsidRPr="00B85B33">
        <w:rPr>
          <w:rFonts w:ascii="Arial" w:hAnsi="Arial" w:cs="Arial"/>
          <w:sz w:val="22"/>
          <w:lang w:val="en-US"/>
        </w:rPr>
        <w:t>s</w:t>
      </w:r>
      <w:r w:rsidRPr="00B85B33">
        <w:rPr>
          <w:rFonts w:ascii="Arial" w:hAnsi="Arial" w:cs="Arial"/>
          <w:sz w:val="22"/>
          <w:lang w:val="en-US"/>
        </w:rPr>
        <w:t xml:space="preserve">, on the EFSA expert committee opinion and on the experience from </w:t>
      </w:r>
      <w:r w:rsidR="00F16210" w:rsidRPr="00B85B33">
        <w:rPr>
          <w:rFonts w:ascii="Arial" w:hAnsi="Arial" w:cs="Arial"/>
          <w:sz w:val="22"/>
          <w:lang w:val="en-US"/>
        </w:rPr>
        <w:t xml:space="preserve">recent projects, including </w:t>
      </w:r>
      <w:r w:rsidRPr="00B85B33">
        <w:rPr>
          <w:rFonts w:ascii="Arial" w:hAnsi="Arial" w:cs="Arial"/>
          <w:sz w:val="22"/>
          <w:lang w:val="en-US"/>
        </w:rPr>
        <w:t>EFCOVAL</w:t>
      </w:r>
      <w:r w:rsidR="00B85B33">
        <w:rPr>
          <w:rFonts w:ascii="Arial" w:hAnsi="Arial" w:cs="Arial"/>
          <w:sz w:val="22"/>
          <w:lang w:val="en-US"/>
        </w:rPr>
        <w:t xml:space="preserve"> and PANCAKE</w:t>
      </w:r>
      <w:r w:rsidRPr="00B85B33">
        <w:rPr>
          <w:rFonts w:ascii="Arial" w:hAnsi="Arial" w:cs="Arial"/>
          <w:sz w:val="22"/>
          <w:lang w:val="en-US"/>
        </w:rPr>
        <w:t xml:space="preserve">. The </w:t>
      </w:r>
      <w:r w:rsidR="0039340D" w:rsidRPr="00B85B33">
        <w:rPr>
          <w:rFonts w:ascii="Arial" w:hAnsi="Arial" w:cs="Arial"/>
          <w:sz w:val="22"/>
          <w:lang w:val="en-US"/>
        </w:rPr>
        <w:t>latter developed</w:t>
      </w:r>
      <w:r w:rsidRPr="00B85B33">
        <w:rPr>
          <w:rFonts w:ascii="Arial" w:hAnsi="Arial" w:cs="Arial"/>
          <w:sz w:val="22"/>
          <w:lang w:val="en-US"/>
        </w:rPr>
        <w:t xml:space="preserve"> and tested a protocol to create pictures of </w:t>
      </w:r>
      <w:r w:rsidR="0094787B">
        <w:rPr>
          <w:rFonts w:ascii="Arial" w:hAnsi="Arial" w:cs="Arial"/>
          <w:sz w:val="22"/>
          <w:lang w:val="en-US"/>
        </w:rPr>
        <w:t xml:space="preserve">food </w:t>
      </w:r>
      <w:r w:rsidRPr="00B85B33">
        <w:rPr>
          <w:rFonts w:ascii="Arial" w:hAnsi="Arial" w:cs="Arial"/>
          <w:sz w:val="22"/>
          <w:lang w:val="en-US"/>
        </w:rPr>
        <w:t>portion sizes for use among children in Europe.</w:t>
      </w:r>
    </w:p>
    <w:p w:rsidR="00BD58C2" w:rsidRPr="00B85B33" w:rsidRDefault="00BD58C2" w:rsidP="00656073">
      <w:pPr>
        <w:pStyle w:val="ListParagraph"/>
        <w:spacing w:after="0" w:line="360" w:lineRule="auto"/>
        <w:ind w:left="0" w:right="-118"/>
        <w:jc w:val="both"/>
        <w:rPr>
          <w:rFonts w:ascii="Arial" w:hAnsi="Arial" w:cs="Arial"/>
          <w:sz w:val="22"/>
          <w:lang w:val="en-US"/>
        </w:rPr>
      </w:pPr>
    </w:p>
    <w:p w:rsidR="00430258" w:rsidRPr="00B85B33" w:rsidRDefault="00430258" w:rsidP="00656073">
      <w:pPr>
        <w:pStyle w:val="ListParagraph"/>
        <w:spacing w:after="0" w:line="360" w:lineRule="auto"/>
        <w:ind w:left="0" w:right="-118"/>
        <w:jc w:val="both"/>
        <w:rPr>
          <w:rFonts w:ascii="Arial" w:hAnsi="Arial" w:cs="Arial"/>
          <w:sz w:val="22"/>
          <w:lang w:val="en-US"/>
        </w:rPr>
      </w:pPr>
    </w:p>
    <w:p w:rsidR="00BD53F1" w:rsidRPr="00B85B33" w:rsidRDefault="003C6671" w:rsidP="001B78ED">
      <w:pPr>
        <w:pStyle w:val="ListParagraph"/>
        <w:shd w:val="clear" w:color="auto" w:fill="F2F2F2"/>
        <w:spacing w:after="0" w:line="360" w:lineRule="auto"/>
        <w:ind w:left="0" w:right="-118"/>
        <w:jc w:val="both"/>
        <w:rPr>
          <w:rFonts w:ascii="Arial" w:hAnsi="Arial" w:cs="Arial"/>
          <w:i/>
          <w:sz w:val="22"/>
          <w:lang w:val="en-US"/>
        </w:rPr>
      </w:pPr>
      <w:r>
        <w:rPr>
          <w:rFonts w:ascii="Arial" w:hAnsi="Arial" w:cs="Arial"/>
          <w:i/>
          <w:sz w:val="22"/>
          <w:lang w:val="en-US"/>
        </w:rPr>
        <w:t>GloboDiet</w:t>
      </w:r>
    </w:p>
    <w:p w:rsidR="00773AAE" w:rsidRPr="00B85B33" w:rsidRDefault="003C6671" w:rsidP="001B78ED">
      <w:pPr>
        <w:shd w:val="clear" w:color="auto" w:fill="F2F2F2"/>
        <w:spacing w:after="0" w:line="360" w:lineRule="auto"/>
        <w:ind w:right="-118"/>
        <w:jc w:val="both"/>
        <w:rPr>
          <w:rFonts w:ascii="Arial" w:hAnsi="Arial" w:cs="Arial"/>
          <w:sz w:val="22"/>
          <w:lang w:val="en-US"/>
        </w:rPr>
      </w:pPr>
      <w:r>
        <w:rPr>
          <w:rFonts w:ascii="Arial" w:hAnsi="Arial" w:cs="Arial"/>
          <w:sz w:val="22"/>
          <w:lang w:val="en-US"/>
        </w:rPr>
        <w:t>GloboDiet</w:t>
      </w:r>
      <w:r w:rsidR="00BD53F1" w:rsidRPr="00B85B33">
        <w:rPr>
          <w:rFonts w:ascii="Arial" w:hAnsi="Arial" w:cs="Arial"/>
          <w:sz w:val="22"/>
          <w:lang w:val="en-US"/>
        </w:rPr>
        <w:t xml:space="preserve"> is a computer-assisted 24-h dietary recall that follows </w:t>
      </w:r>
      <w:proofErr w:type="spellStart"/>
      <w:r w:rsidR="00BD53F1" w:rsidRPr="00B85B33">
        <w:rPr>
          <w:rFonts w:ascii="Arial" w:hAnsi="Arial" w:cs="Arial"/>
          <w:sz w:val="22"/>
          <w:lang w:val="en-US"/>
        </w:rPr>
        <w:t>standardised</w:t>
      </w:r>
      <w:proofErr w:type="spellEnd"/>
      <w:r w:rsidR="00BD53F1" w:rsidRPr="00B85B33">
        <w:rPr>
          <w:rFonts w:ascii="Arial" w:hAnsi="Arial" w:cs="Arial"/>
          <w:sz w:val="22"/>
          <w:lang w:val="en-US"/>
        </w:rPr>
        <w:t xml:space="preserve"> steps when describing, quantifying, probing and calculating the food intakes. </w:t>
      </w:r>
    </w:p>
    <w:p w:rsidR="00BE715F" w:rsidRPr="00B85B33" w:rsidRDefault="00773AAE" w:rsidP="001B78ED">
      <w:pPr>
        <w:shd w:val="clear" w:color="auto" w:fill="F2F2F2"/>
        <w:spacing w:after="0" w:line="360" w:lineRule="auto"/>
        <w:ind w:right="-118"/>
        <w:jc w:val="both"/>
        <w:rPr>
          <w:rFonts w:ascii="Arial" w:hAnsi="Arial" w:cs="Arial"/>
          <w:sz w:val="22"/>
          <w:lang w:val="en-US"/>
        </w:rPr>
      </w:pPr>
      <w:r w:rsidRPr="00B85B33">
        <w:rPr>
          <w:rFonts w:ascii="Arial" w:hAnsi="Arial" w:cs="Arial"/>
          <w:sz w:val="22"/>
          <w:lang w:val="en-US"/>
        </w:rPr>
        <w:t xml:space="preserve">To quantify portion sizes within </w:t>
      </w:r>
      <w:r w:rsidR="003C6671">
        <w:rPr>
          <w:rFonts w:ascii="Arial" w:hAnsi="Arial" w:cs="Arial"/>
          <w:sz w:val="22"/>
          <w:lang w:val="en-US"/>
        </w:rPr>
        <w:t>GloboDiet</w:t>
      </w:r>
      <w:r w:rsidRPr="00B85B33">
        <w:rPr>
          <w:rFonts w:ascii="Arial" w:hAnsi="Arial" w:cs="Arial"/>
          <w:sz w:val="22"/>
          <w:lang w:val="en-US"/>
        </w:rPr>
        <w:t xml:space="preserve">, several methods can be used. </w:t>
      </w:r>
      <w:r w:rsidR="008661B8" w:rsidRPr="00B85B33">
        <w:rPr>
          <w:rFonts w:ascii="Arial" w:hAnsi="Arial" w:cs="Arial"/>
          <w:sz w:val="22"/>
          <w:lang w:val="en-US"/>
        </w:rPr>
        <w:t>F</w:t>
      </w:r>
      <w:r w:rsidRPr="00B85B33">
        <w:rPr>
          <w:rFonts w:ascii="Arial" w:hAnsi="Arial" w:cs="Arial"/>
          <w:sz w:val="22"/>
          <w:lang w:val="en-US"/>
        </w:rPr>
        <w:t xml:space="preserve">oods </w:t>
      </w:r>
      <w:r w:rsidR="008661B8" w:rsidRPr="00B85B33">
        <w:rPr>
          <w:rFonts w:ascii="Arial" w:hAnsi="Arial" w:cs="Arial"/>
          <w:sz w:val="22"/>
          <w:lang w:val="en-US"/>
        </w:rPr>
        <w:t xml:space="preserve">may </w:t>
      </w:r>
      <w:r w:rsidRPr="00B85B33">
        <w:rPr>
          <w:rFonts w:ascii="Arial" w:hAnsi="Arial" w:cs="Arial"/>
          <w:sz w:val="22"/>
          <w:lang w:val="en-US"/>
        </w:rPr>
        <w:t xml:space="preserve">be estimated with the help of </w:t>
      </w:r>
      <w:r w:rsidRPr="00B85B33">
        <w:rPr>
          <w:rFonts w:ascii="Arial" w:hAnsi="Arial" w:cs="Arial"/>
          <w:b/>
          <w:sz w:val="22"/>
          <w:lang w:val="en-US"/>
        </w:rPr>
        <w:t>household measures</w:t>
      </w:r>
      <w:r w:rsidR="005D635F" w:rsidRPr="00B85B33">
        <w:rPr>
          <w:rFonts w:ascii="Arial" w:hAnsi="Arial" w:cs="Arial"/>
          <w:b/>
          <w:sz w:val="22"/>
          <w:lang w:val="en-US"/>
        </w:rPr>
        <w:t xml:space="preserve"> </w:t>
      </w:r>
      <w:r w:rsidR="005D635F" w:rsidRPr="00B85B33">
        <w:rPr>
          <w:rFonts w:ascii="Arial" w:hAnsi="Arial" w:cs="Arial"/>
          <w:sz w:val="22"/>
          <w:lang w:val="en-US"/>
        </w:rPr>
        <w:t>(e.g. a cup of tea)</w:t>
      </w:r>
      <w:r w:rsidRPr="00B85B33">
        <w:rPr>
          <w:rFonts w:ascii="Arial" w:hAnsi="Arial" w:cs="Arial"/>
          <w:sz w:val="22"/>
          <w:lang w:val="en-US"/>
        </w:rPr>
        <w:t xml:space="preserve">. Foods that are consumed as more or less </w:t>
      </w:r>
      <w:r w:rsidRPr="00B85B33">
        <w:rPr>
          <w:rFonts w:ascii="Arial" w:hAnsi="Arial" w:cs="Arial"/>
          <w:b/>
          <w:sz w:val="22"/>
          <w:lang w:val="en-US"/>
        </w:rPr>
        <w:t>standard units</w:t>
      </w:r>
      <w:r w:rsidRPr="00B85B33">
        <w:rPr>
          <w:rFonts w:ascii="Arial" w:hAnsi="Arial" w:cs="Arial"/>
          <w:sz w:val="22"/>
          <w:lang w:val="en-US"/>
        </w:rPr>
        <w:t xml:space="preserve"> can be counted as such</w:t>
      </w:r>
      <w:r w:rsidR="005D635F" w:rsidRPr="00B85B33">
        <w:rPr>
          <w:rFonts w:ascii="Arial" w:hAnsi="Arial" w:cs="Arial"/>
          <w:sz w:val="22"/>
          <w:lang w:val="en-US"/>
        </w:rPr>
        <w:t xml:space="preserve"> (e.g. one apple, one can of beans)</w:t>
      </w:r>
      <w:r w:rsidRPr="00B85B33">
        <w:rPr>
          <w:rFonts w:ascii="Arial" w:hAnsi="Arial" w:cs="Arial"/>
          <w:sz w:val="22"/>
          <w:lang w:val="en-US"/>
        </w:rPr>
        <w:t xml:space="preserve">. Other foods that are difficult to quantify by these two methods can be quantified by more visual methods, such as </w:t>
      </w:r>
      <w:r w:rsidRPr="00B85B33">
        <w:rPr>
          <w:rFonts w:ascii="Arial" w:hAnsi="Arial" w:cs="Arial"/>
          <w:b/>
          <w:sz w:val="22"/>
          <w:lang w:val="en-US"/>
        </w:rPr>
        <w:t xml:space="preserve">food shapes </w:t>
      </w:r>
      <w:r w:rsidRPr="00B85B33">
        <w:rPr>
          <w:rFonts w:ascii="Arial" w:hAnsi="Arial" w:cs="Arial"/>
          <w:sz w:val="22"/>
          <w:lang w:val="en-US"/>
        </w:rPr>
        <w:t>or</w:t>
      </w:r>
      <w:r w:rsidRPr="00B85B33">
        <w:rPr>
          <w:rFonts w:ascii="Arial" w:hAnsi="Arial" w:cs="Arial"/>
          <w:b/>
          <w:sz w:val="22"/>
          <w:lang w:val="en-US"/>
        </w:rPr>
        <w:t xml:space="preserve"> pictures</w:t>
      </w:r>
      <w:r w:rsidRPr="00B85B33">
        <w:rPr>
          <w:rFonts w:ascii="Arial" w:hAnsi="Arial" w:cs="Arial"/>
          <w:sz w:val="22"/>
          <w:lang w:val="en-US"/>
        </w:rPr>
        <w:t xml:space="preserve">. </w:t>
      </w:r>
      <w:r w:rsidR="00E90957" w:rsidRPr="00B85B33">
        <w:rPr>
          <w:rFonts w:ascii="Arial" w:hAnsi="Arial" w:cs="Arial"/>
          <w:sz w:val="22"/>
          <w:lang w:val="en-US"/>
        </w:rPr>
        <w:t xml:space="preserve">If the exact </w:t>
      </w:r>
      <w:r w:rsidR="00E90957" w:rsidRPr="00B85B33">
        <w:rPr>
          <w:rFonts w:ascii="Arial" w:hAnsi="Arial" w:cs="Arial"/>
          <w:b/>
          <w:sz w:val="22"/>
          <w:lang w:val="en-US"/>
        </w:rPr>
        <w:t>volume</w:t>
      </w:r>
      <w:r w:rsidR="00E90957" w:rsidRPr="00B85B33">
        <w:rPr>
          <w:rFonts w:ascii="Arial" w:hAnsi="Arial" w:cs="Arial"/>
          <w:sz w:val="22"/>
          <w:lang w:val="en-US"/>
        </w:rPr>
        <w:t xml:space="preserve"> or </w:t>
      </w:r>
      <w:r w:rsidR="00E90957" w:rsidRPr="00B85B33">
        <w:rPr>
          <w:rFonts w:ascii="Arial" w:hAnsi="Arial" w:cs="Arial"/>
          <w:b/>
          <w:sz w:val="22"/>
          <w:lang w:val="en-US"/>
        </w:rPr>
        <w:t>weight</w:t>
      </w:r>
      <w:r w:rsidR="00E90957" w:rsidRPr="00B85B33">
        <w:rPr>
          <w:rFonts w:ascii="Arial" w:hAnsi="Arial" w:cs="Arial"/>
          <w:sz w:val="22"/>
          <w:lang w:val="en-US"/>
        </w:rPr>
        <w:t xml:space="preserve"> of the consumed food is known, </w:t>
      </w:r>
      <w:r w:rsidR="00A158DF" w:rsidRPr="00B85B33">
        <w:rPr>
          <w:rFonts w:ascii="Arial" w:hAnsi="Arial" w:cs="Arial"/>
          <w:sz w:val="22"/>
          <w:lang w:val="en-US"/>
        </w:rPr>
        <w:t>these</w:t>
      </w:r>
      <w:r w:rsidR="00E90957" w:rsidRPr="00B85B33">
        <w:rPr>
          <w:rFonts w:ascii="Arial" w:hAnsi="Arial" w:cs="Arial"/>
          <w:sz w:val="22"/>
          <w:lang w:val="en-US"/>
        </w:rPr>
        <w:t xml:space="preserve"> can also be entered directly</w:t>
      </w:r>
      <w:r w:rsidR="000129F2" w:rsidRPr="00B85B33">
        <w:rPr>
          <w:rFonts w:ascii="Arial" w:hAnsi="Arial" w:cs="Arial"/>
          <w:sz w:val="22"/>
          <w:lang w:val="en-US"/>
        </w:rPr>
        <w:t xml:space="preserve"> in the system</w:t>
      </w:r>
      <w:r w:rsidR="00E90957" w:rsidRPr="00B85B33">
        <w:rPr>
          <w:rFonts w:ascii="Arial" w:hAnsi="Arial" w:cs="Arial"/>
          <w:sz w:val="22"/>
          <w:lang w:val="en-US"/>
        </w:rPr>
        <w:t>.</w:t>
      </w:r>
    </w:p>
    <w:p w:rsidR="00773AAE" w:rsidRPr="00B85B33" w:rsidRDefault="00773AAE" w:rsidP="00656073">
      <w:pPr>
        <w:pStyle w:val="ListParagraph"/>
        <w:spacing w:after="0" w:line="360" w:lineRule="auto"/>
        <w:ind w:left="0" w:right="-118"/>
        <w:jc w:val="both"/>
        <w:rPr>
          <w:rFonts w:ascii="Arial" w:hAnsi="Arial" w:cs="Arial"/>
          <w:sz w:val="22"/>
          <w:lang w:val="en-US"/>
        </w:rPr>
      </w:pPr>
    </w:p>
    <w:p w:rsidR="00EE722C" w:rsidRPr="00B85B33" w:rsidRDefault="009162AA" w:rsidP="00E90957">
      <w:pPr>
        <w:spacing w:after="0" w:line="360" w:lineRule="auto"/>
        <w:ind w:right="-118"/>
        <w:jc w:val="both"/>
        <w:rPr>
          <w:rFonts w:ascii="Arial" w:hAnsi="Arial" w:cs="Arial"/>
          <w:i/>
          <w:sz w:val="22"/>
          <w:lang w:val="en-US"/>
        </w:rPr>
      </w:pPr>
      <w:r w:rsidRPr="00B85B33">
        <w:rPr>
          <w:rFonts w:ascii="Arial" w:hAnsi="Arial" w:cs="Arial"/>
          <w:i/>
          <w:sz w:val="22"/>
          <w:lang w:val="en-US"/>
        </w:rPr>
        <w:t xml:space="preserve">Existent </w:t>
      </w:r>
      <w:r w:rsidR="003C6671">
        <w:rPr>
          <w:rFonts w:ascii="Arial" w:hAnsi="Arial" w:cs="Arial"/>
          <w:i/>
          <w:sz w:val="22"/>
          <w:lang w:val="en-US"/>
        </w:rPr>
        <w:t>GloboDiet</w:t>
      </w:r>
      <w:r w:rsidR="00EE722C" w:rsidRPr="00B85B33">
        <w:rPr>
          <w:rFonts w:ascii="Arial" w:hAnsi="Arial" w:cs="Arial"/>
          <w:i/>
          <w:sz w:val="22"/>
          <w:lang w:val="en-US"/>
        </w:rPr>
        <w:t xml:space="preserve"> picture book</w:t>
      </w:r>
      <w:r w:rsidR="00666C3C" w:rsidRPr="00B85B33">
        <w:rPr>
          <w:rFonts w:ascii="Arial" w:hAnsi="Arial" w:cs="Arial"/>
          <w:i/>
          <w:sz w:val="22"/>
          <w:lang w:val="en-US"/>
        </w:rPr>
        <w:t xml:space="preserve"> – How it was </w:t>
      </w:r>
      <w:r w:rsidR="004A16EE" w:rsidRPr="00B85B33">
        <w:rPr>
          <w:rFonts w:ascii="Arial" w:hAnsi="Arial" w:cs="Arial"/>
          <w:i/>
          <w:sz w:val="22"/>
          <w:lang w:val="en-US"/>
        </w:rPr>
        <w:t>developed</w:t>
      </w:r>
    </w:p>
    <w:p w:rsidR="009162AA" w:rsidRPr="00B85B33" w:rsidRDefault="0094787B" w:rsidP="009162AA">
      <w:pPr>
        <w:spacing w:after="0" w:line="360" w:lineRule="auto"/>
        <w:ind w:right="-118"/>
        <w:jc w:val="both"/>
        <w:rPr>
          <w:rFonts w:ascii="Arial" w:hAnsi="Arial" w:cs="Arial"/>
          <w:sz w:val="22"/>
          <w:lang w:val="en-US"/>
        </w:rPr>
      </w:pPr>
      <w:r w:rsidRPr="00CD2767">
        <w:rPr>
          <w:rFonts w:ascii="Arial" w:hAnsi="Arial" w:cs="Arial"/>
          <w:sz w:val="22"/>
          <w:lang w:val="en-US"/>
        </w:rPr>
        <w:t xml:space="preserve">The first </w:t>
      </w:r>
      <w:r w:rsidR="003C6671">
        <w:rPr>
          <w:rFonts w:ascii="Arial" w:hAnsi="Arial" w:cs="Arial"/>
          <w:sz w:val="22"/>
          <w:lang w:val="en-US"/>
        </w:rPr>
        <w:t>GloboDiet</w:t>
      </w:r>
      <w:r w:rsidRPr="00CD2767">
        <w:rPr>
          <w:rFonts w:ascii="Arial" w:hAnsi="Arial" w:cs="Arial"/>
          <w:sz w:val="22"/>
          <w:lang w:val="en-US"/>
        </w:rPr>
        <w:t xml:space="preserve"> </w:t>
      </w:r>
      <w:r w:rsidR="00E90957" w:rsidRPr="00CD2767">
        <w:rPr>
          <w:rFonts w:ascii="Arial" w:hAnsi="Arial" w:cs="Arial"/>
          <w:sz w:val="22"/>
          <w:lang w:val="en-US"/>
        </w:rPr>
        <w:t xml:space="preserve">picture book </w:t>
      </w:r>
      <w:r w:rsidRPr="00CD2767">
        <w:rPr>
          <w:rFonts w:ascii="Arial" w:hAnsi="Arial" w:cs="Arial"/>
          <w:sz w:val="22"/>
          <w:lang w:val="en-US"/>
        </w:rPr>
        <w:t>was</w:t>
      </w:r>
      <w:r w:rsidR="00E90957" w:rsidRPr="00CD2767">
        <w:rPr>
          <w:rFonts w:ascii="Arial" w:hAnsi="Arial" w:cs="Arial"/>
          <w:sz w:val="22"/>
          <w:lang w:val="en-US"/>
        </w:rPr>
        <w:t xml:space="preserve"> developed in the context of the European Prospective</w:t>
      </w:r>
      <w:r w:rsidR="00E90957" w:rsidRPr="00B85B33">
        <w:rPr>
          <w:rFonts w:ascii="Arial" w:hAnsi="Arial" w:cs="Arial"/>
          <w:sz w:val="22"/>
          <w:lang w:val="en-US"/>
        </w:rPr>
        <w:t xml:space="preserve"> Investigation into Cancer and Nutrition (EPIC) study </w:t>
      </w:r>
      <w:r w:rsidR="009162AA" w:rsidRPr="00B85B33">
        <w:rPr>
          <w:rFonts w:ascii="Arial" w:hAnsi="Arial" w:cs="Arial"/>
          <w:sz w:val="22"/>
          <w:lang w:val="en-US"/>
        </w:rPr>
        <w:t xml:space="preserve">in 1994/95, </w:t>
      </w:r>
      <w:r w:rsidR="00E90957" w:rsidRPr="00B85B33">
        <w:rPr>
          <w:rFonts w:ascii="Arial" w:hAnsi="Arial" w:cs="Arial"/>
          <w:sz w:val="22"/>
          <w:lang w:val="en-US"/>
        </w:rPr>
        <w:t xml:space="preserve">with the purpose of assisting </w:t>
      </w:r>
      <w:r w:rsidR="00395773" w:rsidRPr="00B85B33">
        <w:rPr>
          <w:rFonts w:ascii="Arial" w:hAnsi="Arial" w:cs="Arial"/>
          <w:sz w:val="22"/>
          <w:lang w:val="en-US"/>
        </w:rPr>
        <w:t>subjects in estimating portion sizes</w:t>
      </w:r>
      <w:r w:rsidR="00E90957" w:rsidRPr="00B85B33">
        <w:rPr>
          <w:rFonts w:ascii="Arial" w:hAnsi="Arial" w:cs="Arial"/>
          <w:sz w:val="22"/>
          <w:lang w:val="en-US"/>
        </w:rPr>
        <w:t xml:space="preserve"> when using </w:t>
      </w:r>
      <w:r w:rsidR="003C6671">
        <w:rPr>
          <w:rFonts w:ascii="Arial" w:hAnsi="Arial" w:cs="Arial"/>
          <w:sz w:val="22"/>
          <w:lang w:val="en-US"/>
        </w:rPr>
        <w:t>GloboDiet</w:t>
      </w:r>
      <w:hyperlink w:anchor="_ENREF_1" w:tooltip="van Kappel, 1995 #858" w:history="1">
        <w:r w:rsidR="008C47C2" w:rsidRPr="00B85B33">
          <w:rPr>
            <w:rFonts w:ascii="Arial" w:hAnsi="Arial" w:cs="Arial"/>
            <w:sz w:val="22"/>
            <w:lang w:val="en-US"/>
          </w:rPr>
          <w:fldChar w:fldCharType="begin"/>
        </w:r>
        <w:r w:rsidR="008C47C2" w:rsidRPr="00B85B33">
          <w:rPr>
            <w:rFonts w:ascii="Arial" w:hAnsi="Arial" w:cs="Arial"/>
            <w:sz w:val="22"/>
            <w:lang w:val="en-US"/>
          </w:rPr>
          <w:instrText xml:space="preserve"> ADDIN EN.CITE &lt;EndNote&gt;&lt;Cite&gt;&lt;Author&gt;van Kappel&lt;/Author&gt;&lt;Year&gt;1995&lt;/Year&gt;&lt;RecNum&gt;858&lt;/RecNum&gt;&lt;DisplayText&gt;&lt;style face="superscript"&gt;1&lt;/style&gt;&lt;/DisplayText&gt;&lt;record&gt;&lt;rec-number&gt;858&lt;/rec-number&gt;&lt;foreign-keys&gt;&lt;key app="EN" db-id="0909s2ezowewrue9w0tp5t9f9rv50xd9tar9"&gt;858&lt;/key&gt;&lt;/foreign-keys&gt;&lt;ref-type name="Report"&gt;27&lt;/ref-type&gt;&lt;contributors&gt;&lt;authors&gt;&lt;author&gt;van Kappel, A. L.&lt;/author&gt;&lt;author&gt;Amoyel, J.&lt;/author&gt;&lt;author&gt;Slimani, N.&lt;/author&gt;&lt;author&gt;Vozar, B.&lt;/author&gt;&lt;author&gt;Riboli, E.&lt;/author&gt;&lt;/authors&gt;&lt;secondary-authors&gt;&lt;author&gt;Internal Report&lt;/author&gt;&lt;/secondary-authors&gt;&lt;tertiary-authors&gt;&lt;author&gt;International Agency for Research on Cancer&lt;/author&gt;&lt;/tertiary-authors&gt;&lt;/contributors&gt;&lt;titles&gt;&lt;title&gt;EPIC-Soft picture book for estimation of food portion sizes&lt;/title&gt;&lt;/titles&gt;&lt;dates&gt;&lt;year&gt;1995&lt;/year&gt;&lt;/dates&gt;&lt;pub-location&gt;Lyon, France&lt;/pub-location&gt;&lt;publisher&gt;International Agency for Research on Cancer&lt;/publisher&gt;&lt;urls&gt;&lt;/urls&gt;&lt;/record&gt;&lt;/Cite&gt;&lt;/EndNote&gt;</w:instrText>
        </w:r>
        <w:r w:rsidR="008C47C2" w:rsidRPr="00B85B33">
          <w:rPr>
            <w:rFonts w:ascii="Arial" w:hAnsi="Arial" w:cs="Arial"/>
            <w:sz w:val="22"/>
            <w:lang w:val="en-US"/>
          </w:rPr>
          <w:fldChar w:fldCharType="separate"/>
        </w:r>
        <w:r w:rsidR="008C47C2" w:rsidRPr="00B85B33">
          <w:rPr>
            <w:rFonts w:ascii="Arial" w:hAnsi="Arial" w:cs="Arial"/>
            <w:noProof/>
            <w:sz w:val="22"/>
            <w:vertAlign w:val="superscript"/>
            <w:lang w:val="en-US"/>
          </w:rPr>
          <w:t>1</w:t>
        </w:r>
        <w:r w:rsidR="008C47C2" w:rsidRPr="00B85B33">
          <w:rPr>
            <w:rFonts w:ascii="Arial" w:hAnsi="Arial" w:cs="Arial"/>
            <w:sz w:val="22"/>
            <w:lang w:val="en-US"/>
          </w:rPr>
          <w:fldChar w:fldCharType="end"/>
        </w:r>
      </w:hyperlink>
      <w:r w:rsidR="00395773" w:rsidRPr="00B85B33">
        <w:rPr>
          <w:rFonts w:ascii="Arial" w:hAnsi="Arial" w:cs="Arial"/>
          <w:sz w:val="22"/>
          <w:lang w:val="en-US"/>
        </w:rPr>
        <w:t>.</w:t>
      </w:r>
      <w:r w:rsidR="00022510" w:rsidRPr="00B85B33">
        <w:rPr>
          <w:rFonts w:ascii="Arial" w:hAnsi="Arial" w:cs="Arial"/>
          <w:sz w:val="22"/>
          <w:lang w:val="en-US"/>
        </w:rPr>
        <w:t xml:space="preserve"> The foods and portions selected are representative of the situation</w:t>
      </w:r>
      <w:r w:rsidR="009D13D2" w:rsidRPr="00B85B33">
        <w:rPr>
          <w:rFonts w:ascii="Arial" w:hAnsi="Arial" w:cs="Arial"/>
          <w:sz w:val="22"/>
          <w:lang w:val="en-US"/>
        </w:rPr>
        <w:t xml:space="preserve"> for the 10 European countries involved in the EPIC study</w:t>
      </w:r>
      <w:r w:rsidR="00022510" w:rsidRPr="00B85B33">
        <w:rPr>
          <w:rFonts w:ascii="Arial" w:hAnsi="Arial" w:cs="Arial"/>
          <w:sz w:val="22"/>
          <w:lang w:val="en-US"/>
        </w:rPr>
        <w:t xml:space="preserve">, which means that </w:t>
      </w:r>
      <w:r w:rsidR="008661B8" w:rsidRPr="00B85B33">
        <w:rPr>
          <w:rFonts w:ascii="Arial" w:hAnsi="Arial" w:cs="Arial"/>
          <w:sz w:val="22"/>
          <w:lang w:val="en-US"/>
        </w:rPr>
        <w:t xml:space="preserve">it </w:t>
      </w:r>
      <w:r w:rsidR="00022510" w:rsidRPr="00B85B33">
        <w:rPr>
          <w:rFonts w:ascii="Arial" w:hAnsi="Arial" w:cs="Arial"/>
          <w:sz w:val="22"/>
          <w:lang w:val="en-US"/>
        </w:rPr>
        <w:t>can be used for other nutritional studies in Europe</w:t>
      </w:r>
      <w:r w:rsidR="009D13D2" w:rsidRPr="00B85B33">
        <w:rPr>
          <w:rFonts w:ascii="Arial" w:hAnsi="Arial" w:cs="Arial"/>
          <w:sz w:val="22"/>
          <w:lang w:val="en-US"/>
        </w:rPr>
        <w:t xml:space="preserve"> with similar food patterns</w:t>
      </w:r>
      <w:r w:rsidR="00022510" w:rsidRPr="00B85B33">
        <w:rPr>
          <w:rFonts w:ascii="Arial" w:hAnsi="Arial" w:cs="Arial"/>
          <w:sz w:val="22"/>
          <w:lang w:val="en-US"/>
        </w:rPr>
        <w:t xml:space="preserve">. </w:t>
      </w:r>
      <w:r w:rsidR="00E44163" w:rsidRPr="00B85B33">
        <w:rPr>
          <w:rFonts w:ascii="Arial" w:hAnsi="Arial" w:cs="Arial"/>
          <w:sz w:val="22"/>
          <w:lang w:val="en-US"/>
        </w:rPr>
        <w:t xml:space="preserve"> </w:t>
      </w:r>
      <w:r w:rsidR="009162AA" w:rsidRPr="00B85B33">
        <w:rPr>
          <w:rFonts w:ascii="Arial" w:hAnsi="Arial" w:cs="Arial"/>
          <w:sz w:val="22"/>
          <w:lang w:val="en-US"/>
        </w:rPr>
        <w:t xml:space="preserve">Data used to create the picture book was based on pilot studies carried out at the beginning of the </w:t>
      </w:r>
      <w:r w:rsidR="00116021" w:rsidRPr="00B85B33">
        <w:rPr>
          <w:rFonts w:ascii="Arial" w:hAnsi="Arial" w:cs="Arial"/>
          <w:sz w:val="22"/>
          <w:lang w:val="en-US"/>
        </w:rPr>
        <w:t xml:space="preserve">EPIC </w:t>
      </w:r>
      <w:r w:rsidR="009162AA" w:rsidRPr="00B85B33">
        <w:rPr>
          <w:rFonts w:ascii="Arial" w:hAnsi="Arial" w:cs="Arial"/>
          <w:sz w:val="22"/>
          <w:lang w:val="en-US"/>
        </w:rPr>
        <w:t>study</w:t>
      </w:r>
      <w:hyperlink w:anchor="_ENREF_2" w:tooltip="Kaaks, 1997 #176" w:history="1">
        <w:r w:rsidR="008C47C2" w:rsidRPr="00B85B33">
          <w:rPr>
            <w:rFonts w:ascii="Arial" w:hAnsi="Arial" w:cs="Arial"/>
            <w:sz w:val="22"/>
            <w:lang w:val="en-US"/>
          </w:rPr>
          <w:fldChar w:fldCharType="begin"/>
        </w:r>
        <w:r w:rsidR="008C47C2" w:rsidRPr="00B85B33">
          <w:rPr>
            <w:rFonts w:ascii="Arial" w:hAnsi="Arial" w:cs="Arial"/>
            <w:sz w:val="22"/>
            <w:lang w:val="en-US"/>
          </w:rPr>
          <w:instrText xml:space="preserve"> ADDIN EN.CITE &lt;EndNote&gt;&lt;Cite&gt;&lt;Author&gt;Kaaks&lt;/Author&gt;&lt;Year&gt;1997&lt;/Year&gt;&lt;RecNum&gt;176&lt;/RecNum&gt;&lt;DisplayText&gt;&lt;style face="superscript"&gt;2&lt;/style&gt;&lt;/DisplayText&gt;&lt;record&gt;&lt;rec-number&gt;176&lt;/rec-number&gt;&lt;foreign-keys&gt;&lt;key app="EN" db-id="ww9ztfprntaxxjezwr7vr5f5rd5zsfaxdwz2"&gt;176&lt;/key&gt;&lt;/foreign-keys&gt;&lt;ref-type name="Journal Article"&gt;17&lt;/ref-type&gt;&lt;contributors&gt;&lt;authors&gt;&lt;author&gt;Kaaks, R&lt;/author&gt;&lt;author&gt;Slimani, N&lt;/author&gt;&lt;author&gt;Riboli, E&lt;/author&gt;&lt;/authors&gt;&lt;/contributors&gt;&lt;titles&gt;&lt;title&gt;Pilot phase studies on the accuracy of dietary intake measurements in the EPIC project: overall evaluation of results. European Prospective Investigation into Cancer and Nutrition&lt;/title&gt;&lt;secondary-title&gt;International Journal of Epidemiology&lt;/secondary-title&gt;&lt;/titles&gt;&lt;periodical&gt;&lt;full-title&gt;International Journal of Epidemiology&lt;/full-title&gt;&lt;/periodical&gt;&lt;pages&gt;S26&lt;/pages&gt;&lt;volume&gt;26&lt;/volume&gt;&lt;number&gt;suppl 1&lt;/number&gt;&lt;dates&gt;&lt;year&gt;1997&lt;/year&gt;&lt;pub-dates&gt;&lt;date&gt;January 1, 1997&lt;/date&gt;&lt;/pub-dates&gt;&lt;/dates&gt;&lt;urls&gt;&lt;related-urls&gt;&lt;url&gt;http://ije.oxfordjournals.org/content/26/suppl_1/S26.abstract&lt;/url&gt;&lt;/related-urls&gt;&lt;/urls&gt;&lt;electronic-resource-num&gt;10.1093/ije/26.suppl_1.S26&lt;/electronic-resource-num&gt;&lt;/record&gt;&lt;/Cite&gt;&lt;/EndNote&gt;</w:instrText>
        </w:r>
        <w:r w:rsidR="008C47C2" w:rsidRPr="00B85B33">
          <w:rPr>
            <w:rFonts w:ascii="Arial" w:hAnsi="Arial" w:cs="Arial"/>
            <w:sz w:val="22"/>
            <w:lang w:val="en-US"/>
          </w:rPr>
          <w:fldChar w:fldCharType="separate"/>
        </w:r>
        <w:r w:rsidR="008C47C2" w:rsidRPr="00B85B33">
          <w:rPr>
            <w:rFonts w:ascii="Arial" w:hAnsi="Arial" w:cs="Arial"/>
            <w:noProof/>
            <w:sz w:val="22"/>
            <w:vertAlign w:val="superscript"/>
            <w:lang w:val="en-US"/>
          </w:rPr>
          <w:t>2</w:t>
        </w:r>
        <w:r w:rsidR="008C47C2" w:rsidRPr="00B85B33">
          <w:rPr>
            <w:rFonts w:ascii="Arial" w:hAnsi="Arial" w:cs="Arial"/>
            <w:sz w:val="22"/>
            <w:lang w:val="en-US"/>
          </w:rPr>
          <w:fldChar w:fldCharType="end"/>
        </w:r>
      </w:hyperlink>
      <w:r w:rsidR="009162AA" w:rsidRPr="00B85B33">
        <w:rPr>
          <w:rFonts w:ascii="Arial" w:hAnsi="Arial" w:cs="Arial"/>
          <w:sz w:val="22"/>
          <w:lang w:val="en-US"/>
        </w:rPr>
        <w:t xml:space="preserve">. For example, pilot data was used to choose the lower and higher </w:t>
      </w:r>
      <w:r w:rsidR="00116021" w:rsidRPr="00B85B33">
        <w:rPr>
          <w:rFonts w:ascii="Arial" w:hAnsi="Arial" w:cs="Arial"/>
          <w:sz w:val="22"/>
          <w:lang w:val="en-US"/>
        </w:rPr>
        <w:t xml:space="preserve">weight </w:t>
      </w:r>
      <w:r w:rsidR="009162AA" w:rsidRPr="00B85B33">
        <w:rPr>
          <w:rFonts w:ascii="Arial" w:hAnsi="Arial" w:cs="Arial"/>
          <w:sz w:val="22"/>
          <w:lang w:val="en-US"/>
        </w:rPr>
        <w:t xml:space="preserve">extremes for each series of photos. </w:t>
      </w:r>
    </w:p>
    <w:p w:rsidR="007C27CA" w:rsidRPr="00B85B33" w:rsidRDefault="009162AA" w:rsidP="00022510">
      <w:pPr>
        <w:spacing w:after="0" w:line="360" w:lineRule="auto"/>
        <w:ind w:right="-118"/>
        <w:jc w:val="both"/>
        <w:rPr>
          <w:rFonts w:ascii="Arial" w:hAnsi="Arial" w:cs="Arial"/>
          <w:sz w:val="22"/>
          <w:lang w:val="en-US"/>
        </w:rPr>
      </w:pPr>
      <w:r w:rsidRPr="00B85B33">
        <w:rPr>
          <w:rFonts w:ascii="Arial" w:hAnsi="Arial" w:cs="Arial"/>
          <w:sz w:val="22"/>
          <w:lang w:val="en-US"/>
        </w:rPr>
        <w:lastRenderedPageBreak/>
        <w:t>Some facts o</w:t>
      </w:r>
      <w:r w:rsidR="00D6521A">
        <w:rPr>
          <w:rFonts w:ascii="Arial" w:hAnsi="Arial" w:cs="Arial"/>
          <w:sz w:val="22"/>
          <w:lang w:val="en-US"/>
        </w:rPr>
        <w:t>n</w:t>
      </w:r>
      <w:r w:rsidRPr="00B85B33">
        <w:rPr>
          <w:rFonts w:ascii="Arial" w:hAnsi="Arial" w:cs="Arial"/>
          <w:sz w:val="22"/>
          <w:lang w:val="en-US"/>
        </w:rPr>
        <w:t xml:space="preserve"> the picture book:</w:t>
      </w:r>
    </w:p>
    <w:p w:rsidR="007C27CA" w:rsidRPr="00B85B33" w:rsidRDefault="007C27CA" w:rsidP="00A359CF">
      <w:pPr>
        <w:pStyle w:val="ListParagraph"/>
        <w:numPr>
          <w:ilvl w:val="0"/>
          <w:numId w:val="3"/>
        </w:numPr>
        <w:spacing w:after="0" w:line="360" w:lineRule="auto"/>
        <w:ind w:left="426" w:right="-118" w:hanging="426"/>
        <w:jc w:val="both"/>
        <w:rPr>
          <w:rFonts w:ascii="Arial" w:hAnsi="Arial" w:cs="Arial"/>
          <w:sz w:val="22"/>
          <w:lang w:val="en-US"/>
        </w:rPr>
      </w:pPr>
      <w:r w:rsidRPr="00B85B33">
        <w:rPr>
          <w:rFonts w:ascii="Arial" w:hAnsi="Arial" w:cs="Arial"/>
          <w:sz w:val="22"/>
          <w:lang w:val="en-US"/>
        </w:rPr>
        <w:t xml:space="preserve">The book consists of </w:t>
      </w:r>
      <w:r w:rsidR="003E4BAB" w:rsidRPr="00B85B33">
        <w:rPr>
          <w:rFonts w:ascii="Arial" w:hAnsi="Arial" w:cs="Arial"/>
          <w:sz w:val="22"/>
          <w:lang w:val="en-US"/>
        </w:rPr>
        <w:t xml:space="preserve">136 </w:t>
      </w:r>
      <w:r w:rsidRPr="00B85B33">
        <w:rPr>
          <w:rFonts w:ascii="Arial" w:hAnsi="Arial" w:cs="Arial"/>
          <w:sz w:val="22"/>
          <w:lang w:val="en-US"/>
        </w:rPr>
        <w:t>series of pictures of foods and recipes</w:t>
      </w:r>
    </w:p>
    <w:p w:rsidR="004A16EE" w:rsidRPr="00B85B33" w:rsidRDefault="009162AA" w:rsidP="00A359CF">
      <w:pPr>
        <w:pStyle w:val="ListParagraph"/>
        <w:numPr>
          <w:ilvl w:val="0"/>
          <w:numId w:val="3"/>
        </w:numPr>
        <w:spacing w:after="0" w:line="360" w:lineRule="auto"/>
        <w:ind w:left="426" w:right="-118" w:hanging="426"/>
        <w:jc w:val="both"/>
        <w:rPr>
          <w:rFonts w:ascii="Arial" w:hAnsi="Arial" w:cs="Arial"/>
          <w:sz w:val="22"/>
          <w:lang w:val="en-US"/>
        </w:rPr>
      </w:pPr>
      <w:r w:rsidRPr="00B85B33">
        <w:rPr>
          <w:rFonts w:ascii="Arial" w:hAnsi="Arial" w:cs="Arial"/>
          <w:sz w:val="22"/>
          <w:lang w:val="en-US"/>
        </w:rPr>
        <w:t>To limit the size of the book, only one series of photographs was made for different foods which resemble each other</w:t>
      </w:r>
      <w:r w:rsidR="009D13D2" w:rsidRPr="00B85B33">
        <w:rPr>
          <w:rFonts w:ascii="Arial" w:hAnsi="Arial" w:cs="Arial"/>
          <w:sz w:val="22"/>
          <w:lang w:val="en-US"/>
        </w:rPr>
        <w:t xml:space="preserve"> in terms of density</w:t>
      </w:r>
      <w:r w:rsidRPr="00B85B33">
        <w:rPr>
          <w:rFonts w:ascii="Arial" w:hAnsi="Arial" w:cs="Arial"/>
          <w:sz w:val="22"/>
          <w:lang w:val="en-US"/>
        </w:rPr>
        <w:t xml:space="preserve">. </w:t>
      </w:r>
    </w:p>
    <w:p w:rsidR="00666C3C" w:rsidRPr="00B85B33" w:rsidRDefault="009162AA" w:rsidP="00A359CF">
      <w:pPr>
        <w:pStyle w:val="ListParagraph"/>
        <w:numPr>
          <w:ilvl w:val="0"/>
          <w:numId w:val="3"/>
        </w:numPr>
        <w:spacing w:after="0" w:line="360" w:lineRule="auto"/>
        <w:ind w:left="426" w:right="-118" w:hanging="426"/>
        <w:jc w:val="both"/>
        <w:rPr>
          <w:rFonts w:ascii="Arial" w:hAnsi="Arial" w:cs="Arial"/>
          <w:sz w:val="22"/>
          <w:lang w:val="en-US"/>
        </w:rPr>
      </w:pPr>
      <w:r w:rsidRPr="00B85B33">
        <w:rPr>
          <w:rFonts w:ascii="Arial" w:hAnsi="Arial" w:cs="Arial"/>
          <w:sz w:val="22"/>
          <w:lang w:val="en-US"/>
        </w:rPr>
        <w:t xml:space="preserve">When the range was too small to show six portions with a difference in weight of at least 25%, only five or four (the minimum number) photographs were made for </w:t>
      </w:r>
      <w:r w:rsidR="00A158DF" w:rsidRPr="00B85B33">
        <w:rPr>
          <w:rFonts w:ascii="Arial" w:hAnsi="Arial" w:cs="Arial"/>
          <w:sz w:val="22"/>
          <w:lang w:val="en-US"/>
        </w:rPr>
        <w:t xml:space="preserve">such picture </w:t>
      </w:r>
      <w:r w:rsidRPr="00B85B33">
        <w:rPr>
          <w:rFonts w:ascii="Arial" w:hAnsi="Arial" w:cs="Arial"/>
          <w:sz w:val="22"/>
          <w:lang w:val="en-US"/>
        </w:rPr>
        <w:t xml:space="preserve">series. </w:t>
      </w:r>
    </w:p>
    <w:p w:rsidR="00666C3C" w:rsidRPr="00B85B33" w:rsidRDefault="00984830" w:rsidP="00A359CF">
      <w:pPr>
        <w:pStyle w:val="ListParagraph"/>
        <w:numPr>
          <w:ilvl w:val="0"/>
          <w:numId w:val="3"/>
        </w:numPr>
        <w:spacing w:after="0" w:line="360" w:lineRule="auto"/>
        <w:ind w:left="426" w:right="-118" w:hanging="426"/>
        <w:jc w:val="both"/>
        <w:rPr>
          <w:rFonts w:ascii="Arial" w:hAnsi="Arial" w:cs="Arial"/>
          <w:sz w:val="22"/>
          <w:lang w:val="en-US"/>
        </w:rPr>
      </w:pPr>
      <w:r w:rsidRPr="00B85B33">
        <w:rPr>
          <w:rFonts w:ascii="Arial" w:hAnsi="Arial" w:cs="Arial"/>
          <w:sz w:val="22"/>
          <w:lang w:val="en-US"/>
        </w:rPr>
        <w:t>To increase the range of possible portions</w:t>
      </w:r>
      <w:r w:rsidR="009162AA" w:rsidRPr="00B85B33">
        <w:rPr>
          <w:rFonts w:ascii="Arial" w:hAnsi="Arial" w:cs="Arial"/>
          <w:sz w:val="22"/>
          <w:lang w:val="en-US"/>
        </w:rPr>
        <w:t xml:space="preserve">, </w:t>
      </w:r>
      <w:r w:rsidR="003C6671">
        <w:rPr>
          <w:rFonts w:ascii="Arial" w:hAnsi="Arial" w:cs="Arial"/>
          <w:sz w:val="22"/>
          <w:lang w:val="en-US"/>
        </w:rPr>
        <w:t>GloboDiet</w:t>
      </w:r>
      <w:r w:rsidR="009162AA" w:rsidRPr="00B85B33">
        <w:rPr>
          <w:rFonts w:ascii="Arial" w:hAnsi="Arial" w:cs="Arial"/>
          <w:sz w:val="22"/>
          <w:lang w:val="en-US"/>
        </w:rPr>
        <w:t xml:space="preserve"> gives the subject the possibility to select his portion in </w:t>
      </w:r>
      <w:r w:rsidR="00A072FE" w:rsidRPr="00B85B33">
        <w:rPr>
          <w:rFonts w:ascii="Arial" w:hAnsi="Arial" w:cs="Arial"/>
          <w:sz w:val="22"/>
          <w:lang w:val="en-US"/>
        </w:rPr>
        <w:t>several servings,</w:t>
      </w:r>
      <w:r w:rsidR="009162AA" w:rsidRPr="00B85B33">
        <w:rPr>
          <w:rFonts w:ascii="Arial" w:hAnsi="Arial" w:cs="Arial"/>
          <w:sz w:val="22"/>
          <w:lang w:val="en-US"/>
        </w:rPr>
        <w:t xml:space="preserve"> or as a </w:t>
      </w:r>
      <w:r w:rsidR="00A072FE" w:rsidRPr="00B85B33">
        <w:rPr>
          <w:rFonts w:ascii="Arial" w:hAnsi="Arial" w:cs="Arial"/>
          <w:sz w:val="22"/>
          <w:lang w:val="en-US"/>
        </w:rPr>
        <w:t xml:space="preserve">predefined </w:t>
      </w:r>
      <w:r w:rsidR="009162AA" w:rsidRPr="00B85B33">
        <w:rPr>
          <w:rFonts w:ascii="Arial" w:hAnsi="Arial" w:cs="Arial"/>
          <w:sz w:val="22"/>
          <w:lang w:val="en-US"/>
        </w:rPr>
        <w:t xml:space="preserve">fraction (1/3, 1/2, etc.) </w:t>
      </w:r>
      <w:r w:rsidR="00A072FE" w:rsidRPr="00B85B33">
        <w:rPr>
          <w:rFonts w:ascii="Arial" w:hAnsi="Arial" w:cs="Arial"/>
          <w:sz w:val="22"/>
          <w:lang w:val="en-US"/>
        </w:rPr>
        <w:t xml:space="preserve">or </w:t>
      </w:r>
      <w:r w:rsidRPr="00B85B33">
        <w:rPr>
          <w:rFonts w:ascii="Arial" w:hAnsi="Arial" w:cs="Arial"/>
          <w:sz w:val="22"/>
          <w:lang w:val="en-US"/>
        </w:rPr>
        <w:t xml:space="preserve">enter an </w:t>
      </w:r>
      <w:r w:rsidR="00A072FE" w:rsidRPr="00B85B33">
        <w:rPr>
          <w:rFonts w:ascii="Arial" w:hAnsi="Arial" w:cs="Arial"/>
          <w:i/>
          <w:sz w:val="22"/>
          <w:lang w:val="en-US"/>
        </w:rPr>
        <w:t>ad hoc</w:t>
      </w:r>
      <w:r w:rsidR="00A072FE" w:rsidRPr="00B85B33">
        <w:rPr>
          <w:rFonts w:ascii="Arial" w:hAnsi="Arial" w:cs="Arial"/>
          <w:sz w:val="22"/>
          <w:lang w:val="en-US"/>
        </w:rPr>
        <w:t xml:space="preserve"> fraction </w:t>
      </w:r>
      <w:r w:rsidR="009162AA" w:rsidRPr="00B85B33">
        <w:rPr>
          <w:rFonts w:ascii="Arial" w:hAnsi="Arial" w:cs="Arial"/>
          <w:sz w:val="22"/>
          <w:lang w:val="en-US"/>
        </w:rPr>
        <w:t>of one of the portions presented.</w:t>
      </w:r>
    </w:p>
    <w:p w:rsidR="00666C3C" w:rsidRPr="00B85B33" w:rsidRDefault="00666C3C" w:rsidP="00A359CF">
      <w:pPr>
        <w:pStyle w:val="ListParagraph"/>
        <w:numPr>
          <w:ilvl w:val="0"/>
          <w:numId w:val="3"/>
        </w:numPr>
        <w:spacing w:after="0" w:line="360" w:lineRule="auto"/>
        <w:ind w:left="426" w:right="-118" w:hanging="426"/>
        <w:jc w:val="both"/>
        <w:rPr>
          <w:rFonts w:ascii="Arial" w:hAnsi="Arial" w:cs="Arial"/>
          <w:sz w:val="22"/>
          <w:lang w:val="en-US"/>
        </w:rPr>
      </w:pPr>
      <w:r w:rsidRPr="00B85B33">
        <w:rPr>
          <w:rFonts w:ascii="Arial" w:hAnsi="Arial" w:cs="Arial"/>
          <w:sz w:val="22"/>
          <w:lang w:val="en-US"/>
        </w:rPr>
        <w:t>A</w:t>
      </w:r>
      <w:r w:rsidR="009162AA" w:rsidRPr="00B85B33">
        <w:rPr>
          <w:rFonts w:ascii="Arial" w:hAnsi="Arial" w:cs="Arial"/>
          <w:sz w:val="22"/>
          <w:lang w:val="en-US"/>
        </w:rPr>
        <w:t xml:space="preserve">ll the pictures were taken from the same angle and with a similar presentation of the foods. </w:t>
      </w:r>
    </w:p>
    <w:p w:rsidR="00666C3C" w:rsidRPr="00B85B33" w:rsidRDefault="009162AA" w:rsidP="00A359CF">
      <w:pPr>
        <w:pStyle w:val="ListParagraph"/>
        <w:numPr>
          <w:ilvl w:val="0"/>
          <w:numId w:val="3"/>
        </w:numPr>
        <w:spacing w:after="0" w:line="360" w:lineRule="auto"/>
        <w:ind w:left="426" w:right="-118" w:hanging="426"/>
        <w:jc w:val="both"/>
        <w:rPr>
          <w:rFonts w:ascii="Arial" w:hAnsi="Arial" w:cs="Arial"/>
          <w:sz w:val="22"/>
          <w:lang w:val="en-US"/>
        </w:rPr>
      </w:pPr>
      <w:r w:rsidRPr="00B85B33">
        <w:rPr>
          <w:rFonts w:ascii="Arial" w:hAnsi="Arial" w:cs="Arial"/>
          <w:sz w:val="22"/>
          <w:lang w:val="en-US"/>
        </w:rPr>
        <w:t xml:space="preserve">Most of the foods were photographed on the same 26 cm diameter flat dish with a knife or spoon beside as a reference. </w:t>
      </w:r>
    </w:p>
    <w:p w:rsidR="00666C3C" w:rsidRPr="00B85B33" w:rsidRDefault="009162AA" w:rsidP="00A359CF">
      <w:pPr>
        <w:pStyle w:val="ListParagraph"/>
        <w:numPr>
          <w:ilvl w:val="0"/>
          <w:numId w:val="3"/>
        </w:numPr>
        <w:spacing w:after="0" w:line="360" w:lineRule="auto"/>
        <w:ind w:left="426" w:right="-118" w:hanging="426"/>
        <w:jc w:val="both"/>
        <w:rPr>
          <w:rFonts w:ascii="Arial" w:hAnsi="Arial" w:cs="Arial"/>
          <w:sz w:val="22"/>
          <w:lang w:val="en-US"/>
        </w:rPr>
      </w:pPr>
      <w:r w:rsidRPr="00B85B33">
        <w:rPr>
          <w:rFonts w:ascii="Arial" w:hAnsi="Arial" w:cs="Arial"/>
          <w:sz w:val="22"/>
          <w:lang w:val="en-US"/>
        </w:rPr>
        <w:t xml:space="preserve">The smaller portions are always presented </w:t>
      </w:r>
      <w:r w:rsidR="00666C3C" w:rsidRPr="00B85B33">
        <w:rPr>
          <w:rFonts w:ascii="Arial" w:hAnsi="Arial" w:cs="Arial"/>
          <w:sz w:val="22"/>
          <w:lang w:val="en-US"/>
        </w:rPr>
        <w:t>on the left side of the dish and s</w:t>
      </w:r>
      <w:r w:rsidRPr="00B85B33">
        <w:rPr>
          <w:rFonts w:ascii="Arial" w:hAnsi="Arial" w:cs="Arial"/>
          <w:sz w:val="22"/>
          <w:lang w:val="en-US"/>
        </w:rPr>
        <w:t>ince the perception of perspective is low for pictures, increasing the surface of the portion was preferred to increasing the thickness or volume.</w:t>
      </w:r>
    </w:p>
    <w:p w:rsidR="00666C3C" w:rsidRPr="00B85B33" w:rsidRDefault="00666C3C" w:rsidP="00A359CF">
      <w:pPr>
        <w:pStyle w:val="ListParagraph"/>
        <w:numPr>
          <w:ilvl w:val="0"/>
          <w:numId w:val="3"/>
        </w:numPr>
        <w:spacing w:after="0" w:line="360" w:lineRule="auto"/>
        <w:ind w:left="426" w:right="-118" w:hanging="426"/>
        <w:jc w:val="both"/>
        <w:rPr>
          <w:rFonts w:ascii="Arial" w:hAnsi="Arial" w:cs="Arial"/>
          <w:sz w:val="22"/>
          <w:lang w:val="en-US"/>
        </w:rPr>
      </w:pPr>
      <w:r w:rsidRPr="00B85B33">
        <w:rPr>
          <w:rFonts w:ascii="Arial" w:hAnsi="Arial" w:cs="Arial"/>
          <w:sz w:val="22"/>
          <w:lang w:val="en-US"/>
        </w:rPr>
        <w:t>T</w:t>
      </w:r>
      <w:r w:rsidR="009162AA" w:rsidRPr="00B85B33">
        <w:rPr>
          <w:rFonts w:ascii="Arial" w:hAnsi="Arial" w:cs="Arial"/>
          <w:sz w:val="22"/>
          <w:lang w:val="en-US"/>
        </w:rPr>
        <w:t>he series are classified by type of food or by main ingredient for mixed foods and the portfolio system leaves open the possibility of adding or changing pages at any time.</w:t>
      </w:r>
    </w:p>
    <w:p w:rsidR="009162AA" w:rsidRPr="00B85B33" w:rsidRDefault="009162AA" w:rsidP="00A359CF">
      <w:pPr>
        <w:pStyle w:val="ListParagraph"/>
        <w:numPr>
          <w:ilvl w:val="0"/>
          <w:numId w:val="3"/>
        </w:numPr>
        <w:spacing w:after="0" w:line="360" w:lineRule="auto"/>
        <w:ind w:left="426" w:right="-118" w:hanging="426"/>
        <w:jc w:val="both"/>
        <w:rPr>
          <w:rFonts w:ascii="Arial" w:hAnsi="Arial" w:cs="Arial"/>
          <w:sz w:val="22"/>
          <w:lang w:val="en-US"/>
        </w:rPr>
      </w:pPr>
      <w:r w:rsidRPr="00B85B33">
        <w:rPr>
          <w:rFonts w:ascii="Arial" w:hAnsi="Arial" w:cs="Arial"/>
          <w:sz w:val="22"/>
          <w:lang w:val="en-US"/>
        </w:rPr>
        <w:t>An index is included so that foods or groups of foods can be referred to quickly.</w:t>
      </w:r>
    </w:p>
    <w:p w:rsidR="00651101" w:rsidRPr="00B85B33" w:rsidRDefault="00651101" w:rsidP="00E90957">
      <w:pPr>
        <w:spacing w:after="0" w:line="360" w:lineRule="auto"/>
        <w:ind w:right="-118"/>
        <w:jc w:val="both"/>
        <w:rPr>
          <w:rFonts w:ascii="Arial" w:hAnsi="Arial" w:cs="Arial"/>
          <w:sz w:val="22"/>
          <w:lang w:val="en-US"/>
        </w:rPr>
      </w:pPr>
    </w:p>
    <w:p w:rsidR="00BC1F06" w:rsidRPr="00B85B33" w:rsidRDefault="00BC1F06" w:rsidP="00E90957">
      <w:pPr>
        <w:spacing w:after="0" w:line="360" w:lineRule="auto"/>
        <w:ind w:right="-118"/>
        <w:jc w:val="both"/>
        <w:rPr>
          <w:rFonts w:ascii="Arial" w:hAnsi="Arial" w:cs="Arial"/>
          <w:sz w:val="22"/>
          <w:lang w:val="en-US"/>
        </w:rPr>
      </w:pPr>
      <w:r w:rsidRPr="00B85B33">
        <w:rPr>
          <w:rFonts w:ascii="Arial" w:hAnsi="Arial" w:cs="Arial"/>
          <w:sz w:val="22"/>
          <w:lang w:val="en-US"/>
        </w:rPr>
        <w:t>In addition to pictures of foods</w:t>
      </w:r>
      <w:r w:rsidR="00BA292B" w:rsidRPr="00B85B33">
        <w:rPr>
          <w:rFonts w:ascii="Arial" w:hAnsi="Arial" w:cs="Arial"/>
          <w:sz w:val="22"/>
          <w:lang w:val="en-US"/>
        </w:rPr>
        <w:t xml:space="preserve"> </w:t>
      </w:r>
      <w:r w:rsidRPr="00B85B33">
        <w:rPr>
          <w:rFonts w:ascii="Arial" w:hAnsi="Arial" w:cs="Arial"/>
          <w:sz w:val="22"/>
          <w:lang w:val="en-US"/>
        </w:rPr>
        <w:t xml:space="preserve">(and recipes), </w:t>
      </w:r>
      <w:r w:rsidR="00CD547E" w:rsidRPr="00B85B33">
        <w:rPr>
          <w:rFonts w:ascii="Arial" w:hAnsi="Arial" w:cs="Arial"/>
          <w:sz w:val="22"/>
          <w:lang w:val="en-US"/>
        </w:rPr>
        <w:t xml:space="preserve">the </w:t>
      </w:r>
      <w:r w:rsidR="0094787B">
        <w:rPr>
          <w:rFonts w:ascii="Arial" w:hAnsi="Arial" w:cs="Arial"/>
          <w:sz w:val="22"/>
          <w:lang w:val="en-US"/>
        </w:rPr>
        <w:t xml:space="preserve">subsequent </w:t>
      </w:r>
      <w:r w:rsidR="003C6671">
        <w:rPr>
          <w:rFonts w:ascii="Arial" w:hAnsi="Arial" w:cs="Arial"/>
          <w:sz w:val="22"/>
          <w:lang w:val="en-US"/>
        </w:rPr>
        <w:t>GloboDiet</w:t>
      </w:r>
      <w:r w:rsidRPr="00B85B33">
        <w:rPr>
          <w:rFonts w:ascii="Arial" w:hAnsi="Arial" w:cs="Arial"/>
          <w:sz w:val="22"/>
          <w:lang w:val="en-US"/>
        </w:rPr>
        <w:t xml:space="preserve"> picture book</w:t>
      </w:r>
      <w:r w:rsidR="00A2494B" w:rsidRPr="00B85B33">
        <w:rPr>
          <w:rFonts w:ascii="Arial" w:hAnsi="Arial" w:cs="Arial"/>
          <w:sz w:val="22"/>
          <w:lang w:val="en-US"/>
        </w:rPr>
        <w:t>lets</w:t>
      </w:r>
      <w:r w:rsidRPr="00B85B33">
        <w:rPr>
          <w:rFonts w:ascii="Arial" w:hAnsi="Arial" w:cs="Arial"/>
          <w:sz w:val="22"/>
          <w:lang w:val="en-US"/>
        </w:rPr>
        <w:t xml:space="preserve"> also include pictures of some household measures (HHM) </w:t>
      </w:r>
      <w:r w:rsidR="00CD547E" w:rsidRPr="00B85B33">
        <w:rPr>
          <w:rFonts w:ascii="Arial" w:hAnsi="Arial" w:cs="Arial"/>
          <w:sz w:val="22"/>
          <w:lang w:val="en-US"/>
        </w:rPr>
        <w:t xml:space="preserve">and </w:t>
      </w:r>
      <w:r w:rsidR="00F16210" w:rsidRPr="00B85B33">
        <w:rPr>
          <w:rFonts w:ascii="Arial" w:hAnsi="Arial" w:cs="Arial"/>
          <w:sz w:val="22"/>
          <w:lang w:val="en-US"/>
        </w:rPr>
        <w:t xml:space="preserve">real-size </w:t>
      </w:r>
      <w:r w:rsidR="008B7869" w:rsidRPr="00B85B33">
        <w:rPr>
          <w:rFonts w:ascii="Arial" w:hAnsi="Arial" w:cs="Arial"/>
          <w:sz w:val="22"/>
          <w:lang w:val="en-US"/>
        </w:rPr>
        <w:t xml:space="preserve">shapes (e.g. of breads </w:t>
      </w:r>
      <w:r w:rsidR="00F16210" w:rsidRPr="00B85B33">
        <w:rPr>
          <w:rFonts w:ascii="Arial" w:hAnsi="Arial" w:cs="Arial"/>
          <w:sz w:val="22"/>
          <w:lang w:val="en-US"/>
        </w:rPr>
        <w:t xml:space="preserve">which can be used in combination with </w:t>
      </w:r>
      <w:r w:rsidR="008B7869" w:rsidRPr="00B85B33">
        <w:rPr>
          <w:rFonts w:ascii="Arial" w:hAnsi="Arial" w:cs="Arial"/>
          <w:sz w:val="22"/>
          <w:lang w:val="en-US"/>
        </w:rPr>
        <w:t xml:space="preserve">photos 58 </w:t>
      </w:r>
      <w:r w:rsidR="004A7709" w:rsidRPr="00B85B33">
        <w:rPr>
          <w:rFonts w:ascii="Arial" w:hAnsi="Arial" w:cs="Arial"/>
          <w:sz w:val="22"/>
          <w:lang w:val="en-US"/>
        </w:rPr>
        <w:t>&amp;</w:t>
      </w:r>
      <w:r w:rsidR="008B7869" w:rsidRPr="00B85B33">
        <w:rPr>
          <w:rFonts w:ascii="Arial" w:hAnsi="Arial" w:cs="Arial"/>
          <w:sz w:val="22"/>
          <w:lang w:val="en-US"/>
        </w:rPr>
        <w:t xml:space="preserve"> 59</w:t>
      </w:r>
      <w:r w:rsidR="004A7709" w:rsidRPr="00B85B33">
        <w:rPr>
          <w:rFonts w:ascii="Arial" w:hAnsi="Arial" w:cs="Arial"/>
          <w:sz w:val="22"/>
          <w:lang w:val="en-US"/>
        </w:rPr>
        <w:t xml:space="preserve"> showing thickness</w:t>
      </w:r>
      <w:r w:rsidR="008B7869" w:rsidRPr="00B85B33">
        <w:rPr>
          <w:rFonts w:ascii="Arial" w:hAnsi="Arial" w:cs="Arial"/>
          <w:sz w:val="22"/>
          <w:lang w:val="en-US"/>
        </w:rPr>
        <w:t xml:space="preserve">), a method of quantification which uses the surface area and thickness multiplied by </w:t>
      </w:r>
      <w:r w:rsidR="00390623" w:rsidRPr="00B85B33">
        <w:rPr>
          <w:rFonts w:ascii="Arial" w:hAnsi="Arial" w:cs="Arial"/>
          <w:sz w:val="22"/>
          <w:lang w:val="en-US"/>
        </w:rPr>
        <w:t xml:space="preserve">the </w:t>
      </w:r>
      <w:r w:rsidR="008B7869" w:rsidRPr="00B85B33">
        <w:rPr>
          <w:rFonts w:ascii="Arial" w:hAnsi="Arial" w:cs="Arial"/>
          <w:sz w:val="22"/>
          <w:lang w:val="en-US"/>
        </w:rPr>
        <w:t>density of the food to get the weight of the portion consumed</w:t>
      </w:r>
      <w:r w:rsidR="00CD547E" w:rsidRPr="00B85B33">
        <w:rPr>
          <w:rFonts w:ascii="Arial" w:hAnsi="Arial" w:cs="Arial"/>
          <w:sz w:val="22"/>
          <w:lang w:val="en-US"/>
        </w:rPr>
        <w:t>. More recent versions of picture book</w:t>
      </w:r>
      <w:r w:rsidR="00A2494B" w:rsidRPr="00B85B33">
        <w:rPr>
          <w:rFonts w:ascii="Arial" w:hAnsi="Arial" w:cs="Arial"/>
          <w:sz w:val="22"/>
          <w:lang w:val="en-US"/>
        </w:rPr>
        <w:t>let</w:t>
      </w:r>
      <w:r w:rsidR="00CD547E" w:rsidRPr="00B85B33">
        <w:rPr>
          <w:rFonts w:ascii="Arial" w:hAnsi="Arial" w:cs="Arial"/>
          <w:sz w:val="22"/>
          <w:lang w:val="en-US"/>
        </w:rPr>
        <w:t xml:space="preserve">s </w:t>
      </w:r>
      <w:r w:rsidR="00A2494B" w:rsidRPr="00B85B33">
        <w:rPr>
          <w:rFonts w:ascii="Arial" w:hAnsi="Arial" w:cs="Arial"/>
          <w:sz w:val="22"/>
          <w:lang w:val="en-US"/>
        </w:rPr>
        <w:t>based on the</w:t>
      </w:r>
      <w:r w:rsidR="00CD547E" w:rsidRPr="00B85B33">
        <w:rPr>
          <w:rFonts w:ascii="Arial" w:hAnsi="Arial" w:cs="Arial"/>
          <w:sz w:val="22"/>
          <w:lang w:val="en-US"/>
        </w:rPr>
        <w:t xml:space="preserve"> </w:t>
      </w:r>
      <w:r w:rsidR="003C6671">
        <w:rPr>
          <w:rFonts w:ascii="Arial" w:hAnsi="Arial" w:cs="Arial"/>
          <w:sz w:val="22"/>
          <w:lang w:val="en-US"/>
        </w:rPr>
        <w:t>GloboDiet</w:t>
      </w:r>
      <w:r w:rsidR="00CD547E" w:rsidRPr="00B85B33">
        <w:rPr>
          <w:rFonts w:ascii="Arial" w:hAnsi="Arial" w:cs="Arial"/>
          <w:sz w:val="22"/>
          <w:lang w:val="en-US"/>
        </w:rPr>
        <w:t xml:space="preserve"> methodology may </w:t>
      </w:r>
      <w:r w:rsidR="004A7709" w:rsidRPr="00B85B33">
        <w:rPr>
          <w:rFonts w:ascii="Arial" w:hAnsi="Arial" w:cs="Arial"/>
          <w:sz w:val="22"/>
          <w:lang w:val="en-US"/>
        </w:rPr>
        <w:t xml:space="preserve">also </w:t>
      </w:r>
      <w:r w:rsidR="00CD547E" w:rsidRPr="00B85B33">
        <w:rPr>
          <w:rFonts w:ascii="Arial" w:hAnsi="Arial" w:cs="Arial"/>
          <w:sz w:val="22"/>
          <w:lang w:val="en-US"/>
        </w:rPr>
        <w:t>contain</w:t>
      </w:r>
      <w:r w:rsidR="009A0775" w:rsidRPr="00B85B33">
        <w:rPr>
          <w:rFonts w:ascii="Arial" w:hAnsi="Arial" w:cs="Arial"/>
          <w:sz w:val="22"/>
          <w:lang w:val="en-US"/>
        </w:rPr>
        <w:t xml:space="preserve"> “help” pictures, which generally </w:t>
      </w:r>
      <w:r w:rsidR="00CD547E" w:rsidRPr="00B85B33">
        <w:rPr>
          <w:rFonts w:ascii="Arial" w:hAnsi="Arial" w:cs="Arial"/>
          <w:sz w:val="22"/>
          <w:lang w:val="en-US"/>
        </w:rPr>
        <w:t>aide in identification of the food form</w:t>
      </w:r>
      <w:r w:rsidR="00807EE5" w:rsidRPr="00B85B33">
        <w:rPr>
          <w:rFonts w:ascii="Arial" w:hAnsi="Arial" w:cs="Arial"/>
          <w:sz w:val="22"/>
          <w:lang w:val="en-US"/>
        </w:rPr>
        <w:t>/parts</w:t>
      </w:r>
      <w:r w:rsidR="00F16210" w:rsidRPr="00B85B33">
        <w:rPr>
          <w:rFonts w:ascii="Arial" w:hAnsi="Arial" w:cs="Arial"/>
          <w:sz w:val="22"/>
          <w:lang w:val="en-US"/>
        </w:rPr>
        <w:t xml:space="preserve"> and</w:t>
      </w:r>
      <w:r w:rsidR="0094787B">
        <w:rPr>
          <w:rFonts w:ascii="Arial" w:hAnsi="Arial" w:cs="Arial"/>
          <w:sz w:val="22"/>
          <w:lang w:val="en-US"/>
        </w:rPr>
        <w:t xml:space="preserve"> are rather</w:t>
      </w:r>
      <w:r w:rsidR="00F16210" w:rsidRPr="00B85B33">
        <w:rPr>
          <w:rFonts w:ascii="Arial" w:hAnsi="Arial" w:cs="Arial"/>
          <w:sz w:val="22"/>
          <w:lang w:val="en-US"/>
        </w:rPr>
        <w:t xml:space="preserve"> linked to standard units</w:t>
      </w:r>
      <w:r w:rsidR="009A0775" w:rsidRPr="00B85B33">
        <w:rPr>
          <w:rFonts w:ascii="Arial" w:hAnsi="Arial" w:cs="Arial"/>
          <w:sz w:val="22"/>
          <w:lang w:val="en-US"/>
        </w:rPr>
        <w:t>.</w:t>
      </w:r>
    </w:p>
    <w:p w:rsidR="004139B8" w:rsidRPr="00B85B33" w:rsidRDefault="004139B8" w:rsidP="00E90957">
      <w:pPr>
        <w:spacing w:after="0" w:line="360" w:lineRule="auto"/>
        <w:ind w:right="-118"/>
        <w:jc w:val="both"/>
        <w:rPr>
          <w:rFonts w:ascii="Arial" w:hAnsi="Arial" w:cs="Arial"/>
          <w:sz w:val="22"/>
          <w:lang w:val="en-US"/>
        </w:rPr>
      </w:pPr>
    </w:p>
    <w:p w:rsidR="004139B8" w:rsidRPr="00B85B33" w:rsidRDefault="004139B8" w:rsidP="00E90957">
      <w:pPr>
        <w:spacing w:after="0" w:line="360" w:lineRule="auto"/>
        <w:ind w:right="-118"/>
        <w:jc w:val="both"/>
        <w:rPr>
          <w:rFonts w:ascii="Arial" w:hAnsi="Arial" w:cs="Arial"/>
          <w:sz w:val="22"/>
          <w:lang w:val="en-US"/>
        </w:rPr>
      </w:pPr>
      <w:r w:rsidRPr="00CD2767">
        <w:rPr>
          <w:rFonts w:ascii="Arial" w:hAnsi="Arial" w:cs="Arial"/>
          <w:sz w:val="22"/>
          <w:lang w:val="en-US"/>
        </w:rPr>
        <w:t xml:space="preserve">The </w:t>
      </w:r>
      <w:r w:rsidR="000D2B87" w:rsidRPr="00CD2767">
        <w:rPr>
          <w:rFonts w:ascii="Arial" w:hAnsi="Arial" w:cs="Arial"/>
          <w:sz w:val="22"/>
          <w:lang w:val="en-US"/>
        </w:rPr>
        <w:t xml:space="preserve">current </w:t>
      </w:r>
      <w:r w:rsidRPr="00CD2767">
        <w:rPr>
          <w:rFonts w:ascii="Arial" w:hAnsi="Arial" w:cs="Arial"/>
          <w:sz w:val="22"/>
          <w:lang w:val="en-US"/>
        </w:rPr>
        <w:t>content o</w:t>
      </w:r>
      <w:r w:rsidR="0094787B" w:rsidRPr="00CD2767">
        <w:rPr>
          <w:rFonts w:ascii="Arial" w:hAnsi="Arial" w:cs="Arial"/>
          <w:sz w:val="22"/>
          <w:lang w:val="en-US"/>
        </w:rPr>
        <w:t xml:space="preserve">f the </w:t>
      </w:r>
      <w:r w:rsidR="003C6671">
        <w:rPr>
          <w:rFonts w:ascii="Arial" w:hAnsi="Arial" w:cs="Arial"/>
          <w:sz w:val="22"/>
          <w:lang w:val="en-US"/>
        </w:rPr>
        <w:t>GloboDiet</w:t>
      </w:r>
      <w:r w:rsidR="0094787B" w:rsidRPr="00CD2767">
        <w:rPr>
          <w:rFonts w:ascii="Arial" w:hAnsi="Arial" w:cs="Arial"/>
          <w:sz w:val="22"/>
          <w:lang w:val="en-US"/>
        </w:rPr>
        <w:t xml:space="preserve"> picture library, encompassing all the pictures developed for different country versions of the </w:t>
      </w:r>
      <w:r w:rsidR="003C6671">
        <w:rPr>
          <w:rFonts w:ascii="Arial" w:hAnsi="Arial" w:cs="Arial"/>
          <w:sz w:val="22"/>
          <w:lang w:val="en-US"/>
        </w:rPr>
        <w:t>GloboDiet</w:t>
      </w:r>
      <w:r w:rsidR="0094787B" w:rsidRPr="00CD2767">
        <w:rPr>
          <w:rFonts w:ascii="Arial" w:hAnsi="Arial" w:cs="Arial"/>
          <w:sz w:val="22"/>
          <w:lang w:val="en-US"/>
        </w:rPr>
        <w:t xml:space="preserve"> </w:t>
      </w:r>
      <w:proofErr w:type="gramStart"/>
      <w:r w:rsidR="0094787B" w:rsidRPr="00CD2767">
        <w:rPr>
          <w:rFonts w:ascii="Arial" w:hAnsi="Arial" w:cs="Arial"/>
          <w:sz w:val="22"/>
          <w:lang w:val="en-US"/>
        </w:rPr>
        <w:t>applications,</w:t>
      </w:r>
      <w:proofErr w:type="gramEnd"/>
      <w:r w:rsidR="0094787B" w:rsidRPr="00CD2767">
        <w:rPr>
          <w:rFonts w:ascii="Arial" w:hAnsi="Arial" w:cs="Arial"/>
          <w:sz w:val="22"/>
          <w:lang w:val="en-US"/>
        </w:rPr>
        <w:t xml:space="preserve"> </w:t>
      </w:r>
      <w:r w:rsidR="00B85B33" w:rsidRPr="00CD2767">
        <w:rPr>
          <w:rFonts w:ascii="Arial" w:hAnsi="Arial" w:cs="Arial"/>
          <w:sz w:val="22"/>
          <w:lang w:val="en-US"/>
        </w:rPr>
        <w:t>is</w:t>
      </w:r>
      <w:r w:rsidRPr="00CD2767">
        <w:rPr>
          <w:rFonts w:ascii="Arial" w:hAnsi="Arial" w:cs="Arial"/>
          <w:sz w:val="22"/>
          <w:lang w:val="en-US"/>
        </w:rPr>
        <w:t xml:space="preserve"> presented in </w:t>
      </w:r>
      <w:r w:rsidRPr="00CD2767">
        <w:rPr>
          <w:rFonts w:ascii="Arial" w:hAnsi="Arial" w:cs="Arial"/>
          <w:b/>
          <w:sz w:val="22"/>
          <w:lang w:val="en-US"/>
        </w:rPr>
        <w:t>Appendix 1</w:t>
      </w:r>
      <w:r w:rsidRPr="00CD2767">
        <w:rPr>
          <w:rFonts w:ascii="Arial" w:hAnsi="Arial" w:cs="Arial"/>
          <w:sz w:val="22"/>
          <w:lang w:val="en-US"/>
        </w:rPr>
        <w:t xml:space="preserve"> along</w:t>
      </w:r>
      <w:r w:rsidRPr="00B85B33">
        <w:rPr>
          <w:rFonts w:ascii="Arial" w:hAnsi="Arial" w:cs="Arial"/>
          <w:sz w:val="22"/>
          <w:lang w:val="en-US"/>
        </w:rPr>
        <w:t xml:space="preserve"> with additional information on how they can be obtained by the collaborators.</w:t>
      </w:r>
    </w:p>
    <w:p w:rsidR="00BB4D44" w:rsidRPr="00B85B33" w:rsidRDefault="00BB4D44" w:rsidP="00E90957">
      <w:pPr>
        <w:spacing w:after="0" w:line="360" w:lineRule="auto"/>
        <w:ind w:right="-118"/>
        <w:jc w:val="both"/>
        <w:rPr>
          <w:rFonts w:ascii="Arial" w:hAnsi="Arial" w:cs="Arial"/>
          <w:sz w:val="22"/>
          <w:lang w:val="en-US"/>
        </w:rPr>
      </w:pPr>
    </w:p>
    <w:p w:rsidR="00BB4D44" w:rsidRPr="00B85B33" w:rsidRDefault="00BB4D44" w:rsidP="00E90957">
      <w:pPr>
        <w:spacing w:after="0" w:line="360" w:lineRule="auto"/>
        <w:ind w:right="-118"/>
        <w:jc w:val="both"/>
        <w:rPr>
          <w:rFonts w:ascii="Arial" w:hAnsi="Arial" w:cs="Arial"/>
          <w:sz w:val="22"/>
          <w:lang w:val="en-US"/>
        </w:rPr>
      </w:pPr>
      <w:r w:rsidRPr="00CD2767">
        <w:rPr>
          <w:rFonts w:ascii="Arial" w:hAnsi="Arial" w:cs="Arial"/>
          <w:sz w:val="22"/>
          <w:lang w:val="en-US"/>
        </w:rPr>
        <w:t>The</w:t>
      </w:r>
      <w:r w:rsidR="0094787B" w:rsidRPr="00CD2767">
        <w:rPr>
          <w:rFonts w:ascii="Arial" w:hAnsi="Arial" w:cs="Arial"/>
          <w:sz w:val="22"/>
          <w:lang w:val="en-US"/>
        </w:rPr>
        <w:t>se</w:t>
      </w:r>
      <w:r w:rsidRPr="00CD2767">
        <w:rPr>
          <w:rFonts w:ascii="Arial" w:hAnsi="Arial" w:cs="Arial"/>
          <w:sz w:val="22"/>
          <w:lang w:val="en-US"/>
        </w:rPr>
        <w:t xml:space="preserve"> guidelines detail the suggested procedure to follow when preparing pictures of food</w:t>
      </w:r>
      <w:r w:rsidR="00A2494B" w:rsidRPr="00CD2767">
        <w:rPr>
          <w:rFonts w:ascii="Arial" w:hAnsi="Arial" w:cs="Arial"/>
          <w:sz w:val="22"/>
          <w:lang w:val="en-US"/>
        </w:rPr>
        <w:t>s</w:t>
      </w:r>
      <w:r w:rsidRPr="00CD2767">
        <w:rPr>
          <w:rFonts w:ascii="Arial" w:hAnsi="Arial" w:cs="Arial"/>
          <w:sz w:val="22"/>
          <w:lang w:val="en-US"/>
        </w:rPr>
        <w:t xml:space="preserve">/recipes (section 2), HHM (section 3) and shapes (section 4) all used to quantify foods. </w:t>
      </w:r>
      <w:r w:rsidR="00B77B77" w:rsidRPr="00CD2767">
        <w:rPr>
          <w:rFonts w:ascii="Arial" w:hAnsi="Arial" w:cs="Arial"/>
          <w:sz w:val="22"/>
          <w:lang w:val="en-US"/>
        </w:rPr>
        <w:t>G</w:t>
      </w:r>
      <w:r w:rsidRPr="00CD2767">
        <w:rPr>
          <w:rFonts w:ascii="Arial" w:hAnsi="Arial" w:cs="Arial"/>
          <w:sz w:val="22"/>
          <w:lang w:val="en-US"/>
        </w:rPr>
        <w:t xml:space="preserve">uidelines for the preparation of “help” pictures </w:t>
      </w:r>
      <w:r w:rsidR="0094787B" w:rsidRPr="00CD2767">
        <w:rPr>
          <w:rFonts w:ascii="Arial" w:hAnsi="Arial" w:cs="Arial"/>
          <w:sz w:val="22"/>
          <w:lang w:val="en-US"/>
        </w:rPr>
        <w:t>would mirror</w:t>
      </w:r>
      <w:r w:rsidR="00B77B77" w:rsidRPr="00CD2767">
        <w:rPr>
          <w:rFonts w:ascii="Arial" w:hAnsi="Arial" w:cs="Arial"/>
          <w:sz w:val="22"/>
          <w:lang w:val="en-US"/>
        </w:rPr>
        <w:t xml:space="preserve"> those of section 2.</w:t>
      </w:r>
      <w:r w:rsidRPr="00B85B33">
        <w:rPr>
          <w:rFonts w:ascii="Arial" w:hAnsi="Arial" w:cs="Arial"/>
          <w:sz w:val="22"/>
          <w:lang w:val="en-US"/>
        </w:rPr>
        <w:t xml:space="preserve"> </w:t>
      </w:r>
    </w:p>
    <w:p w:rsidR="00747BA6" w:rsidRPr="00B85B33" w:rsidRDefault="00747BA6" w:rsidP="00E90957">
      <w:pPr>
        <w:spacing w:after="0" w:line="360" w:lineRule="auto"/>
        <w:ind w:right="-118"/>
        <w:jc w:val="both"/>
        <w:rPr>
          <w:rFonts w:ascii="Arial" w:hAnsi="Arial" w:cs="Arial"/>
          <w:sz w:val="22"/>
          <w:lang w:val="en-US"/>
        </w:rPr>
      </w:pPr>
    </w:p>
    <w:p w:rsidR="009162AA" w:rsidRPr="00B85B33" w:rsidRDefault="00666C3C" w:rsidP="00030318">
      <w:pPr>
        <w:pStyle w:val="Heading1"/>
        <w:rPr>
          <w:rFonts w:ascii="Arial" w:hAnsi="Arial"/>
        </w:rPr>
      </w:pPr>
      <w:bookmarkStart w:id="5" w:name="_Toc380758347"/>
      <w:bookmarkStart w:id="6" w:name="_Toc380758450"/>
      <w:bookmarkStart w:id="7" w:name="_Toc380758457"/>
      <w:bookmarkStart w:id="8" w:name="_Toc381984372"/>
      <w:bookmarkStart w:id="9" w:name="_Toc384913708"/>
      <w:r w:rsidRPr="00B85B33">
        <w:rPr>
          <w:rFonts w:ascii="Arial" w:hAnsi="Arial"/>
        </w:rPr>
        <w:t>Guidelines to take standardized pictures</w:t>
      </w:r>
      <w:bookmarkEnd w:id="5"/>
      <w:bookmarkEnd w:id="6"/>
      <w:bookmarkEnd w:id="7"/>
      <w:bookmarkEnd w:id="8"/>
      <w:bookmarkEnd w:id="9"/>
    </w:p>
    <w:p w:rsidR="00277580" w:rsidRPr="00B85B33" w:rsidRDefault="00277580" w:rsidP="00B85B33">
      <w:pPr>
        <w:tabs>
          <w:tab w:val="left" w:pos="5529"/>
        </w:tabs>
        <w:spacing w:after="0" w:line="360" w:lineRule="auto"/>
        <w:ind w:right="-118"/>
        <w:jc w:val="both"/>
        <w:rPr>
          <w:rFonts w:ascii="Arial" w:hAnsi="Arial" w:cs="Arial"/>
          <w:sz w:val="22"/>
          <w:lang w:val="en-US"/>
        </w:rPr>
      </w:pPr>
    </w:p>
    <w:p w:rsidR="004F555E" w:rsidRDefault="0063640B" w:rsidP="00D6521A">
      <w:pPr>
        <w:tabs>
          <w:tab w:val="left" w:pos="5529"/>
        </w:tabs>
        <w:spacing w:after="0" w:line="360" w:lineRule="auto"/>
        <w:ind w:right="-118"/>
        <w:jc w:val="both"/>
        <w:rPr>
          <w:rFonts w:ascii="Arial" w:hAnsi="Arial" w:cs="Arial"/>
          <w:sz w:val="22"/>
          <w:lang w:val="en-US"/>
        </w:rPr>
      </w:pPr>
      <w:r w:rsidRPr="00B85B33">
        <w:rPr>
          <w:rFonts w:ascii="Arial" w:hAnsi="Arial" w:cs="Arial"/>
          <w:sz w:val="22"/>
          <w:lang w:val="en-US"/>
        </w:rPr>
        <w:t xml:space="preserve">The development of new pictures </w:t>
      </w:r>
      <w:r w:rsidR="00E12652" w:rsidRPr="00B85B33">
        <w:rPr>
          <w:rFonts w:ascii="Arial" w:hAnsi="Arial" w:cs="Arial"/>
          <w:sz w:val="22"/>
          <w:lang w:val="en-US"/>
        </w:rPr>
        <w:t xml:space="preserve">for some food items </w:t>
      </w:r>
      <w:r w:rsidRPr="00B85B33">
        <w:rPr>
          <w:rFonts w:ascii="Arial" w:hAnsi="Arial" w:cs="Arial"/>
          <w:sz w:val="22"/>
          <w:lang w:val="en-US"/>
        </w:rPr>
        <w:t xml:space="preserve">may be required for inclusion in the </w:t>
      </w:r>
      <w:r w:rsidR="003C6671">
        <w:rPr>
          <w:rFonts w:ascii="Arial" w:hAnsi="Arial" w:cs="Arial"/>
          <w:sz w:val="22"/>
          <w:lang w:val="en-US"/>
        </w:rPr>
        <w:t>GloboDiet</w:t>
      </w:r>
      <w:r w:rsidR="0072068B" w:rsidRPr="00B85B33">
        <w:rPr>
          <w:rFonts w:ascii="Arial" w:hAnsi="Arial" w:cs="Arial"/>
          <w:sz w:val="22"/>
          <w:lang w:val="en-US"/>
        </w:rPr>
        <w:t xml:space="preserve"> picture </w:t>
      </w:r>
      <w:r w:rsidR="003A0AEB" w:rsidRPr="00B85B33">
        <w:rPr>
          <w:rFonts w:ascii="Arial" w:hAnsi="Arial" w:cs="Arial"/>
          <w:sz w:val="22"/>
          <w:lang w:val="en-US"/>
        </w:rPr>
        <w:t xml:space="preserve">booklet </w:t>
      </w:r>
      <w:r w:rsidR="00FC644D" w:rsidRPr="00B85B33">
        <w:rPr>
          <w:rFonts w:ascii="Arial" w:hAnsi="Arial" w:cs="Arial"/>
          <w:sz w:val="22"/>
          <w:lang w:val="en-US"/>
        </w:rPr>
        <w:t xml:space="preserve">if </w:t>
      </w:r>
      <w:r w:rsidR="00E12652" w:rsidRPr="00B85B33">
        <w:rPr>
          <w:rFonts w:ascii="Arial" w:hAnsi="Arial" w:cs="Arial"/>
          <w:sz w:val="22"/>
          <w:lang w:val="en-US"/>
        </w:rPr>
        <w:t xml:space="preserve">photos are a good quantification method for those items and none exist for </w:t>
      </w:r>
      <w:r w:rsidR="00FC644D" w:rsidRPr="00B85B33">
        <w:rPr>
          <w:rFonts w:ascii="Arial" w:hAnsi="Arial" w:cs="Arial"/>
          <w:sz w:val="22"/>
          <w:lang w:val="en-US"/>
        </w:rPr>
        <w:t xml:space="preserve">similar foods or dishes or if the consumed </w:t>
      </w:r>
      <w:r w:rsidR="003A0AEB" w:rsidRPr="00B85B33">
        <w:rPr>
          <w:rFonts w:ascii="Arial" w:hAnsi="Arial" w:cs="Arial"/>
          <w:sz w:val="22"/>
          <w:lang w:val="en-US"/>
        </w:rPr>
        <w:t xml:space="preserve">portion </w:t>
      </w:r>
      <w:r w:rsidR="00FC644D" w:rsidRPr="00B85B33">
        <w:rPr>
          <w:rFonts w:ascii="Arial" w:hAnsi="Arial" w:cs="Arial"/>
          <w:sz w:val="22"/>
          <w:lang w:val="en-US"/>
        </w:rPr>
        <w:t>ranges are different</w:t>
      </w:r>
      <w:r w:rsidR="0072068B" w:rsidRPr="00B85B33">
        <w:rPr>
          <w:rFonts w:ascii="Arial" w:hAnsi="Arial" w:cs="Arial"/>
          <w:sz w:val="22"/>
          <w:lang w:val="en-US"/>
        </w:rPr>
        <w:t>. In that case, t</w:t>
      </w:r>
      <w:r w:rsidR="00EE722C" w:rsidRPr="00B85B33">
        <w:rPr>
          <w:rFonts w:ascii="Arial" w:hAnsi="Arial" w:cs="Arial"/>
          <w:sz w:val="22"/>
          <w:lang w:val="en-US"/>
        </w:rPr>
        <w:t xml:space="preserve">echnical guidelines for </w:t>
      </w:r>
      <w:r w:rsidR="0072068B" w:rsidRPr="00B85B33">
        <w:rPr>
          <w:rFonts w:ascii="Arial" w:hAnsi="Arial" w:cs="Arial"/>
          <w:sz w:val="22"/>
          <w:lang w:val="en-US"/>
        </w:rPr>
        <w:t xml:space="preserve">the </w:t>
      </w:r>
      <w:r w:rsidR="00EE722C" w:rsidRPr="00B85B33">
        <w:rPr>
          <w:rFonts w:ascii="Arial" w:hAnsi="Arial" w:cs="Arial"/>
          <w:sz w:val="22"/>
          <w:lang w:val="en-US"/>
        </w:rPr>
        <w:t>development of new pictures</w:t>
      </w:r>
      <w:r w:rsidR="0072068B" w:rsidRPr="00B85B33">
        <w:rPr>
          <w:rFonts w:ascii="Arial" w:hAnsi="Arial" w:cs="Arial"/>
          <w:sz w:val="22"/>
          <w:lang w:val="en-US"/>
        </w:rPr>
        <w:t xml:space="preserve"> are described </w:t>
      </w:r>
      <w:r w:rsidR="00035E45" w:rsidRPr="00B85B33">
        <w:rPr>
          <w:rFonts w:ascii="Arial" w:hAnsi="Arial" w:cs="Arial"/>
          <w:sz w:val="22"/>
          <w:lang w:val="en-US"/>
        </w:rPr>
        <w:t xml:space="preserve">in </w:t>
      </w:r>
      <w:r w:rsidR="00035E45" w:rsidRPr="00B85B33">
        <w:rPr>
          <w:rFonts w:ascii="Arial" w:hAnsi="Arial" w:cs="Arial"/>
          <w:b/>
          <w:sz w:val="22"/>
          <w:lang w:val="en-US"/>
        </w:rPr>
        <w:t>Table 1</w:t>
      </w:r>
      <w:r w:rsidR="00035E45" w:rsidRPr="00B85B33">
        <w:rPr>
          <w:rFonts w:ascii="Arial" w:hAnsi="Arial" w:cs="Arial"/>
          <w:sz w:val="22"/>
          <w:lang w:val="en-US"/>
        </w:rPr>
        <w:t xml:space="preserve">, </w:t>
      </w:r>
      <w:r w:rsidR="0072068B" w:rsidRPr="00B85B33">
        <w:rPr>
          <w:rFonts w:ascii="Arial" w:hAnsi="Arial" w:cs="Arial"/>
          <w:sz w:val="22"/>
          <w:lang w:val="en-US"/>
        </w:rPr>
        <w:t>along with an indication of the compa</w:t>
      </w:r>
      <w:r w:rsidR="002A1124" w:rsidRPr="00B85B33">
        <w:rPr>
          <w:rFonts w:ascii="Arial" w:hAnsi="Arial" w:cs="Arial"/>
          <w:sz w:val="22"/>
          <w:lang w:val="en-US"/>
        </w:rPr>
        <w:t xml:space="preserve">rability </w:t>
      </w:r>
      <w:r w:rsidR="00116021" w:rsidRPr="00B85B33">
        <w:rPr>
          <w:rFonts w:ascii="Arial" w:hAnsi="Arial" w:cs="Arial"/>
          <w:sz w:val="22"/>
          <w:lang w:val="en-US"/>
        </w:rPr>
        <w:t>between the</w:t>
      </w:r>
      <w:r w:rsidR="002A1124" w:rsidRPr="00B85B33">
        <w:rPr>
          <w:rFonts w:ascii="Arial" w:hAnsi="Arial" w:cs="Arial"/>
          <w:sz w:val="22"/>
          <w:lang w:val="en-US"/>
        </w:rPr>
        <w:t xml:space="preserve"> new guidelines </w:t>
      </w:r>
      <w:r w:rsidR="00116021" w:rsidRPr="00B85B33">
        <w:rPr>
          <w:rFonts w:ascii="Arial" w:hAnsi="Arial" w:cs="Arial"/>
          <w:sz w:val="22"/>
          <w:lang w:val="en-US"/>
        </w:rPr>
        <w:t>and the</w:t>
      </w:r>
      <w:r w:rsidR="002A1124" w:rsidRPr="00B85B33">
        <w:rPr>
          <w:rFonts w:ascii="Arial" w:hAnsi="Arial" w:cs="Arial"/>
          <w:sz w:val="22"/>
          <w:lang w:val="en-US"/>
        </w:rPr>
        <w:t xml:space="preserve"> procedure used to take the </w:t>
      </w:r>
      <w:r w:rsidR="00116021" w:rsidRPr="00B85B33">
        <w:rPr>
          <w:rFonts w:ascii="Arial" w:hAnsi="Arial" w:cs="Arial"/>
          <w:sz w:val="22"/>
          <w:lang w:val="en-US"/>
        </w:rPr>
        <w:t>exist</w:t>
      </w:r>
      <w:r w:rsidR="00550C70" w:rsidRPr="00B85B33">
        <w:rPr>
          <w:rFonts w:ascii="Arial" w:hAnsi="Arial" w:cs="Arial"/>
          <w:sz w:val="22"/>
          <w:lang w:val="en-US"/>
        </w:rPr>
        <w:t>ing</w:t>
      </w:r>
      <w:r w:rsidR="0072068B" w:rsidRPr="00B85B33">
        <w:rPr>
          <w:rFonts w:ascii="Arial" w:hAnsi="Arial" w:cs="Arial"/>
          <w:sz w:val="22"/>
          <w:lang w:val="en-US"/>
        </w:rPr>
        <w:t xml:space="preserve"> </w:t>
      </w:r>
      <w:r w:rsidR="00116021" w:rsidRPr="00B85B33">
        <w:rPr>
          <w:rFonts w:ascii="Arial" w:hAnsi="Arial" w:cs="Arial"/>
          <w:sz w:val="22"/>
          <w:lang w:val="en-US"/>
        </w:rPr>
        <w:t xml:space="preserve">(old) </w:t>
      </w:r>
      <w:r w:rsidR="0072068B" w:rsidRPr="00B85B33">
        <w:rPr>
          <w:rFonts w:ascii="Arial" w:hAnsi="Arial" w:cs="Arial"/>
          <w:sz w:val="22"/>
          <w:lang w:val="en-US"/>
        </w:rPr>
        <w:t xml:space="preserve">pictures. </w:t>
      </w:r>
    </w:p>
    <w:p w:rsidR="00415E56" w:rsidRPr="00D6521A" w:rsidRDefault="00D6521A" w:rsidP="00D6521A">
      <w:pPr>
        <w:pStyle w:val="CommentText"/>
        <w:spacing w:after="0" w:line="360" w:lineRule="auto"/>
        <w:jc w:val="both"/>
        <w:rPr>
          <w:rFonts w:ascii="Arial" w:hAnsi="Arial" w:cs="Arial"/>
          <w:sz w:val="22"/>
          <w:szCs w:val="22"/>
          <w:lang w:val="en-US"/>
        </w:rPr>
      </w:pPr>
      <w:r>
        <w:rPr>
          <w:rFonts w:ascii="Arial" w:hAnsi="Arial" w:cs="Arial"/>
          <w:sz w:val="22"/>
          <w:szCs w:val="22"/>
          <w:lang w:val="en-US"/>
        </w:rPr>
        <w:t xml:space="preserve">In </w:t>
      </w:r>
      <w:r w:rsidR="003C6671">
        <w:rPr>
          <w:rFonts w:ascii="Arial" w:hAnsi="Arial" w:cs="Arial"/>
          <w:sz w:val="22"/>
          <w:szCs w:val="22"/>
          <w:lang w:val="en-US"/>
        </w:rPr>
        <w:t>GloboDiet</w:t>
      </w:r>
      <w:r>
        <w:rPr>
          <w:rFonts w:ascii="Arial" w:hAnsi="Arial" w:cs="Arial"/>
          <w:sz w:val="22"/>
          <w:szCs w:val="22"/>
          <w:lang w:val="en-US"/>
        </w:rPr>
        <w:t>, e</w:t>
      </w:r>
      <w:r w:rsidRPr="00D6521A">
        <w:rPr>
          <w:rFonts w:ascii="Arial" w:hAnsi="Arial" w:cs="Arial"/>
          <w:sz w:val="22"/>
          <w:szCs w:val="22"/>
          <w:lang w:val="en-US"/>
        </w:rPr>
        <w:t xml:space="preserve">ach reported food or dish will be quantified by means of </w:t>
      </w:r>
      <w:r w:rsidRPr="00D6521A">
        <w:rPr>
          <w:rFonts w:ascii="Arial" w:hAnsi="Arial" w:cs="Arial"/>
          <w:sz w:val="22"/>
          <w:szCs w:val="22"/>
          <w:u w:val="single"/>
          <w:lang w:val="en-US"/>
        </w:rPr>
        <w:t>a single</w:t>
      </w:r>
      <w:r w:rsidRPr="00D6521A">
        <w:rPr>
          <w:rFonts w:ascii="Arial" w:hAnsi="Arial" w:cs="Arial"/>
          <w:sz w:val="22"/>
          <w:szCs w:val="22"/>
          <w:lang w:val="en-US"/>
        </w:rPr>
        <w:t xml:space="preserve"> quantification method. </w:t>
      </w:r>
      <w:r w:rsidR="004F555E" w:rsidRPr="00D6521A">
        <w:rPr>
          <w:rFonts w:ascii="Arial" w:hAnsi="Arial" w:cs="Arial"/>
          <w:sz w:val="22"/>
          <w:szCs w:val="22"/>
          <w:lang w:val="en-US"/>
        </w:rPr>
        <w:t xml:space="preserve">It must be clear that the picture series should </w:t>
      </w:r>
      <w:r w:rsidR="007B11F0">
        <w:rPr>
          <w:rFonts w:ascii="Arial" w:hAnsi="Arial" w:cs="Arial"/>
          <w:sz w:val="22"/>
          <w:szCs w:val="22"/>
          <w:lang w:val="en-US"/>
        </w:rPr>
        <w:t>re</w:t>
      </w:r>
      <w:r w:rsidR="004F555E" w:rsidRPr="00D6521A">
        <w:rPr>
          <w:rFonts w:ascii="Arial" w:hAnsi="Arial" w:cs="Arial"/>
          <w:sz w:val="22"/>
          <w:szCs w:val="22"/>
          <w:lang w:val="en-US"/>
        </w:rPr>
        <w:t xml:space="preserve">present a range of </w:t>
      </w:r>
      <w:r w:rsidR="004F555E" w:rsidRPr="007B11F0">
        <w:rPr>
          <w:rFonts w:ascii="Arial" w:hAnsi="Arial" w:cs="Arial"/>
          <w:sz w:val="22"/>
          <w:szCs w:val="22"/>
          <w:u w:val="single"/>
          <w:lang w:val="en-US"/>
        </w:rPr>
        <w:t>individual</w:t>
      </w:r>
      <w:r w:rsidR="004F555E" w:rsidRPr="00D6521A">
        <w:rPr>
          <w:rFonts w:ascii="Arial" w:hAnsi="Arial" w:cs="Arial"/>
          <w:sz w:val="22"/>
          <w:szCs w:val="22"/>
          <w:lang w:val="en-US"/>
        </w:rPr>
        <w:t xml:space="preserve"> portions consumed by a subject (e.g. not </w:t>
      </w:r>
      <w:r w:rsidR="00415E56" w:rsidRPr="00D6521A">
        <w:rPr>
          <w:rFonts w:ascii="Arial" w:hAnsi="Arial" w:cs="Arial"/>
          <w:sz w:val="22"/>
          <w:szCs w:val="22"/>
          <w:lang w:val="en-US"/>
        </w:rPr>
        <w:t xml:space="preserve">a </w:t>
      </w:r>
      <w:r w:rsidR="004F555E" w:rsidRPr="00D6521A">
        <w:rPr>
          <w:rFonts w:ascii="Arial" w:hAnsi="Arial" w:cs="Arial"/>
          <w:sz w:val="22"/>
          <w:szCs w:val="22"/>
          <w:lang w:val="en-US"/>
        </w:rPr>
        <w:t xml:space="preserve">whole chicken). </w:t>
      </w:r>
    </w:p>
    <w:p w:rsidR="004F555E" w:rsidRDefault="004F555E" w:rsidP="00D6521A">
      <w:pPr>
        <w:pStyle w:val="CommentText"/>
        <w:spacing w:line="360" w:lineRule="auto"/>
        <w:jc w:val="both"/>
        <w:rPr>
          <w:lang w:val="en-US"/>
        </w:rPr>
      </w:pPr>
      <w:r w:rsidRPr="00D6521A">
        <w:rPr>
          <w:rFonts w:ascii="Arial" w:hAnsi="Arial" w:cs="Arial"/>
          <w:sz w:val="22"/>
          <w:szCs w:val="22"/>
          <w:lang w:val="en-US"/>
        </w:rPr>
        <w:t xml:space="preserve">Recipes in which the relative proportions of the ingredients </w:t>
      </w:r>
      <w:r w:rsidRPr="00D6521A">
        <w:rPr>
          <w:rFonts w:ascii="Arial" w:hAnsi="Arial" w:cs="Arial"/>
          <w:sz w:val="22"/>
          <w:szCs w:val="22"/>
          <w:u w:val="single"/>
          <w:lang w:val="en-US"/>
        </w:rPr>
        <w:t>are not stable</w:t>
      </w:r>
      <w:r w:rsidRPr="00D6521A">
        <w:rPr>
          <w:rFonts w:ascii="Arial" w:hAnsi="Arial" w:cs="Arial"/>
          <w:sz w:val="22"/>
          <w:szCs w:val="22"/>
          <w:lang w:val="en-US"/>
        </w:rPr>
        <w:t xml:space="preserve">, for example a paella where the </w:t>
      </w:r>
      <w:r w:rsidR="004322D7">
        <w:rPr>
          <w:rFonts w:ascii="Arial" w:hAnsi="Arial" w:cs="Arial"/>
          <w:sz w:val="22"/>
          <w:szCs w:val="22"/>
          <w:lang w:val="en-US"/>
        </w:rPr>
        <w:t xml:space="preserve">proportion of </w:t>
      </w:r>
      <w:r w:rsidRPr="00D6521A">
        <w:rPr>
          <w:rFonts w:ascii="Arial" w:hAnsi="Arial" w:cs="Arial"/>
          <w:sz w:val="22"/>
          <w:szCs w:val="22"/>
          <w:lang w:val="en-US"/>
        </w:rPr>
        <w:t xml:space="preserve">rice and meat vary </w:t>
      </w:r>
      <w:r w:rsidR="007B11F0">
        <w:rPr>
          <w:rFonts w:ascii="Arial" w:hAnsi="Arial" w:cs="Arial"/>
          <w:sz w:val="22"/>
          <w:szCs w:val="22"/>
          <w:lang w:val="en-US"/>
        </w:rPr>
        <w:t xml:space="preserve">from subject to subject </w:t>
      </w:r>
      <w:r w:rsidRPr="00D6521A">
        <w:rPr>
          <w:rFonts w:ascii="Arial" w:hAnsi="Arial" w:cs="Arial"/>
          <w:sz w:val="22"/>
          <w:szCs w:val="22"/>
          <w:lang w:val="en-US"/>
        </w:rPr>
        <w:t>and can</w:t>
      </w:r>
      <w:r w:rsidR="00415E56" w:rsidRPr="00D6521A">
        <w:rPr>
          <w:rFonts w:ascii="Arial" w:hAnsi="Arial" w:cs="Arial"/>
          <w:sz w:val="22"/>
          <w:szCs w:val="22"/>
          <w:lang w:val="en-US"/>
        </w:rPr>
        <w:t xml:space="preserve"> be quantified separately, should be treated as composed recipes and not as a single dish</w:t>
      </w:r>
      <w:r w:rsidR="00D6521A" w:rsidRPr="00D6521A">
        <w:rPr>
          <w:rFonts w:ascii="Arial" w:hAnsi="Arial" w:cs="Arial"/>
          <w:sz w:val="22"/>
          <w:szCs w:val="22"/>
          <w:lang w:val="en-US"/>
        </w:rPr>
        <w:t>: a ‘</w:t>
      </w:r>
      <w:r w:rsidR="004322D7">
        <w:rPr>
          <w:rFonts w:ascii="Arial" w:hAnsi="Arial" w:cs="Arial"/>
          <w:sz w:val="22"/>
          <w:szCs w:val="22"/>
          <w:lang w:val="en-US"/>
        </w:rPr>
        <w:t xml:space="preserve">meat </w:t>
      </w:r>
      <w:r w:rsidR="00D6521A" w:rsidRPr="00D6521A">
        <w:rPr>
          <w:rFonts w:ascii="Arial" w:hAnsi="Arial" w:cs="Arial"/>
          <w:sz w:val="22"/>
          <w:szCs w:val="22"/>
          <w:lang w:val="en-US"/>
        </w:rPr>
        <w:t xml:space="preserve">paella dish’ will not be available as such in the recipe list but will be built by </w:t>
      </w:r>
      <w:r w:rsidR="007B11F0">
        <w:rPr>
          <w:rFonts w:ascii="Arial" w:hAnsi="Arial" w:cs="Arial"/>
          <w:sz w:val="22"/>
          <w:szCs w:val="22"/>
          <w:lang w:val="en-US"/>
        </w:rPr>
        <w:t>quantifying</w:t>
      </w:r>
      <w:r w:rsidR="00D6521A" w:rsidRPr="00D6521A">
        <w:rPr>
          <w:rFonts w:ascii="Arial" w:hAnsi="Arial" w:cs="Arial"/>
          <w:sz w:val="22"/>
          <w:szCs w:val="22"/>
          <w:lang w:val="en-US"/>
        </w:rPr>
        <w:t xml:space="preserve"> the </w:t>
      </w:r>
      <w:r w:rsidR="007B11F0">
        <w:rPr>
          <w:rFonts w:ascii="Arial" w:hAnsi="Arial" w:cs="Arial"/>
          <w:sz w:val="22"/>
          <w:szCs w:val="22"/>
          <w:lang w:val="en-US"/>
        </w:rPr>
        <w:t xml:space="preserve">portion of the </w:t>
      </w:r>
      <w:r w:rsidR="00D6521A" w:rsidRPr="00D6521A">
        <w:rPr>
          <w:rFonts w:ascii="Arial" w:hAnsi="Arial" w:cs="Arial"/>
          <w:sz w:val="22"/>
          <w:szCs w:val="22"/>
          <w:lang w:val="en-US"/>
        </w:rPr>
        <w:t xml:space="preserve">rice preparation and the </w:t>
      </w:r>
      <w:r w:rsidR="007B11F0">
        <w:rPr>
          <w:rFonts w:ascii="Arial" w:hAnsi="Arial" w:cs="Arial"/>
          <w:sz w:val="22"/>
          <w:szCs w:val="22"/>
          <w:lang w:val="en-US"/>
        </w:rPr>
        <w:t xml:space="preserve">portion of the </w:t>
      </w:r>
      <w:r w:rsidR="00D6521A" w:rsidRPr="00D6521A">
        <w:rPr>
          <w:rFonts w:ascii="Arial" w:hAnsi="Arial" w:cs="Arial"/>
          <w:sz w:val="22"/>
          <w:szCs w:val="22"/>
          <w:lang w:val="en-US"/>
        </w:rPr>
        <w:t>meat pieces</w:t>
      </w:r>
      <w:r w:rsidR="007B11F0">
        <w:rPr>
          <w:rFonts w:ascii="Arial" w:hAnsi="Arial" w:cs="Arial"/>
          <w:sz w:val="22"/>
          <w:szCs w:val="22"/>
          <w:lang w:val="en-US"/>
        </w:rPr>
        <w:t xml:space="preserve"> separately</w:t>
      </w:r>
      <w:r w:rsidR="00415E56" w:rsidRPr="00D6521A">
        <w:rPr>
          <w:rFonts w:ascii="Arial" w:hAnsi="Arial" w:cs="Arial"/>
          <w:sz w:val="22"/>
          <w:szCs w:val="22"/>
          <w:lang w:val="en-US"/>
        </w:rPr>
        <w:t>.</w:t>
      </w:r>
    </w:p>
    <w:p w:rsidR="00F73D9D" w:rsidRPr="00B85B33" w:rsidRDefault="00463738" w:rsidP="00B85B33">
      <w:pPr>
        <w:tabs>
          <w:tab w:val="left" w:pos="5529"/>
        </w:tabs>
        <w:spacing w:after="0" w:line="360" w:lineRule="auto"/>
        <w:ind w:right="-118"/>
        <w:jc w:val="both"/>
        <w:rPr>
          <w:rFonts w:ascii="Arial" w:hAnsi="Arial" w:cs="Arial"/>
          <w:sz w:val="22"/>
          <w:lang w:val="en-US"/>
        </w:rPr>
      </w:pPr>
      <w:r w:rsidRPr="00B85B33">
        <w:rPr>
          <w:rFonts w:ascii="Arial" w:hAnsi="Arial" w:cs="Arial"/>
          <w:sz w:val="22"/>
          <w:lang w:val="en-US"/>
        </w:rPr>
        <w:t xml:space="preserve">A flow-chart about the procedure </w:t>
      </w:r>
      <w:r w:rsidR="00D6521A">
        <w:rPr>
          <w:rFonts w:ascii="Arial" w:hAnsi="Arial" w:cs="Arial"/>
          <w:sz w:val="22"/>
          <w:lang w:val="en-US"/>
        </w:rPr>
        <w:t xml:space="preserve">for new pictures </w:t>
      </w:r>
      <w:r w:rsidRPr="00B85B33">
        <w:rPr>
          <w:rFonts w:ascii="Arial" w:hAnsi="Arial" w:cs="Arial"/>
          <w:sz w:val="22"/>
          <w:lang w:val="en-US"/>
        </w:rPr>
        <w:t>is also indicated below</w:t>
      </w:r>
      <w:r w:rsidR="00747BA6" w:rsidRPr="00B85B33">
        <w:rPr>
          <w:rFonts w:ascii="Arial" w:hAnsi="Arial" w:cs="Arial"/>
          <w:sz w:val="22"/>
          <w:lang w:val="en-US"/>
        </w:rPr>
        <w:t xml:space="preserve"> to ensure the maximum of standardization of the photo production</w:t>
      </w:r>
      <w:r w:rsidRPr="00B85B33">
        <w:rPr>
          <w:rFonts w:ascii="Arial" w:hAnsi="Arial" w:cs="Arial"/>
          <w:sz w:val="22"/>
          <w:lang w:val="en-US"/>
        </w:rPr>
        <w:t>.</w:t>
      </w:r>
    </w:p>
    <w:p w:rsidR="003A0AEB" w:rsidRPr="00B85B33" w:rsidRDefault="00176A51" w:rsidP="004C70B7">
      <w:pPr>
        <w:spacing w:after="0" w:line="360" w:lineRule="auto"/>
        <w:ind w:right="-118"/>
        <w:jc w:val="both"/>
        <w:rPr>
          <w:rFonts w:ascii="Arial" w:hAnsi="Arial" w:cs="Arial"/>
          <w:sz w:val="22"/>
          <w:lang w:val="en-US"/>
        </w:rPr>
        <w:sectPr w:rsidR="003A0AEB" w:rsidRPr="00B85B33" w:rsidSect="0039340D">
          <w:footerReference w:type="default" r:id="rId11"/>
          <w:pgSz w:w="11906" w:h="16838"/>
          <w:pgMar w:top="1440" w:right="1440" w:bottom="1440" w:left="1440" w:header="708" w:footer="708" w:gutter="0"/>
          <w:pgNumType w:start="0"/>
          <w:cols w:space="708"/>
          <w:titlePg/>
          <w:docGrid w:linePitch="360"/>
        </w:sectPr>
      </w:pPr>
      <w:r>
        <w:rPr>
          <w:noProof/>
          <w:lang w:eastAsia="en-GB"/>
        </w:rPr>
        <mc:AlternateContent>
          <mc:Choice Requires="wps">
            <w:drawing>
              <wp:anchor distT="0" distB="0" distL="114300" distR="114300" simplePos="0" relativeHeight="251679744" behindDoc="0" locked="0" layoutInCell="1" allowOverlap="1">
                <wp:simplePos x="0" y="0"/>
                <wp:positionH relativeFrom="column">
                  <wp:posOffset>-123190</wp:posOffset>
                </wp:positionH>
                <wp:positionV relativeFrom="paragraph">
                  <wp:posOffset>2896870</wp:posOffset>
                </wp:positionV>
                <wp:extent cx="6466840" cy="440055"/>
                <wp:effectExtent l="10160" t="10795" r="9525" b="6350"/>
                <wp:wrapNone/>
                <wp:docPr id="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6840" cy="440055"/>
                        </a:xfrm>
                        <a:prstGeom prst="rect">
                          <a:avLst/>
                        </a:prstGeom>
                        <a:solidFill>
                          <a:srgbClr val="FFFFFF"/>
                        </a:solidFill>
                        <a:ln w="9525">
                          <a:solidFill>
                            <a:srgbClr val="000000"/>
                          </a:solidFill>
                          <a:miter lim="800000"/>
                          <a:headEnd/>
                          <a:tailEnd/>
                        </a:ln>
                      </wps:spPr>
                      <wps:txbx>
                        <w:txbxContent>
                          <w:p w:rsidR="0029737C" w:rsidRDefault="0029737C">
                            <w:r w:rsidRPr="006968F9">
                              <w:rPr>
                                <w:b/>
                              </w:rPr>
                              <w:t>Note</w:t>
                            </w:r>
                            <w:r>
                              <w:t>: To approve the selection of foods/dishes made locally, it would be helpful for IARC to receive sample pictures of the dishes/foods from websites or links to those websites.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9.7pt;margin-top:228.1pt;width:509.2pt;height:34.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">
                <v:textbox>
                  <w:txbxContent>
                    <w:p w:rsidR="0029737C" w:rsidRDefault="0029737C">
                      <w:r w:rsidRPr="006968F9">
                        <w:rPr>
                          <w:b/>
                        </w:rPr>
                        <w:t>Note</w:t>
                      </w:r>
                      <w:r>
                        <w:t>: To approve the selection of foods/dishes made locally, it would be helpful for IARC to receive sample pictures of the dishes/foods from websites or links to those websites.</w:t>
                      </w:r>
                    </w:p>
                  </w:txbxContent>
                </v:textbox>
              </v:shape>
            </w:pict>
          </mc:Fallback>
        </mc:AlternateContent>
      </w:r>
      <w:r>
        <w:rPr>
          <w:rFonts w:ascii="Arial" w:hAnsi="Arial" w:cs="Arial"/>
          <w:noProof/>
          <w:sz w:val="22"/>
          <w:lang w:eastAsia="en-GB"/>
        </w:rPr>
        <mc:AlternateContent>
          <mc:Choice Requires="wps">
            <w:drawing>
              <wp:anchor distT="0" distB="0" distL="114300" distR="114300" simplePos="0" relativeHeight="251681792" behindDoc="0" locked="0" layoutInCell="1" allowOverlap="1">
                <wp:simplePos x="0" y="0"/>
                <wp:positionH relativeFrom="column">
                  <wp:posOffset>3886835</wp:posOffset>
                </wp:positionH>
                <wp:positionV relativeFrom="paragraph">
                  <wp:posOffset>727710</wp:posOffset>
                </wp:positionV>
                <wp:extent cx="635" cy="283845"/>
                <wp:effectExtent l="57785" t="13335" r="55880" b="17145"/>
                <wp:wrapNone/>
                <wp:docPr id="91" name="AutoShap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83845"/>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10" o:spid="_x0000_s1026" type="#_x0000_t32" style="position:absolute;margin-left:306.05pt;margin-top:57.3pt;width:.05pt;height:22.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">
                <v:stroke dashstyle="dash" endarrow="block"/>
              </v:shape>
            </w:pict>
          </mc:Fallback>
        </mc:AlternateContent>
      </w:r>
      <w:r>
        <w:rPr>
          <w:rFonts w:ascii="Arial" w:hAnsi="Arial" w:cs="Arial"/>
          <w:noProof/>
          <w:sz w:val="22"/>
          <w:lang w:eastAsia="en-GB"/>
        </w:rPr>
        <mc:AlternateContent>
          <mc:Choice Requires="wps">
            <w:drawing>
              <wp:anchor distT="0" distB="0" distL="114300" distR="114300" simplePos="0" relativeHeight="251683840" behindDoc="0" locked="0" layoutInCell="1" allowOverlap="1">
                <wp:simplePos x="0" y="0"/>
                <wp:positionH relativeFrom="column">
                  <wp:posOffset>466725</wp:posOffset>
                </wp:positionH>
                <wp:positionV relativeFrom="paragraph">
                  <wp:posOffset>769620</wp:posOffset>
                </wp:positionV>
                <wp:extent cx="635" cy="283845"/>
                <wp:effectExtent l="57150" t="7620" r="56515" b="22860"/>
                <wp:wrapNone/>
                <wp:docPr id="90" name="AutoShap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838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11" o:spid="_x0000_s1026" type="#_x0000_t32" style="position:absolute;margin-left:36.75pt;margin-top:60.6pt;width:.05pt;height:22.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">
                <v:stroke endarrow="block"/>
              </v:shape>
            </w:pict>
          </mc:Fallback>
        </mc:AlternateContent>
      </w:r>
      <w:r>
        <w:rPr>
          <w:rFonts w:ascii="Arial" w:hAnsi="Arial" w:cs="Arial"/>
          <w:noProof/>
          <w:sz w:val="22"/>
          <w:lang w:eastAsia="en-GB"/>
        </w:rPr>
        <mc:AlternateContent>
          <mc:Choice Requires="wps">
            <w:drawing>
              <wp:anchor distT="0" distB="0" distL="114300" distR="114300" simplePos="0" relativeHeight="251654144" behindDoc="0" locked="0" layoutInCell="1" allowOverlap="1">
                <wp:simplePos x="0" y="0"/>
                <wp:positionH relativeFrom="column">
                  <wp:posOffset>3016250</wp:posOffset>
                </wp:positionH>
                <wp:positionV relativeFrom="paragraph">
                  <wp:posOffset>1291590</wp:posOffset>
                </wp:positionV>
                <wp:extent cx="238125" cy="0"/>
                <wp:effectExtent l="6350" t="53340" r="22225" b="60960"/>
                <wp:wrapNone/>
                <wp:docPr id="89"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6" o:spid="_x0000_s1026" type="#_x0000_t32" style="position:absolute;margin-left:237.5pt;margin-top:101.7pt;width:18.75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">
                <v:stroke endarrow="block"/>
              </v:shape>
            </w:pict>
          </mc:Fallback>
        </mc:AlternateContent>
      </w:r>
      <w:r>
        <w:rPr>
          <w:rFonts w:ascii="Arial" w:hAnsi="Arial" w:cs="Arial"/>
          <w:noProof/>
          <w:sz w:val="22"/>
          <w:lang w:eastAsia="en-GB"/>
        </w:rPr>
        <mc:AlternateContent>
          <mc:Choice Requires="wps">
            <w:drawing>
              <wp:anchor distT="0" distB="0" distL="114300" distR="114300" simplePos="0" relativeHeight="251651072" behindDoc="0" locked="0" layoutInCell="1" allowOverlap="1">
                <wp:simplePos x="0" y="0"/>
                <wp:positionH relativeFrom="column">
                  <wp:posOffset>1400175</wp:posOffset>
                </wp:positionH>
                <wp:positionV relativeFrom="paragraph">
                  <wp:posOffset>1291590</wp:posOffset>
                </wp:positionV>
                <wp:extent cx="238125" cy="0"/>
                <wp:effectExtent l="9525" t="53340" r="19050" b="60960"/>
                <wp:wrapNone/>
                <wp:docPr id="88"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1" o:spid="_x0000_s1026" type="#_x0000_t32" style="position:absolute;margin-left:110.25pt;margin-top:101.7pt;width:18.75pt;height: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">
                <v:stroke endarrow="block"/>
              </v:shape>
            </w:pict>
          </mc:Fallback>
        </mc:AlternateContent>
      </w:r>
      <w:r>
        <w:rPr>
          <w:rFonts w:ascii="Arial" w:hAnsi="Arial" w:cs="Arial"/>
          <w:noProof/>
          <w:sz w:val="22"/>
          <w:lang w:eastAsia="en-GB"/>
        </w:rPr>
        <mc:AlternateContent>
          <mc:Choice Requires="wps">
            <w:drawing>
              <wp:anchor distT="0" distB="0" distL="114300" distR="114300" simplePos="0" relativeHeight="251680768" behindDoc="0" locked="0" layoutInCell="1" allowOverlap="1">
                <wp:simplePos x="0" y="0"/>
                <wp:positionH relativeFrom="column">
                  <wp:posOffset>3904615</wp:posOffset>
                </wp:positionH>
                <wp:positionV relativeFrom="paragraph">
                  <wp:posOffset>1558290</wp:posOffset>
                </wp:positionV>
                <wp:extent cx="635" cy="276860"/>
                <wp:effectExtent l="56515" t="15240" r="57150" b="22225"/>
                <wp:wrapNone/>
                <wp:docPr id="86" name="AutoShap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686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13" o:spid="_x0000_s1026" type="#_x0000_t32" style="position:absolute;margin-left:307.45pt;margin-top:122.7pt;width:.05pt;height:21.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">
                <v:stroke startarrow="block" endarrow="block"/>
              </v:shape>
            </w:pict>
          </mc:Fallback>
        </mc:AlternateContent>
      </w:r>
      <w:r>
        <w:rPr>
          <w:rFonts w:ascii="Arial" w:hAnsi="Arial" w:cs="Arial"/>
          <w:noProof/>
          <w:sz w:val="22"/>
          <w:lang w:eastAsia="en-GB"/>
        </w:rPr>
        <mc:AlternateContent>
          <mc:Choice Requires="wps">
            <w:drawing>
              <wp:anchor distT="0" distB="0" distL="114300" distR="114300" simplePos="0" relativeHeight="251682816" behindDoc="0" locked="0" layoutInCell="1" allowOverlap="1">
                <wp:simplePos x="0" y="0"/>
                <wp:positionH relativeFrom="column">
                  <wp:posOffset>2286000</wp:posOffset>
                </wp:positionH>
                <wp:positionV relativeFrom="paragraph">
                  <wp:posOffset>1570355</wp:posOffset>
                </wp:positionV>
                <wp:extent cx="635" cy="293370"/>
                <wp:effectExtent l="57150" t="17780" r="56515" b="12700"/>
                <wp:wrapNone/>
                <wp:docPr id="85" name="AutoShap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933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12" o:spid="_x0000_s1026" type="#_x0000_t32" style="position:absolute;margin-left:180pt;margin-top:123.65pt;width:.05pt;height:23.1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">
                <v:stroke endarrow="block"/>
              </v:shape>
            </w:pict>
          </mc:Fallback>
        </mc:AlternateContent>
      </w:r>
      <w:r>
        <w:rPr>
          <w:rFonts w:ascii="Arial" w:hAnsi="Arial" w:cs="Arial"/>
          <w:noProof/>
          <w:sz w:val="22"/>
          <w:lang w:eastAsia="en-GB"/>
        </w:rPr>
        <mc:AlternateContent>
          <mc:Choice Requires="wps">
            <w:drawing>
              <wp:anchor distT="0" distB="0" distL="114300" distR="114300" simplePos="0" relativeHeight="251678720" behindDoc="0" locked="0" layoutInCell="1" allowOverlap="1">
                <wp:simplePos x="0" y="0"/>
                <wp:positionH relativeFrom="column">
                  <wp:posOffset>3244850</wp:posOffset>
                </wp:positionH>
                <wp:positionV relativeFrom="paragraph">
                  <wp:posOffset>299085</wp:posOffset>
                </wp:positionV>
                <wp:extent cx="1308100" cy="419100"/>
                <wp:effectExtent l="6350" t="13335" r="9525" b="5715"/>
                <wp:wrapNone/>
                <wp:docPr id="83"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0" cy="419100"/>
                        </a:xfrm>
                        <a:prstGeom prst="rect">
                          <a:avLst/>
                        </a:prstGeom>
                        <a:solidFill>
                          <a:srgbClr val="FFFFFF"/>
                        </a:solidFill>
                        <a:ln w="9525">
                          <a:solidFill>
                            <a:srgbClr val="000000"/>
                          </a:solidFill>
                          <a:miter lim="800000"/>
                          <a:headEnd/>
                          <a:tailEnd/>
                        </a:ln>
                      </wps:spPr>
                      <wps:txbx>
                        <w:txbxContent>
                          <w:p w:rsidR="0029737C" w:rsidRPr="00F83625" w:rsidRDefault="0029737C" w:rsidP="0033258F">
                            <w:pPr>
                              <w:jc w:val="center"/>
                              <w:rPr>
                                <w:rFonts w:ascii="Garamond" w:hAnsi="Garamond"/>
                                <w:sz w:val="21"/>
                                <w:szCs w:val="21"/>
                              </w:rPr>
                            </w:pPr>
                            <w:r w:rsidRPr="00CD2767">
                              <w:rPr>
                                <w:rFonts w:ascii="Garamond" w:hAnsi="Garamond"/>
                                <w:sz w:val="21"/>
                                <w:szCs w:val="21"/>
                              </w:rPr>
                              <w:t>Validation of new photos</w:t>
                            </w:r>
                            <w:r w:rsidRPr="00F83625">
                              <w:rPr>
                                <w:rFonts w:ascii="Garamond" w:hAnsi="Garamond"/>
                                <w:sz w:val="21"/>
                                <w:szCs w:val="21"/>
                              </w:rPr>
                              <w:t xml:space="preserve"> </w:t>
                            </w:r>
                            <w:del w:id="16" w:author="Viktoria Knaze" w:date="2014-03-12T10:06:00Z">
                              <w:r w:rsidRPr="00F83625" w:rsidDel="0033258F">
                                <w:rPr>
                                  <w:rFonts w:ascii="Garamond" w:hAnsi="Garamond"/>
                                  <w:sz w:val="21"/>
                                  <w:szCs w:val="21"/>
                                </w:rPr>
                                <w:delText xml:space="preserve">  </w:delText>
                              </w:r>
                            </w:del>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5" o:spid="_x0000_s1027" style="position:absolute;left:0;text-align:left;margin-left:255.5pt;margin-top:23.55pt;width:103pt;height:3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">
                <v:textbox>
                  <w:txbxContent>
                    <w:p w:rsidR="0029737C" w:rsidRPr="00F83625" w:rsidRDefault="0029737C" w:rsidP="0033258F">
                      <w:pPr>
                        <w:jc w:val="center"/>
                        <w:rPr>
                          <w:rFonts w:ascii="Garamond" w:hAnsi="Garamond"/>
                          <w:sz w:val="21"/>
                          <w:szCs w:val="21"/>
                        </w:rPr>
                      </w:pPr>
                      <w:r w:rsidRPr="00CD2767">
                        <w:rPr>
                          <w:rFonts w:ascii="Garamond" w:hAnsi="Garamond"/>
                          <w:sz w:val="21"/>
                          <w:szCs w:val="21"/>
                        </w:rPr>
                        <w:t>Validation of new photos</w:t>
                      </w:r>
                      <w:r w:rsidRPr="00F83625">
                        <w:rPr>
                          <w:rFonts w:ascii="Garamond" w:hAnsi="Garamond"/>
                          <w:sz w:val="21"/>
                          <w:szCs w:val="21"/>
                        </w:rPr>
                        <w:t xml:space="preserve"> </w:t>
                      </w:r>
                      <w:del w:id="11" w:author="Viktoria Knaze" w:date="2014-03-12T10:06:00Z">
                        <w:r w:rsidRPr="00F83625" w:rsidDel="0033258F">
                          <w:rPr>
                            <w:rFonts w:ascii="Garamond" w:hAnsi="Garamond"/>
                            <w:sz w:val="21"/>
                            <w:szCs w:val="21"/>
                          </w:rPr>
                          <w:delText xml:space="preserve">  </w:delText>
                        </w:r>
                      </w:del>
                    </w:p>
                  </w:txbxContent>
                </v:textbox>
              </v:rect>
            </w:pict>
          </mc:Fallback>
        </mc:AlternateContent>
      </w:r>
      <w:r>
        <w:rPr>
          <w:rFonts w:ascii="Arial" w:hAnsi="Arial" w:cs="Arial"/>
          <w:noProof/>
          <w:sz w:val="22"/>
          <w:lang w:eastAsia="en-GB"/>
        </w:rPr>
        <mc:AlternateContent>
          <mc:Choice Requires="wps">
            <w:drawing>
              <wp:anchor distT="0" distB="0" distL="114300" distR="114300" simplePos="0" relativeHeight="251646976" behindDoc="0" locked="0" layoutInCell="1" allowOverlap="1">
                <wp:simplePos x="0" y="0"/>
                <wp:positionH relativeFrom="column">
                  <wp:posOffset>1673225</wp:posOffset>
                </wp:positionH>
                <wp:positionV relativeFrom="paragraph">
                  <wp:posOffset>1077595</wp:posOffset>
                </wp:positionV>
                <wp:extent cx="1308100" cy="480695"/>
                <wp:effectExtent l="6350" t="10795" r="9525" b="13335"/>
                <wp:wrapNone/>
                <wp:docPr id="82"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0" cy="480695"/>
                        </a:xfrm>
                        <a:prstGeom prst="rect">
                          <a:avLst/>
                        </a:prstGeom>
                        <a:solidFill>
                          <a:srgbClr val="FFFFFF"/>
                        </a:solidFill>
                        <a:ln w="9525">
                          <a:solidFill>
                            <a:srgbClr val="000000"/>
                          </a:solidFill>
                          <a:miter lim="800000"/>
                          <a:headEnd/>
                          <a:tailEnd/>
                        </a:ln>
                      </wps:spPr>
                      <wps:txbx>
                        <w:txbxContent>
                          <w:p w:rsidR="0029737C" w:rsidRPr="00F83625" w:rsidRDefault="0029737C" w:rsidP="00F83625">
                            <w:pPr>
                              <w:jc w:val="center"/>
                              <w:rPr>
                                <w:rFonts w:ascii="Garamond" w:hAnsi="Garamond"/>
                                <w:sz w:val="21"/>
                                <w:szCs w:val="21"/>
                              </w:rPr>
                            </w:pPr>
                            <w:r w:rsidRPr="00F83625">
                              <w:rPr>
                                <w:rFonts w:ascii="Garamond" w:hAnsi="Garamond"/>
                                <w:sz w:val="21"/>
                                <w:szCs w:val="21"/>
                              </w:rPr>
                              <w:t xml:space="preserve">Proofs of new photos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8" o:spid="_x0000_s1028" style="position:absolute;left:0;text-align:left;margin-left:131.75pt;margin-top:84.85pt;width:103pt;height:37.8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">
                <v:textbox>
                  <w:txbxContent>
                    <w:p w:rsidR="0029737C" w:rsidRPr="00F83625" w:rsidRDefault="0029737C" w:rsidP="00F83625">
                      <w:pPr>
                        <w:jc w:val="center"/>
                        <w:rPr>
                          <w:rFonts w:ascii="Garamond" w:hAnsi="Garamond"/>
                          <w:sz w:val="21"/>
                          <w:szCs w:val="21"/>
                        </w:rPr>
                      </w:pPr>
                      <w:r w:rsidRPr="00F83625">
                        <w:rPr>
                          <w:rFonts w:ascii="Garamond" w:hAnsi="Garamond"/>
                          <w:sz w:val="21"/>
                          <w:szCs w:val="21"/>
                        </w:rPr>
                        <w:t xml:space="preserve">Proofs of new photos   </w:t>
                      </w:r>
                    </w:p>
                  </w:txbxContent>
                </v:textbox>
              </v:rect>
            </w:pict>
          </mc:Fallback>
        </mc:AlternateContent>
      </w:r>
      <w:r>
        <w:rPr>
          <w:rFonts w:ascii="Arial" w:hAnsi="Arial" w:cs="Arial"/>
          <w:noProof/>
          <w:sz w:val="22"/>
          <w:lang w:eastAsia="en-GB"/>
        </w:rPr>
        <mc:AlternateContent>
          <mc:Choice Requires="wps">
            <w:drawing>
              <wp:anchor distT="0" distB="0" distL="114300" distR="114300" simplePos="0" relativeHeight="251649024" behindDoc="0" locked="0" layoutInCell="1" allowOverlap="1">
                <wp:simplePos x="0" y="0"/>
                <wp:positionH relativeFrom="column">
                  <wp:posOffset>-123825</wp:posOffset>
                </wp:positionH>
                <wp:positionV relativeFrom="paragraph">
                  <wp:posOffset>299085</wp:posOffset>
                </wp:positionV>
                <wp:extent cx="1562100" cy="419100"/>
                <wp:effectExtent l="9525" t="13335" r="9525" b="5715"/>
                <wp:wrapNone/>
                <wp:docPr id="81"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419100"/>
                        </a:xfrm>
                        <a:prstGeom prst="flowChartProcess">
                          <a:avLst/>
                        </a:prstGeom>
                        <a:solidFill>
                          <a:srgbClr val="FFFFFF"/>
                        </a:solidFill>
                        <a:ln w="9525">
                          <a:solidFill>
                            <a:srgbClr val="000000"/>
                          </a:solidFill>
                          <a:miter lim="800000"/>
                          <a:headEnd/>
                          <a:tailEnd/>
                        </a:ln>
                      </wps:spPr>
                      <wps:txbx>
                        <w:txbxContent>
                          <w:p w:rsidR="0029737C" w:rsidRPr="00DF467D" w:rsidRDefault="0029737C" w:rsidP="00DF467D">
                            <w:pPr>
                              <w:jc w:val="center"/>
                              <w:rPr>
                                <w:rFonts w:ascii="Garamond" w:hAnsi="Garamond"/>
                                <w:sz w:val="21"/>
                                <w:szCs w:val="21"/>
                              </w:rPr>
                            </w:pPr>
                            <w:r w:rsidRPr="00DF467D">
                              <w:rPr>
                                <w:rFonts w:ascii="Garamond" w:hAnsi="Garamond"/>
                                <w:sz w:val="21"/>
                                <w:szCs w:val="21"/>
                              </w:rPr>
                              <w:t xml:space="preserve">Selection of </w:t>
                            </w:r>
                            <w:r>
                              <w:rPr>
                                <w:rFonts w:ascii="Garamond" w:hAnsi="Garamond"/>
                                <w:sz w:val="21"/>
                                <w:szCs w:val="21"/>
                              </w:rPr>
                              <w:t>food items that require photos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AutoShape 8" o:spid="_x0000_s1029" type="#_x0000_t109" style="position:absolute;left:0;text-align:left;margin-left:-9.75pt;margin-top:23.55pt;width:123pt;height:33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">
                <v:textbox>
                  <w:txbxContent>
                    <w:p w:rsidR="0029737C" w:rsidRPr="00DF467D" w:rsidRDefault="0029737C" w:rsidP="00DF467D">
                      <w:pPr>
                        <w:jc w:val="center"/>
                        <w:rPr>
                          <w:rFonts w:ascii="Garamond" w:hAnsi="Garamond"/>
                          <w:sz w:val="21"/>
                          <w:szCs w:val="21"/>
                        </w:rPr>
                      </w:pPr>
                      <w:r w:rsidRPr="00DF467D">
                        <w:rPr>
                          <w:rFonts w:ascii="Garamond" w:hAnsi="Garamond"/>
                          <w:sz w:val="21"/>
                          <w:szCs w:val="21"/>
                        </w:rPr>
                        <w:t xml:space="preserve">Selection of </w:t>
                      </w:r>
                      <w:r>
                        <w:rPr>
                          <w:rFonts w:ascii="Garamond" w:hAnsi="Garamond"/>
                          <w:sz w:val="21"/>
                          <w:szCs w:val="21"/>
                        </w:rPr>
                        <w:t>food items that require photos</w:t>
                      </w:r>
                    </w:p>
                  </w:txbxContent>
                </v:textbox>
              </v:shape>
            </w:pict>
          </mc:Fallback>
        </mc:AlternateContent>
      </w:r>
      <w:r>
        <w:rPr>
          <w:rFonts w:ascii="Arial" w:hAnsi="Arial" w:cs="Arial"/>
          <w:noProof/>
          <w:sz w:val="22"/>
          <w:lang w:eastAsia="en-GB"/>
        </w:rPr>
        <mc:AlternateContent>
          <mc:Choice Requires="wps">
            <w:drawing>
              <wp:anchor distT="0" distB="0" distL="114300" distR="114300" simplePos="0" relativeHeight="251630592" behindDoc="0" locked="0" layoutInCell="1" allowOverlap="1">
                <wp:simplePos x="0" y="0"/>
                <wp:positionH relativeFrom="column">
                  <wp:posOffset>-123190</wp:posOffset>
                </wp:positionH>
                <wp:positionV relativeFrom="paragraph">
                  <wp:posOffset>2422525</wp:posOffset>
                </wp:positionV>
                <wp:extent cx="6466840" cy="635"/>
                <wp:effectExtent l="10160" t="12700" r="9525" b="5715"/>
                <wp:wrapNone/>
                <wp:docPr id="80"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66840" cy="635"/>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1" o:spid="_x0000_s1026" type="#_x0000_t32" style="position:absolute;margin-left:-9.7pt;margin-top:190.75pt;width:509.2pt;height:.05pt;flip:x;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">
                <v:stroke dashstyle="1 1" endcap="round"/>
              </v:shape>
            </w:pict>
          </mc:Fallback>
        </mc:AlternateContent>
      </w:r>
      <w:r>
        <w:rPr>
          <w:rFonts w:ascii="Arial" w:hAnsi="Arial" w:cs="Arial"/>
          <w:noProof/>
          <w:sz w:val="22"/>
          <w:lang w:eastAsia="en-GB"/>
        </w:rPr>
        <mc:AlternateContent>
          <mc:Choice Requires="wps">
            <w:drawing>
              <wp:anchor distT="0" distB="0" distL="114300" distR="114300" simplePos="0" relativeHeight="251652096" behindDoc="0" locked="0" layoutInCell="1" allowOverlap="1">
                <wp:simplePos x="0" y="0"/>
                <wp:positionH relativeFrom="column">
                  <wp:posOffset>-133350</wp:posOffset>
                </wp:positionH>
                <wp:positionV relativeFrom="paragraph">
                  <wp:posOffset>2422525</wp:posOffset>
                </wp:positionV>
                <wp:extent cx="6477000" cy="237490"/>
                <wp:effectExtent l="0" t="3175" r="0" b="0"/>
                <wp:wrapNone/>
                <wp:docPr id="79"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0" cy="237490"/>
                        </a:xfrm>
                        <a:prstGeom prst="flowChartProcess">
                          <a:avLst/>
                        </a:prstGeom>
                        <a:solidFill>
                          <a:srgbClr val="DBE5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9737C" w:rsidRDefault="0029737C" w:rsidP="00DF467D">
                            <w:pPr>
                              <w:jc w:val="center"/>
                              <w:rPr>
                                <w:rFonts w:ascii="Garamond" w:hAnsi="Garamond"/>
                                <w:sz w:val="21"/>
                                <w:szCs w:val="21"/>
                              </w:rPr>
                            </w:pPr>
                            <w:r w:rsidRPr="00DF467D">
                              <w:rPr>
                                <w:rFonts w:ascii="Garamond" w:hAnsi="Garamond"/>
                                <w:sz w:val="21"/>
                                <w:szCs w:val="21"/>
                              </w:rPr>
                              <w:t>Communication with steering committee and IARC</w:t>
                            </w:r>
                          </w:p>
                          <w:p w:rsidR="0029737C" w:rsidRDefault="0029737C" w:rsidP="00DF467D">
                            <w:pPr>
                              <w:jc w:val="center"/>
                              <w:rPr>
                                <w:rFonts w:ascii="Garamond" w:hAnsi="Garamond"/>
                                <w:sz w:val="21"/>
                                <w:szCs w:val="21"/>
                              </w:rPr>
                            </w:pPr>
                          </w:p>
                          <w:p w:rsidR="0029737C" w:rsidRPr="00DF467D" w:rsidRDefault="0029737C" w:rsidP="00DF467D">
                            <w:pPr>
                              <w:jc w:val="center"/>
                              <w:rPr>
                                <w:rFonts w:ascii="Garamond" w:hAnsi="Garamond"/>
                                <w:sz w:val="21"/>
                                <w:szCs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3" o:spid="_x0000_s1030" type="#_x0000_t109" style="position:absolute;left:0;text-align:left;margin-left:-10.5pt;margin-top:190.75pt;width:510pt;height:18.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" fillcolor="#dbe5f1" stroked="f">
                <v:textbox>
                  <w:txbxContent>
                    <w:p w:rsidR="0029737C" w:rsidRDefault="0029737C" w:rsidP="00DF467D">
                      <w:pPr>
                        <w:jc w:val="center"/>
                        <w:rPr>
                          <w:rFonts w:ascii="Garamond" w:hAnsi="Garamond"/>
                          <w:sz w:val="21"/>
                          <w:szCs w:val="21"/>
                        </w:rPr>
                      </w:pPr>
                      <w:r w:rsidRPr="00DF467D">
                        <w:rPr>
                          <w:rFonts w:ascii="Garamond" w:hAnsi="Garamond"/>
                          <w:sz w:val="21"/>
                          <w:szCs w:val="21"/>
                        </w:rPr>
                        <w:t>Communication with steering committee and IARC</w:t>
                      </w:r>
                    </w:p>
                    <w:p w:rsidR="0029737C" w:rsidRDefault="0029737C" w:rsidP="00DF467D">
                      <w:pPr>
                        <w:jc w:val="center"/>
                        <w:rPr>
                          <w:rFonts w:ascii="Garamond" w:hAnsi="Garamond"/>
                          <w:sz w:val="21"/>
                          <w:szCs w:val="21"/>
                        </w:rPr>
                      </w:pPr>
                    </w:p>
                    <w:p w:rsidR="0029737C" w:rsidRPr="00DF467D" w:rsidRDefault="0029737C" w:rsidP="00DF467D">
                      <w:pPr>
                        <w:jc w:val="center"/>
                        <w:rPr>
                          <w:rFonts w:ascii="Garamond" w:hAnsi="Garamond"/>
                          <w:sz w:val="21"/>
                          <w:szCs w:val="21"/>
                        </w:rPr>
                      </w:pPr>
                    </w:p>
                  </w:txbxContent>
                </v:textbox>
              </v:shape>
            </w:pict>
          </mc:Fallback>
        </mc:AlternateContent>
      </w:r>
      <w:r>
        <w:rPr>
          <w:rFonts w:ascii="Arial" w:hAnsi="Arial" w:cs="Arial"/>
          <w:noProof/>
          <w:sz w:val="22"/>
          <w:lang w:eastAsia="en-GB"/>
        </w:rPr>
        <mc:AlternateContent>
          <mc:Choice Requires="wps">
            <w:drawing>
              <wp:anchor distT="0" distB="0" distL="114300" distR="114300" simplePos="0" relativeHeight="251648000" behindDoc="0" locked="0" layoutInCell="1" allowOverlap="1">
                <wp:simplePos x="0" y="0"/>
                <wp:positionH relativeFrom="column">
                  <wp:posOffset>1409700</wp:posOffset>
                </wp:positionH>
                <wp:positionV relativeFrom="paragraph">
                  <wp:posOffset>1899285</wp:posOffset>
                </wp:positionV>
                <wp:extent cx="1720850" cy="275590"/>
                <wp:effectExtent l="9525" t="13335" r="12700" b="6350"/>
                <wp:wrapNone/>
                <wp:docPr id="78"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0850" cy="275590"/>
                        </a:xfrm>
                        <a:prstGeom prst="rect">
                          <a:avLst/>
                        </a:prstGeom>
                        <a:solidFill>
                          <a:srgbClr val="FFFFFF"/>
                        </a:solidFill>
                        <a:ln w="9525">
                          <a:solidFill>
                            <a:srgbClr val="000000"/>
                          </a:solidFill>
                          <a:miter lim="800000"/>
                          <a:headEnd/>
                          <a:tailEnd/>
                        </a:ln>
                      </wps:spPr>
                      <wps:txbx>
                        <w:txbxContent>
                          <w:p w:rsidR="0029737C" w:rsidRPr="00F83625" w:rsidRDefault="0029737C">
                            <w:pPr>
                              <w:rPr>
                                <w:rFonts w:ascii="Garamond" w:hAnsi="Garamond"/>
                                <w:sz w:val="21"/>
                                <w:szCs w:val="21"/>
                              </w:rPr>
                            </w:pPr>
                            <w:r w:rsidRPr="00F83625">
                              <w:rPr>
                                <w:rFonts w:ascii="Garamond" w:hAnsi="Garamond"/>
                                <w:sz w:val="21"/>
                                <w:szCs w:val="21"/>
                              </w:rPr>
                              <w:t>Standard reference photos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9" o:spid="_x0000_s1031" style="position:absolute;left:0;text-align:left;margin-left:111pt;margin-top:149.55pt;width:135.5pt;height:21.7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">
                <v:textbox>
                  <w:txbxContent>
                    <w:p w:rsidR="0029737C" w:rsidRPr="00F83625" w:rsidRDefault="0029737C">
                      <w:pPr>
                        <w:rPr>
                          <w:rFonts w:ascii="Garamond" w:hAnsi="Garamond"/>
                          <w:sz w:val="21"/>
                          <w:szCs w:val="21"/>
                        </w:rPr>
                      </w:pPr>
                      <w:r w:rsidRPr="00F83625">
                        <w:rPr>
                          <w:rFonts w:ascii="Garamond" w:hAnsi="Garamond"/>
                          <w:sz w:val="21"/>
                          <w:szCs w:val="21"/>
                        </w:rPr>
                        <w:t>Standard reference photos</w:t>
                      </w:r>
                    </w:p>
                  </w:txbxContent>
                </v:textbox>
              </v:rect>
            </w:pict>
          </mc:Fallback>
        </mc:AlternateContent>
      </w:r>
      <w:r>
        <w:rPr>
          <w:rFonts w:ascii="Arial" w:hAnsi="Arial" w:cs="Arial"/>
          <w:noProof/>
          <w:sz w:val="22"/>
          <w:lang w:eastAsia="en-GB"/>
        </w:rPr>
        <mc:AlternateContent>
          <mc:Choice Requires="wps">
            <w:drawing>
              <wp:anchor distT="0" distB="0" distL="114300" distR="114300" simplePos="0" relativeHeight="251650048" behindDoc="0" locked="0" layoutInCell="1" allowOverlap="1">
                <wp:simplePos x="0" y="0"/>
                <wp:positionH relativeFrom="column">
                  <wp:posOffset>-123825</wp:posOffset>
                </wp:positionH>
                <wp:positionV relativeFrom="paragraph">
                  <wp:posOffset>1072515</wp:posOffset>
                </wp:positionV>
                <wp:extent cx="1457325" cy="504825"/>
                <wp:effectExtent l="9525" t="5715" r="9525" b="13335"/>
                <wp:wrapNone/>
                <wp:docPr id="77"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7325" cy="504825"/>
                        </a:xfrm>
                        <a:prstGeom prst="flowChartProcess">
                          <a:avLst/>
                        </a:prstGeom>
                        <a:solidFill>
                          <a:srgbClr val="FFFFFF"/>
                        </a:solidFill>
                        <a:ln w="9525">
                          <a:solidFill>
                            <a:srgbClr val="000000"/>
                          </a:solidFill>
                          <a:miter lim="800000"/>
                          <a:headEnd/>
                          <a:tailEnd/>
                        </a:ln>
                      </wps:spPr>
                      <wps:txbx>
                        <w:txbxContent>
                          <w:p w:rsidR="0029737C" w:rsidRPr="005B2521" w:rsidRDefault="0029737C" w:rsidP="00DF467D">
                            <w:pPr>
                              <w:jc w:val="center"/>
                              <w:rPr>
                                <w:rFonts w:ascii="Garamond" w:hAnsi="Garamond"/>
                                <w:sz w:val="21"/>
                                <w:szCs w:val="21"/>
                              </w:rPr>
                            </w:pPr>
                            <w:r w:rsidRPr="00B85B33">
                              <w:rPr>
                                <w:rFonts w:ascii="Garamond" w:hAnsi="Garamond"/>
                                <w:sz w:val="21"/>
                                <w:szCs w:val="21"/>
                              </w:rPr>
                              <w:t>IARC’s approval of the</w:t>
                            </w:r>
                            <w:r w:rsidRPr="005B2521">
                              <w:rPr>
                                <w:rFonts w:ascii="Garamond" w:hAnsi="Garamond"/>
                                <w:sz w:val="21"/>
                                <w:szCs w:val="21"/>
                              </w:rPr>
                              <w:t xml:space="preserve"> food item selection</w:t>
                            </w:r>
                            <w:r>
                              <w:rPr>
                                <w:rFonts w:ascii="Garamond" w:hAnsi="Garamond"/>
                                <w:sz w:val="21"/>
                                <w:szCs w:val="21"/>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0" o:spid="_x0000_s1032" type="#_x0000_t109" style="position:absolute;left:0;text-align:left;margin-left:-9.75pt;margin-top:84.45pt;width:114.75pt;height:39.7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">
                <v:textbox>
                  <w:txbxContent>
                    <w:p w:rsidR="0029737C" w:rsidRPr="005B2521" w:rsidRDefault="0029737C" w:rsidP="00DF467D">
                      <w:pPr>
                        <w:jc w:val="center"/>
                        <w:rPr>
                          <w:rFonts w:ascii="Garamond" w:hAnsi="Garamond"/>
                          <w:sz w:val="21"/>
                          <w:szCs w:val="21"/>
                        </w:rPr>
                      </w:pPr>
                      <w:r w:rsidRPr="00B85B33">
                        <w:rPr>
                          <w:rFonts w:ascii="Garamond" w:hAnsi="Garamond"/>
                          <w:sz w:val="21"/>
                          <w:szCs w:val="21"/>
                        </w:rPr>
                        <w:t>IARC’s approval of the</w:t>
                      </w:r>
                      <w:r w:rsidRPr="005B2521">
                        <w:rPr>
                          <w:rFonts w:ascii="Garamond" w:hAnsi="Garamond"/>
                          <w:sz w:val="21"/>
                          <w:szCs w:val="21"/>
                        </w:rPr>
                        <w:t xml:space="preserve"> food item selection</w:t>
                      </w:r>
                      <w:r>
                        <w:rPr>
                          <w:rFonts w:ascii="Garamond" w:hAnsi="Garamond"/>
                          <w:sz w:val="21"/>
                          <w:szCs w:val="21"/>
                        </w:rPr>
                        <w:t xml:space="preserve"> #</w:t>
                      </w:r>
                    </w:p>
                  </w:txbxContent>
                </v:textbox>
              </v:shape>
            </w:pict>
          </mc:Fallback>
        </mc:AlternateContent>
      </w:r>
      <w:r>
        <w:rPr>
          <w:rFonts w:ascii="Arial" w:hAnsi="Arial" w:cs="Arial"/>
          <w:noProof/>
          <w:sz w:val="22"/>
          <w:lang w:eastAsia="en-GB"/>
        </w:rPr>
        <mc:AlternateContent>
          <mc:Choice Requires="wps">
            <w:drawing>
              <wp:anchor distT="0" distB="0" distL="114300" distR="114300" simplePos="0" relativeHeight="251653120" behindDoc="0" locked="0" layoutInCell="1" allowOverlap="1">
                <wp:simplePos x="0" y="0"/>
                <wp:positionH relativeFrom="column">
                  <wp:posOffset>4962525</wp:posOffset>
                </wp:positionH>
                <wp:positionV relativeFrom="paragraph">
                  <wp:posOffset>1075690</wp:posOffset>
                </wp:positionV>
                <wp:extent cx="1323975" cy="485775"/>
                <wp:effectExtent l="9525" t="8890" r="9525" b="10160"/>
                <wp:wrapNone/>
                <wp:docPr id="76"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3975" cy="485775"/>
                        </a:xfrm>
                        <a:prstGeom prst="flowChartProcess">
                          <a:avLst/>
                        </a:prstGeom>
                        <a:solidFill>
                          <a:srgbClr val="FFFFFF"/>
                        </a:solidFill>
                        <a:ln w="9525">
                          <a:solidFill>
                            <a:srgbClr val="000000"/>
                          </a:solidFill>
                          <a:miter lim="800000"/>
                          <a:headEnd/>
                          <a:tailEnd/>
                        </a:ln>
                      </wps:spPr>
                      <wps:txbx>
                        <w:txbxContent>
                          <w:p w:rsidR="0029737C" w:rsidRPr="00DF467D" w:rsidRDefault="0029737C" w:rsidP="00DF467D">
                            <w:pPr>
                              <w:jc w:val="center"/>
                              <w:rPr>
                                <w:rFonts w:ascii="Garamond" w:hAnsi="Garamond"/>
                                <w:sz w:val="21"/>
                                <w:szCs w:val="21"/>
                              </w:rPr>
                            </w:pPr>
                            <w:r w:rsidRPr="00DF467D">
                              <w:rPr>
                                <w:rFonts w:ascii="Garamond" w:hAnsi="Garamond"/>
                                <w:sz w:val="21"/>
                                <w:szCs w:val="21"/>
                              </w:rPr>
                              <w:t xml:space="preserve">Coding and inclusion in </w:t>
                            </w:r>
                            <w:r>
                              <w:rPr>
                                <w:rFonts w:ascii="Garamond" w:hAnsi="Garamond"/>
                                <w:sz w:val="21"/>
                                <w:szCs w:val="21"/>
                              </w:rPr>
                              <w:t>GloboDiet</w:t>
                            </w:r>
                            <w:r w:rsidRPr="00DF467D">
                              <w:rPr>
                                <w:rFonts w:ascii="Garamond" w:hAnsi="Garamond"/>
                                <w:sz w:val="21"/>
                                <w:szCs w:val="21"/>
                              </w:rPr>
                              <w:t xml:space="preserve"> library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5" o:spid="_x0000_s1033" type="#_x0000_t109" style="position:absolute;left:0;text-align:left;margin-left:390.75pt;margin-top:84.7pt;width:104.25pt;height:38.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">
                <v:textbox>
                  <w:txbxContent>
                    <w:p w:rsidR="0029737C" w:rsidRPr="00DF467D" w:rsidRDefault="0029737C" w:rsidP="00DF467D">
                      <w:pPr>
                        <w:jc w:val="center"/>
                        <w:rPr>
                          <w:rFonts w:ascii="Garamond" w:hAnsi="Garamond"/>
                          <w:sz w:val="21"/>
                          <w:szCs w:val="21"/>
                        </w:rPr>
                      </w:pPr>
                      <w:r w:rsidRPr="00DF467D">
                        <w:rPr>
                          <w:rFonts w:ascii="Garamond" w:hAnsi="Garamond"/>
                          <w:sz w:val="21"/>
                          <w:szCs w:val="21"/>
                        </w:rPr>
                        <w:t xml:space="preserve">Coding and inclusion in </w:t>
                      </w:r>
                      <w:proofErr w:type="spellStart"/>
                      <w:r>
                        <w:rPr>
                          <w:rFonts w:ascii="Garamond" w:hAnsi="Garamond"/>
                          <w:sz w:val="21"/>
                          <w:szCs w:val="21"/>
                        </w:rPr>
                        <w:t>GloboDiet</w:t>
                      </w:r>
                      <w:proofErr w:type="spellEnd"/>
                      <w:r w:rsidRPr="00DF467D">
                        <w:rPr>
                          <w:rFonts w:ascii="Garamond" w:hAnsi="Garamond"/>
                          <w:sz w:val="21"/>
                          <w:szCs w:val="21"/>
                        </w:rPr>
                        <w:t xml:space="preserve"> library</w:t>
                      </w:r>
                    </w:p>
                  </w:txbxContent>
                </v:textbox>
              </v:shape>
            </w:pict>
          </mc:Fallback>
        </mc:AlternateContent>
      </w:r>
      <w:r>
        <w:rPr>
          <w:rFonts w:ascii="Arial" w:hAnsi="Arial" w:cs="Arial"/>
          <w:noProof/>
          <w:sz w:val="22"/>
          <w:lang w:eastAsia="en-GB"/>
        </w:rPr>
        <mc:AlternateContent>
          <mc:Choice Requires="wps">
            <w:drawing>
              <wp:anchor distT="0" distB="0" distL="114300" distR="114300" simplePos="0" relativeHeight="251657216" behindDoc="0" locked="0" layoutInCell="1" allowOverlap="1">
                <wp:simplePos x="0" y="0"/>
                <wp:positionH relativeFrom="column">
                  <wp:posOffset>4667250</wp:posOffset>
                </wp:positionH>
                <wp:positionV relativeFrom="paragraph">
                  <wp:posOffset>1285240</wp:posOffset>
                </wp:positionV>
                <wp:extent cx="238125" cy="635"/>
                <wp:effectExtent l="9525" t="56515" r="19050" b="57150"/>
                <wp:wrapNone/>
                <wp:docPr id="75"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9" o:spid="_x0000_s1026" type="#_x0000_t32" style="position:absolute;margin-left:367.5pt;margin-top:101.2pt;width:18.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">
                <v:stroke endarrow="block"/>
              </v:shape>
            </w:pict>
          </mc:Fallback>
        </mc:AlternateContent>
      </w:r>
      <w:r>
        <w:rPr>
          <w:rFonts w:ascii="Arial" w:hAnsi="Arial" w:cs="Arial"/>
          <w:noProof/>
          <w:sz w:val="22"/>
          <w:lang w:eastAsia="en-GB"/>
        </w:rPr>
        <mc:AlternateContent>
          <mc:Choice Requires="wps">
            <w:drawing>
              <wp:anchor distT="0" distB="0" distL="114300" distR="114300" simplePos="0" relativeHeight="251656192" behindDoc="0" locked="0" layoutInCell="1" allowOverlap="1">
                <wp:simplePos x="0" y="0"/>
                <wp:positionH relativeFrom="column">
                  <wp:posOffset>3219450</wp:posOffset>
                </wp:positionH>
                <wp:positionV relativeFrom="paragraph">
                  <wp:posOffset>1835150</wp:posOffset>
                </wp:positionV>
                <wp:extent cx="1381125" cy="457200"/>
                <wp:effectExtent l="9525" t="6350" r="9525" b="12700"/>
                <wp:wrapNone/>
                <wp:docPr id="74"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1125" cy="457200"/>
                        </a:xfrm>
                        <a:prstGeom prst="flowChartProcess">
                          <a:avLst/>
                        </a:prstGeom>
                        <a:solidFill>
                          <a:srgbClr val="FFFFFF"/>
                        </a:solidFill>
                        <a:ln w="9525">
                          <a:solidFill>
                            <a:srgbClr val="000000"/>
                          </a:solidFill>
                          <a:miter lim="800000"/>
                          <a:headEnd/>
                          <a:tailEnd/>
                        </a:ln>
                      </wps:spPr>
                      <wps:txbx>
                        <w:txbxContent>
                          <w:p w:rsidR="0029737C" w:rsidRPr="00DF467D" w:rsidRDefault="0029737C" w:rsidP="00DF467D">
                            <w:pPr>
                              <w:jc w:val="center"/>
                              <w:rPr>
                                <w:rFonts w:ascii="Garamond" w:hAnsi="Garamond"/>
                                <w:sz w:val="21"/>
                                <w:szCs w:val="21"/>
                              </w:rPr>
                            </w:pPr>
                            <w:r w:rsidRPr="00DF467D">
                              <w:rPr>
                                <w:rFonts w:ascii="Garamond" w:hAnsi="Garamond"/>
                                <w:sz w:val="21"/>
                                <w:szCs w:val="21"/>
                              </w:rPr>
                              <w:t>Improvements of photos if necessary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8" o:spid="_x0000_s1034" type="#_x0000_t109" style="position:absolute;left:0;text-align:left;margin-left:253.5pt;margin-top:144.5pt;width:108.75pt;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">
                <v:textbox>
                  <w:txbxContent>
                    <w:p w:rsidR="0029737C" w:rsidRPr="00DF467D" w:rsidRDefault="0029737C" w:rsidP="00DF467D">
                      <w:pPr>
                        <w:jc w:val="center"/>
                        <w:rPr>
                          <w:rFonts w:ascii="Garamond" w:hAnsi="Garamond"/>
                          <w:sz w:val="21"/>
                          <w:szCs w:val="21"/>
                        </w:rPr>
                      </w:pPr>
                      <w:r w:rsidRPr="00DF467D">
                        <w:rPr>
                          <w:rFonts w:ascii="Garamond" w:hAnsi="Garamond"/>
                          <w:sz w:val="21"/>
                          <w:szCs w:val="21"/>
                        </w:rPr>
                        <w:t>Improvements of photos if necessary</w:t>
                      </w:r>
                    </w:p>
                  </w:txbxContent>
                </v:textbox>
              </v:shape>
            </w:pict>
          </mc:Fallback>
        </mc:AlternateContent>
      </w:r>
      <w:r>
        <w:rPr>
          <w:rFonts w:ascii="Arial" w:hAnsi="Arial" w:cs="Arial"/>
          <w:noProof/>
          <w:sz w:val="22"/>
          <w:lang w:eastAsia="en-GB"/>
        </w:rPr>
        <mc:AlternateContent>
          <mc:Choice Requires="wps">
            <w:drawing>
              <wp:anchor distT="0" distB="0" distL="114300" distR="114300" simplePos="0" relativeHeight="251655168" behindDoc="0" locked="0" layoutInCell="1" allowOverlap="1">
                <wp:simplePos x="0" y="0"/>
                <wp:positionH relativeFrom="column">
                  <wp:posOffset>3286125</wp:posOffset>
                </wp:positionH>
                <wp:positionV relativeFrom="paragraph">
                  <wp:posOffset>1072515</wp:posOffset>
                </wp:positionV>
                <wp:extent cx="1285875" cy="485775"/>
                <wp:effectExtent l="9525" t="5715" r="9525" b="13335"/>
                <wp:wrapNone/>
                <wp:docPr id="73"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485775"/>
                        </a:xfrm>
                        <a:prstGeom prst="flowChartProcess">
                          <a:avLst/>
                        </a:prstGeom>
                        <a:solidFill>
                          <a:srgbClr val="FFFFFF"/>
                        </a:solidFill>
                        <a:ln w="9525">
                          <a:solidFill>
                            <a:srgbClr val="000000"/>
                          </a:solidFill>
                          <a:miter lim="800000"/>
                          <a:headEnd/>
                          <a:tailEnd/>
                        </a:ln>
                      </wps:spPr>
                      <wps:txbx>
                        <w:txbxContent>
                          <w:p w:rsidR="0029737C" w:rsidRPr="00DF467D" w:rsidRDefault="0029737C" w:rsidP="00DF467D">
                            <w:pPr>
                              <w:jc w:val="center"/>
                              <w:rPr>
                                <w:rFonts w:ascii="Garamond" w:hAnsi="Garamond"/>
                                <w:sz w:val="21"/>
                                <w:szCs w:val="21"/>
                              </w:rPr>
                            </w:pPr>
                            <w:r w:rsidRPr="00C73112">
                              <w:rPr>
                                <w:rFonts w:ascii="Garamond" w:hAnsi="Garamond"/>
                                <w:sz w:val="21"/>
                                <w:szCs w:val="21"/>
                              </w:rPr>
                              <w:t>Final approval of</w:t>
                            </w:r>
                            <w:r w:rsidRPr="00DF467D">
                              <w:rPr>
                                <w:rFonts w:ascii="Garamond" w:hAnsi="Garamond"/>
                                <w:sz w:val="21"/>
                                <w:szCs w:val="21"/>
                              </w:rPr>
                              <w:t xml:space="preserve"> new photos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7" o:spid="_x0000_s1035" type="#_x0000_t109" style="position:absolute;left:0;text-align:left;margin-left:258.75pt;margin-top:84.45pt;width:101.25pt;height:38.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">
                <v:textbox>
                  <w:txbxContent>
                    <w:p w:rsidR="0029737C" w:rsidRPr="00DF467D" w:rsidRDefault="0029737C" w:rsidP="00DF467D">
                      <w:pPr>
                        <w:jc w:val="center"/>
                        <w:rPr>
                          <w:rFonts w:ascii="Garamond" w:hAnsi="Garamond"/>
                          <w:sz w:val="21"/>
                          <w:szCs w:val="21"/>
                        </w:rPr>
                      </w:pPr>
                      <w:r w:rsidRPr="00C73112">
                        <w:rPr>
                          <w:rFonts w:ascii="Garamond" w:hAnsi="Garamond"/>
                          <w:sz w:val="21"/>
                          <w:szCs w:val="21"/>
                        </w:rPr>
                        <w:t>Final approval of</w:t>
                      </w:r>
                      <w:r w:rsidRPr="00DF467D">
                        <w:rPr>
                          <w:rFonts w:ascii="Garamond" w:hAnsi="Garamond"/>
                          <w:sz w:val="21"/>
                          <w:szCs w:val="21"/>
                        </w:rPr>
                        <w:t xml:space="preserve"> new photos</w:t>
                      </w:r>
                    </w:p>
                  </w:txbxContent>
                </v:textbox>
              </v:shape>
            </w:pict>
          </mc:Fallback>
        </mc:AlternateContent>
      </w:r>
    </w:p>
    <w:p w:rsidR="0072068B" w:rsidRPr="00C73112" w:rsidRDefault="00035E45" w:rsidP="004C70B7">
      <w:pPr>
        <w:spacing w:after="0" w:line="360" w:lineRule="auto"/>
        <w:ind w:right="-118"/>
        <w:jc w:val="both"/>
        <w:rPr>
          <w:rFonts w:ascii="Arial" w:hAnsi="Arial" w:cs="Arial"/>
          <w:sz w:val="22"/>
          <w:lang w:val="en-US"/>
        </w:rPr>
      </w:pPr>
      <w:r w:rsidRPr="00C73112">
        <w:rPr>
          <w:rFonts w:ascii="Arial" w:hAnsi="Arial" w:cs="Arial"/>
          <w:b/>
          <w:sz w:val="22"/>
          <w:lang w:val="en-US"/>
        </w:rPr>
        <w:lastRenderedPageBreak/>
        <w:t>Table 1</w:t>
      </w:r>
      <w:r w:rsidRPr="00C73112">
        <w:rPr>
          <w:rFonts w:ascii="Arial" w:hAnsi="Arial" w:cs="Arial"/>
          <w:sz w:val="22"/>
          <w:lang w:val="en-US"/>
        </w:rPr>
        <w:t xml:space="preserve"> – Technical guidelines for development of pictures within the </w:t>
      </w:r>
      <w:r w:rsidR="003C6671">
        <w:rPr>
          <w:rFonts w:ascii="Arial" w:hAnsi="Arial" w:cs="Arial"/>
          <w:sz w:val="22"/>
          <w:lang w:val="en-US"/>
        </w:rPr>
        <w:t>GloboDiet</w:t>
      </w:r>
      <w:r w:rsidRPr="00C73112">
        <w:rPr>
          <w:rFonts w:ascii="Arial" w:hAnsi="Arial" w:cs="Arial"/>
          <w:sz w:val="22"/>
          <w:lang w:val="en-US"/>
        </w:rPr>
        <w:t xml:space="preserve"> methodology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right w:w="170" w:type="dxa"/>
        </w:tblCellMar>
        <w:tblLook w:val="04A0" w:firstRow="1" w:lastRow="0" w:firstColumn="1" w:lastColumn="0" w:noHBand="0" w:noVBand="1"/>
      </w:tblPr>
      <w:tblGrid>
        <w:gridCol w:w="2376"/>
        <w:gridCol w:w="6237"/>
        <w:gridCol w:w="5529"/>
      </w:tblGrid>
      <w:tr w:rsidR="0072068B" w:rsidRPr="00C73112" w:rsidTr="00DB5580">
        <w:trPr>
          <w:trHeight w:val="227"/>
          <w:tblHeader/>
        </w:trPr>
        <w:tc>
          <w:tcPr>
            <w:tcW w:w="2376" w:type="dxa"/>
            <w:shd w:val="clear" w:color="auto" w:fill="auto"/>
          </w:tcPr>
          <w:p w:rsidR="0072068B" w:rsidRPr="00C73112" w:rsidRDefault="002A1124" w:rsidP="008C124B">
            <w:pPr>
              <w:spacing w:after="0" w:line="240" w:lineRule="auto"/>
              <w:ind w:right="-119"/>
              <w:jc w:val="both"/>
              <w:rPr>
                <w:rFonts w:ascii="Arial" w:hAnsi="Arial" w:cs="Arial"/>
                <w:b/>
                <w:sz w:val="22"/>
                <w:lang w:val="en-US"/>
              </w:rPr>
            </w:pPr>
            <w:r w:rsidRPr="00C73112">
              <w:rPr>
                <w:rFonts w:ascii="Arial" w:hAnsi="Arial" w:cs="Arial"/>
                <w:b/>
                <w:sz w:val="22"/>
                <w:lang w:val="en-US"/>
              </w:rPr>
              <w:t>Technical aspect</w:t>
            </w:r>
          </w:p>
        </w:tc>
        <w:tc>
          <w:tcPr>
            <w:tcW w:w="6237" w:type="dxa"/>
            <w:shd w:val="clear" w:color="auto" w:fill="auto"/>
          </w:tcPr>
          <w:p w:rsidR="0072068B" w:rsidRPr="00C73112" w:rsidRDefault="002A1124" w:rsidP="008C124B">
            <w:pPr>
              <w:spacing w:after="0" w:line="240" w:lineRule="auto"/>
              <w:ind w:right="-119"/>
              <w:jc w:val="both"/>
              <w:rPr>
                <w:rFonts w:ascii="Arial" w:hAnsi="Arial" w:cs="Arial"/>
                <w:b/>
                <w:sz w:val="22"/>
                <w:lang w:val="en-US"/>
              </w:rPr>
            </w:pPr>
            <w:r w:rsidRPr="00C73112">
              <w:rPr>
                <w:rFonts w:ascii="Arial" w:hAnsi="Arial" w:cs="Arial"/>
                <w:b/>
                <w:sz w:val="22"/>
                <w:lang w:val="en-US"/>
              </w:rPr>
              <w:t>Procedure</w:t>
            </w:r>
          </w:p>
        </w:tc>
        <w:tc>
          <w:tcPr>
            <w:tcW w:w="5529" w:type="dxa"/>
            <w:shd w:val="clear" w:color="auto" w:fill="auto"/>
          </w:tcPr>
          <w:p w:rsidR="0072068B" w:rsidRPr="00C73112" w:rsidRDefault="0072068B" w:rsidP="008C124B">
            <w:pPr>
              <w:spacing w:after="0" w:line="240" w:lineRule="auto"/>
              <w:ind w:right="-119"/>
              <w:jc w:val="both"/>
              <w:rPr>
                <w:rFonts w:ascii="Arial" w:hAnsi="Arial" w:cs="Arial"/>
                <w:b/>
                <w:sz w:val="22"/>
                <w:lang w:val="en-US"/>
              </w:rPr>
            </w:pPr>
            <w:r w:rsidRPr="00C73112">
              <w:rPr>
                <w:rFonts w:ascii="Arial" w:hAnsi="Arial" w:cs="Arial"/>
                <w:b/>
                <w:sz w:val="22"/>
                <w:lang w:val="en-US"/>
              </w:rPr>
              <w:t xml:space="preserve">Comparability with old </w:t>
            </w:r>
            <w:r w:rsidR="00F8165A" w:rsidRPr="00C73112">
              <w:rPr>
                <w:rFonts w:ascii="Arial" w:hAnsi="Arial" w:cs="Arial"/>
                <w:b/>
                <w:sz w:val="22"/>
                <w:lang w:val="en-US"/>
              </w:rPr>
              <w:t>pictures</w:t>
            </w:r>
          </w:p>
        </w:tc>
      </w:tr>
      <w:tr w:rsidR="0072068B" w:rsidRPr="00C73112" w:rsidTr="00DB5580">
        <w:tc>
          <w:tcPr>
            <w:tcW w:w="2376" w:type="dxa"/>
            <w:shd w:val="clear" w:color="auto" w:fill="auto"/>
          </w:tcPr>
          <w:p w:rsidR="0072068B" w:rsidRPr="00C73112" w:rsidRDefault="00D04180" w:rsidP="00F157A5">
            <w:pPr>
              <w:pStyle w:val="ListParagraph"/>
              <w:spacing w:after="0" w:line="288" w:lineRule="auto"/>
              <w:ind w:left="0" w:right="175"/>
              <w:jc w:val="both"/>
              <w:rPr>
                <w:rFonts w:ascii="Arial" w:hAnsi="Arial" w:cs="Arial"/>
                <w:b/>
                <w:sz w:val="22"/>
                <w:lang w:val="en-US"/>
              </w:rPr>
            </w:pPr>
            <w:r w:rsidRPr="00C73112">
              <w:rPr>
                <w:rFonts w:ascii="Arial" w:hAnsi="Arial" w:cs="Arial"/>
                <w:b/>
                <w:sz w:val="22"/>
                <w:lang w:val="en-US"/>
              </w:rPr>
              <w:t xml:space="preserve">A. </w:t>
            </w:r>
            <w:r w:rsidR="00035E45" w:rsidRPr="00C73112">
              <w:rPr>
                <w:rFonts w:ascii="Arial" w:hAnsi="Arial" w:cs="Arial"/>
                <w:b/>
                <w:sz w:val="22"/>
                <w:lang w:val="en-US"/>
              </w:rPr>
              <w:t>Selection of food</w:t>
            </w:r>
            <w:r w:rsidR="00984830" w:rsidRPr="00C73112">
              <w:rPr>
                <w:rFonts w:ascii="Arial" w:hAnsi="Arial" w:cs="Arial"/>
                <w:b/>
                <w:sz w:val="22"/>
                <w:lang w:val="en-US"/>
              </w:rPr>
              <w:t xml:space="preserve"> </w:t>
            </w:r>
            <w:r w:rsidR="00A359CF" w:rsidRPr="00C73112">
              <w:rPr>
                <w:rFonts w:ascii="Arial" w:hAnsi="Arial" w:cs="Arial"/>
                <w:b/>
                <w:sz w:val="22"/>
                <w:lang w:val="en-US"/>
              </w:rPr>
              <w:t>items</w:t>
            </w:r>
            <w:r w:rsidR="009E46E3" w:rsidRPr="00C73112">
              <w:rPr>
                <w:rFonts w:ascii="Arial" w:hAnsi="Arial" w:cs="Arial"/>
                <w:b/>
                <w:sz w:val="22"/>
                <w:lang w:val="en-US"/>
              </w:rPr>
              <w:t>(*)</w:t>
            </w:r>
            <w:r w:rsidR="00035E45" w:rsidRPr="00C73112">
              <w:rPr>
                <w:rFonts w:ascii="Arial" w:hAnsi="Arial" w:cs="Arial"/>
                <w:b/>
                <w:sz w:val="22"/>
                <w:lang w:val="en-US"/>
              </w:rPr>
              <w:t xml:space="preserve"> that </w:t>
            </w:r>
            <w:r w:rsidR="0072068B" w:rsidRPr="00C73112">
              <w:rPr>
                <w:rFonts w:ascii="Arial" w:hAnsi="Arial" w:cs="Arial"/>
                <w:b/>
                <w:sz w:val="22"/>
                <w:lang w:val="en-US"/>
              </w:rPr>
              <w:t>require photos</w:t>
            </w:r>
          </w:p>
          <w:p w:rsidR="009E46E3" w:rsidRPr="00C73112" w:rsidRDefault="009E46E3" w:rsidP="00F157A5">
            <w:pPr>
              <w:pStyle w:val="ListParagraph"/>
              <w:spacing w:after="0" w:line="288" w:lineRule="auto"/>
              <w:ind w:left="0" w:right="175"/>
              <w:jc w:val="both"/>
              <w:rPr>
                <w:rFonts w:ascii="Arial" w:hAnsi="Arial" w:cs="Arial"/>
                <w:b/>
                <w:sz w:val="22"/>
                <w:lang w:val="en-US"/>
              </w:rPr>
            </w:pPr>
          </w:p>
          <w:p w:rsidR="009E46E3" w:rsidRPr="00C73112" w:rsidRDefault="009E46E3" w:rsidP="00F157A5">
            <w:pPr>
              <w:pStyle w:val="ListParagraph"/>
              <w:spacing w:after="0" w:line="288" w:lineRule="auto"/>
              <w:ind w:left="0" w:right="175"/>
              <w:jc w:val="both"/>
              <w:rPr>
                <w:rFonts w:ascii="Arial" w:hAnsi="Arial" w:cs="Arial"/>
                <w:b/>
                <w:sz w:val="22"/>
                <w:lang w:val="en-US"/>
              </w:rPr>
            </w:pPr>
          </w:p>
          <w:p w:rsidR="009E46E3" w:rsidRPr="00C73112" w:rsidRDefault="009E46E3" w:rsidP="00F157A5">
            <w:pPr>
              <w:pStyle w:val="ListParagraph"/>
              <w:spacing w:after="0" w:line="288" w:lineRule="auto"/>
              <w:ind w:left="0" w:right="175"/>
              <w:jc w:val="both"/>
              <w:rPr>
                <w:rFonts w:ascii="Arial" w:hAnsi="Arial" w:cs="Arial"/>
                <w:b/>
                <w:sz w:val="22"/>
                <w:lang w:val="en-US"/>
              </w:rPr>
            </w:pPr>
          </w:p>
          <w:p w:rsidR="009E46E3" w:rsidRPr="00C73112" w:rsidRDefault="009E46E3" w:rsidP="00F157A5">
            <w:pPr>
              <w:pStyle w:val="ListParagraph"/>
              <w:spacing w:after="0" w:line="288" w:lineRule="auto"/>
              <w:ind w:left="0" w:right="175"/>
              <w:jc w:val="both"/>
              <w:rPr>
                <w:rFonts w:ascii="Arial" w:hAnsi="Arial" w:cs="Arial"/>
                <w:b/>
                <w:sz w:val="22"/>
                <w:lang w:val="en-US"/>
              </w:rPr>
            </w:pPr>
          </w:p>
          <w:p w:rsidR="009E46E3" w:rsidRPr="00C73112" w:rsidRDefault="009E46E3" w:rsidP="00F157A5">
            <w:pPr>
              <w:pStyle w:val="ListParagraph"/>
              <w:spacing w:after="0" w:line="288" w:lineRule="auto"/>
              <w:ind w:left="0" w:right="175"/>
              <w:jc w:val="both"/>
              <w:rPr>
                <w:rFonts w:ascii="Arial" w:hAnsi="Arial" w:cs="Arial"/>
                <w:b/>
                <w:sz w:val="22"/>
                <w:lang w:val="en-US"/>
              </w:rPr>
            </w:pPr>
          </w:p>
          <w:p w:rsidR="009E46E3" w:rsidRPr="00C73112" w:rsidRDefault="009E46E3" w:rsidP="00F157A5">
            <w:pPr>
              <w:pStyle w:val="ListParagraph"/>
              <w:spacing w:after="0" w:line="288" w:lineRule="auto"/>
              <w:ind w:left="0" w:right="175"/>
              <w:jc w:val="both"/>
              <w:rPr>
                <w:rFonts w:ascii="Arial" w:hAnsi="Arial" w:cs="Arial"/>
                <w:b/>
                <w:sz w:val="22"/>
                <w:lang w:val="en-US"/>
              </w:rPr>
            </w:pPr>
          </w:p>
          <w:p w:rsidR="009E46E3" w:rsidRPr="00C73112" w:rsidRDefault="009E46E3" w:rsidP="00F157A5">
            <w:pPr>
              <w:pStyle w:val="ListParagraph"/>
              <w:spacing w:after="0" w:line="288" w:lineRule="auto"/>
              <w:ind w:left="0" w:right="175"/>
              <w:jc w:val="both"/>
              <w:rPr>
                <w:rFonts w:ascii="Arial" w:hAnsi="Arial" w:cs="Arial"/>
                <w:b/>
                <w:sz w:val="22"/>
                <w:lang w:val="en-US"/>
              </w:rPr>
            </w:pPr>
          </w:p>
          <w:p w:rsidR="009E46E3" w:rsidRPr="00C73112" w:rsidRDefault="009E46E3" w:rsidP="00F157A5">
            <w:pPr>
              <w:pStyle w:val="ListParagraph"/>
              <w:spacing w:after="0" w:line="288" w:lineRule="auto"/>
              <w:ind w:left="0" w:right="175"/>
              <w:jc w:val="both"/>
              <w:rPr>
                <w:rFonts w:ascii="Arial" w:hAnsi="Arial" w:cs="Arial"/>
                <w:b/>
                <w:sz w:val="22"/>
                <w:lang w:val="en-US"/>
              </w:rPr>
            </w:pPr>
          </w:p>
          <w:p w:rsidR="009E46E3" w:rsidRPr="00C73112" w:rsidRDefault="009E46E3" w:rsidP="00F157A5">
            <w:pPr>
              <w:pStyle w:val="ListParagraph"/>
              <w:spacing w:after="0" w:line="288" w:lineRule="auto"/>
              <w:ind w:left="0" w:right="175"/>
              <w:jc w:val="both"/>
              <w:rPr>
                <w:rFonts w:ascii="Arial" w:hAnsi="Arial" w:cs="Arial"/>
                <w:b/>
                <w:sz w:val="22"/>
                <w:lang w:val="en-US"/>
              </w:rPr>
            </w:pPr>
          </w:p>
          <w:p w:rsidR="009E46E3" w:rsidRPr="00C73112" w:rsidRDefault="009E46E3" w:rsidP="00F157A5">
            <w:pPr>
              <w:pStyle w:val="ListParagraph"/>
              <w:spacing w:after="0" w:line="288" w:lineRule="auto"/>
              <w:ind w:left="0" w:right="175"/>
              <w:jc w:val="both"/>
              <w:rPr>
                <w:rFonts w:ascii="Arial" w:hAnsi="Arial" w:cs="Arial"/>
                <w:b/>
                <w:sz w:val="22"/>
                <w:lang w:val="en-US"/>
              </w:rPr>
            </w:pPr>
          </w:p>
          <w:p w:rsidR="009E46E3" w:rsidRPr="00C73112" w:rsidRDefault="009E46E3" w:rsidP="00F157A5">
            <w:pPr>
              <w:pStyle w:val="ListParagraph"/>
              <w:spacing w:after="0" w:line="288" w:lineRule="auto"/>
              <w:ind w:left="0" w:right="175"/>
              <w:jc w:val="both"/>
              <w:rPr>
                <w:rFonts w:ascii="Arial" w:hAnsi="Arial" w:cs="Arial"/>
                <w:b/>
                <w:sz w:val="22"/>
                <w:lang w:val="en-US"/>
              </w:rPr>
            </w:pPr>
          </w:p>
          <w:p w:rsidR="009E46E3" w:rsidRPr="00C73112" w:rsidRDefault="009E46E3" w:rsidP="00F157A5">
            <w:pPr>
              <w:pStyle w:val="ListParagraph"/>
              <w:spacing w:after="0" w:line="288" w:lineRule="auto"/>
              <w:ind w:left="0" w:right="175"/>
              <w:jc w:val="both"/>
              <w:rPr>
                <w:rFonts w:ascii="Arial" w:hAnsi="Arial" w:cs="Arial"/>
                <w:b/>
                <w:sz w:val="22"/>
                <w:lang w:val="en-US"/>
              </w:rPr>
            </w:pPr>
          </w:p>
          <w:p w:rsidR="009E46E3" w:rsidRPr="00C73112" w:rsidRDefault="009E46E3" w:rsidP="00F157A5">
            <w:pPr>
              <w:pStyle w:val="ListParagraph"/>
              <w:spacing w:after="0" w:line="288" w:lineRule="auto"/>
              <w:ind w:left="0" w:right="175"/>
              <w:jc w:val="both"/>
              <w:rPr>
                <w:rFonts w:ascii="Arial" w:hAnsi="Arial" w:cs="Arial"/>
                <w:b/>
                <w:sz w:val="22"/>
                <w:lang w:val="en-US"/>
              </w:rPr>
            </w:pPr>
          </w:p>
          <w:p w:rsidR="009E46E3" w:rsidRPr="00C73112" w:rsidRDefault="009E46E3" w:rsidP="00F157A5">
            <w:pPr>
              <w:pStyle w:val="ListParagraph"/>
              <w:spacing w:after="0" w:line="288" w:lineRule="auto"/>
              <w:ind w:left="0" w:right="175"/>
              <w:jc w:val="both"/>
              <w:rPr>
                <w:rFonts w:ascii="Arial" w:hAnsi="Arial" w:cs="Arial"/>
                <w:b/>
                <w:sz w:val="22"/>
                <w:lang w:val="en-US"/>
              </w:rPr>
            </w:pPr>
          </w:p>
          <w:p w:rsidR="009E46E3" w:rsidRPr="00C73112" w:rsidRDefault="009E46E3" w:rsidP="00F157A5">
            <w:pPr>
              <w:pStyle w:val="ListParagraph"/>
              <w:spacing w:after="0" w:line="288" w:lineRule="auto"/>
              <w:ind w:left="0" w:right="175"/>
              <w:jc w:val="both"/>
              <w:rPr>
                <w:rFonts w:ascii="Arial" w:hAnsi="Arial" w:cs="Arial"/>
                <w:b/>
                <w:sz w:val="22"/>
                <w:lang w:val="en-US"/>
              </w:rPr>
            </w:pPr>
          </w:p>
          <w:p w:rsidR="009E46E3" w:rsidRPr="00C73112" w:rsidRDefault="009E46E3" w:rsidP="00F157A5">
            <w:pPr>
              <w:pStyle w:val="ListParagraph"/>
              <w:spacing w:after="0" w:line="288" w:lineRule="auto"/>
              <w:ind w:left="0" w:right="175"/>
              <w:jc w:val="both"/>
              <w:rPr>
                <w:rFonts w:ascii="Arial" w:hAnsi="Arial" w:cs="Arial"/>
                <w:b/>
                <w:sz w:val="22"/>
                <w:lang w:val="en-US"/>
              </w:rPr>
            </w:pPr>
          </w:p>
          <w:p w:rsidR="009E46E3" w:rsidRPr="00C73112" w:rsidRDefault="009E46E3" w:rsidP="00F157A5">
            <w:pPr>
              <w:pStyle w:val="ListParagraph"/>
              <w:spacing w:after="0" w:line="288" w:lineRule="auto"/>
              <w:ind w:left="0" w:right="175"/>
              <w:jc w:val="both"/>
              <w:rPr>
                <w:rFonts w:ascii="Arial" w:hAnsi="Arial" w:cs="Arial"/>
                <w:b/>
                <w:sz w:val="22"/>
                <w:lang w:val="en-US"/>
              </w:rPr>
            </w:pPr>
          </w:p>
          <w:p w:rsidR="009E46E3" w:rsidRPr="00C73112" w:rsidRDefault="009E46E3" w:rsidP="00F157A5">
            <w:pPr>
              <w:pStyle w:val="ListParagraph"/>
              <w:spacing w:after="0" w:line="288" w:lineRule="auto"/>
              <w:ind w:left="0" w:right="175"/>
              <w:jc w:val="both"/>
              <w:rPr>
                <w:rFonts w:ascii="Arial" w:hAnsi="Arial" w:cs="Arial"/>
                <w:b/>
                <w:sz w:val="22"/>
                <w:lang w:val="en-US"/>
              </w:rPr>
            </w:pPr>
          </w:p>
          <w:p w:rsidR="005B2521" w:rsidRPr="00C73112" w:rsidRDefault="005B2521" w:rsidP="00F157A5">
            <w:pPr>
              <w:pStyle w:val="ListParagraph"/>
              <w:spacing w:after="0" w:line="288" w:lineRule="auto"/>
              <w:ind w:left="0" w:right="175"/>
              <w:jc w:val="both"/>
              <w:rPr>
                <w:rFonts w:ascii="Arial" w:hAnsi="Arial" w:cs="Arial"/>
                <w:b/>
                <w:sz w:val="22"/>
                <w:lang w:val="en-US"/>
              </w:rPr>
            </w:pPr>
          </w:p>
          <w:p w:rsidR="009E46E3" w:rsidRPr="00C73112" w:rsidRDefault="009E46E3" w:rsidP="00F157A5">
            <w:pPr>
              <w:pStyle w:val="ListParagraph"/>
              <w:spacing w:after="0" w:line="288" w:lineRule="auto"/>
              <w:ind w:left="0" w:right="175"/>
              <w:jc w:val="both"/>
              <w:rPr>
                <w:rFonts w:ascii="Arial" w:hAnsi="Arial" w:cs="Arial"/>
                <w:b/>
                <w:sz w:val="22"/>
                <w:lang w:val="en-US"/>
              </w:rPr>
            </w:pPr>
          </w:p>
          <w:p w:rsidR="00984830" w:rsidRPr="00C73112" w:rsidRDefault="009E46E3" w:rsidP="00A61F96">
            <w:pPr>
              <w:pStyle w:val="ListParagraph"/>
              <w:spacing w:after="0" w:line="288" w:lineRule="auto"/>
              <w:ind w:left="0" w:right="175"/>
              <w:jc w:val="both"/>
              <w:rPr>
                <w:rFonts w:ascii="Arial" w:hAnsi="Arial" w:cs="Arial"/>
                <w:b/>
                <w:sz w:val="22"/>
                <w:lang w:val="en-US"/>
              </w:rPr>
            </w:pPr>
            <w:r w:rsidRPr="00C73112">
              <w:rPr>
                <w:rFonts w:ascii="Arial" w:hAnsi="Arial" w:cs="Arial"/>
                <w:b/>
                <w:sz w:val="22"/>
                <w:lang w:val="en-US"/>
              </w:rPr>
              <w:t>(*) food or dish/recipe</w:t>
            </w:r>
          </w:p>
        </w:tc>
        <w:tc>
          <w:tcPr>
            <w:tcW w:w="6237" w:type="dxa"/>
            <w:shd w:val="clear" w:color="auto" w:fill="auto"/>
          </w:tcPr>
          <w:p w:rsidR="00D039A8" w:rsidRPr="00C73112" w:rsidRDefault="00D039A8" w:rsidP="00E05ADD">
            <w:pPr>
              <w:spacing w:after="0" w:line="288" w:lineRule="auto"/>
              <w:ind w:left="318" w:right="194" w:hanging="318"/>
              <w:jc w:val="both"/>
              <w:rPr>
                <w:rFonts w:ascii="Arial" w:hAnsi="Arial" w:cs="Arial"/>
                <w:sz w:val="22"/>
                <w:lang w:val="en-US"/>
              </w:rPr>
            </w:pPr>
            <w:r w:rsidRPr="00C73112">
              <w:rPr>
                <w:rFonts w:ascii="Arial" w:hAnsi="Arial" w:cs="Arial"/>
                <w:sz w:val="22"/>
                <w:lang w:val="en-US"/>
              </w:rPr>
              <w:t>Consider:</w:t>
            </w:r>
          </w:p>
          <w:p w:rsidR="00D039A8" w:rsidRPr="00C73112" w:rsidRDefault="007A3FC3" w:rsidP="003C7E97">
            <w:pPr>
              <w:numPr>
                <w:ilvl w:val="3"/>
                <w:numId w:val="5"/>
              </w:numPr>
              <w:spacing w:after="0" w:line="288" w:lineRule="auto"/>
              <w:ind w:left="318" w:right="194" w:hanging="318"/>
              <w:jc w:val="both"/>
              <w:rPr>
                <w:rFonts w:ascii="Arial" w:hAnsi="Arial" w:cs="Arial"/>
                <w:sz w:val="22"/>
                <w:lang w:val="en-US"/>
              </w:rPr>
            </w:pPr>
            <w:r w:rsidRPr="00C73112">
              <w:rPr>
                <w:rFonts w:ascii="Arial" w:hAnsi="Arial" w:cs="Arial"/>
                <w:sz w:val="22"/>
                <w:lang w:val="en-US"/>
              </w:rPr>
              <w:t>If a</w:t>
            </w:r>
            <w:r w:rsidR="00D039A8" w:rsidRPr="00C73112">
              <w:rPr>
                <w:rFonts w:ascii="Arial" w:hAnsi="Arial" w:cs="Arial"/>
                <w:sz w:val="22"/>
                <w:lang w:val="en-US"/>
              </w:rPr>
              <w:t xml:space="preserve"> food</w:t>
            </w:r>
            <w:r w:rsidR="00A359CF" w:rsidRPr="00C73112">
              <w:rPr>
                <w:rFonts w:ascii="Arial" w:hAnsi="Arial" w:cs="Arial"/>
                <w:sz w:val="22"/>
                <w:lang w:val="en-US"/>
              </w:rPr>
              <w:t xml:space="preserve"> item</w:t>
            </w:r>
            <w:r w:rsidR="0072068B" w:rsidRPr="00C73112">
              <w:rPr>
                <w:rFonts w:ascii="Arial" w:hAnsi="Arial" w:cs="Arial"/>
                <w:sz w:val="22"/>
                <w:lang w:val="en-US"/>
              </w:rPr>
              <w:t xml:space="preserve"> cannot be </w:t>
            </w:r>
            <w:r w:rsidR="00BE2C0B" w:rsidRPr="00C73112">
              <w:rPr>
                <w:rFonts w:ascii="Arial" w:hAnsi="Arial" w:cs="Arial"/>
                <w:sz w:val="22"/>
                <w:lang w:val="en-US"/>
              </w:rPr>
              <w:t xml:space="preserve">easily </w:t>
            </w:r>
            <w:r w:rsidR="0072068B" w:rsidRPr="00C73112">
              <w:rPr>
                <w:rFonts w:ascii="Arial" w:hAnsi="Arial" w:cs="Arial"/>
                <w:sz w:val="22"/>
                <w:lang w:val="en-US"/>
              </w:rPr>
              <w:t xml:space="preserve">estimated with household measures or </w:t>
            </w:r>
            <w:r w:rsidR="008C124B" w:rsidRPr="00C73112">
              <w:rPr>
                <w:rFonts w:ascii="Arial" w:hAnsi="Arial" w:cs="Arial"/>
                <w:sz w:val="22"/>
                <w:lang w:val="en-US"/>
              </w:rPr>
              <w:t xml:space="preserve">in more or less </w:t>
            </w:r>
            <w:r w:rsidR="0072068B" w:rsidRPr="00C73112">
              <w:rPr>
                <w:rFonts w:ascii="Arial" w:hAnsi="Arial" w:cs="Arial"/>
                <w:sz w:val="22"/>
                <w:lang w:val="en-US"/>
              </w:rPr>
              <w:t xml:space="preserve">standard </w:t>
            </w:r>
            <w:r w:rsidR="006A2C35" w:rsidRPr="00C73112">
              <w:rPr>
                <w:rFonts w:ascii="Arial" w:hAnsi="Arial" w:cs="Arial"/>
                <w:sz w:val="22"/>
                <w:lang w:val="en-US"/>
              </w:rPr>
              <w:t>units</w:t>
            </w:r>
            <w:r w:rsidR="00C92003" w:rsidRPr="00C73112">
              <w:rPr>
                <w:rFonts w:ascii="Arial" w:hAnsi="Arial" w:cs="Arial"/>
                <w:sz w:val="22"/>
                <w:lang w:val="en-US"/>
              </w:rPr>
              <w:t>(**)</w:t>
            </w:r>
            <w:r w:rsidR="00D039A8" w:rsidRPr="00C73112">
              <w:rPr>
                <w:rFonts w:ascii="Arial" w:hAnsi="Arial" w:cs="Arial"/>
                <w:sz w:val="22"/>
                <w:lang w:val="en-US"/>
              </w:rPr>
              <w:t>;</w:t>
            </w:r>
          </w:p>
          <w:p w:rsidR="002A1124" w:rsidRPr="00C73112" w:rsidRDefault="0072068B" w:rsidP="003C7E97">
            <w:pPr>
              <w:numPr>
                <w:ilvl w:val="3"/>
                <w:numId w:val="5"/>
              </w:numPr>
              <w:spacing w:after="0" w:line="288" w:lineRule="auto"/>
              <w:ind w:left="318" w:right="194" w:hanging="318"/>
              <w:jc w:val="both"/>
              <w:rPr>
                <w:rFonts w:ascii="Arial" w:hAnsi="Arial" w:cs="Arial"/>
                <w:sz w:val="22"/>
                <w:lang w:val="en-US"/>
              </w:rPr>
            </w:pPr>
            <w:r w:rsidRPr="00C73112">
              <w:rPr>
                <w:rFonts w:ascii="Arial" w:hAnsi="Arial" w:cs="Arial"/>
                <w:sz w:val="22"/>
                <w:lang w:val="en-US"/>
              </w:rPr>
              <w:t xml:space="preserve">The importance of </w:t>
            </w:r>
            <w:r w:rsidR="00D039A8" w:rsidRPr="00C73112">
              <w:rPr>
                <w:rFonts w:ascii="Arial" w:hAnsi="Arial" w:cs="Arial"/>
                <w:sz w:val="22"/>
                <w:lang w:val="en-US"/>
              </w:rPr>
              <w:t>the</w:t>
            </w:r>
            <w:r w:rsidRPr="00C73112">
              <w:rPr>
                <w:rFonts w:ascii="Arial" w:hAnsi="Arial" w:cs="Arial"/>
                <w:sz w:val="22"/>
                <w:lang w:val="en-US"/>
              </w:rPr>
              <w:t xml:space="preserve"> food</w:t>
            </w:r>
            <w:r w:rsidR="00A359CF" w:rsidRPr="00C73112">
              <w:rPr>
                <w:rFonts w:ascii="Arial" w:hAnsi="Arial" w:cs="Arial"/>
                <w:sz w:val="22"/>
                <w:lang w:val="en-US"/>
              </w:rPr>
              <w:t xml:space="preserve"> item</w:t>
            </w:r>
            <w:r w:rsidRPr="00C73112">
              <w:rPr>
                <w:rFonts w:ascii="Arial" w:hAnsi="Arial" w:cs="Arial"/>
                <w:sz w:val="22"/>
                <w:lang w:val="en-US"/>
              </w:rPr>
              <w:t xml:space="preserve">, in frequency of consumption as well as on </w:t>
            </w:r>
            <w:r w:rsidR="00D039A8" w:rsidRPr="00C73112">
              <w:rPr>
                <w:rFonts w:ascii="Arial" w:hAnsi="Arial" w:cs="Arial"/>
                <w:sz w:val="22"/>
                <w:lang w:val="en-US"/>
              </w:rPr>
              <w:t>the</w:t>
            </w:r>
            <w:r w:rsidRPr="00C73112">
              <w:rPr>
                <w:rFonts w:ascii="Arial" w:hAnsi="Arial" w:cs="Arial"/>
                <w:sz w:val="22"/>
                <w:lang w:val="en-US"/>
              </w:rPr>
              <w:t xml:space="preserve"> nutritional point of view</w:t>
            </w:r>
            <w:r w:rsidR="00D039A8" w:rsidRPr="00C73112">
              <w:rPr>
                <w:rFonts w:ascii="Arial" w:hAnsi="Arial" w:cs="Arial"/>
                <w:sz w:val="22"/>
                <w:lang w:val="en-US"/>
              </w:rPr>
              <w:t>.</w:t>
            </w:r>
          </w:p>
          <w:p w:rsidR="00E86ADD" w:rsidRPr="00C73112" w:rsidRDefault="00E86ADD" w:rsidP="00E05ADD">
            <w:pPr>
              <w:spacing w:after="0" w:line="288" w:lineRule="auto"/>
              <w:ind w:left="318" w:right="194" w:hanging="318"/>
              <w:jc w:val="both"/>
              <w:rPr>
                <w:rFonts w:ascii="Arial" w:hAnsi="Arial" w:cs="Arial"/>
                <w:sz w:val="22"/>
                <w:lang w:val="en-US"/>
              </w:rPr>
            </w:pPr>
            <w:r w:rsidRPr="00C73112">
              <w:rPr>
                <w:rFonts w:ascii="Arial" w:hAnsi="Arial" w:cs="Arial"/>
                <w:sz w:val="22"/>
                <w:lang w:val="en-US"/>
              </w:rPr>
              <w:t>Potential food types to</w:t>
            </w:r>
            <w:r w:rsidR="00FE67CC" w:rsidRPr="00C73112">
              <w:rPr>
                <w:rFonts w:ascii="Arial" w:hAnsi="Arial" w:cs="Arial"/>
                <w:sz w:val="22"/>
                <w:lang w:val="en-US"/>
              </w:rPr>
              <w:t xml:space="preserve"> be</w:t>
            </w:r>
            <w:r w:rsidRPr="00C73112">
              <w:rPr>
                <w:rFonts w:ascii="Arial" w:hAnsi="Arial" w:cs="Arial"/>
                <w:sz w:val="22"/>
                <w:lang w:val="en-US"/>
              </w:rPr>
              <w:t xml:space="preserve"> selected</w:t>
            </w:r>
            <w:r w:rsidR="00FE754A" w:rsidRPr="00C73112">
              <w:rPr>
                <w:rFonts w:ascii="Arial" w:hAnsi="Arial" w:cs="Arial"/>
                <w:sz w:val="22"/>
                <w:lang w:val="en-US"/>
              </w:rPr>
              <w:t xml:space="preserve"> (non-comprehensive list)</w:t>
            </w:r>
            <w:r w:rsidRPr="00C73112">
              <w:rPr>
                <w:rFonts w:ascii="Arial" w:hAnsi="Arial" w:cs="Arial"/>
                <w:sz w:val="22"/>
                <w:lang w:val="en-US"/>
              </w:rPr>
              <w:t>:</w:t>
            </w:r>
          </w:p>
          <w:p w:rsidR="00E86ADD" w:rsidRPr="00C73112" w:rsidRDefault="00E86ADD" w:rsidP="003C7E97">
            <w:pPr>
              <w:numPr>
                <w:ilvl w:val="0"/>
                <w:numId w:val="4"/>
              </w:numPr>
              <w:spacing w:after="0" w:line="288" w:lineRule="auto"/>
              <w:ind w:left="318" w:right="194" w:hanging="318"/>
              <w:jc w:val="both"/>
              <w:rPr>
                <w:rFonts w:ascii="Arial" w:hAnsi="Arial" w:cs="Arial"/>
                <w:sz w:val="22"/>
                <w:lang w:val="en-US"/>
              </w:rPr>
            </w:pPr>
            <w:r w:rsidRPr="00C73112">
              <w:rPr>
                <w:rFonts w:ascii="Arial" w:hAnsi="Arial" w:cs="Arial"/>
                <w:sz w:val="22"/>
                <w:lang w:val="en-US"/>
              </w:rPr>
              <w:t>Foods served in stiff mounds (e.g., ice cream)</w:t>
            </w:r>
          </w:p>
          <w:p w:rsidR="00E86ADD" w:rsidRPr="00C73112" w:rsidRDefault="00E86ADD" w:rsidP="003C7E97">
            <w:pPr>
              <w:numPr>
                <w:ilvl w:val="0"/>
                <w:numId w:val="4"/>
              </w:numPr>
              <w:spacing w:after="0" w:line="288" w:lineRule="auto"/>
              <w:ind w:left="318" w:right="194" w:hanging="318"/>
              <w:jc w:val="both"/>
              <w:rPr>
                <w:rFonts w:ascii="Arial" w:hAnsi="Arial" w:cs="Arial"/>
                <w:sz w:val="22"/>
                <w:lang w:val="en-US"/>
              </w:rPr>
            </w:pPr>
            <w:r w:rsidRPr="00C73112">
              <w:rPr>
                <w:rFonts w:ascii="Arial" w:hAnsi="Arial" w:cs="Arial"/>
                <w:sz w:val="22"/>
                <w:lang w:val="en-US"/>
              </w:rPr>
              <w:t>Foods served in loose mounds (e.g., grated cheese)</w:t>
            </w:r>
          </w:p>
          <w:p w:rsidR="00E86ADD" w:rsidRPr="00C73112" w:rsidRDefault="00E86ADD" w:rsidP="003C7E97">
            <w:pPr>
              <w:numPr>
                <w:ilvl w:val="0"/>
                <w:numId w:val="4"/>
              </w:numPr>
              <w:spacing w:after="0" w:line="288" w:lineRule="auto"/>
              <w:ind w:left="318" w:right="194" w:hanging="318"/>
              <w:jc w:val="both"/>
              <w:rPr>
                <w:rFonts w:ascii="Arial" w:hAnsi="Arial" w:cs="Arial"/>
                <w:sz w:val="22"/>
                <w:lang w:val="en-US"/>
              </w:rPr>
            </w:pPr>
            <w:r w:rsidRPr="00C73112">
              <w:rPr>
                <w:rFonts w:ascii="Arial" w:hAnsi="Arial" w:cs="Arial"/>
                <w:sz w:val="22"/>
                <w:lang w:val="en-US"/>
              </w:rPr>
              <w:t xml:space="preserve">Slippery foods (e.g., </w:t>
            </w:r>
            <w:r w:rsidR="008C47C2" w:rsidRPr="00C73112">
              <w:rPr>
                <w:rFonts w:ascii="Arial" w:hAnsi="Arial" w:cs="Arial"/>
                <w:sz w:val="22"/>
                <w:lang w:val="en-US"/>
              </w:rPr>
              <w:t>pasta</w:t>
            </w:r>
            <w:r w:rsidRPr="00C73112">
              <w:rPr>
                <w:rFonts w:ascii="Arial" w:hAnsi="Arial" w:cs="Arial"/>
                <w:sz w:val="22"/>
                <w:lang w:val="en-US"/>
              </w:rPr>
              <w:t>)</w:t>
            </w:r>
          </w:p>
          <w:p w:rsidR="00E86ADD" w:rsidRPr="00C73112" w:rsidRDefault="00E86ADD" w:rsidP="003C7E97">
            <w:pPr>
              <w:numPr>
                <w:ilvl w:val="0"/>
                <w:numId w:val="4"/>
              </w:numPr>
              <w:spacing w:after="0" w:line="288" w:lineRule="auto"/>
              <w:ind w:left="318" w:right="194" w:hanging="318"/>
              <w:jc w:val="both"/>
              <w:rPr>
                <w:rFonts w:ascii="Arial" w:hAnsi="Arial" w:cs="Arial"/>
                <w:sz w:val="22"/>
                <w:lang w:val="en-US"/>
              </w:rPr>
            </w:pPr>
            <w:r w:rsidRPr="00C73112">
              <w:rPr>
                <w:rFonts w:ascii="Arial" w:hAnsi="Arial" w:cs="Arial"/>
                <w:sz w:val="22"/>
                <w:lang w:val="en-US"/>
              </w:rPr>
              <w:t>Foods served in sauce or gravy (e.g., stew)</w:t>
            </w:r>
          </w:p>
          <w:p w:rsidR="00E86ADD" w:rsidRPr="00C73112" w:rsidRDefault="00E86ADD" w:rsidP="003C7E97">
            <w:pPr>
              <w:numPr>
                <w:ilvl w:val="0"/>
                <w:numId w:val="4"/>
              </w:numPr>
              <w:spacing w:after="0" w:line="288" w:lineRule="auto"/>
              <w:ind w:left="318" w:right="194" w:hanging="318"/>
              <w:jc w:val="both"/>
              <w:rPr>
                <w:rFonts w:ascii="Arial" w:hAnsi="Arial" w:cs="Arial"/>
                <w:sz w:val="22"/>
                <w:lang w:val="en-US"/>
              </w:rPr>
            </w:pPr>
            <w:r w:rsidRPr="00C73112">
              <w:rPr>
                <w:rFonts w:ascii="Arial" w:hAnsi="Arial" w:cs="Arial"/>
                <w:sz w:val="22"/>
                <w:lang w:val="en-US"/>
              </w:rPr>
              <w:t>Dry food served in a bowl (e.g., corn flakes)</w:t>
            </w:r>
          </w:p>
          <w:p w:rsidR="00E86ADD" w:rsidRPr="00C73112" w:rsidRDefault="00E86ADD" w:rsidP="003C7E97">
            <w:pPr>
              <w:numPr>
                <w:ilvl w:val="0"/>
                <w:numId w:val="4"/>
              </w:numPr>
              <w:spacing w:after="0" w:line="288" w:lineRule="auto"/>
              <w:ind w:left="318" w:right="194" w:hanging="318"/>
              <w:jc w:val="both"/>
              <w:rPr>
                <w:rFonts w:ascii="Arial" w:hAnsi="Arial" w:cs="Arial"/>
                <w:sz w:val="22"/>
                <w:lang w:val="en-US"/>
              </w:rPr>
            </w:pPr>
            <w:r w:rsidRPr="00C73112">
              <w:rPr>
                <w:rFonts w:ascii="Arial" w:hAnsi="Arial" w:cs="Arial"/>
                <w:sz w:val="22"/>
                <w:lang w:val="en-US"/>
              </w:rPr>
              <w:t>Wet food served in a bowl (e.g., soup)</w:t>
            </w:r>
          </w:p>
          <w:p w:rsidR="005752FF" w:rsidRPr="00C73112" w:rsidRDefault="00E86ADD" w:rsidP="003C7E97">
            <w:pPr>
              <w:numPr>
                <w:ilvl w:val="0"/>
                <w:numId w:val="4"/>
              </w:numPr>
              <w:spacing w:after="0" w:line="288" w:lineRule="auto"/>
              <w:ind w:left="318" w:right="194" w:hanging="318"/>
              <w:jc w:val="both"/>
              <w:rPr>
                <w:rFonts w:ascii="Arial" w:hAnsi="Arial" w:cs="Arial"/>
                <w:sz w:val="22"/>
                <w:lang w:val="en-US"/>
              </w:rPr>
            </w:pPr>
            <w:r w:rsidRPr="00C73112">
              <w:rPr>
                <w:rFonts w:ascii="Arial" w:hAnsi="Arial" w:cs="Arial"/>
                <w:sz w:val="22"/>
                <w:lang w:val="en-US"/>
              </w:rPr>
              <w:t>Discrete pieces of different sizes (e.g., fruits)</w:t>
            </w:r>
          </w:p>
          <w:p w:rsidR="0039340D" w:rsidRPr="00C73112" w:rsidRDefault="00277580" w:rsidP="00A61F96">
            <w:pPr>
              <w:spacing w:after="0" w:line="288" w:lineRule="auto"/>
              <w:ind w:left="318" w:right="194"/>
              <w:jc w:val="both"/>
              <w:rPr>
                <w:rFonts w:ascii="Arial" w:hAnsi="Arial" w:cs="Arial"/>
                <w:sz w:val="22"/>
                <w:lang w:val="en-US"/>
              </w:rPr>
            </w:pPr>
            <w:r w:rsidRPr="00C73112">
              <w:rPr>
                <w:rFonts w:ascii="Arial" w:hAnsi="Arial" w:cs="Arial"/>
                <w:sz w:val="22"/>
                <w:lang w:val="en-US"/>
              </w:rPr>
              <w:t>i.e., shapeless foods and those</w:t>
            </w:r>
            <w:r w:rsidR="00FE67CC" w:rsidRPr="00C73112">
              <w:rPr>
                <w:rFonts w:ascii="Arial" w:hAnsi="Arial" w:cs="Arial"/>
                <w:sz w:val="22"/>
                <w:lang w:val="en-US"/>
              </w:rPr>
              <w:t xml:space="preserve"> foods</w:t>
            </w:r>
            <w:r w:rsidRPr="00C73112">
              <w:rPr>
                <w:rFonts w:ascii="Arial" w:hAnsi="Arial" w:cs="Arial"/>
                <w:sz w:val="22"/>
                <w:lang w:val="en-US"/>
              </w:rPr>
              <w:t xml:space="preserve"> </w:t>
            </w:r>
            <w:proofErr w:type="gramStart"/>
            <w:r w:rsidR="0039340D" w:rsidRPr="00C73112">
              <w:rPr>
                <w:rFonts w:ascii="Arial" w:hAnsi="Arial" w:cs="Arial"/>
                <w:sz w:val="22"/>
                <w:lang w:val="en-US"/>
              </w:rPr>
              <w:t>that vary</w:t>
            </w:r>
            <w:proofErr w:type="gramEnd"/>
            <w:r w:rsidRPr="00C73112">
              <w:rPr>
                <w:rFonts w:ascii="Arial" w:hAnsi="Arial" w:cs="Arial"/>
                <w:sz w:val="22"/>
                <w:lang w:val="en-US"/>
              </w:rPr>
              <w:t xml:space="preserve"> in </w:t>
            </w:r>
            <w:r w:rsidR="00890A75">
              <w:rPr>
                <w:rFonts w:ascii="Arial" w:hAnsi="Arial" w:cs="Arial"/>
                <w:sz w:val="22"/>
                <w:lang w:val="en-US"/>
              </w:rPr>
              <w:t xml:space="preserve">individual </w:t>
            </w:r>
            <w:r w:rsidRPr="00C73112">
              <w:rPr>
                <w:rFonts w:ascii="Arial" w:hAnsi="Arial" w:cs="Arial"/>
                <w:sz w:val="22"/>
                <w:lang w:val="en-US"/>
              </w:rPr>
              <w:t xml:space="preserve">portion size along a continuum </w:t>
            </w:r>
            <w:r w:rsidR="00FE67CC" w:rsidRPr="00C73112">
              <w:rPr>
                <w:rFonts w:ascii="Arial" w:hAnsi="Arial" w:cs="Arial"/>
                <w:sz w:val="22"/>
                <w:lang w:val="en-US"/>
              </w:rPr>
              <w:t xml:space="preserve">size </w:t>
            </w:r>
            <w:r w:rsidRPr="00C73112">
              <w:rPr>
                <w:rFonts w:ascii="Arial" w:hAnsi="Arial" w:cs="Arial"/>
                <w:sz w:val="22"/>
                <w:lang w:val="en-US"/>
              </w:rPr>
              <w:t>from very small to very large.</w:t>
            </w:r>
          </w:p>
          <w:p w:rsidR="00F55403" w:rsidRPr="00C73112" w:rsidRDefault="00FA764F" w:rsidP="008A00FA">
            <w:pPr>
              <w:numPr>
                <w:ilvl w:val="3"/>
                <w:numId w:val="5"/>
              </w:numPr>
              <w:spacing w:after="0" w:line="288" w:lineRule="auto"/>
              <w:ind w:left="318" w:right="194" w:hanging="284"/>
              <w:jc w:val="both"/>
              <w:rPr>
                <w:rFonts w:ascii="Arial" w:hAnsi="Arial" w:cs="Arial"/>
                <w:sz w:val="22"/>
                <w:lang w:val="en-US"/>
              </w:rPr>
            </w:pPr>
            <w:r w:rsidRPr="00C73112">
              <w:rPr>
                <w:rFonts w:ascii="Arial" w:hAnsi="Arial" w:cs="Arial"/>
                <w:sz w:val="22"/>
                <w:lang w:val="en-US"/>
              </w:rPr>
              <w:t xml:space="preserve">Country-specific pictures of foods are required if existent pictures for general use are judged not to be appropriate. This should be, however, first agreed between </w:t>
            </w:r>
            <w:r w:rsidR="00FE67CC" w:rsidRPr="00C73112">
              <w:rPr>
                <w:rFonts w:ascii="Arial" w:hAnsi="Arial" w:cs="Arial"/>
                <w:sz w:val="22"/>
                <w:lang w:val="en-US"/>
              </w:rPr>
              <w:t xml:space="preserve">IARC, a steering committee and </w:t>
            </w:r>
            <w:r w:rsidR="005610F8" w:rsidRPr="00C73112">
              <w:rPr>
                <w:rFonts w:ascii="Arial" w:hAnsi="Arial" w:cs="Arial"/>
                <w:sz w:val="22"/>
                <w:lang w:val="en-US"/>
              </w:rPr>
              <w:t xml:space="preserve">the </w:t>
            </w:r>
            <w:r w:rsidR="00984830" w:rsidRPr="00C73112">
              <w:rPr>
                <w:rFonts w:ascii="Arial" w:hAnsi="Arial" w:cs="Arial"/>
                <w:sz w:val="22"/>
                <w:lang w:val="en-US"/>
              </w:rPr>
              <w:t>international/</w:t>
            </w:r>
            <w:r w:rsidR="00FE67CC" w:rsidRPr="00C73112">
              <w:rPr>
                <w:rFonts w:ascii="Arial" w:hAnsi="Arial" w:cs="Arial"/>
                <w:sz w:val="22"/>
                <w:lang w:val="en-US"/>
              </w:rPr>
              <w:t>national coordinators/administrators.</w:t>
            </w:r>
            <w:r w:rsidR="00605E27" w:rsidRPr="00C73112">
              <w:rPr>
                <w:rFonts w:ascii="Arial" w:hAnsi="Arial" w:cs="Arial"/>
                <w:sz w:val="22"/>
                <w:lang w:val="en-US"/>
              </w:rPr>
              <w:t xml:space="preserve"> </w:t>
            </w:r>
            <w:r w:rsidR="00177891" w:rsidRPr="00C73112">
              <w:rPr>
                <w:rFonts w:ascii="Arial" w:hAnsi="Arial" w:cs="Arial"/>
                <w:sz w:val="22"/>
                <w:lang w:val="en-US"/>
              </w:rPr>
              <w:t>Validation of</w:t>
            </w:r>
            <w:r w:rsidR="00F83625" w:rsidRPr="00C73112">
              <w:rPr>
                <w:rFonts w:ascii="Arial" w:hAnsi="Arial" w:cs="Arial"/>
                <w:sz w:val="22"/>
                <w:lang w:val="en-US"/>
              </w:rPr>
              <w:t xml:space="preserve"> new photos to be added to the </w:t>
            </w:r>
            <w:r w:rsidR="00B05006">
              <w:rPr>
                <w:rFonts w:ascii="Arial" w:hAnsi="Arial" w:cs="Arial"/>
                <w:sz w:val="22"/>
                <w:lang w:val="en-US"/>
              </w:rPr>
              <w:t>picture library</w:t>
            </w:r>
            <w:r w:rsidR="00B05006" w:rsidRPr="00C73112">
              <w:rPr>
                <w:rFonts w:ascii="Arial" w:hAnsi="Arial" w:cs="Arial"/>
                <w:sz w:val="22"/>
                <w:lang w:val="en-US"/>
              </w:rPr>
              <w:t xml:space="preserve"> </w:t>
            </w:r>
            <w:r w:rsidR="00177891" w:rsidRPr="00C73112">
              <w:rPr>
                <w:rFonts w:ascii="Arial" w:hAnsi="Arial" w:cs="Arial"/>
                <w:sz w:val="22"/>
                <w:lang w:val="en-US"/>
              </w:rPr>
              <w:t>is strongly recommended.</w:t>
            </w:r>
          </w:p>
          <w:p w:rsidR="00605E27" w:rsidRPr="00C73112" w:rsidRDefault="00C92003" w:rsidP="00A42BA7">
            <w:pPr>
              <w:spacing w:after="0" w:line="288" w:lineRule="auto"/>
              <w:ind w:left="176" w:right="194" w:hanging="176"/>
              <w:jc w:val="both"/>
              <w:rPr>
                <w:rFonts w:ascii="Arial" w:hAnsi="Arial" w:cs="Arial"/>
                <w:sz w:val="16"/>
                <w:szCs w:val="16"/>
                <w:lang w:val="en-US"/>
              </w:rPr>
            </w:pPr>
            <w:r w:rsidRPr="00C73112">
              <w:rPr>
                <w:rFonts w:ascii="Arial" w:hAnsi="Arial" w:cs="Arial"/>
                <w:sz w:val="22"/>
                <w:lang w:val="en-US"/>
              </w:rPr>
              <w:t xml:space="preserve">(**) Note that pictures are </w:t>
            </w:r>
            <w:r w:rsidR="00B63BE3" w:rsidRPr="00C73112">
              <w:rPr>
                <w:rFonts w:ascii="Arial" w:hAnsi="Arial" w:cs="Arial"/>
                <w:sz w:val="22"/>
                <w:lang w:val="en-US"/>
              </w:rPr>
              <w:t xml:space="preserve">just </w:t>
            </w:r>
            <w:r w:rsidRPr="00C73112">
              <w:rPr>
                <w:rFonts w:ascii="Arial" w:hAnsi="Arial" w:cs="Arial"/>
                <w:sz w:val="22"/>
                <w:lang w:val="en-US"/>
              </w:rPr>
              <w:t>one</w:t>
            </w:r>
            <w:r w:rsidR="00B63BE3" w:rsidRPr="00C73112">
              <w:rPr>
                <w:rFonts w:ascii="Arial" w:hAnsi="Arial" w:cs="Arial"/>
                <w:sz w:val="22"/>
                <w:lang w:val="en-US"/>
              </w:rPr>
              <w:t xml:space="preserve"> of the</w:t>
            </w:r>
            <w:r w:rsidRPr="00C73112">
              <w:rPr>
                <w:rFonts w:ascii="Arial" w:hAnsi="Arial" w:cs="Arial"/>
                <w:sz w:val="22"/>
                <w:lang w:val="en-US"/>
              </w:rPr>
              <w:t xml:space="preserve"> </w:t>
            </w:r>
            <w:r w:rsidR="007F029F" w:rsidRPr="00C73112">
              <w:rPr>
                <w:rFonts w:ascii="Arial" w:hAnsi="Arial" w:cs="Arial"/>
                <w:sz w:val="22"/>
                <w:lang w:val="en-US"/>
              </w:rPr>
              <w:t xml:space="preserve">quantification </w:t>
            </w:r>
            <w:r w:rsidR="00B63BE3" w:rsidRPr="00C73112">
              <w:rPr>
                <w:rFonts w:ascii="Arial" w:hAnsi="Arial" w:cs="Arial"/>
                <w:sz w:val="22"/>
                <w:lang w:val="en-US"/>
              </w:rPr>
              <w:t>methods</w:t>
            </w:r>
            <w:r w:rsidR="007F029F" w:rsidRPr="00C73112">
              <w:rPr>
                <w:rFonts w:ascii="Arial" w:hAnsi="Arial" w:cs="Arial"/>
                <w:sz w:val="22"/>
                <w:lang w:val="en-US"/>
              </w:rPr>
              <w:t xml:space="preserve"> among </w:t>
            </w:r>
            <w:r w:rsidR="00B63BE3" w:rsidRPr="00C73112">
              <w:rPr>
                <w:rFonts w:ascii="Arial" w:hAnsi="Arial" w:cs="Arial"/>
                <w:sz w:val="22"/>
                <w:lang w:val="en-US"/>
              </w:rPr>
              <w:t>others</w:t>
            </w:r>
            <w:r w:rsidR="00932D26" w:rsidRPr="00C73112">
              <w:rPr>
                <w:rFonts w:ascii="Arial" w:hAnsi="Arial" w:cs="Arial"/>
                <w:sz w:val="22"/>
                <w:lang w:val="en-US"/>
              </w:rPr>
              <w:t xml:space="preserve">; </w:t>
            </w:r>
            <w:r w:rsidR="00B63BE3" w:rsidRPr="00C73112">
              <w:rPr>
                <w:rFonts w:ascii="Arial" w:hAnsi="Arial" w:cs="Arial"/>
                <w:sz w:val="22"/>
                <w:lang w:val="en-US"/>
              </w:rPr>
              <w:t xml:space="preserve">pictures </w:t>
            </w:r>
            <w:r w:rsidR="00932D26" w:rsidRPr="00C73112">
              <w:rPr>
                <w:rFonts w:ascii="Arial" w:hAnsi="Arial" w:cs="Arial"/>
                <w:sz w:val="22"/>
                <w:lang w:val="en-US"/>
              </w:rPr>
              <w:t>may</w:t>
            </w:r>
            <w:r w:rsidRPr="00C73112">
              <w:rPr>
                <w:rFonts w:ascii="Arial" w:hAnsi="Arial" w:cs="Arial"/>
                <w:sz w:val="22"/>
                <w:lang w:val="en-US"/>
              </w:rPr>
              <w:t xml:space="preserve"> </w:t>
            </w:r>
            <w:r w:rsidR="007F029F" w:rsidRPr="00C73112">
              <w:rPr>
                <w:rFonts w:ascii="Arial" w:hAnsi="Arial" w:cs="Arial"/>
                <w:sz w:val="22"/>
                <w:lang w:val="en-US"/>
              </w:rPr>
              <w:t xml:space="preserve">also </w:t>
            </w:r>
            <w:r w:rsidR="00932D26" w:rsidRPr="00C73112">
              <w:rPr>
                <w:rFonts w:ascii="Arial" w:hAnsi="Arial" w:cs="Arial"/>
                <w:sz w:val="22"/>
                <w:lang w:val="en-US"/>
              </w:rPr>
              <w:t xml:space="preserve">be </w:t>
            </w:r>
            <w:r w:rsidR="007F029F" w:rsidRPr="00C73112">
              <w:rPr>
                <w:rFonts w:ascii="Arial" w:hAnsi="Arial" w:cs="Arial"/>
                <w:sz w:val="22"/>
                <w:lang w:val="en-US"/>
              </w:rPr>
              <w:t xml:space="preserve">used to </w:t>
            </w:r>
            <w:r w:rsidR="007F029F" w:rsidRPr="00C73112">
              <w:rPr>
                <w:rFonts w:ascii="Arial" w:hAnsi="Arial" w:cs="Arial"/>
                <w:sz w:val="22"/>
                <w:lang w:val="en-US"/>
              </w:rPr>
              <w:lastRenderedPageBreak/>
              <w:t>assess thickness of spreads</w:t>
            </w:r>
            <w:r w:rsidR="00932D26" w:rsidRPr="00C73112">
              <w:rPr>
                <w:rFonts w:ascii="Arial" w:hAnsi="Arial" w:cs="Arial"/>
                <w:sz w:val="22"/>
                <w:lang w:val="en-US"/>
              </w:rPr>
              <w:t>, or</w:t>
            </w:r>
            <w:r w:rsidR="007F029F" w:rsidRPr="00C73112">
              <w:rPr>
                <w:rFonts w:ascii="Arial" w:hAnsi="Arial" w:cs="Arial"/>
                <w:sz w:val="22"/>
                <w:lang w:val="en-US"/>
              </w:rPr>
              <w:t xml:space="preserve"> to choose a standard unit</w:t>
            </w:r>
            <w:r w:rsidR="006A2C35" w:rsidRPr="00C73112">
              <w:rPr>
                <w:rFonts w:ascii="Arial" w:hAnsi="Arial" w:cs="Arial"/>
                <w:sz w:val="22"/>
                <w:lang w:val="en-US"/>
              </w:rPr>
              <w:t xml:space="preserve"> (</w:t>
            </w:r>
            <w:r w:rsidR="005D1421" w:rsidRPr="00C73112">
              <w:rPr>
                <w:rFonts w:ascii="Arial" w:hAnsi="Arial" w:cs="Arial"/>
                <w:sz w:val="22"/>
                <w:lang w:val="en-US"/>
              </w:rPr>
              <w:t>“</w:t>
            </w:r>
            <w:r w:rsidR="006A2C35" w:rsidRPr="00C73112">
              <w:rPr>
                <w:rFonts w:ascii="Arial" w:hAnsi="Arial" w:cs="Arial"/>
                <w:sz w:val="22"/>
                <w:lang w:val="en-US"/>
              </w:rPr>
              <w:t>help</w:t>
            </w:r>
            <w:r w:rsidR="005D1421" w:rsidRPr="00C73112">
              <w:rPr>
                <w:rFonts w:ascii="Arial" w:hAnsi="Arial" w:cs="Arial"/>
                <w:sz w:val="22"/>
                <w:lang w:val="en-US"/>
              </w:rPr>
              <w:t>”</w:t>
            </w:r>
            <w:r w:rsidR="006A2C35" w:rsidRPr="00C73112">
              <w:rPr>
                <w:rFonts w:ascii="Arial" w:hAnsi="Arial" w:cs="Arial"/>
                <w:sz w:val="22"/>
                <w:lang w:val="en-US"/>
              </w:rPr>
              <w:t xml:space="preserve"> picture</w:t>
            </w:r>
            <w:r w:rsidR="005D1421" w:rsidRPr="00C73112">
              <w:rPr>
                <w:rFonts w:ascii="Arial" w:hAnsi="Arial" w:cs="Arial"/>
                <w:sz w:val="22"/>
                <w:lang w:val="en-US"/>
              </w:rPr>
              <w:t>s</w:t>
            </w:r>
            <w:r w:rsidR="006A2C35" w:rsidRPr="00C73112">
              <w:rPr>
                <w:rFonts w:ascii="Arial" w:hAnsi="Arial" w:cs="Arial"/>
                <w:sz w:val="22"/>
                <w:lang w:val="en-US"/>
              </w:rPr>
              <w:t>)</w:t>
            </w:r>
            <w:r w:rsidR="007F029F" w:rsidRPr="00C73112">
              <w:rPr>
                <w:rFonts w:ascii="Arial" w:hAnsi="Arial" w:cs="Arial"/>
                <w:sz w:val="22"/>
                <w:lang w:val="en-US"/>
              </w:rPr>
              <w:t>.</w:t>
            </w:r>
          </w:p>
        </w:tc>
        <w:tc>
          <w:tcPr>
            <w:tcW w:w="5529" w:type="dxa"/>
            <w:shd w:val="clear" w:color="auto" w:fill="auto"/>
          </w:tcPr>
          <w:p w:rsidR="00FA764F" w:rsidRPr="00C73112" w:rsidRDefault="00FA764F" w:rsidP="00E05ADD">
            <w:pPr>
              <w:spacing w:after="0" w:line="288" w:lineRule="auto"/>
              <w:ind w:right="95"/>
              <w:jc w:val="both"/>
              <w:rPr>
                <w:rFonts w:ascii="Arial" w:hAnsi="Arial" w:cs="Arial"/>
                <w:sz w:val="22"/>
                <w:lang w:val="en-US"/>
              </w:rPr>
            </w:pPr>
            <w:r w:rsidRPr="00C73112">
              <w:rPr>
                <w:rFonts w:ascii="Arial" w:hAnsi="Arial" w:cs="Arial"/>
                <w:sz w:val="22"/>
                <w:lang w:val="en-US"/>
              </w:rPr>
              <w:lastRenderedPageBreak/>
              <w:t>Almost th</w:t>
            </w:r>
            <w:r w:rsidR="00E86ADD" w:rsidRPr="00C73112">
              <w:rPr>
                <w:rFonts w:ascii="Arial" w:hAnsi="Arial" w:cs="Arial"/>
                <w:sz w:val="22"/>
                <w:lang w:val="en-US"/>
              </w:rPr>
              <w:t>e same reasoning used for the old procedure was used</w:t>
            </w:r>
            <w:r w:rsidR="008C47C2" w:rsidRPr="00C73112">
              <w:rPr>
                <w:rFonts w:ascii="Arial" w:hAnsi="Arial" w:cs="Arial"/>
                <w:sz w:val="22"/>
                <w:lang w:val="en-US"/>
              </w:rPr>
              <w:t xml:space="preserve"> here</w:t>
            </w:r>
            <w:r w:rsidRPr="00C73112">
              <w:rPr>
                <w:rFonts w:ascii="Arial" w:hAnsi="Arial" w:cs="Arial"/>
                <w:sz w:val="22"/>
                <w:lang w:val="en-US"/>
              </w:rPr>
              <w:t>. Except:</w:t>
            </w:r>
          </w:p>
          <w:p w:rsidR="00F83625" w:rsidRPr="00C73112" w:rsidRDefault="00F83625" w:rsidP="003C7E97">
            <w:pPr>
              <w:numPr>
                <w:ilvl w:val="1"/>
                <w:numId w:val="5"/>
              </w:numPr>
              <w:spacing w:after="0" w:line="288" w:lineRule="auto"/>
              <w:ind w:left="459" w:right="95"/>
              <w:jc w:val="both"/>
              <w:rPr>
                <w:rFonts w:ascii="Arial" w:hAnsi="Arial" w:cs="Arial"/>
                <w:sz w:val="22"/>
                <w:lang w:val="en-US"/>
              </w:rPr>
            </w:pPr>
            <w:r w:rsidRPr="00C73112">
              <w:rPr>
                <w:rFonts w:ascii="Arial" w:hAnsi="Arial" w:cs="Arial"/>
                <w:sz w:val="22"/>
                <w:lang w:val="en-US"/>
              </w:rPr>
              <w:t>A</w:t>
            </w:r>
            <w:r w:rsidR="00035E45" w:rsidRPr="00C73112">
              <w:rPr>
                <w:rFonts w:ascii="Arial" w:hAnsi="Arial" w:cs="Arial"/>
                <w:sz w:val="22"/>
                <w:lang w:val="en-US"/>
              </w:rPr>
              <w:t xml:space="preserve"> list </w:t>
            </w:r>
            <w:r w:rsidRPr="00C73112">
              <w:rPr>
                <w:rFonts w:ascii="Arial" w:hAnsi="Arial" w:cs="Arial"/>
                <w:sz w:val="22"/>
                <w:lang w:val="en-US"/>
              </w:rPr>
              <w:t>of</w:t>
            </w:r>
            <w:r w:rsidR="00035E45" w:rsidRPr="00C73112">
              <w:rPr>
                <w:rFonts w:ascii="Arial" w:hAnsi="Arial" w:cs="Arial"/>
                <w:sz w:val="22"/>
                <w:lang w:val="en-US"/>
              </w:rPr>
              <w:t xml:space="preserve"> potential</w:t>
            </w:r>
            <w:r w:rsidRPr="00C73112">
              <w:rPr>
                <w:rFonts w:ascii="Arial" w:hAnsi="Arial" w:cs="Arial"/>
                <w:sz w:val="22"/>
                <w:lang w:val="en-US"/>
              </w:rPr>
              <w:t xml:space="preserve"> food</w:t>
            </w:r>
            <w:r w:rsidR="00035E45" w:rsidRPr="00C73112">
              <w:rPr>
                <w:rFonts w:ascii="Arial" w:hAnsi="Arial" w:cs="Arial"/>
                <w:sz w:val="22"/>
                <w:lang w:val="en-US"/>
              </w:rPr>
              <w:t xml:space="preserve"> types </w:t>
            </w:r>
            <w:r w:rsidRPr="00C73112">
              <w:rPr>
                <w:rFonts w:ascii="Arial" w:hAnsi="Arial" w:cs="Arial"/>
                <w:sz w:val="22"/>
                <w:lang w:val="en-US"/>
              </w:rPr>
              <w:t xml:space="preserve">to </w:t>
            </w:r>
            <w:r w:rsidR="00035E45" w:rsidRPr="00C73112">
              <w:rPr>
                <w:rFonts w:ascii="Arial" w:hAnsi="Arial" w:cs="Arial"/>
                <w:sz w:val="22"/>
                <w:lang w:val="en-US"/>
              </w:rPr>
              <w:t xml:space="preserve">be </w:t>
            </w:r>
            <w:r w:rsidRPr="00C73112">
              <w:rPr>
                <w:rFonts w:ascii="Arial" w:hAnsi="Arial" w:cs="Arial"/>
                <w:sz w:val="22"/>
                <w:lang w:val="en-US"/>
              </w:rPr>
              <w:t>selected during the</w:t>
            </w:r>
            <w:r w:rsidR="00035E45" w:rsidRPr="00C73112">
              <w:rPr>
                <w:rFonts w:ascii="Arial" w:hAnsi="Arial" w:cs="Arial"/>
                <w:sz w:val="22"/>
                <w:lang w:val="en-US"/>
              </w:rPr>
              <w:t xml:space="preserve"> production of new p</w:t>
            </w:r>
            <w:r w:rsidRPr="00C73112">
              <w:rPr>
                <w:rFonts w:ascii="Arial" w:hAnsi="Arial" w:cs="Arial"/>
                <w:sz w:val="22"/>
                <w:lang w:val="en-US"/>
              </w:rPr>
              <w:t>hotos</w:t>
            </w:r>
            <w:r w:rsidR="00035E45" w:rsidRPr="00C73112">
              <w:rPr>
                <w:rFonts w:ascii="Arial" w:hAnsi="Arial" w:cs="Arial"/>
                <w:sz w:val="22"/>
                <w:lang w:val="en-US"/>
              </w:rPr>
              <w:t xml:space="preserve"> was added</w:t>
            </w:r>
            <w:r w:rsidRPr="00C73112">
              <w:rPr>
                <w:rFonts w:ascii="Arial" w:hAnsi="Arial" w:cs="Arial"/>
                <w:sz w:val="22"/>
                <w:lang w:val="en-US"/>
              </w:rPr>
              <w:t xml:space="preserve"> for guidance.</w:t>
            </w:r>
          </w:p>
          <w:p w:rsidR="00FA764F" w:rsidRPr="00C73112" w:rsidRDefault="00FA764F" w:rsidP="003C7E97">
            <w:pPr>
              <w:numPr>
                <w:ilvl w:val="1"/>
                <w:numId w:val="5"/>
              </w:numPr>
              <w:spacing w:after="0" w:line="288" w:lineRule="auto"/>
              <w:ind w:left="459" w:right="95"/>
              <w:jc w:val="both"/>
              <w:rPr>
                <w:rFonts w:ascii="Arial" w:hAnsi="Arial" w:cs="Arial"/>
                <w:sz w:val="22"/>
                <w:lang w:val="en-US"/>
              </w:rPr>
            </w:pPr>
            <w:r w:rsidRPr="00C73112">
              <w:rPr>
                <w:rFonts w:ascii="Arial" w:hAnsi="Arial" w:cs="Arial"/>
                <w:sz w:val="22"/>
                <w:lang w:val="en-US"/>
              </w:rPr>
              <w:t>Country-specific pictures were suggested if judged necessary.</w:t>
            </w:r>
            <w:r w:rsidR="00FE67CC" w:rsidRPr="00C73112">
              <w:rPr>
                <w:rFonts w:ascii="Arial" w:hAnsi="Arial" w:cs="Arial"/>
                <w:sz w:val="22"/>
                <w:lang w:val="en-US"/>
              </w:rPr>
              <w:t xml:space="preserve"> This suggestion is based on</w:t>
            </w:r>
            <w:r w:rsidR="004974C5" w:rsidRPr="00C73112">
              <w:rPr>
                <w:rFonts w:ascii="Arial" w:hAnsi="Arial" w:cs="Arial"/>
                <w:sz w:val="22"/>
                <w:lang w:val="en-US"/>
              </w:rPr>
              <w:t xml:space="preserve"> PANCAKE’s experience and EFSA expert opinion.</w:t>
            </w:r>
            <w:r w:rsidR="00605E27" w:rsidRPr="00C73112">
              <w:rPr>
                <w:rFonts w:ascii="Arial" w:hAnsi="Arial" w:cs="Arial"/>
                <w:sz w:val="22"/>
                <w:lang w:val="en-US"/>
              </w:rPr>
              <w:t xml:space="preserve"> </w:t>
            </w:r>
          </w:p>
          <w:p w:rsidR="00550C70" w:rsidRPr="00C73112" w:rsidRDefault="00550C70" w:rsidP="00550C70">
            <w:pPr>
              <w:spacing w:after="0" w:line="288" w:lineRule="auto"/>
              <w:ind w:right="95"/>
              <w:jc w:val="both"/>
              <w:rPr>
                <w:rFonts w:ascii="Arial" w:hAnsi="Arial" w:cs="Arial"/>
                <w:sz w:val="22"/>
                <w:lang w:val="en-US"/>
              </w:rPr>
            </w:pPr>
          </w:p>
          <w:p w:rsidR="00E86ADD" w:rsidRPr="00C73112" w:rsidRDefault="00E86ADD" w:rsidP="00E05ADD">
            <w:pPr>
              <w:spacing w:after="0" w:line="288" w:lineRule="auto"/>
              <w:ind w:right="-118"/>
              <w:jc w:val="both"/>
              <w:rPr>
                <w:rFonts w:ascii="Arial" w:hAnsi="Arial" w:cs="Arial"/>
                <w:sz w:val="22"/>
                <w:lang w:val="en-US"/>
              </w:rPr>
            </w:pPr>
          </w:p>
        </w:tc>
      </w:tr>
      <w:tr w:rsidR="002A1124" w:rsidRPr="00C73112" w:rsidTr="00DB5580">
        <w:tc>
          <w:tcPr>
            <w:tcW w:w="2376" w:type="dxa"/>
            <w:shd w:val="clear" w:color="auto" w:fill="auto"/>
          </w:tcPr>
          <w:p w:rsidR="002A1124" w:rsidRPr="00C73112" w:rsidRDefault="00D04180" w:rsidP="00E05ADD">
            <w:pPr>
              <w:pStyle w:val="ListParagraph"/>
              <w:spacing w:after="0" w:line="288" w:lineRule="auto"/>
              <w:ind w:left="0" w:right="175"/>
              <w:jc w:val="both"/>
              <w:rPr>
                <w:rFonts w:ascii="Arial" w:hAnsi="Arial" w:cs="Arial"/>
                <w:b/>
                <w:sz w:val="22"/>
                <w:lang w:val="en-US"/>
              </w:rPr>
            </w:pPr>
            <w:r w:rsidRPr="00C73112">
              <w:rPr>
                <w:rFonts w:ascii="Arial" w:hAnsi="Arial" w:cs="Arial"/>
                <w:b/>
                <w:sz w:val="22"/>
                <w:lang w:val="en-US"/>
              </w:rPr>
              <w:lastRenderedPageBreak/>
              <w:t xml:space="preserve">B. </w:t>
            </w:r>
            <w:r w:rsidR="005752FF" w:rsidRPr="00C73112">
              <w:rPr>
                <w:rFonts w:ascii="Arial" w:hAnsi="Arial" w:cs="Arial"/>
                <w:b/>
                <w:sz w:val="22"/>
                <w:lang w:val="en-US"/>
              </w:rPr>
              <w:t>Range and number of photos</w:t>
            </w:r>
          </w:p>
          <w:p w:rsidR="002A1124" w:rsidRPr="00C73112" w:rsidRDefault="002A1124" w:rsidP="00E05ADD">
            <w:pPr>
              <w:spacing w:after="0" w:line="288" w:lineRule="auto"/>
              <w:ind w:right="-118"/>
              <w:jc w:val="both"/>
              <w:rPr>
                <w:rFonts w:ascii="Arial" w:hAnsi="Arial" w:cs="Arial"/>
                <w:b/>
                <w:sz w:val="22"/>
                <w:lang w:val="en-US"/>
              </w:rPr>
            </w:pPr>
          </w:p>
        </w:tc>
        <w:tc>
          <w:tcPr>
            <w:tcW w:w="6237" w:type="dxa"/>
            <w:shd w:val="clear" w:color="auto" w:fill="auto"/>
          </w:tcPr>
          <w:p w:rsidR="008C124B" w:rsidRPr="00C73112" w:rsidRDefault="005752FF" w:rsidP="003C7E97">
            <w:pPr>
              <w:numPr>
                <w:ilvl w:val="3"/>
                <w:numId w:val="16"/>
              </w:numPr>
              <w:spacing w:after="0" w:line="288" w:lineRule="auto"/>
              <w:ind w:left="318" w:hanging="284"/>
              <w:rPr>
                <w:rFonts w:ascii="Arial" w:hAnsi="Arial" w:cs="Arial"/>
                <w:sz w:val="22"/>
              </w:rPr>
            </w:pPr>
            <w:r w:rsidRPr="00C73112">
              <w:rPr>
                <w:rFonts w:ascii="Arial" w:hAnsi="Arial" w:cs="Arial"/>
                <w:sz w:val="22"/>
              </w:rPr>
              <w:t>Use</w:t>
            </w:r>
            <w:r w:rsidR="00BD3480" w:rsidRPr="00C73112">
              <w:rPr>
                <w:rFonts w:ascii="Arial" w:hAnsi="Arial" w:cs="Arial"/>
                <w:sz w:val="22"/>
              </w:rPr>
              <w:t xml:space="preserve"> age-specific and </w:t>
            </w:r>
            <w:r w:rsidRPr="00C73112">
              <w:rPr>
                <w:rFonts w:ascii="Arial" w:hAnsi="Arial" w:cs="Arial"/>
                <w:sz w:val="22"/>
              </w:rPr>
              <w:t>population-based data to estimate the ranges of portions commonly consumed</w:t>
            </w:r>
            <w:r w:rsidR="008C124B" w:rsidRPr="00C73112">
              <w:rPr>
                <w:rFonts w:ascii="Arial" w:hAnsi="Arial" w:cs="Arial"/>
                <w:sz w:val="22"/>
              </w:rPr>
              <w:t xml:space="preserve"> (minima and maxima)</w:t>
            </w:r>
            <w:r w:rsidRPr="00C73112">
              <w:rPr>
                <w:rFonts w:ascii="Arial" w:hAnsi="Arial" w:cs="Arial"/>
                <w:sz w:val="22"/>
              </w:rPr>
              <w:t>.</w:t>
            </w:r>
          </w:p>
          <w:p w:rsidR="00BD3480" w:rsidRPr="00C73112" w:rsidRDefault="00BD3480" w:rsidP="00BD3480">
            <w:pPr>
              <w:numPr>
                <w:ilvl w:val="3"/>
                <w:numId w:val="16"/>
              </w:numPr>
              <w:spacing w:after="0" w:line="288" w:lineRule="auto"/>
              <w:ind w:left="318" w:hanging="284"/>
              <w:jc w:val="both"/>
              <w:rPr>
                <w:rFonts w:ascii="Arial" w:hAnsi="Arial" w:cs="Arial"/>
                <w:sz w:val="22"/>
              </w:rPr>
            </w:pPr>
            <w:r w:rsidRPr="00C73112">
              <w:rPr>
                <w:rFonts w:ascii="Arial" w:hAnsi="Arial" w:cs="Arial"/>
                <w:sz w:val="22"/>
              </w:rPr>
              <w:t xml:space="preserve">The distribution of the weights of portion sizes between the minimum and maximum should be distributed in linear manner in such a way that the visibility of differences between the portions is noticeable (about 25% difference between portions). After taking the photos, test if they can be ranked. </w:t>
            </w:r>
          </w:p>
          <w:p w:rsidR="00BD3480" w:rsidRPr="00C73112" w:rsidRDefault="00BD3480" w:rsidP="00BD3480">
            <w:pPr>
              <w:spacing w:after="0" w:line="288" w:lineRule="auto"/>
              <w:ind w:left="318"/>
              <w:jc w:val="both"/>
              <w:rPr>
                <w:rFonts w:ascii="Arial" w:hAnsi="Arial" w:cs="Arial"/>
                <w:sz w:val="22"/>
              </w:rPr>
            </w:pPr>
            <w:r w:rsidRPr="00C73112">
              <w:rPr>
                <w:rFonts w:ascii="Arial" w:hAnsi="Arial" w:cs="Arial"/>
                <w:sz w:val="22"/>
              </w:rPr>
              <w:t>As a 25% difference between portions may not always give a nice differentiation, a log scale should be considered for some foods.</w:t>
            </w:r>
          </w:p>
          <w:p w:rsidR="00BD3480" w:rsidRPr="00C73112" w:rsidRDefault="00BD3480" w:rsidP="00BD3480">
            <w:pPr>
              <w:numPr>
                <w:ilvl w:val="3"/>
                <w:numId w:val="16"/>
              </w:numPr>
              <w:spacing w:after="0" w:line="288" w:lineRule="auto"/>
              <w:ind w:left="318" w:hanging="284"/>
              <w:jc w:val="both"/>
              <w:rPr>
                <w:rFonts w:ascii="Arial" w:hAnsi="Arial" w:cs="Arial"/>
                <w:sz w:val="22"/>
              </w:rPr>
            </w:pPr>
            <w:r w:rsidRPr="00C73112">
              <w:rPr>
                <w:rFonts w:ascii="Arial" w:hAnsi="Arial" w:cs="Arial"/>
                <w:sz w:val="22"/>
              </w:rPr>
              <w:t xml:space="preserve">The number of recommended photos </w:t>
            </w:r>
            <w:r w:rsidR="0036743D" w:rsidRPr="00C73112">
              <w:rPr>
                <w:rFonts w:ascii="Arial" w:hAnsi="Arial" w:cs="Arial"/>
                <w:sz w:val="22"/>
              </w:rPr>
              <w:t xml:space="preserve">is </w:t>
            </w:r>
            <w:r w:rsidRPr="00C73112">
              <w:rPr>
                <w:rFonts w:ascii="Arial" w:hAnsi="Arial" w:cs="Arial"/>
                <w:b/>
                <w:sz w:val="22"/>
              </w:rPr>
              <w:t>six</w:t>
            </w:r>
            <w:r w:rsidRPr="00C73112">
              <w:rPr>
                <w:rFonts w:ascii="Arial" w:hAnsi="Arial" w:cs="Arial"/>
                <w:sz w:val="22"/>
              </w:rPr>
              <w:t>. Reasons for these are:</w:t>
            </w:r>
          </w:p>
          <w:p w:rsidR="0039340D" w:rsidRPr="00C73112" w:rsidRDefault="002A1124" w:rsidP="003C7E97">
            <w:pPr>
              <w:numPr>
                <w:ilvl w:val="4"/>
                <w:numId w:val="5"/>
              </w:numPr>
              <w:spacing w:after="0" w:line="288" w:lineRule="auto"/>
              <w:ind w:left="601" w:hanging="283"/>
              <w:jc w:val="both"/>
              <w:rPr>
                <w:rFonts w:ascii="Arial" w:hAnsi="Arial" w:cs="Arial"/>
                <w:sz w:val="22"/>
              </w:rPr>
            </w:pPr>
            <w:r w:rsidRPr="00C73112">
              <w:rPr>
                <w:rFonts w:ascii="Arial" w:hAnsi="Arial" w:cs="Arial"/>
                <w:sz w:val="22"/>
              </w:rPr>
              <w:t>the difference (in weight) be</w:t>
            </w:r>
            <w:r w:rsidR="0039340D" w:rsidRPr="00C73112">
              <w:rPr>
                <w:rFonts w:ascii="Arial" w:hAnsi="Arial" w:cs="Arial"/>
                <w:sz w:val="22"/>
              </w:rPr>
              <w:t>tween two portions should be around</w:t>
            </w:r>
            <w:r w:rsidRPr="00C73112">
              <w:rPr>
                <w:rFonts w:ascii="Arial" w:hAnsi="Arial" w:cs="Arial"/>
                <w:sz w:val="22"/>
              </w:rPr>
              <w:t xml:space="preserve"> 25% in order to be visi</w:t>
            </w:r>
            <w:r w:rsidR="0039340D" w:rsidRPr="00C73112">
              <w:rPr>
                <w:rFonts w:ascii="Arial" w:hAnsi="Arial" w:cs="Arial"/>
                <w:sz w:val="22"/>
              </w:rPr>
              <w:t xml:space="preserve">ble, and since we have chosen a </w:t>
            </w:r>
            <w:r w:rsidRPr="00C73112">
              <w:rPr>
                <w:rFonts w:ascii="Arial" w:hAnsi="Arial" w:cs="Arial"/>
                <w:sz w:val="22"/>
              </w:rPr>
              <w:t xml:space="preserve">linear distribution of the portion sizes between the minimum and the maximum, six photos are enough; </w:t>
            </w:r>
            <w:r w:rsidR="00F8165A" w:rsidRPr="00C73112">
              <w:rPr>
                <w:rFonts w:ascii="Arial" w:hAnsi="Arial" w:cs="Arial"/>
                <w:sz w:val="22"/>
              </w:rPr>
              <w:t xml:space="preserve">    </w:t>
            </w:r>
          </w:p>
          <w:p w:rsidR="0039340D" w:rsidRPr="00C73112" w:rsidRDefault="002A1124" w:rsidP="003C7E97">
            <w:pPr>
              <w:numPr>
                <w:ilvl w:val="4"/>
                <w:numId w:val="5"/>
              </w:numPr>
              <w:spacing w:after="0" w:line="288" w:lineRule="auto"/>
              <w:ind w:left="601" w:hanging="283"/>
              <w:jc w:val="both"/>
              <w:rPr>
                <w:rFonts w:ascii="Arial" w:hAnsi="Arial" w:cs="Arial"/>
                <w:sz w:val="22"/>
              </w:rPr>
            </w:pPr>
            <w:proofErr w:type="gramStart"/>
            <w:r w:rsidRPr="00C73112">
              <w:rPr>
                <w:rFonts w:ascii="Arial" w:hAnsi="Arial" w:cs="Arial"/>
                <w:sz w:val="22"/>
              </w:rPr>
              <w:t>all</w:t>
            </w:r>
            <w:proofErr w:type="gramEnd"/>
            <w:r w:rsidRPr="00C73112">
              <w:rPr>
                <w:rFonts w:ascii="Arial" w:hAnsi="Arial" w:cs="Arial"/>
                <w:sz w:val="22"/>
              </w:rPr>
              <w:t xml:space="preserve"> photos of one series should be visible on one page. By taking six instead of seven or eight as maximum, photos c</w:t>
            </w:r>
            <w:r w:rsidR="00D12588" w:rsidRPr="00C73112">
              <w:rPr>
                <w:rFonts w:ascii="Arial" w:hAnsi="Arial" w:cs="Arial"/>
                <w:sz w:val="22"/>
              </w:rPr>
              <w:t xml:space="preserve">an </w:t>
            </w:r>
            <w:r w:rsidRPr="00C73112">
              <w:rPr>
                <w:rFonts w:ascii="Arial" w:hAnsi="Arial" w:cs="Arial"/>
                <w:sz w:val="22"/>
              </w:rPr>
              <w:t>be printed larger (9 x 5.7 cm).</w:t>
            </w:r>
          </w:p>
          <w:p w:rsidR="00F8165A" w:rsidRPr="00C73112" w:rsidRDefault="0039340D" w:rsidP="003C7E97">
            <w:pPr>
              <w:numPr>
                <w:ilvl w:val="4"/>
                <w:numId w:val="5"/>
              </w:numPr>
              <w:spacing w:after="0" w:line="288" w:lineRule="auto"/>
              <w:ind w:left="601" w:hanging="283"/>
              <w:jc w:val="both"/>
              <w:rPr>
                <w:rFonts w:ascii="Arial" w:hAnsi="Arial" w:cs="Arial"/>
                <w:sz w:val="22"/>
              </w:rPr>
            </w:pPr>
            <w:proofErr w:type="gramStart"/>
            <w:r w:rsidRPr="00C73112">
              <w:rPr>
                <w:rFonts w:ascii="Arial" w:hAnsi="Arial" w:cs="Arial"/>
                <w:sz w:val="22"/>
              </w:rPr>
              <w:t>t</w:t>
            </w:r>
            <w:r w:rsidR="00F8165A" w:rsidRPr="00C73112">
              <w:rPr>
                <w:rFonts w:ascii="Arial" w:hAnsi="Arial" w:cs="Arial"/>
                <w:sz w:val="22"/>
              </w:rPr>
              <w:t>here</w:t>
            </w:r>
            <w:proofErr w:type="gramEnd"/>
            <w:r w:rsidR="00F8165A" w:rsidRPr="00C73112">
              <w:rPr>
                <w:rFonts w:ascii="Arial" w:hAnsi="Arial" w:cs="Arial"/>
                <w:sz w:val="22"/>
              </w:rPr>
              <w:t xml:space="preserve"> is no evidence about differences in the accuracy of food portion quantification between 6 and 8 photos.</w:t>
            </w:r>
          </w:p>
          <w:p w:rsidR="00E05ADD" w:rsidRPr="00C73112" w:rsidRDefault="00BD3480" w:rsidP="00642A88">
            <w:pPr>
              <w:numPr>
                <w:ilvl w:val="3"/>
                <w:numId w:val="16"/>
              </w:numPr>
              <w:spacing w:after="0" w:line="288" w:lineRule="auto"/>
              <w:ind w:left="318" w:hanging="284"/>
              <w:rPr>
                <w:rFonts w:ascii="Arial" w:hAnsi="Arial" w:cs="Arial"/>
                <w:sz w:val="22"/>
              </w:rPr>
            </w:pPr>
            <w:r w:rsidRPr="00C73112">
              <w:rPr>
                <w:rFonts w:ascii="Arial" w:hAnsi="Arial" w:cs="Arial"/>
                <w:sz w:val="22"/>
              </w:rPr>
              <w:t>Only f</w:t>
            </w:r>
            <w:r w:rsidR="002A1124" w:rsidRPr="00C73112">
              <w:rPr>
                <w:rFonts w:ascii="Arial" w:hAnsi="Arial" w:cs="Arial"/>
                <w:sz w:val="22"/>
              </w:rPr>
              <w:t xml:space="preserve">or foods with a range </w:t>
            </w:r>
            <w:r w:rsidR="00EB3516" w:rsidRPr="00C73112">
              <w:rPr>
                <w:rFonts w:ascii="Arial" w:hAnsi="Arial" w:cs="Arial"/>
                <w:sz w:val="22"/>
              </w:rPr>
              <w:t xml:space="preserve">that are </w:t>
            </w:r>
            <w:r w:rsidR="002A1124" w:rsidRPr="00C73112">
              <w:rPr>
                <w:rFonts w:ascii="Arial" w:hAnsi="Arial" w:cs="Arial"/>
                <w:sz w:val="22"/>
              </w:rPr>
              <w:t>too small for six photos, series o</w:t>
            </w:r>
            <w:r w:rsidR="006849C5" w:rsidRPr="00C73112">
              <w:rPr>
                <w:rFonts w:ascii="Arial" w:hAnsi="Arial" w:cs="Arial"/>
                <w:sz w:val="22"/>
              </w:rPr>
              <w:t>f</w:t>
            </w:r>
            <w:r w:rsidR="002A1124" w:rsidRPr="00C73112">
              <w:rPr>
                <w:rFonts w:ascii="Arial" w:hAnsi="Arial" w:cs="Arial"/>
                <w:sz w:val="22"/>
              </w:rPr>
              <w:t xml:space="preserve"> four or five photos </w:t>
            </w:r>
            <w:r w:rsidR="00F8165A" w:rsidRPr="00C73112">
              <w:rPr>
                <w:rFonts w:ascii="Arial" w:hAnsi="Arial" w:cs="Arial"/>
                <w:sz w:val="22"/>
              </w:rPr>
              <w:t>can be</w:t>
            </w:r>
            <w:r w:rsidR="002A1124" w:rsidRPr="00C73112">
              <w:rPr>
                <w:rFonts w:ascii="Arial" w:hAnsi="Arial" w:cs="Arial"/>
                <w:sz w:val="22"/>
              </w:rPr>
              <w:t xml:space="preserve"> taken</w:t>
            </w:r>
            <w:r w:rsidR="00F8165A" w:rsidRPr="00C73112">
              <w:rPr>
                <w:rFonts w:ascii="Arial" w:hAnsi="Arial" w:cs="Arial"/>
                <w:sz w:val="22"/>
              </w:rPr>
              <w:t xml:space="preserve">. </w:t>
            </w:r>
            <w:r w:rsidR="00FA4581" w:rsidRPr="00C73112">
              <w:rPr>
                <w:rFonts w:ascii="Arial" w:hAnsi="Arial" w:cs="Arial"/>
                <w:sz w:val="22"/>
              </w:rPr>
              <w:t xml:space="preserve">Four </w:t>
            </w:r>
            <w:r w:rsidR="00FA4581" w:rsidRPr="00C73112">
              <w:rPr>
                <w:rFonts w:ascii="Arial" w:hAnsi="Arial" w:cs="Arial"/>
                <w:sz w:val="22"/>
              </w:rPr>
              <w:lastRenderedPageBreak/>
              <w:t xml:space="preserve">pictures should be enough to avoid regression towards the mean. </w:t>
            </w:r>
            <w:r w:rsidR="00BE2C0B" w:rsidRPr="00C73112">
              <w:rPr>
                <w:rFonts w:ascii="Arial" w:hAnsi="Arial" w:cs="Arial"/>
                <w:sz w:val="22"/>
              </w:rPr>
              <w:t>An even number of picture is preferred.</w:t>
            </w:r>
          </w:p>
          <w:p w:rsidR="00605E27" w:rsidRPr="00C73112" w:rsidRDefault="00605E27" w:rsidP="00C62A95">
            <w:pPr>
              <w:spacing w:after="0" w:line="288" w:lineRule="auto"/>
              <w:rPr>
                <w:rFonts w:ascii="Arial" w:hAnsi="Arial" w:cs="Arial"/>
                <w:sz w:val="22"/>
              </w:rPr>
            </w:pPr>
          </w:p>
        </w:tc>
        <w:tc>
          <w:tcPr>
            <w:tcW w:w="5529" w:type="dxa"/>
            <w:shd w:val="clear" w:color="auto" w:fill="auto"/>
          </w:tcPr>
          <w:p w:rsidR="008C124B" w:rsidRPr="00C73112" w:rsidRDefault="00E05ADD" w:rsidP="00E05ADD">
            <w:pPr>
              <w:spacing w:after="0" w:line="288" w:lineRule="auto"/>
              <w:jc w:val="both"/>
              <w:rPr>
                <w:rFonts w:ascii="Arial" w:hAnsi="Arial" w:cs="Arial"/>
                <w:sz w:val="22"/>
              </w:rPr>
            </w:pPr>
            <w:r w:rsidRPr="00C73112">
              <w:rPr>
                <w:rFonts w:ascii="Arial" w:hAnsi="Arial" w:cs="Arial"/>
                <w:sz w:val="22"/>
              </w:rPr>
              <w:lastRenderedPageBreak/>
              <w:t>T</w:t>
            </w:r>
            <w:r w:rsidR="008C124B" w:rsidRPr="00C73112">
              <w:rPr>
                <w:rFonts w:ascii="Arial" w:hAnsi="Arial" w:cs="Arial"/>
                <w:sz w:val="22"/>
              </w:rPr>
              <w:t>o estimate the ranges of existent</w:t>
            </w:r>
            <w:r w:rsidR="008C47C2" w:rsidRPr="00C73112">
              <w:rPr>
                <w:rFonts w:ascii="Arial" w:hAnsi="Arial" w:cs="Arial"/>
                <w:sz w:val="22"/>
              </w:rPr>
              <w:t xml:space="preserve"> (old)</w:t>
            </w:r>
            <w:r w:rsidR="008C124B" w:rsidRPr="00C73112">
              <w:rPr>
                <w:rFonts w:ascii="Arial" w:hAnsi="Arial" w:cs="Arial"/>
                <w:sz w:val="22"/>
              </w:rPr>
              <w:t xml:space="preserve"> pictures</w:t>
            </w:r>
            <w:r w:rsidRPr="00C73112">
              <w:rPr>
                <w:rFonts w:ascii="Arial" w:hAnsi="Arial" w:cs="Arial"/>
                <w:sz w:val="22"/>
              </w:rPr>
              <w:t>, population-based data</w:t>
            </w:r>
            <w:r w:rsidR="008C124B" w:rsidRPr="00C73112">
              <w:rPr>
                <w:rFonts w:ascii="Arial" w:hAnsi="Arial" w:cs="Arial"/>
                <w:sz w:val="22"/>
              </w:rPr>
              <w:t xml:space="preserve"> were </w:t>
            </w:r>
            <w:r w:rsidRPr="00C73112">
              <w:rPr>
                <w:rFonts w:ascii="Arial" w:hAnsi="Arial" w:cs="Arial"/>
                <w:sz w:val="22"/>
              </w:rPr>
              <w:t>not necessar</w:t>
            </w:r>
            <w:r w:rsidR="00E631AD" w:rsidRPr="00C73112">
              <w:rPr>
                <w:rFonts w:ascii="Arial" w:hAnsi="Arial" w:cs="Arial"/>
                <w:sz w:val="22"/>
              </w:rPr>
              <w:t>il</w:t>
            </w:r>
            <w:r w:rsidRPr="00C73112">
              <w:rPr>
                <w:rFonts w:ascii="Arial" w:hAnsi="Arial" w:cs="Arial"/>
                <w:sz w:val="22"/>
              </w:rPr>
              <w:t xml:space="preserve">y </w:t>
            </w:r>
            <w:r w:rsidR="008C124B" w:rsidRPr="00C73112">
              <w:rPr>
                <w:rFonts w:ascii="Arial" w:hAnsi="Arial" w:cs="Arial"/>
                <w:sz w:val="22"/>
              </w:rPr>
              <w:t xml:space="preserve">used, but </w:t>
            </w:r>
            <w:r w:rsidR="00D12588" w:rsidRPr="00C73112">
              <w:rPr>
                <w:rFonts w:ascii="Arial" w:hAnsi="Arial" w:cs="Arial"/>
                <w:sz w:val="22"/>
              </w:rPr>
              <w:t xml:space="preserve">mainly </w:t>
            </w:r>
            <w:r w:rsidR="008C124B" w:rsidRPr="00C73112">
              <w:rPr>
                <w:rFonts w:ascii="Arial" w:hAnsi="Arial" w:cs="Arial"/>
                <w:sz w:val="22"/>
              </w:rPr>
              <w:t>data from pilot studies.</w:t>
            </w:r>
          </w:p>
          <w:p w:rsidR="00463738" w:rsidRPr="00C73112" w:rsidRDefault="008C124B" w:rsidP="00E05ADD">
            <w:pPr>
              <w:spacing w:after="0" w:line="288" w:lineRule="auto"/>
              <w:jc w:val="both"/>
              <w:rPr>
                <w:rFonts w:ascii="Arial" w:hAnsi="Arial" w:cs="Arial"/>
                <w:sz w:val="22"/>
                <w:lang w:val="en-US"/>
              </w:rPr>
            </w:pPr>
            <w:r w:rsidRPr="00C73112">
              <w:rPr>
                <w:rFonts w:ascii="Arial" w:hAnsi="Arial" w:cs="Arial"/>
                <w:sz w:val="22"/>
                <w:lang w:val="en-US"/>
              </w:rPr>
              <w:t>The</w:t>
            </w:r>
            <w:r w:rsidR="008C47C2" w:rsidRPr="00C73112">
              <w:rPr>
                <w:rFonts w:ascii="Arial" w:hAnsi="Arial" w:cs="Arial"/>
                <w:sz w:val="22"/>
                <w:lang w:val="en-US"/>
              </w:rPr>
              <w:t xml:space="preserve"> procedure </w:t>
            </w:r>
            <w:r w:rsidR="00E631AD" w:rsidRPr="00C73112">
              <w:rPr>
                <w:rFonts w:ascii="Arial" w:hAnsi="Arial" w:cs="Arial"/>
                <w:sz w:val="22"/>
                <w:lang w:val="en-US"/>
              </w:rPr>
              <w:t xml:space="preserve">used </w:t>
            </w:r>
            <w:r w:rsidRPr="00C73112">
              <w:rPr>
                <w:rFonts w:ascii="Arial" w:hAnsi="Arial" w:cs="Arial"/>
                <w:sz w:val="22"/>
                <w:lang w:val="en-US"/>
              </w:rPr>
              <w:t>to determine the range of photos was kept</w:t>
            </w:r>
            <w:r w:rsidR="00E05ADD" w:rsidRPr="00C73112">
              <w:rPr>
                <w:rFonts w:ascii="Arial" w:hAnsi="Arial" w:cs="Arial"/>
                <w:sz w:val="22"/>
                <w:lang w:val="en-US"/>
              </w:rPr>
              <w:t xml:space="preserve"> </w:t>
            </w:r>
            <w:r w:rsidR="008C47C2" w:rsidRPr="00C73112">
              <w:rPr>
                <w:rFonts w:ascii="Arial" w:hAnsi="Arial" w:cs="Arial"/>
                <w:sz w:val="22"/>
                <w:lang w:val="en-US"/>
              </w:rPr>
              <w:t xml:space="preserve">the same as the old one </w:t>
            </w:r>
            <w:r w:rsidR="00E05ADD" w:rsidRPr="00C73112">
              <w:rPr>
                <w:rFonts w:ascii="Arial" w:hAnsi="Arial" w:cs="Arial"/>
                <w:sz w:val="22"/>
                <w:lang w:val="en-US"/>
              </w:rPr>
              <w:t>(minima and maxima with intervals of 25%</w:t>
            </w:r>
            <w:r w:rsidR="00FA4581" w:rsidRPr="00C73112">
              <w:rPr>
                <w:rFonts w:ascii="Arial" w:hAnsi="Arial" w:cs="Arial"/>
                <w:sz w:val="22"/>
                <w:lang w:val="en-US"/>
              </w:rPr>
              <w:t xml:space="preserve"> and use of 4 pictures when 6 </w:t>
            </w:r>
            <w:r w:rsidR="00D12588" w:rsidRPr="00C73112">
              <w:rPr>
                <w:rFonts w:ascii="Arial" w:hAnsi="Arial" w:cs="Arial"/>
                <w:sz w:val="22"/>
                <w:lang w:val="en-US"/>
              </w:rPr>
              <w:t>were</w:t>
            </w:r>
            <w:r w:rsidR="00FA4581" w:rsidRPr="00C73112">
              <w:rPr>
                <w:rFonts w:ascii="Arial" w:hAnsi="Arial" w:cs="Arial"/>
                <w:sz w:val="22"/>
                <w:lang w:val="en-US"/>
              </w:rPr>
              <w:t xml:space="preserve"> too </w:t>
            </w:r>
            <w:r w:rsidR="005B0BBA">
              <w:rPr>
                <w:rFonts w:ascii="Arial" w:hAnsi="Arial" w:cs="Arial"/>
                <w:sz w:val="22"/>
                <w:lang w:val="en-US"/>
              </w:rPr>
              <w:t>many</w:t>
            </w:r>
            <w:r w:rsidR="00E05ADD" w:rsidRPr="00C73112">
              <w:rPr>
                <w:rFonts w:ascii="Arial" w:hAnsi="Arial" w:cs="Arial"/>
                <w:sz w:val="22"/>
                <w:lang w:val="en-US"/>
              </w:rPr>
              <w:t xml:space="preserve">). This is different </w:t>
            </w:r>
            <w:r w:rsidR="00E631AD" w:rsidRPr="00C73112">
              <w:rPr>
                <w:rFonts w:ascii="Arial" w:hAnsi="Arial" w:cs="Arial"/>
                <w:sz w:val="22"/>
                <w:lang w:val="en-US"/>
              </w:rPr>
              <w:t xml:space="preserve">from </w:t>
            </w:r>
            <w:r w:rsidR="00E05ADD" w:rsidRPr="00C73112">
              <w:rPr>
                <w:rFonts w:ascii="Arial" w:hAnsi="Arial" w:cs="Arial"/>
                <w:sz w:val="22"/>
                <w:lang w:val="en-US"/>
              </w:rPr>
              <w:t>what has been propose</w:t>
            </w:r>
            <w:r w:rsidR="00D12588" w:rsidRPr="00C73112">
              <w:rPr>
                <w:rFonts w:ascii="Arial" w:hAnsi="Arial" w:cs="Arial"/>
                <w:sz w:val="22"/>
                <w:lang w:val="en-US"/>
              </w:rPr>
              <w:t>d by Nelson and colleagues</w:t>
            </w:r>
            <w:hyperlink w:anchor="_ENREF_3" w:tooltip="Nelson, 1998 #2" w:history="1">
              <w:r w:rsidR="008C47C2" w:rsidRPr="00C73112">
                <w:rPr>
                  <w:rFonts w:ascii="Arial" w:hAnsi="Arial" w:cs="Arial"/>
                  <w:sz w:val="22"/>
                  <w:lang w:val="en-US"/>
                </w:rPr>
                <w:fldChar w:fldCharType="begin"/>
              </w:r>
              <w:r w:rsidR="008C47C2" w:rsidRPr="00C73112">
                <w:rPr>
                  <w:rFonts w:ascii="Arial" w:hAnsi="Arial" w:cs="Arial"/>
                  <w:sz w:val="22"/>
                  <w:lang w:val="en-US"/>
                </w:rPr>
                <w:instrText xml:space="preserve"> ADDIN EN.CITE &lt;EndNote&gt;&lt;Cite&gt;&lt;Author&gt;Nelson&lt;/Author&gt;&lt;Year&gt;1998&lt;/Year&gt;&lt;RecNum&gt;2&lt;/RecNum&gt;&lt;DisplayText&gt;&lt;style face="superscript"&gt;3&lt;/style&gt;&lt;/DisplayText&gt;&lt;record&gt;&lt;rec-number&gt;2&lt;/rec-number&gt;&lt;foreign-keys&gt;&lt;key app="EN" db-id="ww9ztfprntaxxjezwr7vr5f5rd5zsfaxdwz2"&gt;2&lt;/key&gt;&lt;/foreign-keys&gt;&lt;ref-type name="Journal Article"&gt;17&lt;/ref-type&gt;&lt;contributors&gt;&lt;authors&gt;&lt;author&gt;Nelson, M.&lt;/author&gt;&lt;author&gt;Haraldsdottir, J.&lt;/author&gt;&lt;/authors&gt;&lt;/contributors&gt;&lt;auth-address&gt;Department of Nutrition and Dietetics, King&amp;apos;s College London, UK. michael.nelson@kcl.ac.uk&lt;/auth-address&gt;&lt;titles&gt;&lt;title&gt;Food photographs: practical guidelines II. Development and use of photographic atlases for assessing food portion size&lt;/title&gt;&lt;secondary-title&gt;Public Health Nutr&lt;/secondary-title&gt;&lt;/titles&gt;&lt;periodical&gt;&lt;full-title&gt;Public Health Nutr&lt;/full-title&gt;&lt;/periodical&gt;&lt;pages&gt;231-7&lt;/pages&gt;&lt;volume&gt;1&lt;/volume&gt;&lt;number&gt;4&lt;/number&gt;&lt;edition&gt;2000/08/10&lt;/edition&gt;&lt;keywords&gt;&lt;keyword&gt;*Food&lt;/keyword&gt;&lt;keyword&gt;Guidelines as Topic&lt;/keyword&gt;&lt;keyword&gt;Humans&lt;/keyword&gt;&lt;keyword&gt;*Photography&lt;/keyword&gt;&lt;/keywords&gt;&lt;dates&gt;&lt;year&gt;1998&lt;/year&gt;&lt;pub-dates&gt;&lt;date&gt;Dec&lt;/date&gt;&lt;/pub-dates&gt;&lt;/dates&gt;&lt;isbn&gt;1368-9800 (Print)&amp;#xD;1368-9800 (Linking)&lt;/isbn&gt;&lt;accession-num&gt;10933423&lt;/accession-num&gt;&lt;urls&gt;&lt;related-urls&gt;&lt;url&gt;http://www.ncbi.nlm.nih.gov/pubmed/10933423&lt;/url&gt;&lt;/related-urls&gt;&lt;/urls&gt;&lt;electronic-resource-num&gt;S1368980098000408 [pii]&lt;/electronic-resource-num&gt;&lt;language&gt;eng&lt;/language&gt;&lt;/record&gt;&lt;/Cite&gt;&lt;/EndNote&gt;</w:instrText>
              </w:r>
              <w:r w:rsidR="008C47C2" w:rsidRPr="00C73112">
                <w:rPr>
                  <w:rFonts w:ascii="Arial" w:hAnsi="Arial" w:cs="Arial"/>
                  <w:sz w:val="22"/>
                  <w:lang w:val="en-US"/>
                </w:rPr>
                <w:fldChar w:fldCharType="separate"/>
              </w:r>
              <w:r w:rsidR="008C47C2" w:rsidRPr="00C73112">
                <w:rPr>
                  <w:rFonts w:ascii="Arial" w:hAnsi="Arial" w:cs="Arial"/>
                  <w:noProof/>
                  <w:sz w:val="22"/>
                  <w:vertAlign w:val="superscript"/>
                  <w:lang w:val="en-US"/>
                </w:rPr>
                <w:t>3</w:t>
              </w:r>
              <w:r w:rsidR="008C47C2" w:rsidRPr="00C73112">
                <w:rPr>
                  <w:rFonts w:ascii="Arial" w:hAnsi="Arial" w:cs="Arial"/>
                  <w:sz w:val="22"/>
                  <w:lang w:val="en-US"/>
                </w:rPr>
                <w:fldChar w:fldCharType="end"/>
              </w:r>
            </w:hyperlink>
            <w:r w:rsidR="00E05ADD" w:rsidRPr="00C73112">
              <w:rPr>
                <w:rFonts w:ascii="Arial" w:hAnsi="Arial" w:cs="Arial"/>
                <w:sz w:val="22"/>
                <w:lang w:val="en-US"/>
              </w:rPr>
              <w:t xml:space="preserve"> and used by the PANCAKE consortium</w:t>
            </w:r>
            <w:r w:rsidR="00463738" w:rsidRPr="00C73112">
              <w:rPr>
                <w:rFonts w:ascii="Arial" w:hAnsi="Arial" w:cs="Arial"/>
                <w:sz w:val="22"/>
                <w:lang w:val="en-US"/>
              </w:rPr>
              <w:t xml:space="preserve">, </w:t>
            </w:r>
            <w:r w:rsidR="00E05ADD" w:rsidRPr="00C73112">
              <w:rPr>
                <w:rFonts w:ascii="Arial" w:hAnsi="Arial" w:cs="Arial"/>
                <w:sz w:val="22"/>
                <w:lang w:val="en-US"/>
              </w:rPr>
              <w:t>which used the s</w:t>
            </w:r>
            <w:r w:rsidR="00E05ADD" w:rsidRPr="00C73112">
              <w:rPr>
                <w:rFonts w:ascii="Arial" w:hAnsi="Arial" w:cs="Arial"/>
                <w:sz w:val="22"/>
                <w:u w:val="single"/>
                <w:lang w:val="en-US"/>
              </w:rPr>
              <w:t>ystematic approach between the 5</w:t>
            </w:r>
            <w:r w:rsidR="00E05ADD" w:rsidRPr="00C73112">
              <w:rPr>
                <w:rFonts w:ascii="Arial" w:hAnsi="Arial" w:cs="Arial"/>
                <w:sz w:val="22"/>
                <w:u w:val="single"/>
                <w:vertAlign w:val="superscript"/>
                <w:lang w:val="en-US"/>
              </w:rPr>
              <w:t>th</w:t>
            </w:r>
            <w:r w:rsidR="00E05ADD" w:rsidRPr="00C73112">
              <w:rPr>
                <w:rFonts w:ascii="Arial" w:hAnsi="Arial" w:cs="Arial"/>
                <w:sz w:val="22"/>
                <w:u w:val="single"/>
                <w:lang w:val="en-US"/>
              </w:rPr>
              <w:t xml:space="preserve"> and 95</w:t>
            </w:r>
            <w:r w:rsidR="00E05ADD" w:rsidRPr="00C73112">
              <w:rPr>
                <w:rFonts w:ascii="Arial" w:hAnsi="Arial" w:cs="Arial"/>
                <w:sz w:val="22"/>
                <w:u w:val="single"/>
                <w:vertAlign w:val="superscript"/>
                <w:lang w:val="en-US"/>
              </w:rPr>
              <w:t>th</w:t>
            </w:r>
            <w:r w:rsidR="00E05ADD" w:rsidRPr="00C73112">
              <w:rPr>
                <w:rFonts w:ascii="Arial" w:hAnsi="Arial" w:cs="Arial"/>
                <w:sz w:val="22"/>
                <w:u w:val="single"/>
                <w:lang w:val="en-US"/>
              </w:rPr>
              <w:t xml:space="preserve"> percentile</w:t>
            </w:r>
            <w:r w:rsidR="00E05ADD" w:rsidRPr="00C73112">
              <w:rPr>
                <w:rFonts w:ascii="Arial" w:hAnsi="Arial" w:cs="Arial"/>
                <w:sz w:val="22"/>
                <w:lang w:val="en-US"/>
              </w:rPr>
              <w:t>.</w:t>
            </w:r>
          </w:p>
          <w:p w:rsidR="00463738" w:rsidRPr="00C73112" w:rsidRDefault="00E05ADD" w:rsidP="00463738">
            <w:pPr>
              <w:spacing w:after="0" w:line="288" w:lineRule="auto"/>
              <w:jc w:val="both"/>
              <w:rPr>
                <w:rFonts w:ascii="Arial" w:hAnsi="Arial" w:cs="Arial"/>
                <w:sz w:val="22"/>
                <w:lang w:val="en-US"/>
              </w:rPr>
            </w:pPr>
            <w:r w:rsidRPr="00C73112">
              <w:rPr>
                <w:rFonts w:ascii="Arial" w:hAnsi="Arial" w:cs="Arial"/>
                <w:sz w:val="22"/>
                <w:lang w:val="en-US"/>
              </w:rPr>
              <w:t xml:space="preserve">However, </w:t>
            </w:r>
            <w:r w:rsidR="00463738" w:rsidRPr="00C73112">
              <w:rPr>
                <w:rFonts w:ascii="Arial" w:hAnsi="Arial" w:cs="Arial"/>
                <w:sz w:val="22"/>
                <w:lang w:val="en-US"/>
              </w:rPr>
              <w:t xml:space="preserve">we judged that </w:t>
            </w:r>
            <w:r w:rsidRPr="00C73112">
              <w:rPr>
                <w:rFonts w:ascii="Arial" w:hAnsi="Arial" w:cs="Arial"/>
                <w:sz w:val="22"/>
                <w:lang w:val="en-US"/>
              </w:rPr>
              <w:t>there was no scientific evidence to change the procedure</w:t>
            </w:r>
            <w:r w:rsidR="00FA4581" w:rsidRPr="00C73112">
              <w:rPr>
                <w:rFonts w:ascii="Arial" w:hAnsi="Arial" w:cs="Arial"/>
                <w:sz w:val="22"/>
                <w:lang w:val="en-US"/>
              </w:rPr>
              <w:t>; so we preferred to keep the comparability with the older photos</w:t>
            </w:r>
            <w:r w:rsidR="00463738" w:rsidRPr="00C73112">
              <w:rPr>
                <w:rFonts w:ascii="Arial" w:hAnsi="Arial" w:cs="Arial"/>
                <w:sz w:val="22"/>
                <w:lang w:val="en-US"/>
              </w:rPr>
              <w:t xml:space="preserve"> and recommend the use of minim</w:t>
            </w:r>
            <w:r w:rsidR="0036743D" w:rsidRPr="00C73112">
              <w:rPr>
                <w:rFonts w:ascii="Arial" w:hAnsi="Arial" w:cs="Arial"/>
                <w:sz w:val="22"/>
                <w:lang w:val="en-US"/>
              </w:rPr>
              <w:t>a</w:t>
            </w:r>
            <w:r w:rsidR="00463738" w:rsidRPr="00C73112">
              <w:rPr>
                <w:rFonts w:ascii="Arial" w:hAnsi="Arial" w:cs="Arial"/>
                <w:sz w:val="22"/>
                <w:lang w:val="en-US"/>
              </w:rPr>
              <w:t xml:space="preserve"> and maxima for range selection.</w:t>
            </w:r>
            <w:r w:rsidR="00FA4581" w:rsidRPr="00C73112">
              <w:rPr>
                <w:rFonts w:ascii="Arial" w:hAnsi="Arial" w:cs="Arial"/>
                <w:sz w:val="22"/>
                <w:lang w:val="en-US"/>
              </w:rPr>
              <w:t xml:space="preserve"> Further investigations are needed, however. </w:t>
            </w:r>
          </w:p>
          <w:p w:rsidR="00463738" w:rsidRPr="00C73112" w:rsidRDefault="00463738" w:rsidP="00463738">
            <w:pPr>
              <w:spacing w:after="0" w:line="288" w:lineRule="auto"/>
              <w:jc w:val="both"/>
              <w:rPr>
                <w:rFonts w:ascii="Arial" w:hAnsi="Arial" w:cs="Arial"/>
                <w:sz w:val="22"/>
                <w:lang w:val="en-US"/>
              </w:rPr>
            </w:pPr>
          </w:p>
          <w:p w:rsidR="00FA4581" w:rsidRPr="00C73112" w:rsidRDefault="00463738" w:rsidP="00463738">
            <w:pPr>
              <w:spacing w:after="0" w:line="288" w:lineRule="auto"/>
              <w:jc w:val="both"/>
              <w:rPr>
                <w:rFonts w:ascii="Arial" w:hAnsi="Arial" w:cs="Arial"/>
                <w:sz w:val="22"/>
                <w:lang w:val="en-US"/>
              </w:rPr>
            </w:pPr>
            <w:r w:rsidRPr="00C73112">
              <w:rPr>
                <w:rFonts w:ascii="Arial" w:hAnsi="Arial" w:cs="Arial"/>
                <w:sz w:val="22"/>
                <w:lang w:val="en-US"/>
              </w:rPr>
              <w:t>Furthermore, t</w:t>
            </w:r>
            <w:r w:rsidR="00FA4581" w:rsidRPr="00C73112">
              <w:rPr>
                <w:rFonts w:ascii="Arial" w:hAnsi="Arial" w:cs="Arial"/>
                <w:sz w:val="22"/>
                <w:lang w:val="en-US"/>
              </w:rPr>
              <w:t>wo studies have proposed that 8 pictures provide more accurate results than 4 pictures</w:t>
            </w:r>
            <w:r w:rsidR="008C47C2" w:rsidRPr="00C73112">
              <w:rPr>
                <w:rFonts w:ascii="Arial" w:hAnsi="Arial" w:cs="Arial"/>
                <w:sz w:val="22"/>
                <w:lang w:val="en-US"/>
              </w:rPr>
              <w:fldChar w:fldCharType="begin">
                <w:fldData xml:space="preserve">PEVuZE5vdGU+PENpdGU+PEF1dGhvcj5OZWxzb248L0F1dGhvcj48WWVhcj4xOTk2PC9ZZWFyPjxS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</w:fldData>
              </w:fldChar>
            </w:r>
            <w:r w:rsidR="008C47C2" w:rsidRPr="00C73112">
              <w:rPr>
                <w:rFonts w:ascii="Arial" w:hAnsi="Arial" w:cs="Arial"/>
                <w:sz w:val="22"/>
                <w:lang w:val="en-US"/>
              </w:rPr>
              <w:instrText xml:space="preserve"> ADDIN EN.CITE </w:instrText>
            </w:r>
            <w:r w:rsidR="008C47C2" w:rsidRPr="00C73112">
              <w:rPr>
                <w:rFonts w:ascii="Arial" w:hAnsi="Arial" w:cs="Arial"/>
                <w:sz w:val="22"/>
                <w:lang w:val="en-US"/>
              </w:rPr>
              <w:fldChar w:fldCharType="begin">
                <w:fldData xml:space="preserve">PEVuZE5vdGU+PENpdGU+PEF1dGhvcj5OZWxzb248L0F1dGhvcj48WWVhcj4xOTk2PC9ZZWFyPjxS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</w:fldData>
              </w:fldChar>
            </w:r>
            <w:r w:rsidR="008C47C2" w:rsidRPr="00C73112">
              <w:rPr>
                <w:rFonts w:ascii="Arial" w:hAnsi="Arial" w:cs="Arial"/>
                <w:sz w:val="22"/>
                <w:lang w:val="en-US"/>
              </w:rPr>
              <w:instrText xml:space="preserve"> ADDIN EN.CITE.DATA </w:instrText>
            </w:r>
            <w:r w:rsidR="008C47C2" w:rsidRPr="00C73112">
              <w:rPr>
                <w:rFonts w:ascii="Arial" w:hAnsi="Arial" w:cs="Arial"/>
                <w:sz w:val="22"/>
                <w:lang w:val="en-US"/>
              </w:rPr>
            </w:r>
            <w:r w:rsidR="008C47C2" w:rsidRPr="00C73112">
              <w:rPr>
                <w:rFonts w:ascii="Arial" w:hAnsi="Arial" w:cs="Arial"/>
                <w:sz w:val="22"/>
                <w:lang w:val="en-US"/>
              </w:rPr>
              <w:fldChar w:fldCharType="end"/>
            </w:r>
            <w:r w:rsidR="008C47C2" w:rsidRPr="00C73112">
              <w:rPr>
                <w:rFonts w:ascii="Arial" w:hAnsi="Arial" w:cs="Arial"/>
                <w:sz w:val="22"/>
                <w:lang w:val="en-US"/>
              </w:rPr>
            </w:r>
            <w:r w:rsidR="008C47C2" w:rsidRPr="00C73112">
              <w:rPr>
                <w:rFonts w:ascii="Arial" w:hAnsi="Arial" w:cs="Arial"/>
                <w:sz w:val="22"/>
                <w:lang w:val="en-US"/>
              </w:rPr>
              <w:fldChar w:fldCharType="separate"/>
            </w:r>
            <w:hyperlink w:anchor="_ENREF_4" w:tooltip="Nelson, 1996 #136" w:history="1">
              <w:r w:rsidR="008C47C2" w:rsidRPr="00C73112">
                <w:rPr>
                  <w:rFonts w:ascii="Arial" w:hAnsi="Arial" w:cs="Arial"/>
                  <w:noProof/>
                  <w:sz w:val="22"/>
                  <w:vertAlign w:val="superscript"/>
                  <w:lang w:val="en-US"/>
                </w:rPr>
                <w:t>4</w:t>
              </w:r>
            </w:hyperlink>
            <w:proofErr w:type="gramStart"/>
            <w:r w:rsidR="008C47C2" w:rsidRPr="00C73112">
              <w:rPr>
                <w:rFonts w:ascii="Arial" w:hAnsi="Arial" w:cs="Arial"/>
                <w:noProof/>
                <w:sz w:val="22"/>
                <w:vertAlign w:val="superscript"/>
                <w:lang w:val="en-US"/>
              </w:rPr>
              <w:t xml:space="preserve">; </w:t>
            </w:r>
            <w:hyperlink w:anchor="_ENREF_5" w:tooltip="Subar, 2010 #20" w:history="1">
              <w:r w:rsidR="008C47C2" w:rsidRPr="00C73112">
                <w:rPr>
                  <w:rFonts w:ascii="Arial" w:hAnsi="Arial" w:cs="Arial"/>
                  <w:noProof/>
                  <w:sz w:val="22"/>
                  <w:vertAlign w:val="superscript"/>
                  <w:lang w:val="en-US"/>
                </w:rPr>
                <w:t>5</w:t>
              </w:r>
            </w:hyperlink>
            <w:r w:rsidR="008C47C2" w:rsidRPr="00C73112">
              <w:rPr>
                <w:rFonts w:ascii="Arial" w:hAnsi="Arial" w:cs="Arial"/>
                <w:sz w:val="22"/>
                <w:lang w:val="en-US"/>
              </w:rPr>
              <w:fldChar w:fldCharType="end"/>
            </w:r>
            <w:r w:rsidR="008C47C2" w:rsidRPr="00C73112">
              <w:rPr>
                <w:rFonts w:ascii="Arial" w:hAnsi="Arial" w:cs="Arial"/>
                <w:sz w:val="22"/>
                <w:lang w:val="en-US"/>
              </w:rPr>
              <w:t>.</w:t>
            </w:r>
            <w:proofErr w:type="gramEnd"/>
            <w:r w:rsidR="008C47C2" w:rsidRPr="00C73112">
              <w:rPr>
                <w:rFonts w:ascii="Arial" w:hAnsi="Arial" w:cs="Arial"/>
                <w:sz w:val="22"/>
                <w:lang w:val="en-US"/>
              </w:rPr>
              <w:t xml:space="preserve"> </w:t>
            </w:r>
            <w:r w:rsidR="00FA4581" w:rsidRPr="00C73112">
              <w:rPr>
                <w:rFonts w:ascii="Arial" w:hAnsi="Arial" w:cs="Arial"/>
                <w:sz w:val="22"/>
                <w:lang w:val="en-US"/>
              </w:rPr>
              <w:t>Therefore, the use of four pictures with food that present small ranges deserves validation.</w:t>
            </w:r>
          </w:p>
        </w:tc>
      </w:tr>
      <w:tr w:rsidR="002A1124" w:rsidRPr="00C73112" w:rsidTr="00DB5580">
        <w:tc>
          <w:tcPr>
            <w:tcW w:w="2376" w:type="dxa"/>
            <w:shd w:val="clear" w:color="auto" w:fill="auto"/>
          </w:tcPr>
          <w:p w:rsidR="002A1124" w:rsidRPr="00C73112" w:rsidRDefault="00D04180" w:rsidP="001B78ED">
            <w:pPr>
              <w:spacing w:after="0" w:line="360" w:lineRule="auto"/>
              <w:ind w:right="175"/>
              <w:jc w:val="both"/>
              <w:rPr>
                <w:rFonts w:ascii="Arial" w:hAnsi="Arial" w:cs="Arial"/>
                <w:b/>
                <w:sz w:val="22"/>
                <w:lang w:val="en-US"/>
              </w:rPr>
            </w:pPr>
            <w:r w:rsidRPr="00C73112">
              <w:rPr>
                <w:rFonts w:ascii="Arial" w:hAnsi="Arial" w:cs="Arial"/>
                <w:b/>
                <w:sz w:val="22"/>
                <w:lang w:val="en-US"/>
              </w:rPr>
              <w:lastRenderedPageBreak/>
              <w:t xml:space="preserve">C. </w:t>
            </w:r>
            <w:r w:rsidR="002A1124" w:rsidRPr="00C73112">
              <w:rPr>
                <w:rFonts w:ascii="Arial" w:hAnsi="Arial" w:cs="Arial"/>
                <w:b/>
                <w:sz w:val="22"/>
                <w:lang w:val="en-US"/>
              </w:rPr>
              <w:t>Selection of products for taking pictures</w:t>
            </w:r>
          </w:p>
        </w:tc>
        <w:tc>
          <w:tcPr>
            <w:tcW w:w="6237" w:type="dxa"/>
            <w:shd w:val="clear" w:color="auto" w:fill="auto"/>
          </w:tcPr>
          <w:p w:rsidR="00D12588" w:rsidRPr="00C73112" w:rsidRDefault="0024466B" w:rsidP="00D12588">
            <w:pPr>
              <w:spacing w:after="0" w:line="288" w:lineRule="auto"/>
              <w:ind w:left="318" w:right="194" w:hanging="318"/>
              <w:jc w:val="both"/>
              <w:rPr>
                <w:rFonts w:ascii="Arial" w:hAnsi="Arial" w:cs="Arial"/>
                <w:i/>
                <w:sz w:val="22"/>
                <w:lang w:val="en-US"/>
              </w:rPr>
            </w:pPr>
            <w:r w:rsidRPr="00C73112">
              <w:rPr>
                <w:rFonts w:ascii="Arial" w:hAnsi="Arial" w:cs="Arial"/>
                <w:i/>
                <w:sz w:val="22"/>
                <w:lang w:val="en-US"/>
              </w:rPr>
              <w:t>Fo</w:t>
            </w:r>
            <w:r w:rsidR="008C47C2" w:rsidRPr="00C73112">
              <w:rPr>
                <w:rFonts w:ascii="Arial" w:hAnsi="Arial" w:cs="Arial"/>
                <w:i/>
                <w:sz w:val="22"/>
                <w:lang w:val="en-US"/>
              </w:rPr>
              <w:t xml:space="preserve">r the selection of </w:t>
            </w:r>
            <w:r w:rsidRPr="00C73112">
              <w:rPr>
                <w:rFonts w:ascii="Arial" w:hAnsi="Arial" w:cs="Arial"/>
                <w:b/>
                <w:i/>
                <w:sz w:val="22"/>
                <w:lang w:val="en-US"/>
              </w:rPr>
              <w:t>foods</w:t>
            </w:r>
            <w:r w:rsidRPr="00C73112">
              <w:rPr>
                <w:rFonts w:ascii="Arial" w:hAnsi="Arial" w:cs="Arial"/>
                <w:i/>
                <w:sz w:val="22"/>
                <w:lang w:val="en-US"/>
              </w:rPr>
              <w:t>, co</w:t>
            </w:r>
            <w:r w:rsidR="00D12588" w:rsidRPr="00C73112">
              <w:rPr>
                <w:rFonts w:ascii="Arial" w:hAnsi="Arial" w:cs="Arial"/>
                <w:i/>
                <w:sz w:val="22"/>
                <w:lang w:val="en-US"/>
              </w:rPr>
              <w:t>nsider:</w:t>
            </w:r>
          </w:p>
          <w:p w:rsidR="00D12588" w:rsidRPr="00C73112" w:rsidRDefault="00D12588" w:rsidP="00C62A95">
            <w:pPr>
              <w:numPr>
                <w:ilvl w:val="0"/>
                <w:numId w:val="8"/>
              </w:numPr>
              <w:spacing w:after="0" w:line="288" w:lineRule="auto"/>
              <w:ind w:left="318"/>
              <w:jc w:val="both"/>
              <w:rPr>
                <w:rFonts w:ascii="Arial" w:hAnsi="Arial" w:cs="Arial"/>
                <w:sz w:val="22"/>
                <w:lang w:val="en-US"/>
              </w:rPr>
            </w:pPr>
            <w:r w:rsidRPr="00C73112">
              <w:rPr>
                <w:rFonts w:ascii="Arial" w:hAnsi="Arial" w:cs="Arial"/>
                <w:sz w:val="22"/>
                <w:lang w:val="en-US"/>
              </w:rPr>
              <w:t>The visual quality of foods</w:t>
            </w:r>
          </w:p>
          <w:p w:rsidR="00D12588" w:rsidRPr="00C73112" w:rsidRDefault="00D12588" w:rsidP="00C62A95">
            <w:pPr>
              <w:numPr>
                <w:ilvl w:val="0"/>
                <w:numId w:val="8"/>
              </w:numPr>
              <w:spacing w:after="0" w:line="288" w:lineRule="auto"/>
              <w:ind w:left="318"/>
              <w:jc w:val="both"/>
              <w:rPr>
                <w:rFonts w:ascii="Arial" w:hAnsi="Arial" w:cs="Arial"/>
                <w:sz w:val="22"/>
                <w:lang w:val="en-US"/>
              </w:rPr>
            </w:pPr>
            <w:r w:rsidRPr="00C73112">
              <w:rPr>
                <w:rFonts w:ascii="Arial" w:hAnsi="Arial" w:cs="Arial"/>
                <w:sz w:val="22"/>
                <w:lang w:val="en-US"/>
              </w:rPr>
              <w:t>Ease</w:t>
            </w:r>
            <w:r w:rsidR="00177891" w:rsidRPr="00C73112">
              <w:rPr>
                <w:rFonts w:ascii="Arial" w:hAnsi="Arial" w:cs="Arial"/>
                <w:sz w:val="22"/>
                <w:lang w:val="en-US"/>
              </w:rPr>
              <w:t xml:space="preserve"> of</w:t>
            </w:r>
            <w:r w:rsidRPr="00C73112">
              <w:rPr>
                <w:rFonts w:ascii="Arial" w:hAnsi="Arial" w:cs="Arial"/>
                <w:sz w:val="22"/>
                <w:lang w:val="en-US"/>
              </w:rPr>
              <w:t xml:space="preserve"> preparation</w:t>
            </w:r>
          </w:p>
          <w:p w:rsidR="00D12588" w:rsidRPr="00C73112" w:rsidRDefault="00D12588" w:rsidP="00C62A95">
            <w:pPr>
              <w:numPr>
                <w:ilvl w:val="0"/>
                <w:numId w:val="8"/>
              </w:numPr>
              <w:spacing w:after="0" w:line="288" w:lineRule="auto"/>
              <w:ind w:left="318"/>
              <w:jc w:val="both"/>
              <w:rPr>
                <w:rFonts w:ascii="Arial" w:hAnsi="Arial" w:cs="Arial"/>
                <w:sz w:val="22"/>
                <w:lang w:val="en-US"/>
              </w:rPr>
            </w:pPr>
            <w:r w:rsidRPr="00C73112">
              <w:rPr>
                <w:rFonts w:ascii="Arial" w:hAnsi="Arial" w:cs="Arial"/>
                <w:sz w:val="22"/>
                <w:lang w:val="en-US"/>
              </w:rPr>
              <w:t>Costs</w:t>
            </w:r>
          </w:p>
          <w:p w:rsidR="00BC6BD7" w:rsidRPr="00C73112" w:rsidRDefault="00BC6BD7" w:rsidP="00C62A95">
            <w:pPr>
              <w:numPr>
                <w:ilvl w:val="0"/>
                <w:numId w:val="8"/>
              </w:numPr>
              <w:spacing w:after="0" w:line="288" w:lineRule="auto"/>
              <w:ind w:left="318"/>
              <w:jc w:val="both"/>
              <w:rPr>
                <w:rFonts w:ascii="Arial" w:hAnsi="Arial" w:cs="Arial"/>
                <w:sz w:val="22"/>
                <w:lang w:val="en-US"/>
              </w:rPr>
            </w:pPr>
            <w:r w:rsidRPr="00C73112">
              <w:rPr>
                <w:rFonts w:ascii="Arial" w:hAnsi="Arial" w:cs="Arial"/>
                <w:sz w:val="22"/>
                <w:lang w:val="en-US"/>
              </w:rPr>
              <w:t>Waste and shrinkage in preparation of the foods</w:t>
            </w:r>
          </w:p>
          <w:p w:rsidR="003C7E97" w:rsidRPr="00C73112" w:rsidRDefault="003C7E97" w:rsidP="00C62A95">
            <w:pPr>
              <w:numPr>
                <w:ilvl w:val="0"/>
                <w:numId w:val="8"/>
              </w:numPr>
              <w:spacing w:after="0" w:line="288" w:lineRule="auto"/>
              <w:ind w:left="318"/>
              <w:jc w:val="both"/>
              <w:rPr>
                <w:rFonts w:ascii="Arial" w:hAnsi="Arial" w:cs="Arial"/>
                <w:sz w:val="22"/>
                <w:lang w:val="en-US"/>
              </w:rPr>
            </w:pPr>
            <w:r w:rsidRPr="00C73112">
              <w:rPr>
                <w:rFonts w:ascii="Arial" w:hAnsi="Arial" w:cs="Arial"/>
                <w:sz w:val="22"/>
                <w:lang w:val="en-US"/>
              </w:rPr>
              <w:t>The use of frozen foods may be an option for better looking pictures if close to the visual aspect of natural foods.</w:t>
            </w:r>
          </w:p>
          <w:p w:rsidR="0024466B" w:rsidRPr="00C73112" w:rsidRDefault="0024466B" w:rsidP="0024466B">
            <w:pPr>
              <w:spacing w:after="0" w:line="288" w:lineRule="auto"/>
              <w:ind w:left="176" w:right="194"/>
              <w:jc w:val="both"/>
              <w:rPr>
                <w:rFonts w:ascii="Arial" w:hAnsi="Arial" w:cs="Arial"/>
                <w:sz w:val="16"/>
                <w:szCs w:val="16"/>
                <w:lang w:val="en-US"/>
              </w:rPr>
            </w:pPr>
          </w:p>
          <w:p w:rsidR="003C7E97" w:rsidRPr="00C73112" w:rsidRDefault="003F14EE" w:rsidP="003C7E97">
            <w:pPr>
              <w:spacing w:after="0" w:line="288" w:lineRule="auto"/>
              <w:ind w:left="34" w:right="194"/>
              <w:jc w:val="both"/>
              <w:rPr>
                <w:rFonts w:ascii="Arial" w:hAnsi="Arial" w:cs="Arial"/>
                <w:i/>
                <w:sz w:val="22"/>
                <w:lang w:val="en-US"/>
              </w:rPr>
            </w:pPr>
            <w:r w:rsidRPr="00C73112">
              <w:rPr>
                <w:rFonts w:ascii="Arial" w:hAnsi="Arial" w:cs="Arial"/>
                <w:i/>
                <w:sz w:val="22"/>
                <w:lang w:val="en-US"/>
              </w:rPr>
              <w:t>T</w:t>
            </w:r>
            <w:r w:rsidR="008C47C2" w:rsidRPr="00C73112">
              <w:rPr>
                <w:rFonts w:ascii="Arial" w:hAnsi="Arial" w:cs="Arial"/>
                <w:i/>
                <w:sz w:val="22"/>
                <w:lang w:val="en-US"/>
              </w:rPr>
              <w:t xml:space="preserve">he selection of </w:t>
            </w:r>
            <w:r w:rsidR="008C47C2" w:rsidRPr="00C73112">
              <w:rPr>
                <w:rFonts w:ascii="Arial" w:hAnsi="Arial" w:cs="Arial"/>
                <w:b/>
                <w:i/>
                <w:sz w:val="22"/>
                <w:lang w:val="en-US"/>
              </w:rPr>
              <w:t>r</w:t>
            </w:r>
            <w:r w:rsidR="0024466B" w:rsidRPr="00C73112">
              <w:rPr>
                <w:rFonts w:ascii="Arial" w:hAnsi="Arial" w:cs="Arial"/>
                <w:b/>
                <w:i/>
                <w:sz w:val="22"/>
                <w:lang w:val="en-US"/>
              </w:rPr>
              <w:t>eference objects</w:t>
            </w:r>
            <w:r w:rsidR="0024466B" w:rsidRPr="00C73112">
              <w:rPr>
                <w:rFonts w:ascii="Arial" w:hAnsi="Arial" w:cs="Arial"/>
                <w:i/>
                <w:sz w:val="22"/>
                <w:lang w:val="en-US"/>
              </w:rPr>
              <w:t xml:space="preserve"> (Look </w:t>
            </w:r>
            <w:r w:rsidR="006849C5" w:rsidRPr="00C73112">
              <w:rPr>
                <w:rFonts w:ascii="Arial" w:hAnsi="Arial" w:cs="Arial"/>
                <w:i/>
                <w:sz w:val="22"/>
                <w:lang w:val="en-US"/>
              </w:rPr>
              <w:t xml:space="preserve">at the </w:t>
            </w:r>
            <w:r w:rsidR="0049246A" w:rsidRPr="00C73112">
              <w:rPr>
                <w:rFonts w:ascii="Arial" w:hAnsi="Arial" w:cs="Arial"/>
                <w:i/>
                <w:sz w:val="22"/>
                <w:lang w:val="en-US"/>
              </w:rPr>
              <w:t xml:space="preserve">existing </w:t>
            </w:r>
            <w:r w:rsidR="003C6671">
              <w:rPr>
                <w:rFonts w:ascii="Arial" w:hAnsi="Arial" w:cs="Arial"/>
                <w:i/>
                <w:sz w:val="22"/>
                <w:lang w:val="en-US"/>
              </w:rPr>
              <w:t>GloboDiet</w:t>
            </w:r>
            <w:r w:rsidR="0024466B" w:rsidRPr="00C73112">
              <w:rPr>
                <w:rFonts w:ascii="Arial" w:hAnsi="Arial" w:cs="Arial"/>
                <w:i/>
                <w:sz w:val="22"/>
                <w:lang w:val="en-US"/>
              </w:rPr>
              <w:t xml:space="preserve"> pictures for example</w:t>
            </w:r>
            <w:r w:rsidR="006849C5" w:rsidRPr="00C73112">
              <w:rPr>
                <w:rFonts w:ascii="Arial" w:hAnsi="Arial" w:cs="Arial"/>
                <w:i/>
                <w:sz w:val="22"/>
                <w:lang w:val="en-US"/>
              </w:rPr>
              <w:t>s</w:t>
            </w:r>
            <w:r w:rsidR="0024466B" w:rsidRPr="00C73112">
              <w:rPr>
                <w:rFonts w:ascii="Arial" w:hAnsi="Arial" w:cs="Arial"/>
                <w:i/>
                <w:sz w:val="22"/>
                <w:lang w:val="en-US"/>
              </w:rPr>
              <w:t>)</w:t>
            </w:r>
            <w:r w:rsidRPr="00C73112">
              <w:rPr>
                <w:rFonts w:ascii="Arial" w:hAnsi="Arial" w:cs="Arial"/>
                <w:i/>
                <w:sz w:val="22"/>
                <w:lang w:val="en-US"/>
              </w:rPr>
              <w:t xml:space="preserve"> should be</w:t>
            </w:r>
            <w:r w:rsidR="0024466B" w:rsidRPr="00C73112">
              <w:rPr>
                <w:rFonts w:ascii="Arial" w:hAnsi="Arial" w:cs="Arial"/>
                <w:i/>
                <w:sz w:val="22"/>
                <w:lang w:val="en-US"/>
              </w:rPr>
              <w:t>:</w:t>
            </w:r>
          </w:p>
          <w:p w:rsidR="00BC6BD7" w:rsidRPr="00C73112" w:rsidRDefault="0024466B" w:rsidP="00910D3E">
            <w:pPr>
              <w:numPr>
                <w:ilvl w:val="0"/>
                <w:numId w:val="8"/>
              </w:numPr>
              <w:spacing w:after="0" w:line="288" w:lineRule="auto"/>
              <w:ind w:left="318"/>
              <w:jc w:val="both"/>
              <w:rPr>
                <w:rFonts w:ascii="Arial" w:hAnsi="Arial" w:cs="Arial"/>
                <w:sz w:val="22"/>
                <w:lang w:val="en-US"/>
              </w:rPr>
            </w:pPr>
            <w:r w:rsidRPr="00C73112">
              <w:rPr>
                <w:rFonts w:ascii="Arial" w:hAnsi="Arial" w:cs="Arial"/>
                <w:sz w:val="22"/>
                <w:lang w:val="en-US"/>
              </w:rPr>
              <w:t>Dishes in white color (dinner plate</w:t>
            </w:r>
            <w:r w:rsidR="0049246A" w:rsidRPr="00C73112">
              <w:rPr>
                <w:rFonts w:ascii="Arial" w:hAnsi="Arial" w:cs="Arial"/>
                <w:sz w:val="22"/>
                <w:lang w:val="en-US"/>
              </w:rPr>
              <w:t xml:space="preserve"> d=26cm</w:t>
            </w:r>
            <w:r w:rsidRPr="00C73112">
              <w:rPr>
                <w:rFonts w:ascii="Arial" w:hAnsi="Arial" w:cs="Arial"/>
                <w:sz w:val="22"/>
                <w:lang w:val="en-US"/>
              </w:rPr>
              <w:t>, soup dish</w:t>
            </w:r>
            <w:r w:rsidR="0049246A" w:rsidRPr="00C73112">
              <w:rPr>
                <w:rFonts w:ascii="Arial" w:hAnsi="Arial" w:cs="Arial"/>
                <w:sz w:val="22"/>
                <w:lang w:val="en-US"/>
              </w:rPr>
              <w:t xml:space="preserve"> d=18cm</w:t>
            </w:r>
            <w:r w:rsidRPr="00C73112">
              <w:rPr>
                <w:rFonts w:ascii="Arial" w:hAnsi="Arial" w:cs="Arial"/>
                <w:sz w:val="22"/>
                <w:lang w:val="en-US"/>
              </w:rPr>
              <w:t>, dessert plate</w:t>
            </w:r>
            <w:r w:rsidR="0049246A" w:rsidRPr="00C73112">
              <w:rPr>
                <w:rFonts w:ascii="Arial" w:hAnsi="Arial" w:cs="Arial"/>
                <w:sz w:val="22"/>
                <w:lang w:val="en-US"/>
              </w:rPr>
              <w:t xml:space="preserve"> d=20cm</w:t>
            </w:r>
            <w:r w:rsidRPr="00C73112">
              <w:rPr>
                <w:rFonts w:ascii="Arial" w:hAnsi="Arial" w:cs="Arial"/>
                <w:sz w:val="22"/>
                <w:lang w:val="en-US"/>
              </w:rPr>
              <w:t xml:space="preserve">). </w:t>
            </w:r>
          </w:p>
          <w:p w:rsidR="0024466B" w:rsidRPr="00C73112" w:rsidRDefault="0024466B" w:rsidP="00910D3E">
            <w:pPr>
              <w:numPr>
                <w:ilvl w:val="0"/>
                <w:numId w:val="8"/>
              </w:numPr>
              <w:spacing w:after="0" w:line="288" w:lineRule="auto"/>
              <w:ind w:left="318"/>
              <w:jc w:val="both"/>
              <w:rPr>
                <w:rFonts w:ascii="Arial" w:hAnsi="Arial" w:cs="Arial"/>
                <w:sz w:val="22"/>
                <w:lang w:val="en-US"/>
              </w:rPr>
            </w:pPr>
            <w:r w:rsidRPr="00C73112">
              <w:rPr>
                <w:rFonts w:ascii="Arial" w:hAnsi="Arial" w:cs="Arial"/>
                <w:sz w:val="22"/>
                <w:lang w:val="en-US"/>
              </w:rPr>
              <w:t xml:space="preserve">Stainless steel cutlery </w:t>
            </w:r>
            <w:r w:rsidR="006849C5" w:rsidRPr="00C73112">
              <w:rPr>
                <w:rFonts w:ascii="Arial" w:hAnsi="Arial" w:cs="Arial"/>
                <w:sz w:val="22"/>
                <w:lang w:val="en-US"/>
              </w:rPr>
              <w:t>or other standard eating utensil</w:t>
            </w:r>
            <w:r w:rsidR="00D63A44" w:rsidRPr="00C73112">
              <w:rPr>
                <w:rFonts w:ascii="Arial" w:hAnsi="Arial" w:cs="Arial"/>
                <w:sz w:val="22"/>
                <w:lang w:val="en-US"/>
              </w:rPr>
              <w:t>(s)</w:t>
            </w:r>
            <w:r w:rsidR="006849C5" w:rsidRPr="00C73112">
              <w:rPr>
                <w:rFonts w:ascii="Arial" w:hAnsi="Arial" w:cs="Arial"/>
                <w:sz w:val="22"/>
                <w:lang w:val="en-US"/>
              </w:rPr>
              <w:t xml:space="preserve"> of the country</w:t>
            </w:r>
            <w:r w:rsidR="00177891" w:rsidRPr="00C73112">
              <w:rPr>
                <w:rFonts w:ascii="Arial" w:hAnsi="Arial" w:cs="Arial"/>
                <w:sz w:val="22"/>
                <w:lang w:val="en-US"/>
              </w:rPr>
              <w:t xml:space="preserve"> </w:t>
            </w:r>
            <w:r w:rsidR="00D63A44" w:rsidRPr="00C73112">
              <w:rPr>
                <w:rFonts w:ascii="Arial" w:hAnsi="Arial" w:cs="Arial"/>
                <w:sz w:val="22"/>
                <w:lang w:val="en-US"/>
              </w:rPr>
              <w:t xml:space="preserve"> (e.g. long handle spoon and chopsticks in Korea)</w:t>
            </w:r>
          </w:p>
          <w:p w:rsidR="00605E27" w:rsidRPr="00C73112" w:rsidRDefault="0024466B" w:rsidP="00910D3E">
            <w:pPr>
              <w:numPr>
                <w:ilvl w:val="0"/>
                <w:numId w:val="8"/>
              </w:numPr>
              <w:spacing w:after="0" w:line="288" w:lineRule="auto"/>
              <w:ind w:left="318"/>
              <w:jc w:val="both"/>
              <w:rPr>
                <w:rFonts w:ascii="Arial" w:hAnsi="Arial" w:cs="Arial"/>
                <w:sz w:val="22"/>
              </w:rPr>
            </w:pPr>
            <w:r w:rsidRPr="00C73112">
              <w:rPr>
                <w:rFonts w:ascii="Arial" w:hAnsi="Arial" w:cs="Arial"/>
                <w:sz w:val="22"/>
                <w:lang w:val="en-US"/>
              </w:rPr>
              <w:t>Transparent glass bowl.</w:t>
            </w:r>
          </w:p>
        </w:tc>
        <w:tc>
          <w:tcPr>
            <w:tcW w:w="5529" w:type="dxa"/>
            <w:shd w:val="clear" w:color="auto" w:fill="auto"/>
          </w:tcPr>
          <w:p w:rsidR="002A1124" w:rsidRPr="00C73112" w:rsidRDefault="0024466B" w:rsidP="0024466B">
            <w:pPr>
              <w:spacing w:after="0" w:line="360" w:lineRule="auto"/>
              <w:ind w:right="-118"/>
              <w:jc w:val="both"/>
              <w:rPr>
                <w:rFonts w:ascii="Arial" w:hAnsi="Arial" w:cs="Arial"/>
                <w:sz w:val="22"/>
                <w:lang w:val="en-US"/>
              </w:rPr>
            </w:pPr>
            <w:r w:rsidRPr="00C73112">
              <w:rPr>
                <w:rFonts w:ascii="Arial" w:hAnsi="Arial" w:cs="Arial"/>
                <w:sz w:val="22"/>
                <w:lang w:val="en-US"/>
              </w:rPr>
              <w:t xml:space="preserve">Old procedure </w:t>
            </w:r>
            <w:r w:rsidR="004B2B5A" w:rsidRPr="00C73112">
              <w:rPr>
                <w:rFonts w:ascii="Arial" w:hAnsi="Arial" w:cs="Arial"/>
                <w:sz w:val="22"/>
                <w:lang w:val="en-US"/>
              </w:rPr>
              <w:t>was considered appropriate and maintained.</w:t>
            </w:r>
          </w:p>
          <w:p w:rsidR="004B2B5A" w:rsidRPr="00C73112" w:rsidRDefault="004B2B5A" w:rsidP="004B2B5A">
            <w:pPr>
              <w:spacing w:after="0" w:line="360" w:lineRule="auto"/>
              <w:ind w:right="-118"/>
              <w:jc w:val="both"/>
              <w:rPr>
                <w:rFonts w:ascii="Arial" w:hAnsi="Arial" w:cs="Arial"/>
                <w:sz w:val="22"/>
                <w:lang w:val="en-US"/>
              </w:rPr>
            </w:pPr>
          </w:p>
        </w:tc>
      </w:tr>
      <w:tr w:rsidR="002A1124" w:rsidRPr="00C73112" w:rsidTr="00DB5580">
        <w:tc>
          <w:tcPr>
            <w:tcW w:w="2376" w:type="dxa"/>
            <w:shd w:val="clear" w:color="auto" w:fill="auto"/>
          </w:tcPr>
          <w:p w:rsidR="002A1124" w:rsidRPr="00C73112" w:rsidRDefault="00D04180" w:rsidP="001B78ED">
            <w:pPr>
              <w:spacing w:after="0" w:line="360" w:lineRule="auto"/>
              <w:ind w:right="175"/>
              <w:jc w:val="both"/>
              <w:rPr>
                <w:rFonts w:ascii="Arial" w:hAnsi="Arial" w:cs="Arial"/>
                <w:b/>
                <w:sz w:val="22"/>
                <w:lang w:val="en-US"/>
              </w:rPr>
            </w:pPr>
            <w:r w:rsidRPr="00C73112">
              <w:rPr>
                <w:rFonts w:ascii="Arial" w:hAnsi="Arial" w:cs="Arial"/>
                <w:b/>
                <w:sz w:val="22"/>
                <w:lang w:val="en-US"/>
              </w:rPr>
              <w:t xml:space="preserve">D. </w:t>
            </w:r>
            <w:r w:rsidR="002A1124" w:rsidRPr="00C73112">
              <w:rPr>
                <w:rFonts w:ascii="Arial" w:hAnsi="Arial" w:cs="Arial"/>
                <w:b/>
                <w:sz w:val="22"/>
                <w:lang w:val="en-US"/>
              </w:rPr>
              <w:t>Preparation of foods</w:t>
            </w:r>
          </w:p>
        </w:tc>
        <w:tc>
          <w:tcPr>
            <w:tcW w:w="6237" w:type="dxa"/>
            <w:shd w:val="clear" w:color="auto" w:fill="auto"/>
          </w:tcPr>
          <w:p w:rsidR="004B2B5A" w:rsidRPr="00C73112" w:rsidRDefault="004B2B5A" w:rsidP="00A359CF">
            <w:pPr>
              <w:numPr>
                <w:ilvl w:val="0"/>
                <w:numId w:val="8"/>
              </w:numPr>
              <w:spacing w:after="0" w:line="288" w:lineRule="auto"/>
              <w:ind w:left="318"/>
              <w:jc w:val="both"/>
              <w:rPr>
                <w:rFonts w:ascii="Arial" w:hAnsi="Arial" w:cs="Arial"/>
                <w:sz w:val="22"/>
              </w:rPr>
            </w:pPr>
            <w:r w:rsidRPr="00C73112">
              <w:rPr>
                <w:rFonts w:ascii="Arial" w:hAnsi="Arial" w:cs="Arial"/>
                <w:sz w:val="22"/>
                <w:lang w:val="en-US"/>
              </w:rPr>
              <w:t>The food should be presented in a</w:t>
            </w:r>
            <w:r w:rsidRPr="00C73112">
              <w:rPr>
                <w:rFonts w:ascii="Arial" w:hAnsi="Arial" w:cs="Arial"/>
                <w:sz w:val="22"/>
              </w:rPr>
              <w:t xml:space="preserve"> </w:t>
            </w:r>
            <w:r w:rsidR="00A729E6" w:rsidRPr="00C73112">
              <w:rPr>
                <w:rFonts w:ascii="Arial" w:hAnsi="Arial" w:cs="Arial"/>
                <w:sz w:val="22"/>
              </w:rPr>
              <w:t>usual/</w:t>
            </w:r>
            <w:r w:rsidRPr="00C73112">
              <w:rPr>
                <w:rFonts w:ascii="Arial" w:hAnsi="Arial" w:cs="Arial"/>
                <w:sz w:val="22"/>
              </w:rPr>
              <w:t xml:space="preserve">standard way </w:t>
            </w:r>
            <w:r w:rsidR="00A729E6" w:rsidRPr="00C73112">
              <w:rPr>
                <w:rFonts w:ascii="Arial" w:hAnsi="Arial" w:cs="Arial"/>
                <w:sz w:val="22"/>
              </w:rPr>
              <w:t xml:space="preserve">of preparation by the </w:t>
            </w:r>
            <w:r w:rsidRPr="00C73112">
              <w:rPr>
                <w:rFonts w:ascii="Arial" w:hAnsi="Arial" w:cs="Arial"/>
                <w:sz w:val="22"/>
              </w:rPr>
              <w:t>population.</w:t>
            </w:r>
          </w:p>
          <w:p w:rsidR="00F157A5" w:rsidRPr="00C73112" w:rsidRDefault="002A1124" w:rsidP="00A359CF">
            <w:pPr>
              <w:numPr>
                <w:ilvl w:val="0"/>
                <w:numId w:val="8"/>
              </w:numPr>
              <w:spacing w:after="0" w:line="288" w:lineRule="auto"/>
              <w:ind w:left="318"/>
              <w:jc w:val="both"/>
              <w:rPr>
                <w:rFonts w:ascii="Arial" w:hAnsi="Arial" w:cs="Arial"/>
                <w:sz w:val="22"/>
              </w:rPr>
            </w:pPr>
            <w:r w:rsidRPr="00C73112">
              <w:rPr>
                <w:rFonts w:ascii="Arial" w:hAnsi="Arial" w:cs="Arial"/>
                <w:sz w:val="22"/>
              </w:rPr>
              <w:t xml:space="preserve"> </w:t>
            </w:r>
            <w:r w:rsidR="004B2B5A" w:rsidRPr="00C73112">
              <w:rPr>
                <w:rFonts w:ascii="Arial" w:hAnsi="Arial" w:cs="Arial"/>
                <w:sz w:val="22"/>
              </w:rPr>
              <w:t xml:space="preserve">Foods on the plate should look nice </w:t>
            </w:r>
            <w:r w:rsidRPr="00C73112">
              <w:rPr>
                <w:rFonts w:ascii="Arial" w:hAnsi="Arial" w:cs="Arial"/>
                <w:sz w:val="22"/>
              </w:rPr>
              <w:t xml:space="preserve">without </w:t>
            </w:r>
            <w:r w:rsidR="004B2B5A" w:rsidRPr="00C73112">
              <w:rPr>
                <w:rFonts w:ascii="Arial" w:hAnsi="Arial" w:cs="Arial"/>
                <w:sz w:val="22"/>
              </w:rPr>
              <w:t>losing</w:t>
            </w:r>
            <w:r w:rsidRPr="00C73112">
              <w:rPr>
                <w:rFonts w:ascii="Arial" w:hAnsi="Arial" w:cs="Arial"/>
                <w:sz w:val="22"/>
              </w:rPr>
              <w:t xml:space="preserve"> the correct notion of volume-weight</w:t>
            </w:r>
            <w:r w:rsidR="004B2B5A" w:rsidRPr="00C73112">
              <w:rPr>
                <w:rFonts w:ascii="Arial" w:hAnsi="Arial" w:cs="Arial"/>
                <w:sz w:val="22"/>
              </w:rPr>
              <w:t xml:space="preserve"> (green is a very difficult </w:t>
            </w:r>
            <w:r w:rsidR="00A729E6" w:rsidRPr="00C73112">
              <w:rPr>
                <w:rFonts w:ascii="Arial" w:hAnsi="Arial" w:cs="Arial"/>
                <w:sz w:val="22"/>
              </w:rPr>
              <w:t>colour</w:t>
            </w:r>
            <w:r w:rsidR="004B2B5A" w:rsidRPr="00C73112">
              <w:rPr>
                <w:rFonts w:ascii="Arial" w:hAnsi="Arial" w:cs="Arial"/>
                <w:sz w:val="22"/>
              </w:rPr>
              <w:t>)</w:t>
            </w:r>
            <w:r w:rsidR="00F157A5" w:rsidRPr="00C73112">
              <w:rPr>
                <w:rFonts w:ascii="Arial" w:hAnsi="Arial" w:cs="Arial"/>
                <w:sz w:val="22"/>
              </w:rPr>
              <w:t>. Use of blanching cooking technique can enhance the colour of foods for pictures.</w:t>
            </w:r>
          </w:p>
          <w:p w:rsidR="00F6315E" w:rsidRPr="00C73112" w:rsidRDefault="002A1124" w:rsidP="00A359CF">
            <w:pPr>
              <w:numPr>
                <w:ilvl w:val="0"/>
                <w:numId w:val="8"/>
              </w:numPr>
              <w:spacing w:after="0" w:line="288" w:lineRule="auto"/>
              <w:ind w:left="318"/>
              <w:jc w:val="both"/>
              <w:rPr>
                <w:rFonts w:ascii="Arial" w:hAnsi="Arial" w:cs="Arial"/>
                <w:sz w:val="22"/>
              </w:rPr>
            </w:pPr>
            <w:r w:rsidRPr="00C73112">
              <w:rPr>
                <w:rFonts w:ascii="Arial" w:hAnsi="Arial" w:cs="Arial"/>
                <w:sz w:val="22"/>
              </w:rPr>
              <w:t>The p</w:t>
            </w:r>
            <w:r w:rsidR="00A76ED9">
              <w:rPr>
                <w:rFonts w:ascii="Arial" w:hAnsi="Arial" w:cs="Arial"/>
                <w:sz w:val="22"/>
              </w:rPr>
              <w:t>ortion</w:t>
            </w:r>
            <w:r w:rsidRPr="00C73112">
              <w:rPr>
                <w:rFonts w:ascii="Arial" w:hAnsi="Arial" w:cs="Arial"/>
                <w:sz w:val="22"/>
              </w:rPr>
              <w:t xml:space="preserve">s </w:t>
            </w:r>
            <w:r w:rsidR="004B2B5A" w:rsidRPr="00C73112">
              <w:rPr>
                <w:rFonts w:ascii="Arial" w:hAnsi="Arial" w:cs="Arial"/>
                <w:sz w:val="22"/>
              </w:rPr>
              <w:t>should be</w:t>
            </w:r>
            <w:r w:rsidRPr="00C73112">
              <w:rPr>
                <w:rFonts w:ascii="Arial" w:hAnsi="Arial" w:cs="Arial"/>
                <w:sz w:val="22"/>
              </w:rPr>
              <w:t xml:space="preserve"> </w:t>
            </w:r>
            <w:r w:rsidRPr="00264B82">
              <w:rPr>
                <w:rFonts w:ascii="Arial" w:hAnsi="Arial" w:cs="Arial"/>
                <w:sz w:val="22"/>
                <w:u w:val="single"/>
              </w:rPr>
              <w:t>weighed</w:t>
            </w:r>
            <w:r w:rsidRPr="00C73112">
              <w:rPr>
                <w:rFonts w:ascii="Arial" w:hAnsi="Arial" w:cs="Arial"/>
                <w:sz w:val="22"/>
              </w:rPr>
              <w:t xml:space="preserve"> on 1g precise electronic balance and the exact weights noted down directly</w:t>
            </w:r>
            <w:r w:rsidR="004B2B5A" w:rsidRPr="00C73112">
              <w:rPr>
                <w:rFonts w:ascii="Arial" w:hAnsi="Arial" w:cs="Arial"/>
                <w:sz w:val="22"/>
              </w:rPr>
              <w:t xml:space="preserve"> right </w:t>
            </w:r>
            <w:r w:rsidR="004B2B5A" w:rsidRPr="00C73112">
              <w:rPr>
                <w:rFonts w:ascii="Arial" w:hAnsi="Arial" w:cs="Arial"/>
                <w:sz w:val="22"/>
              </w:rPr>
              <w:lastRenderedPageBreak/>
              <w:t>after</w:t>
            </w:r>
            <w:r w:rsidR="00426381" w:rsidRPr="00C73112">
              <w:rPr>
                <w:rFonts w:ascii="Arial" w:hAnsi="Arial" w:cs="Arial"/>
                <w:sz w:val="22"/>
              </w:rPr>
              <w:t xml:space="preserve"> for inclusion in the </w:t>
            </w:r>
            <w:r w:rsidR="003C6671">
              <w:rPr>
                <w:rFonts w:ascii="Arial" w:hAnsi="Arial" w:cs="Arial"/>
                <w:sz w:val="22"/>
              </w:rPr>
              <w:t>GloboDiet</w:t>
            </w:r>
            <w:r w:rsidR="00426381" w:rsidRPr="00C73112">
              <w:rPr>
                <w:rFonts w:ascii="Arial" w:hAnsi="Arial" w:cs="Arial"/>
                <w:sz w:val="22"/>
              </w:rPr>
              <w:t xml:space="preserve"> databases</w:t>
            </w:r>
            <w:r w:rsidRPr="00C73112">
              <w:rPr>
                <w:rFonts w:ascii="Arial" w:hAnsi="Arial" w:cs="Arial"/>
                <w:sz w:val="22"/>
              </w:rPr>
              <w:t>.</w:t>
            </w:r>
            <w:r w:rsidR="00426381" w:rsidRPr="00C73112">
              <w:rPr>
                <w:rFonts w:ascii="Arial" w:hAnsi="Arial" w:cs="Arial"/>
                <w:sz w:val="22"/>
              </w:rPr>
              <w:t xml:space="preserve"> </w:t>
            </w:r>
            <w:r w:rsidR="00AC7971" w:rsidRPr="00C73112">
              <w:rPr>
                <w:rFonts w:ascii="Arial" w:hAnsi="Arial" w:cs="Arial"/>
                <w:sz w:val="22"/>
              </w:rPr>
              <w:t>K</w:t>
            </w:r>
            <w:r w:rsidR="00426381" w:rsidRPr="00C73112">
              <w:rPr>
                <w:rFonts w:ascii="Arial" w:hAnsi="Arial" w:cs="Arial"/>
                <w:sz w:val="22"/>
              </w:rPr>
              <w:t>eep record of existence of inedible parts because a</w:t>
            </w:r>
            <w:r w:rsidR="001A33CA" w:rsidRPr="00C73112">
              <w:rPr>
                <w:rFonts w:ascii="Arial" w:hAnsi="Arial" w:cs="Arial"/>
                <w:sz w:val="22"/>
              </w:rPr>
              <w:t>n</w:t>
            </w:r>
            <w:r w:rsidR="00426381" w:rsidRPr="00C73112">
              <w:rPr>
                <w:rFonts w:ascii="Arial" w:hAnsi="Arial" w:cs="Arial"/>
                <w:sz w:val="22"/>
              </w:rPr>
              <w:t xml:space="preserve"> </w:t>
            </w:r>
            <w:r w:rsidR="0036743D" w:rsidRPr="00C73112">
              <w:rPr>
                <w:rFonts w:ascii="Arial" w:hAnsi="Arial" w:cs="Arial"/>
                <w:sz w:val="22"/>
              </w:rPr>
              <w:t xml:space="preserve">edible part </w:t>
            </w:r>
            <w:r w:rsidR="00426381" w:rsidRPr="00C73112">
              <w:rPr>
                <w:rFonts w:ascii="Arial" w:hAnsi="Arial" w:cs="Arial"/>
                <w:sz w:val="22"/>
              </w:rPr>
              <w:t xml:space="preserve">factor </w:t>
            </w:r>
            <w:r w:rsidR="0036743D" w:rsidRPr="00C73112">
              <w:rPr>
                <w:rFonts w:ascii="Arial" w:hAnsi="Arial" w:cs="Arial"/>
                <w:sz w:val="22"/>
              </w:rPr>
              <w:t>may</w:t>
            </w:r>
            <w:r w:rsidR="00426381" w:rsidRPr="00C73112">
              <w:rPr>
                <w:rFonts w:ascii="Arial" w:hAnsi="Arial" w:cs="Arial"/>
                <w:sz w:val="22"/>
              </w:rPr>
              <w:t xml:space="preserve"> be applied</w:t>
            </w:r>
            <w:r w:rsidR="00A359CF" w:rsidRPr="00C73112">
              <w:rPr>
                <w:rFonts w:ascii="Arial" w:hAnsi="Arial" w:cs="Arial"/>
                <w:sz w:val="22"/>
              </w:rPr>
              <w:t>.</w:t>
            </w:r>
            <w:r w:rsidR="00AC7971" w:rsidRPr="00C73112">
              <w:rPr>
                <w:rFonts w:ascii="Arial" w:hAnsi="Arial" w:cs="Arial"/>
                <w:sz w:val="22"/>
              </w:rPr>
              <w:t xml:space="preserve"> </w:t>
            </w:r>
          </w:p>
          <w:p w:rsidR="00605E27" w:rsidRPr="00C73112" w:rsidRDefault="00264B82" w:rsidP="00264B82">
            <w:pPr>
              <w:numPr>
                <w:ilvl w:val="0"/>
                <w:numId w:val="8"/>
              </w:numPr>
              <w:spacing w:after="0" w:line="288" w:lineRule="auto"/>
              <w:ind w:left="318"/>
              <w:jc w:val="both"/>
              <w:rPr>
                <w:rFonts w:ascii="Arial" w:hAnsi="Arial" w:cs="Arial"/>
                <w:sz w:val="22"/>
              </w:rPr>
            </w:pPr>
            <w:r>
              <w:rPr>
                <w:rFonts w:ascii="Arial" w:hAnsi="Arial" w:cs="Arial"/>
                <w:sz w:val="22"/>
              </w:rPr>
              <w:t>Measure</w:t>
            </w:r>
            <w:r w:rsidR="002D010D" w:rsidRPr="00C73112">
              <w:rPr>
                <w:rFonts w:ascii="Arial" w:hAnsi="Arial" w:cs="Arial"/>
                <w:sz w:val="22"/>
              </w:rPr>
              <w:t xml:space="preserve"> the </w:t>
            </w:r>
            <w:r w:rsidRPr="00264B82">
              <w:rPr>
                <w:rFonts w:ascii="Arial" w:hAnsi="Arial" w:cs="Arial"/>
                <w:sz w:val="22"/>
                <w:u w:val="single"/>
              </w:rPr>
              <w:t>volume</w:t>
            </w:r>
            <w:r w:rsidR="002D010D" w:rsidRPr="00C73112">
              <w:rPr>
                <w:rFonts w:ascii="Arial" w:hAnsi="Arial" w:cs="Arial"/>
                <w:sz w:val="22"/>
              </w:rPr>
              <w:t xml:space="preserve"> of </w:t>
            </w:r>
            <w:r w:rsidR="006533BE" w:rsidRPr="00590AB6">
              <w:rPr>
                <w:rFonts w:ascii="Arial" w:hAnsi="Arial" w:cs="Arial"/>
                <w:b/>
                <w:sz w:val="22"/>
                <w:highlight w:val="yellow"/>
                <w:rPrChange w:id="17" w:author="Viktoria Knaze" w:date="2015-05-28T14:25:00Z">
                  <w:rPr>
                    <w:rFonts w:ascii="Arial" w:hAnsi="Arial" w:cs="Arial"/>
                    <w:sz w:val="22"/>
                  </w:rPr>
                </w:rPrChange>
              </w:rPr>
              <w:t xml:space="preserve">all the foods in </w:t>
            </w:r>
            <w:r w:rsidR="002D010D" w:rsidRPr="00590AB6">
              <w:rPr>
                <w:rFonts w:ascii="Arial" w:hAnsi="Arial" w:cs="Arial"/>
                <w:b/>
                <w:sz w:val="22"/>
                <w:highlight w:val="yellow"/>
                <w:rPrChange w:id="18" w:author="Viktoria Knaze" w:date="2015-05-28T14:25:00Z">
                  <w:rPr>
                    <w:rFonts w:ascii="Arial" w:hAnsi="Arial" w:cs="Arial"/>
                    <w:sz w:val="22"/>
                  </w:rPr>
                </w:rPrChange>
              </w:rPr>
              <w:t xml:space="preserve">each </w:t>
            </w:r>
            <w:r w:rsidRPr="00590AB6">
              <w:rPr>
                <w:rFonts w:ascii="Arial" w:hAnsi="Arial" w:cs="Arial"/>
                <w:b/>
                <w:sz w:val="22"/>
                <w:highlight w:val="yellow"/>
                <w:rPrChange w:id="19" w:author="Viktoria Knaze" w:date="2015-05-28T14:25:00Z">
                  <w:rPr>
                    <w:rFonts w:ascii="Arial" w:hAnsi="Arial" w:cs="Arial"/>
                    <w:sz w:val="22"/>
                  </w:rPr>
                </w:rPrChange>
              </w:rPr>
              <w:t>portion</w:t>
            </w:r>
            <w:r w:rsidR="002D010D" w:rsidRPr="00C73112">
              <w:rPr>
                <w:rFonts w:ascii="Arial" w:hAnsi="Arial" w:cs="Arial"/>
                <w:sz w:val="22"/>
              </w:rPr>
              <w:t xml:space="preserve"> (protocol: either pour into graduated flask if liquid or measure the difference in volume when dipped in water in a sealed plastic bag</w:t>
            </w:r>
            <w:r w:rsidR="0041053E" w:rsidRPr="00C73112">
              <w:rPr>
                <w:rFonts w:ascii="Arial" w:hAnsi="Arial" w:cs="Arial"/>
                <w:sz w:val="22"/>
              </w:rPr>
              <w:t>)</w:t>
            </w:r>
            <w:r w:rsidR="002D010D" w:rsidRPr="00C73112">
              <w:rPr>
                <w:rFonts w:ascii="Arial" w:hAnsi="Arial" w:cs="Arial"/>
                <w:sz w:val="22"/>
              </w:rPr>
              <w:t>.</w:t>
            </w:r>
          </w:p>
        </w:tc>
        <w:tc>
          <w:tcPr>
            <w:tcW w:w="5529" w:type="dxa"/>
            <w:shd w:val="clear" w:color="auto" w:fill="auto"/>
          </w:tcPr>
          <w:p w:rsidR="00A729E6" w:rsidRPr="00C73112" w:rsidRDefault="00A729E6" w:rsidP="00A729E6">
            <w:pPr>
              <w:spacing w:after="0" w:line="360" w:lineRule="auto"/>
              <w:ind w:right="-118"/>
              <w:jc w:val="both"/>
              <w:rPr>
                <w:rFonts w:ascii="Arial" w:hAnsi="Arial" w:cs="Arial"/>
                <w:i/>
                <w:sz w:val="22"/>
                <w:lang w:val="en-US"/>
              </w:rPr>
            </w:pPr>
            <w:r w:rsidRPr="00C73112">
              <w:rPr>
                <w:rFonts w:ascii="Arial" w:hAnsi="Arial" w:cs="Arial"/>
                <w:sz w:val="22"/>
                <w:lang w:val="en-US"/>
              </w:rPr>
              <w:lastRenderedPageBreak/>
              <w:t xml:space="preserve">Old procedure was considered appropriate and </w:t>
            </w:r>
            <w:r w:rsidR="00910D3E" w:rsidRPr="00C73112">
              <w:rPr>
                <w:rFonts w:ascii="Arial" w:hAnsi="Arial" w:cs="Arial"/>
                <w:sz w:val="22"/>
                <w:lang w:val="en-US"/>
              </w:rPr>
              <w:t>improved by the addition of the recording of the volume</w:t>
            </w:r>
            <w:r w:rsidRPr="00C73112">
              <w:rPr>
                <w:rFonts w:ascii="Arial" w:hAnsi="Arial" w:cs="Arial"/>
                <w:sz w:val="22"/>
                <w:lang w:val="en-US"/>
              </w:rPr>
              <w:t>.</w:t>
            </w:r>
          </w:p>
          <w:p w:rsidR="00426381" w:rsidRPr="00C73112" w:rsidRDefault="00426381" w:rsidP="00A729E6">
            <w:pPr>
              <w:spacing w:after="0" w:line="360" w:lineRule="auto"/>
              <w:ind w:right="-118"/>
              <w:jc w:val="both"/>
              <w:rPr>
                <w:rFonts w:ascii="Arial" w:hAnsi="Arial" w:cs="Arial"/>
                <w:sz w:val="22"/>
                <w:lang w:val="en-US"/>
              </w:rPr>
            </w:pPr>
          </w:p>
          <w:p w:rsidR="002A1124" w:rsidRPr="00C73112" w:rsidRDefault="002A1124" w:rsidP="00BE0ACE">
            <w:pPr>
              <w:spacing w:after="0" w:line="360" w:lineRule="auto"/>
              <w:ind w:right="-118"/>
              <w:jc w:val="both"/>
              <w:rPr>
                <w:rFonts w:ascii="Arial" w:hAnsi="Arial" w:cs="Arial"/>
                <w:sz w:val="22"/>
                <w:lang w:val="en-US"/>
              </w:rPr>
            </w:pPr>
          </w:p>
        </w:tc>
      </w:tr>
      <w:tr w:rsidR="002A1124" w:rsidRPr="00C73112" w:rsidTr="00DB5580">
        <w:tc>
          <w:tcPr>
            <w:tcW w:w="2376" w:type="dxa"/>
            <w:shd w:val="clear" w:color="auto" w:fill="auto"/>
          </w:tcPr>
          <w:p w:rsidR="002A1124" w:rsidRPr="00C73112" w:rsidRDefault="00D04180" w:rsidP="005C32F3">
            <w:pPr>
              <w:spacing w:after="0" w:line="360" w:lineRule="auto"/>
              <w:ind w:right="175"/>
              <w:jc w:val="both"/>
              <w:rPr>
                <w:rFonts w:ascii="Arial" w:hAnsi="Arial" w:cs="Arial"/>
                <w:b/>
                <w:sz w:val="22"/>
                <w:lang w:val="en-US"/>
              </w:rPr>
            </w:pPr>
            <w:r w:rsidRPr="00C73112">
              <w:rPr>
                <w:rFonts w:ascii="Arial" w:hAnsi="Arial" w:cs="Arial"/>
                <w:b/>
                <w:sz w:val="22"/>
                <w:lang w:val="en-US"/>
              </w:rPr>
              <w:lastRenderedPageBreak/>
              <w:t xml:space="preserve">E. </w:t>
            </w:r>
            <w:r w:rsidR="002A1124" w:rsidRPr="00C73112">
              <w:rPr>
                <w:rFonts w:ascii="Arial" w:hAnsi="Arial" w:cs="Arial"/>
                <w:b/>
                <w:sz w:val="22"/>
                <w:lang w:val="en-US"/>
              </w:rPr>
              <w:t xml:space="preserve">Presentation of products on the dishes </w:t>
            </w:r>
          </w:p>
        </w:tc>
        <w:tc>
          <w:tcPr>
            <w:tcW w:w="6237" w:type="dxa"/>
            <w:shd w:val="clear" w:color="auto" w:fill="auto"/>
          </w:tcPr>
          <w:p w:rsidR="00A729E6" w:rsidRPr="00C73112" w:rsidRDefault="00A729E6" w:rsidP="00A729E6">
            <w:pPr>
              <w:spacing w:after="0" w:line="288" w:lineRule="auto"/>
              <w:jc w:val="both"/>
              <w:rPr>
                <w:rFonts w:ascii="Arial" w:hAnsi="Arial" w:cs="Arial"/>
                <w:sz w:val="22"/>
              </w:rPr>
            </w:pPr>
            <w:r w:rsidRPr="00C73112">
              <w:rPr>
                <w:rFonts w:ascii="Arial" w:hAnsi="Arial" w:cs="Arial"/>
                <w:sz w:val="22"/>
              </w:rPr>
              <w:t>It should:</w:t>
            </w:r>
          </w:p>
          <w:p w:rsidR="00A729E6" w:rsidRPr="00C73112" w:rsidRDefault="00A729E6" w:rsidP="003C7E97">
            <w:pPr>
              <w:numPr>
                <w:ilvl w:val="0"/>
                <w:numId w:val="10"/>
              </w:numPr>
              <w:spacing w:after="0" w:line="288" w:lineRule="auto"/>
              <w:ind w:left="318"/>
              <w:jc w:val="both"/>
              <w:rPr>
                <w:rFonts w:ascii="Arial" w:hAnsi="Arial" w:cs="Arial"/>
                <w:sz w:val="22"/>
              </w:rPr>
            </w:pPr>
            <w:r w:rsidRPr="00C73112">
              <w:rPr>
                <w:rFonts w:ascii="Arial" w:hAnsi="Arial" w:cs="Arial"/>
                <w:sz w:val="22"/>
              </w:rPr>
              <w:t>Be do</w:t>
            </w:r>
            <w:r w:rsidR="003011CA" w:rsidRPr="00C73112">
              <w:rPr>
                <w:rFonts w:ascii="Arial" w:hAnsi="Arial" w:cs="Arial"/>
                <w:sz w:val="22"/>
              </w:rPr>
              <w:t xml:space="preserve">ne in a standardized way and with emphasis on the visibility of differences in portion sizes. </w:t>
            </w:r>
          </w:p>
          <w:p w:rsidR="00D04180" w:rsidRPr="00C73112" w:rsidRDefault="00A729E6" w:rsidP="003C7E97">
            <w:pPr>
              <w:numPr>
                <w:ilvl w:val="0"/>
                <w:numId w:val="9"/>
              </w:numPr>
              <w:spacing w:after="0" w:line="288" w:lineRule="auto"/>
              <w:ind w:left="318"/>
              <w:jc w:val="both"/>
              <w:rPr>
                <w:rFonts w:ascii="Arial" w:hAnsi="Arial" w:cs="Arial"/>
                <w:sz w:val="22"/>
              </w:rPr>
            </w:pPr>
            <w:r w:rsidRPr="00C73112">
              <w:rPr>
                <w:rFonts w:ascii="Arial" w:hAnsi="Arial" w:cs="Arial"/>
                <w:sz w:val="22"/>
              </w:rPr>
              <w:t xml:space="preserve">Have a </w:t>
            </w:r>
            <w:r w:rsidR="00296619" w:rsidRPr="00C73112">
              <w:rPr>
                <w:rFonts w:ascii="Arial" w:hAnsi="Arial" w:cs="Arial"/>
                <w:sz w:val="22"/>
              </w:rPr>
              <w:t xml:space="preserve">standard </w:t>
            </w:r>
            <w:r w:rsidRPr="00C73112">
              <w:rPr>
                <w:rFonts w:ascii="Arial" w:hAnsi="Arial" w:cs="Arial"/>
                <w:sz w:val="22"/>
              </w:rPr>
              <w:t>fork and knife placed as references besides the dish</w:t>
            </w:r>
            <w:r w:rsidR="00EB3516" w:rsidRPr="00C73112">
              <w:rPr>
                <w:rFonts w:ascii="Arial" w:hAnsi="Arial" w:cs="Arial"/>
                <w:sz w:val="22"/>
              </w:rPr>
              <w:t>:</w:t>
            </w:r>
            <w:r w:rsidRPr="00C73112">
              <w:rPr>
                <w:rFonts w:ascii="Arial" w:hAnsi="Arial" w:cs="Arial"/>
                <w:sz w:val="22"/>
              </w:rPr>
              <w:t xml:space="preserve"> </w:t>
            </w:r>
            <w:r w:rsidR="00EB3516" w:rsidRPr="00C73112">
              <w:rPr>
                <w:rFonts w:ascii="Arial" w:hAnsi="Arial" w:cs="Arial"/>
                <w:sz w:val="22"/>
              </w:rPr>
              <w:t>f</w:t>
            </w:r>
            <w:r w:rsidRPr="00C73112">
              <w:rPr>
                <w:rFonts w:ascii="Arial" w:hAnsi="Arial" w:cs="Arial"/>
                <w:sz w:val="22"/>
              </w:rPr>
              <w:t xml:space="preserve">ork on the left hand and knife on the right hand of the plate. For foods presented in </w:t>
            </w:r>
            <w:bookmarkStart w:id="20" w:name="_GoBack"/>
            <w:bookmarkEnd w:id="20"/>
            <w:r w:rsidRPr="00C73112">
              <w:rPr>
                <w:rFonts w:ascii="Arial" w:hAnsi="Arial" w:cs="Arial"/>
                <w:sz w:val="22"/>
              </w:rPr>
              <w:t xml:space="preserve">a bowl, a dessert spoon </w:t>
            </w:r>
            <w:r w:rsidR="005C32F3" w:rsidRPr="00C73112">
              <w:rPr>
                <w:rFonts w:ascii="Arial" w:hAnsi="Arial" w:cs="Arial"/>
                <w:sz w:val="22"/>
              </w:rPr>
              <w:t>should</w:t>
            </w:r>
            <w:r w:rsidRPr="00C73112">
              <w:rPr>
                <w:rFonts w:ascii="Arial" w:hAnsi="Arial" w:cs="Arial"/>
                <w:sz w:val="22"/>
              </w:rPr>
              <w:t xml:space="preserve"> be used</w:t>
            </w:r>
            <w:r w:rsidR="00D04180" w:rsidRPr="00C73112">
              <w:rPr>
                <w:rFonts w:ascii="Arial" w:hAnsi="Arial" w:cs="Arial"/>
                <w:sz w:val="22"/>
              </w:rPr>
              <w:t>, placed on the right side of the plate</w:t>
            </w:r>
            <w:r w:rsidRPr="00C73112">
              <w:rPr>
                <w:rFonts w:ascii="Arial" w:hAnsi="Arial" w:cs="Arial"/>
                <w:sz w:val="22"/>
              </w:rPr>
              <w:t xml:space="preserve">. </w:t>
            </w:r>
          </w:p>
          <w:p w:rsidR="00A729E6" w:rsidRPr="00C73112" w:rsidRDefault="00A729E6" w:rsidP="003C7E97">
            <w:pPr>
              <w:numPr>
                <w:ilvl w:val="0"/>
                <w:numId w:val="9"/>
              </w:numPr>
              <w:spacing w:after="0" w:line="288" w:lineRule="auto"/>
              <w:ind w:left="318"/>
              <w:jc w:val="both"/>
              <w:rPr>
                <w:rFonts w:ascii="Arial" w:hAnsi="Arial" w:cs="Arial"/>
                <w:sz w:val="22"/>
              </w:rPr>
            </w:pPr>
            <w:r w:rsidRPr="00C73112">
              <w:rPr>
                <w:rFonts w:ascii="Arial" w:hAnsi="Arial" w:cs="Arial"/>
                <w:sz w:val="22"/>
              </w:rPr>
              <w:t>Have s</w:t>
            </w:r>
            <w:r w:rsidR="003011CA" w:rsidRPr="00C73112">
              <w:rPr>
                <w:rFonts w:ascii="Arial" w:hAnsi="Arial" w:cs="Arial"/>
                <w:sz w:val="22"/>
              </w:rPr>
              <w:t>maller portions always on the left side of the dish</w:t>
            </w:r>
            <w:r w:rsidR="003F14EE" w:rsidRPr="00C73112">
              <w:rPr>
                <w:rFonts w:ascii="Arial" w:hAnsi="Arial" w:cs="Arial"/>
                <w:sz w:val="22"/>
              </w:rPr>
              <w:t>.</w:t>
            </w:r>
          </w:p>
          <w:p w:rsidR="00A729E6" w:rsidRPr="00C73112" w:rsidRDefault="00A729E6" w:rsidP="003C7E97">
            <w:pPr>
              <w:numPr>
                <w:ilvl w:val="0"/>
                <w:numId w:val="9"/>
              </w:numPr>
              <w:spacing w:after="0" w:line="288" w:lineRule="auto"/>
              <w:ind w:left="318"/>
              <w:jc w:val="both"/>
              <w:rPr>
                <w:rFonts w:ascii="Arial" w:hAnsi="Arial" w:cs="Arial"/>
                <w:sz w:val="22"/>
              </w:rPr>
            </w:pPr>
            <w:r w:rsidRPr="00C73112">
              <w:rPr>
                <w:rFonts w:ascii="Arial" w:hAnsi="Arial" w:cs="Arial"/>
                <w:sz w:val="22"/>
              </w:rPr>
              <w:t>Have d</w:t>
            </w:r>
            <w:r w:rsidR="003011CA" w:rsidRPr="00C73112">
              <w:rPr>
                <w:rFonts w:ascii="Arial" w:hAnsi="Arial" w:cs="Arial"/>
                <w:sz w:val="22"/>
              </w:rPr>
              <w:t xml:space="preserve">ifference in portion size visualized in a horizontal way, which means by increasing the surface and not the thickness of the product. </w:t>
            </w:r>
          </w:p>
          <w:p w:rsidR="005C32F3" w:rsidRPr="00C73112" w:rsidRDefault="003011CA" w:rsidP="003C7E97">
            <w:pPr>
              <w:numPr>
                <w:ilvl w:val="0"/>
                <w:numId w:val="9"/>
              </w:numPr>
              <w:spacing w:after="0" w:line="288" w:lineRule="auto"/>
              <w:ind w:left="318"/>
              <w:jc w:val="both"/>
              <w:rPr>
                <w:rFonts w:ascii="Arial" w:hAnsi="Arial" w:cs="Arial"/>
                <w:sz w:val="22"/>
              </w:rPr>
            </w:pPr>
            <w:r w:rsidRPr="00C73112">
              <w:rPr>
                <w:rFonts w:ascii="Arial" w:hAnsi="Arial" w:cs="Arial"/>
                <w:sz w:val="22"/>
              </w:rPr>
              <w:t xml:space="preserve">For products in slices, the dish </w:t>
            </w:r>
            <w:r w:rsidR="005C32F3" w:rsidRPr="00C73112">
              <w:rPr>
                <w:rFonts w:ascii="Arial" w:hAnsi="Arial" w:cs="Arial"/>
                <w:sz w:val="22"/>
              </w:rPr>
              <w:t>should be</w:t>
            </w:r>
            <w:r w:rsidRPr="00C73112">
              <w:rPr>
                <w:rFonts w:ascii="Arial" w:hAnsi="Arial" w:cs="Arial"/>
                <w:sz w:val="22"/>
              </w:rPr>
              <w:t xml:space="preserve"> turned in a way that the </w:t>
            </w:r>
            <w:r w:rsidR="005C32F3" w:rsidRPr="00C73112">
              <w:rPr>
                <w:rFonts w:ascii="Arial" w:hAnsi="Arial" w:cs="Arial"/>
                <w:sz w:val="22"/>
              </w:rPr>
              <w:t>thickness of the slices is</w:t>
            </w:r>
            <w:r w:rsidRPr="00C73112">
              <w:rPr>
                <w:rFonts w:ascii="Arial" w:hAnsi="Arial" w:cs="Arial"/>
                <w:sz w:val="22"/>
              </w:rPr>
              <w:t xml:space="preserve"> visible. </w:t>
            </w:r>
          </w:p>
          <w:p w:rsidR="008166CE" w:rsidRPr="00C73112" w:rsidRDefault="005C32F3" w:rsidP="00FB6F6D">
            <w:pPr>
              <w:spacing w:after="0" w:line="288" w:lineRule="auto"/>
              <w:ind w:left="-42"/>
              <w:jc w:val="both"/>
              <w:rPr>
                <w:rFonts w:ascii="Arial" w:hAnsi="Arial" w:cs="Arial"/>
                <w:sz w:val="22"/>
              </w:rPr>
            </w:pPr>
            <w:r w:rsidRPr="00C73112">
              <w:rPr>
                <w:rFonts w:ascii="Arial" w:hAnsi="Arial" w:cs="Arial"/>
                <w:sz w:val="22"/>
              </w:rPr>
              <w:t xml:space="preserve">When necessary foods can be presented in two different ways. E.g., </w:t>
            </w:r>
            <w:r w:rsidR="003011CA" w:rsidRPr="00C73112">
              <w:rPr>
                <w:rFonts w:ascii="Arial" w:hAnsi="Arial" w:cs="Arial"/>
                <w:sz w:val="22"/>
              </w:rPr>
              <w:t xml:space="preserve">muesli and cornflakes in a deep dish and the equivalent in a bowl; mussels with shells on a dish </w:t>
            </w:r>
            <w:r w:rsidR="007A3FC3" w:rsidRPr="00C73112">
              <w:rPr>
                <w:rFonts w:ascii="Arial" w:hAnsi="Arial" w:cs="Arial"/>
                <w:sz w:val="22"/>
              </w:rPr>
              <w:t>and</w:t>
            </w:r>
            <w:r w:rsidR="003011CA" w:rsidRPr="00C73112">
              <w:rPr>
                <w:rFonts w:ascii="Arial" w:hAnsi="Arial" w:cs="Arial"/>
                <w:sz w:val="22"/>
              </w:rPr>
              <w:t xml:space="preserve"> the equivalent in mussels without shells on a small dish besides it</w:t>
            </w:r>
            <w:r w:rsidRPr="00C73112">
              <w:rPr>
                <w:rFonts w:ascii="Arial" w:hAnsi="Arial" w:cs="Arial"/>
                <w:sz w:val="22"/>
              </w:rPr>
              <w:t xml:space="preserve">. </w:t>
            </w:r>
          </w:p>
        </w:tc>
        <w:tc>
          <w:tcPr>
            <w:tcW w:w="5529" w:type="dxa"/>
            <w:shd w:val="clear" w:color="auto" w:fill="auto"/>
          </w:tcPr>
          <w:p w:rsidR="001F7ADB" w:rsidRPr="00C73112" w:rsidRDefault="00177891" w:rsidP="00480FB4">
            <w:pPr>
              <w:spacing w:after="0" w:line="360" w:lineRule="auto"/>
              <w:ind w:right="-118"/>
              <w:jc w:val="both"/>
              <w:rPr>
                <w:rFonts w:ascii="Arial" w:hAnsi="Arial" w:cs="Arial"/>
                <w:sz w:val="22"/>
                <w:lang w:val="en-US"/>
              </w:rPr>
            </w:pPr>
            <w:r w:rsidRPr="00C73112">
              <w:rPr>
                <w:rFonts w:ascii="Arial" w:hAnsi="Arial" w:cs="Arial"/>
                <w:sz w:val="22"/>
                <w:lang w:val="en-US"/>
              </w:rPr>
              <w:t>Old procedure was considered appropriate and maintained.</w:t>
            </w:r>
          </w:p>
        </w:tc>
      </w:tr>
      <w:tr w:rsidR="00177891" w:rsidRPr="00C73112" w:rsidTr="00DB5580">
        <w:tc>
          <w:tcPr>
            <w:tcW w:w="2376" w:type="dxa"/>
            <w:shd w:val="clear" w:color="auto" w:fill="auto"/>
          </w:tcPr>
          <w:p w:rsidR="00177891" w:rsidRPr="00C73112" w:rsidRDefault="00D04180" w:rsidP="001B78ED">
            <w:pPr>
              <w:spacing w:after="0" w:line="360" w:lineRule="auto"/>
              <w:ind w:right="175"/>
              <w:jc w:val="both"/>
              <w:rPr>
                <w:rFonts w:ascii="Arial" w:hAnsi="Arial" w:cs="Arial"/>
                <w:b/>
                <w:sz w:val="22"/>
                <w:lang w:val="en-US"/>
              </w:rPr>
            </w:pPr>
            <w:r w:rsidRPr="00C73112">
              <w:rPr>
                <w:rFonts w:ascii="Arial" w:hAnsi="Arial" w:cs="Arial"/>
                <w:b/>
                <w:sz w:val="22"/>
                <w:lang w:val="en-US"/>
              </w:rPr>
              <w:t xml:space="preserve">F. </w:t>
            </w:r>
            <w:r w:rsidR="00177891" w:rsidRPr="00C73112">
              <w:rPr>
                <w:rFonts w:ascii="Arial" w:hAnsi="Arial" w:cs="Arial"/>
                <w:b/>
                <w:sz w:val="22"/>
                <w:lang w:val="en-US"/>
              </w:rPr>
              <w:t xml:space="preserve">Photographical </w:t>
            </w:r>
            <w:r w:rsidR="00177891" w:rsidRPr="00C73112">
              <w:rPr>
                <w:rFonts w:ascii="Arial" w:hAnsi="Arial" w:cs="Arial"/>
                <w:b/>
                <w:sz w:val="22"/>
                <w:lang w:val="en-US"/>
              </w:rPr>
              <w:lastRenderedPageBreak/>
              <w:t>techniques</w:t>
            </w:r>
          </w:p>
          <w:p w:rsidR="005B2521" w:rsidRPr="00C73112" w:rsidRDefault="005B2521" w:rsidP="001B78ED">
            <w:pPr>
              <w:spacing w:after="0" w:line="360" w:lineRule="auto"/>
              <w:ind w:right="175"/>
              <w:jc w:val="both"/>
              <w:rPr>
                <w:rFonts w:ascii="Arial" w:hAnsi="Arial" w:cs="Arial"/>
                <w:b/>
                <w:sz w:val="22"/>
                <w:lang w:val="en-US"/>
              </w:rPr>
            </w:pPr>
          </w:p>
          <w:p w:rsidR="005B2521" w:rsidRPr="00C73112" w:rsidRDefault="005B2521" w:rsidP="001B78ED">
            <w:pPr>
              <w:spacing w:after="0" w:line="360" w:lineRule="auto"/>
              <w:ind w:right="175"/>
              <w:jc w:val="both"/>
              <w:rPr>
                <w:rFonts w:ascii="Arial" w:hAnsi="Arial" w:cs="Arial"/>
                <w:b/>
                <w:sz w:val="22"/>
                <w:lang w:val="en-US"/>
              </w:rPr>
            </w:pPr>
          </w:p>
          <w:p w:rsidR="005B2521" w:rsidRPr="00C73112" w:rsidRDefault="005B2521" w:rsidP="001B78ED">
            <w:pPr>
              <w:spacing w:after="0" w:line="360" w:lineRule="auto"/>
              <w:ind w:right="175"/>
              <w:jc w:val="both"/>
              <w:rPr>
                <w:rFonts w:ascii="Arial" w:hAnsi="Arial" w:cs="Arial"/>
                <w:b/>
                <w:sz w:val="22"/>
                <w:lang w:val="en-US"/>
              </w:rPr>
            </w:pPr>
          </w:p>
          <w:p w:rsidR="005B2521" w:rsidRPr="00C73112" w:rsidRDefault="005B2521" w:rsidP="001B78ED">
            <w:pPr>
              <w:spacing w:after="0" w:line="360" w:lineRule="auto"/>
              <w:ind w:right="175"/>
              <w:jc w:val="both"/>
              <w:rPr>
                <w:rFonts w:ascii="Arial" w:hAnsi="Arial" w:cs="Arial"/>
                <w:b/>
                <w:sz w:val="22"/>
                <w:lang w:val="en-US"/>
              </w:rPr>
            </w:pPr>
          </w:p>
        </w:tc>
        <w:tc>
          <w:tcPr>
            <w:tcW w:w="6237" w:type="dxa"/>
            <w:shd w:val="clear" w:color="auto" w:fill="auto"/>
          </w:tcPr>
          <w:p w:rsidR="00177891" w:rsidRPr="00C73112" w:rsidRDefault="00177891" w:rsidP="005D084B">
            <w:pPr>
              <w:numPr>
                <w:ilvl w:val="0"/>
                <w:numId w:val="11"/>
              </w:numPr>
              <w:spacing w:after="0"/>
              <w:ind w:left="317" w:hanging="357"/>
              <w:rPr>
                <w:rFonts w:ascii="Arial" w:hAnsi="Arial" w:cs="Arial"/>
                <w:sz w:val="22"/>
              </w:rPr>
            </w:pPr>
            <w:r w:rsidRPr="00C73112">
              <w:rPr>
                <w:rFonts w:ascii="Arial" w:hAnsi="Arial" w:cs="Arial"/>
                <w:sz w:val="22"/>
              </w:rPr>
              <w:lastRenderedPageBreak/>
              <w:t xml:space="preserve">Photos should be taken under an angle of 45° at a distance of 174 cm.  In case of pictures for use in </w:t>
            </w:r>
            <w:r w:rsidRPr="00C73112">
              <w:rPr>
                <w:rFonts w:ascii="Arial" w:hAnsi="Arial" w:cs="Arial"/>
                <w:sz w:val="22"/>
              </w:rPr>
              <w:lastRenderedPageBreak/>
              <w:t>children, the angle should be even smaller considering that their view on a plate will be smaller compared to adults. The exact angle needs to be evaluated.</w:t>
            </w:r>
          </w:p>
          <w:p w:rsidR="005B2521" w:rsidRPr="00C73112" w:rsidRDefault="00177891" w:rsidP="005D084B">
            <w:pPr>
              <w:numPr>
                <w:ilvl w:val="0"/>
                <w:numId w:val="11"/>
              </w:numPr>
              <w:spacing w:after="0"/>
              <w:ind w:left="318"/>
              <w:rPr>
                <w:rFonts w:ascii="Arial" w:hAnsi="Arial" w:cs="Arial"/>
                <w:sz w:val="22"/>
              </w:rPr>
            </w:pPr>
            <w:r w:rsidRPr="00C73112">
              <w:rPr>
                <w:rFonts w:ascii="Arial" w:hAnsi="Arial" w:cs="Arial"/>
                <w:sz w:val="22"/>
              </w:rPr>
              <w:t xml:space="preserve">Professional photography should be obtained in order to warranty proper conditions for taking the pictures: adequate light, resolution for printing the photos, etc. The existing </w:t>
            </w:r>
            <w:r w:rsidR="003C6671">
              <w:rPr>
                <w:rFonts w:ascii="Arial" w:hAnsi="Arial" w:cs="Arial"/>
                <w:sz w:val="22"/>
              </w:rPr>
              <w:t>GloboDiet</w:t>
            </w:r>
            <w:r w:rsidRPr="00C73112">
              <w:rPr>
                <w:rFonts w:ascii="Arial" w:hAnsi="Arial" w:cs="Arial"/>
                <w:sz w:val="22"/>
              </w:rPr>
              <w:t xml:space="preserve"> photo series can serve as reference.</w:t>
            </w:r>
          </w:p>
        </w:tc>
        <w:tc>
          <w:tcPr>
            <w:tcW w:w="5529" w:type="dxa"/>
            <w:shd w:val="clear" w:color="auto" w:fill="auto"/>
          </w:tcPr>
          <w:p w:rsidR="00177891" w:rsidRPr="00C73112" w:rsidRDefault="00177891" w:rsidP="00DB5580">
            <w:pPr>
              <w:spacing w:after="0"/>
              <w:ind w:right="-119"/>
              <w:rPr>
                <w:rFonts w:ascii="Arial" w:hAnsi="Arial" w:cs="Arial"/>
                <w:sz w:val="22"/>
              </w:rPr>
            </w:pPr>
            <w:r w:rsidRPr="00C73112">
              <w:rPr>
                <w:rFonts w:ascii="Arial" w:hAnsi="Arial" w:cs="Arial"/>
                <w:sz w:val="22"/>
              </w:rPr>
              <w:lastRenderedPageBreak/>
              <w:t>Old procedure was conside</w:t>
            </w:r>
            <w:r w:rsidR="00D04180" w:rsidRPr="00C73112">
              <w:rPr>
                <w:rFonts w:ascii="Arial" w:hAnsi="Arial" w:cs="Arial"/>
                <w:sz w:val="22"/>
              </w:rPr>
              <w:t>red appropriate and maintained.</w:t>
            </w:r>
          </w:p>
          <w:p w:rsidR="00395F82" w:rsidRPr="00C73112" w:rsidRDefault="00395F82" w:rsidP="00DB5580">
            <w:pPr>
              <w:spacing w:after="0"/>
              <w:ind w:right="-119"/>
              <w:jc w:val="both"/>
              <w:rPr>
                <w:rFonts w:ascii="Arial" w:hAnsi="Arial" w:cs="Arial"/>
                <w:sz w:val="22"/>
              </w:rPr>
            </w:pPr>
            <w:r w:rsidRPr="00C73112">
              <w:rPr>
                <w:rFonts w:ascii="Arial" w:hAnsi="Arial" w:cs="Arial"/>
                <w:sz w:val="22"/>
              </w:rPr>
              <w:lastRenderedPageBreak/>
              <w:t>Note: In the case of</w:t>
            </w:r>
            <w:r w:rsidR="00FB6F6D" w:rsidRPr="00C73112">
              <w:rPr>
                <w:rFonts w:ascii="Arial" w:hAnsi="Arial" w:cs="Arial"/>
                <w:sz w:val="22"/>
              </w:rPr>
              <w:t xml:space="preserve"> existent </w:t>
            </w:r>
            <w:r w:rsidR="003C6671">
              <w:rPr>
                <w:rFonts w:ascii="Arial" w:hAnsi="Arial" w:cs="Arial"/>
                <w:sz w:val="22"/>
              </w:rPr>
              <w:t>GloboDiet</w:t>
            </w:r>
            <w:r w:rsidR="00FB6F6D" w:rsidRPr="00C73112">
              <w:rPr>
                <w:rFonts w:ascii="Arial" w:hAnsi="Arial" w:cs="Arial"/>
                <w:sz w:val="22"/>
              </w:rPr>
              <w:t xml:space="preserve"> picture book (94/95), </w:t>
            </w:r>
            <w:r w:rsidRPr="00C73112">
              <w:rPr>
                <w:rFonts w:ascii="Arial" w:hAnsi="Arial" w:cs="Arial"/>
                <w:sz w:val="22"/>
              </w:rPr>
              <w:t>Photos were taken</w:t>
            </w:r>
            <w:r w:rsidR="00FB6F6D" w:rsidRPr="00C73112">
              <w:rPr>
                <w:rFonts w:ascii="Arial" w:hAnsi="Arial" w:cs="Arial"/>
                <w:sz w:val="22"/>
              </w:rPr>
              <w:t xml:space="preserve"> using a</w:t>
            </w:r>
            <w:r w:rsidRPr="00C73112">
              <w:rPr>
                <w:rFonts w:ascii="Arial" w:hAnsi="Arial" w:cs="Arial"/>
                <w:sz w:val="22"/>
              </w:rPr>
              <w:t xml:space="preserve"> camera Mamiya 645 PRO (6x4.5cm negative) with an objective lens of 150 mm (Mamiya 1:3.5). The diaphragm was 22 with a shutter time of 1/60sec. Flash light with diffuser came from behind and two white screens placed under 45%  in the front were used to reflect a part of the light. Background was a grey granite structure with little black points.</w:t>
            </w:r>
          </w:p>
        </w:tc>
      </w:tr>
      <w:tr w:rsidR="00177891" w:rsidRPr="00C73112" w:rsidTr="00DB5580">
        <w:tc>
          <w:tcPr>
            <w:tcW w:w="2376" w:type="dxa"/>
            <w:shd w:val="clear" w:color="auto" w:fill="auto"/>
          </w:tcPr>
          <w:p w:rsidR="00177891" w:rsidRPr="00C73112" w:rsidRDefault="00D04180" w:rsidP="001B78ED">
            <w:pPr>
              <w:spacing w:after="0" w:line="360" w:lineRule="auto"/>
              <w:ind w:right="175"/>
              <w:jc w:val="both"/>
              <w:rPr>
                <w:rFonts w:ascii="Arial" w:hAnsi="Arial" w:cs="Arial"/>
                <w:b/>
                <w:sz w:val="22"/>
                <w:lang w:val="en-US"/>
              </w:rPr>
            </w:pPr>
            <w:r w:rsidRPr="00C73112">
              <w:rPr>
                <w:rFonts w:ascii="Arial" w:hAnsi="Arial" w:cs="Arial"/>
                <w:b/>
                <w:sz w:val="22"/>
                <w:lang w:val="en-US"/>
              </w:rPr>
              <w:lastRenderedPageBreak/>
              <w:t xml:space="preserve">G. </w:t>
            </w:r>
            <w:r w:rsidR="00177891" w:rsidRPr="00C73112">
              <w:rPr>
                <w:rFonts w:ascii="Arial" w:hAnsi="Arial" w:cs="Arial"/>
                <w:b/>
                <w:sz w:val="22"/>
                <w:lang w:val="en-US"/>
              </w:rPr>
              <w:t>Layout of the page</w:t>
            </w:r>
          </w:p>
        </w:tc>
        <w:tc>
          <w:tcPr>
            <w:tcW w:w="6237" w:type="dxa"/>
            <w:shd w:val="clear" w:color="auto" w:fill="auto"/>
          </w:tcPr>
          <w:p w:rsidR="00177891" w:rsidRPr="00C73112" w:rsidRDefault="00177891" w:rsidP="00C73112">
            <w:pPr>
              <w:numPr>
                <w:ilvl w:val="0"/>
                <w:numId w:val="12"/>
              </w:numPr>
              <w:spacing w:after="0"/>
              <w:ind w:left="318" w:hanging="284"/>
              <w:rPr>
                <w:rFonts w:ascii="Arial" w:hAnsi="Arial" w:cs="Arial"/>
                <w:sz w:val="22"/>
              </w:rPr>
            </w:pPr>
            <w:r w:rsidRPr="00C73112">
              <w:rPr>
                <w:rFonts w:ascii="Arial" w:hAnsi="Arial" w:cs="Arial"/>
                <w:sz w:val="22"/>
              </w:rPr>
              <w:t>The four to six photos of one series should be printed on the same page in a logical reading order</w:t>
            </w:r>
            <w:r w:rsidR="00715B33" w:rsidRPr="00C73112">
              <w:rPr>
                <w:rFonts w:ascii="Arial" w:hAnsi="Arial" w:cs="Arial"/>
                <w:sz w:val="22"/>
              </w:rPr>
              <w:t xml:space="preserve"> and numbered 1, 2, 3..</w:t>
            </w:r>
            <w:r w:rsidRPr="00C73112">
              <w:rPr>
                <w:rFonts w:ascii="Arial" w:hAnsi="Arial" w:cs="Arial"/>
                <w:sz w:val="22"/>
              </w:rPr>
              <w:t xml:space="preserve">. </w:t>
            </w:r>
          </w:p>
          <w:p w:rsidR="00177891" w:rsidRPr="00C73112" w:rsidRDefault="00177891" w:rsidP="00C73112">
            <w:pPr>
              <w:numPr>
                <w:ilvl w:val="0"/>
                <w:numId w:val="12"/>
              </w:numPr>
              <w:spacing w:after="0"/>
              <w:ind w:left="318" w:hanging="284"/>
              <w:rPr>
                <w:rFonts w:ascii="Arial" w:hAnsi="Arial" w:cs="Arial"/>
                <w:sz w:val="22"/>
              </w:rPr>
            </w:pPr>
            <w:r w:rsidRPr="00C73112">
              <w:rPr>
                <w:rFonts w:ascii="Arial" w:hAnsi="Arial" w:cs="Arial"/>
                <w:sz w:val="22"/>
              </w:rPr>
              <w:t xml:space="preserve">Photo sizes should be 9 x 5.7 cm with their temporary code under them and the title of the series at the top of the page. </w:t>
            </w:r>
          </w:p>
          <w:p w:rsidR="00177891" w:rsidRPr="00C73112" w:rsidRDefault="00177891" w:rsidP="00C73112">
            <w:pPr>
              <w:numPr>
                <w:ilvl w:val="0"/>
                <w:numId w:val="12"/>
              </w:numPr>
              <w:spacing w:after="0"/>
              <w:ind w:left="318" w:hanging="284"/>
              <w:rPr>
                <w:rFonts w:ascii="Arial" w:hAnsi="Arial" w:cs="Arial"/>
                <w:sz w:val="22"/>
              </w:rPr>
            </w:pPr>
            <w:r w:rsidRPr="00C73112">
              <w:rPr>
                <w:rFonts w:ascii="Arial" w:hAnsi="Arial" w:cs="Arial"/>
                <w:sz w:val="22"/>
              </w:rPr>
              <w:t>IARC will assign final codes to be shown on the picture booklet.</w:t>
            </w:r>
          </w:p>
        </w:tc>
        <w:tc>
          <w:tcPr>
            <w:tcW w:w="5529" w:type="dxa"/>
            <w:shd w:val="clear" w:color="auto" w:fill="auto"/>
          </w:tcPr>
          <w:p w:rsidR="00177891" w:rsidRPr="00C73112" w:rsidRDefault="00177891" w:rsidP="001F7ADB">
            <w:pPr>
              <w:spacing w:after="0" w:line="360" w:lineRule="auto"/>
              <w:ind w:right="-118"/>
              <w:jc w:val="both"/>
              <w:rPr>
                <w:rFonts w:ascii="Arial" w:hAnsi="Arial" w:cs="Arial"/>
                <w:sz w:val="22"/>
                <w:lang w:val="en-US"/>
              </w:rPr>
            </w:pPr>
            <w:r w:rsidRPr="00C73112">
              <w:rPr>
                <w:rFonts w:ascii="Arial" w:hAnsi="Arial" w:cs="Arial"/>
                <w:sz w:val="22"/>
                <w:lang w:val="en-US"/>
              </w:rPr>
              <w:t>Old procedure was considered appropriate and maintained.</w:t>
            </w:r>
          </w:p>
          <w:p w:rsidR="00177891" w:rsidRPr="00C73112" w:rsidRDefault="00177891" w:rsidP="00605E27">
            <w:pPr>
              <w:spacing w:after="0" w:line="360" w:lineRule="auto"/>
              <w:ind w:right="-118"/>
              <w:jc w:val="both"/>
              <w:rPr>
                <w:rFonts w:ascii="Arial" w:hAnsi="Arial" w:cs="Arial"/>
                <w:sz w:val="22"/>
                <w:lang w:val="en-US"/>
              </w:rPr>
            </w:pPr>
          </w:p>
        </w:tc>
      </w:tr>
      <w:tr w:rsidR="00177891" w:rsidRPr="00C73112" w:rsidTr="00DB5580">
        <w:tc>
          <w:tcPr>
            <w:tcW w:w="2376" w:type="dxa"/>
            <w:tcBorders>
              <w:top w:val="single" w:sz="4" w:space="0" w:color="auto"/>
              <w:left w:val="single" w:sz="4" w:space="0" w:color="auto"/>
              <w:bottom w:val="single" w:sz="4" w:space="0" w:color="auto"/>
              <w:right w:val="single" w:sz="4" w:space="0" w:color="auto"/>
            </w:tcBorders>
            <w:shd w:val="clear" w:color="auto" w:fill="auto"/>
          </w:tcPr>
          <w:p w:rsidR="00177891" w:rsidRPr="00C73112" w:rsidRDefault="00D04180" w:rsidP="00197355">
            <w:pPr>
              <w:spacing w:after="0" w:line="360" w:lineRule="auto"/>
              <w:ind w:right="175"/>
              <w:jc w:val="both"/>
              <w:rPr>
                <w:rFonts w:ascii="Arial" w:hAnsi="Arial" w:cs="Arial"/>
                <w:b/>
                <w:sz w:val="22"/>
                <w:lang w:val="en-US"/>
              </w:rPr>
            </w:pPr>
            <w:r w:rsidRPr="00C73112">
              <w:rPr>
                <w:rFonts w:ascii="Arial" w:hAnsi="Arial" w:cs="Arial"/>
                <w:b/>
                <w:sz w:val="22"/>
                <w:lang w:val="en-US"/>
              </w:rPr>
              <w:t xml:space="preserve">H. </w:t>
            </w:r>
            <w:r w:rsidR="00177891" w:rsidRPr="00C73112">
              <w:rPr>
                <w:rFonts w:ascii="Arial" w:hAnsi="Arial" w:cs="Arial"/>
                <w:b/>
                <w:sz w:val="22"/>
                <w:lang w:val="en-US"/>
              </w:rPr>
              <w:t>Responsibility</w:t>
            </w:r>
          </w:p>
        </w:tc>
        <w:tc>
          <w:tcPr>
            <w:tcW w:w="6237" w:type="dxa"/>
            <w:tcBorders>
              <w:top w:val="single" w:sz="4" w:space="0" w:color="auto"/>
              <w:left w:val="single" w:sz="4" w:space="0" w:color="auto"/>
              <w:bottom w:val="single" w:sz="4" w:space="0" w:color="auto"/>
              <w:right w:val="single" w:sz="4" w:space="0" w:color="auto"/>
            </w:tcBorders>
            <w:shd w:val="clear" w:color="auto" w:fill="auto"/>
          </w:tcPr>
          <w:p w:rsidR="00177891" w:rsidRPr="00CD2767" w:rsidRDefault="00177891" w:rsidP="00D222E8">
            <w:pPr>
              <w:jc w:val="both"/>
              <w:rPr>
                <w:rFonts w:ascii="Arial" w:hAnsi="Arial" w:cs="Arial"/>
                <w:sz w:val="22"/>
              </w:rPr>
            </w:pPr>
            <w:r w:rsidRPr="00CD2767">
              <w:rPr>
                <w:rFonts w:ascii="Arial" w:hAnsi="Arial" w:cs="Arial"/>
                <w:sz w:val="22"/>
              </w:rPr>
              <w:t xml:space="preserve">Technical work in the preparation of pictures shall be the responsibility of the project, for which one country or institute will be in charge. IARC will be involved in the </w:t>
            </w:r>
            <w:r w:rsidR="00D222E8" w:rsidRPr="00CD2767">
              <w:rPr>
                <w:rFonts w:ascii="Arial" w:hAnsi="Arial" w:cs="Arial"/>
                <w:sz w:val="22"/>
              </w:rPr>
              <w:t xml:space="preserve">approval </w:t>
            </w:r>
            <w:r w:rsidRPr="00CD2767">
              <w:rPr>
                <w:rFonts w:ascii="Arial" w:hAnsi="Arial" w:cs="Arial"/>
                <w:sz w:val="22"/>
              </w:rPr>
              <w:t>of picture choices and of proofs</w:t>
            </w:r>
            <w:r w:rsidR="00EE4230" w:rsidRPr="00CD2767">
              <w:rPr>
                <w:rFonts w:ascii="Arial" w:hAnsi="Arial" w:cs="Arial"/>
                <w:sz w:val="22"/>
              </w:rPr>
              <w:t>, a</w:t>
            </w:r>
            <w:r w:rsidR="000C0121" w:rsidRPr="00CD2767">
              <w:rPr>
                <w:rFonts w:ascii="Arial" w:hAnsi="Arial" w:cs="Arial"/>
                <w:sz w:val="22"/>
              </w:rPr>
              <w:t xml:space="preserve">s well as the </w:t>
            </w:r>
            <w:r w:rsidR="00EE4230" w:rsidRPr="00CD2767">
              <w:rPr>
                <w:rFonts w:ascii="Arial" w:hAnsi="Arial" w:cs="Arial"/>
                <w:sz w:val="22"/>
              </w:rPr>
              <w:t>int</w:t>
            </w:r>
            <w:r w:rsidR="000C0121" w:rsidRPr="00CD2767">
              <w:rPr>
                <w:rFonts w:ascii="Arial" w:hAnsi="Arial" w:cs="Arial"/>
                <w:sz w:val="22"/>
              </w:rPr>
              <w:t xml:space="preserve">egration of the photos into the </w:t>
            </w:r>
            <w:r w:rsidR="003C6671">
              <w:rPr>
                <w:rFonts w:ascii="Arial" w:hAnsi="Arial" w:cs="Arial"/>
                <w:sz w:val="22"/>
              </w:rPr>
              <w:t>GloboDiet</w:t>
            </w:r>
            <w:r w:rsidR="000C0121" w:rsidRPr="00CD2767">
              <w:rPr>
                <w:rFonts w:ascii="Arial" w:hAnsi="Arial" w:cs="Arial"/>
                <w:sz w:val="22"/>
              </w:rPr>
              <w:t xml:space="preserve"> and its related databases</w:t>
            </w:r>
            <w:r w:rsidR="00D222E8" w:rsidRPr="00CD2767">
              <w:rPr>
                <w:rFonts w:ascii="Arial" w:hAnsi="Arial" w:cs="Arial"/>
                <w:sz w:val="22"/>
              </w:rPr>
              <w:t>. Validation of the picture series is often country-specific thus the responsibility lies with the local institute in charge of the project, although IARC can provide extensive guidance.</w:t>
            </w:r>
          </w:p>
        </w:tc>
        <w:tc>
          <w:tcPr>
            <w:tcW w:w="5529" w:type="dxa"/>
            <w:tcBorders>
              <w:top w:val="single" w:sz="4" w:space="0" w:color="auto"/>
              <w:left w:val="single" w:sz="4" w:space="0" w:color="auto"/>
              <w:bottom w:val="single" w:sz="4" w:space="0" w:color="auto"/>
              <w:right w:val="single" w:sz="4" w:space="0" w:color="auto"/>
            </w:tcBorders>
            <w:shd w:val="clear" w:color="auto" w:fill="auto"/>
          </w:tcPr>
          <w:p w:rsidR="00177891" w:rsidRPr="00C73112" w:rsidRDefault="00177891" w:rsidP="00197355">
            <w:pPr>
              <w:spacing w:after="0" w:line="360" w:lineRule="auto"/>
              <w:ind w:right="-118"/>
              <w:jc w:val="both"/>
              <w:rPr>
                <w:rFonts w:ascii="Arial" w:hAnsi="Arial" w:cs="Arial"/>
                <w:sz w:val="22"/>
                <w:lang w:val="en-US"/>
              </w:rPr>
            </w:pPr>
            <w:r w:rsidRPr="00C73112">
              <w:rPr>
                <w:rFonts w:ascii="Arial" w:hAnsi="Arial" w:cs="Arial"/>
                <w:sz w:val="22"/>
                <w:lang w:val="en-US"/>
              </w:rPr>
              <w:t xml:space="preserve">                                    </w:t>
            </w:r>
          </w:p>
        </w:tc>
      </w:tr>
    </w:tbl>
    <w:p w:rsidR="0072068B" w:rsidRPr="00C73112" w:rsidRDefault="0072068B" w:rsidP="004C70B7">
      <w:pPr>
        <w:spacing w:after="0" w:line="360" w:lineRule="auto"/>
        <w:ind w:right="-118"/>
        <w:jc w:val="both"/>
        <w:rPr>
          <w:rFonts w:ascii="Arial" w:hAnsi="Arial" w:cs="Arial"/>
          <w:sz w:val="22"/>
          <w:lang w:val="en-US"/>
        </w:rPr>
      </w:pPr>
    </w:p>
    <w:p w:rsidR="00F56DD0" w:rsidRPr="00C73112" w:rsidRDefault="00F56DD0" w:rsidP="009B25E6">
      <w:pPr>
        <w:spacing w:after="0" w:line="360" w:lineRule="auto"/>
        <w:ind w:right="-118"/>
        <w:jc w:val="both"/>
        <w:rPr>
          <w:rFonts w:ascii="Arial" w:hAnsi="Arial" w:cs="Arial"/>
          <w:sz w:val="22"/>
          <w:lang w:val="en-US"/>
        </w:rPr>
      </w:pPr>
    </w:p>
    <w:p w:rsidR="00BE0ACE" w:rsidRPr="00C73112" w:rsidRDefault="00BE0ACE" w:rsidP="00F73D9D">
      <w:pPr>
        <w:spacing w:after="0" w:line="360" w:lineRule="auto"/>
        <w:ind w:left="284" w:right="-118"/>
        <w:jc w:val="both"/>
        <w:rPr>
          <w:rFonts w:ascii="Arial" w:hAnsi="Arial" w:cs="Arial"/>
          <w:sz w:val="22"/>
          <w:lang w:val="en-US"/>
        </w:rPr>
        <w:sectPr w:rsidR="00BE0ACE" w:rsidRPr="00C73112" w:rsidSect="00426381">
          <w:pgSz w:w="16838" w:h="11906" w:orient="landscape"/>
          <w:pgMar w:top="1440" w:right="1440" w:bottom="1440" w:left="1440" w:header="708" w:footer="708" w:gutter="0"/>
          <w:cols w:space="708"/>
          <w:titlePg/>
          <w:docGrid w:linePitch="360"/>
        </w:sectPr>
      </w:pPr>
    </w:p>
    <w:p w:rsidR="00845BB1" w:rsidRDefault="00BE0ACE" w:rsidP="00CD2767">
      <w:pPr>
        <w:spacing w:after="0" w:line="360" w:lineRule="auto"/>
        <w:ind w:left="284" w:right="-118"/>
        <w:jc w:val="both"/>
        <w:rPr>
          <w:rFonts w:ascii="Arial" w:hAnsi="Arial" w:cs="Arial"/>
          <w:sz w:val="22"/>
          <w:lang w:val="en-US"/>
        </w:rPr>
      </w:pPr>
      <w:r w:rsidRPr="00C73112">
        <w:rPr>
          <w:rFonts w:ascii="Arial" w:hAnsi="Arial" w:cs="Arial"/>
          <w:sz w:val="22"/>
          <w:lang w:val="en-US"/>
        </w:rPr>
        <w:lastRenderedPageBreak/>
        <w:t xml:space="preserve">Example of </w:t>
      </w:r>
      <w:r w:rsidR="00741643" w:rsidRPr="00C73112">
        <w:rPr>
          <w:rFonts w:ascii="Arial" w:hAnsi="Arial" w:cs="Arial"/>
          <w:sz w:val="22"/>
          <w:lang w:val="en-US"/>
        </w:rPr>
        <w:t>a</w:t>
      </w:r>
      <w:r w:rsidR="00177891" w:rsidRPr="00C73112">
        <w:rPr>
          <w:rFonts w:ascii="Arial" w:hAnsi="Arial" w:cs="Arial"/>
          <w:sz w:val="22"/>
          <w:lang w:val="en-US"/>
        </w:rPr>
        <w:t>n</w:t>
      </w:r>
      <w:r w:rsidR="00741643" w:rsidRPr="00C73112">
        <w:rPr>
          <w:rFonts w:ascii="Arial" w:hAnsi="Arial" w:cs="Arial"/>
          <w:sz w:val="22"/>
          <w:lang w:val="en-US"/>
        </w:rPr>
        <w:t xml:space="preserve"> </w:t>
      </w:r>
      <w:r w:rsidRPr="00C73112">
        <w:rPr>
          <w:rFonts w:ascii="Arial" w:hAnsi="Arial" w:cs="Arial"/>
          <w:sz w:val="22"/>
          <w:lang w:val="en-US"/>
        </w:rPr>
        <w:t>existent picture</w:t>
      </w:r>
      <w:r w:rsidR="00741643" w:rsidRPr="00C73112">
        <w:rPr>
          <w:rFonts w:ascii="Arial" w:hAnsi="Arial" w:cs="Arial"/>
          <w:sz w:val="22"/>
          <w:lang w:val="en-US"/>
        </w:rPr>
        <w:t xml:space="preserve"> series</w:t>
      </w:r>
      <w:r w:rsidRPr="00C73112">
        <w:rPr>
          <w:rFonts w:ascii="Arial" w:hAnsi="Arial" w:cs="Arial"/>
          <w:sz w:val="22"/>
          <w:lang w:val="en-US"/>
        </w:rPr>
        <w:t xml:space="preserve"> in the </w:t>
      </w:r>
      <w:r w:rsidR="003C6671">
        <w:rPr>
          <w:rFonts w:ascii="Arial" w:hAnsi="Arial" w:cs="Arial"/>
          <w:sz w:val="22"/>
          <w:lang w:val="en-US"/>
        </w:rPr>
        <w:t>GloboDiet</w:t>
      </w:r>
      <w:r w:rsidRPr="00C73112">
        <w:rPr>
          <w:rFonts w:ascii="Arial" w:hAnsi="Arial" w:cs="Arial"/>
          <w:sz w:val="22"/>
          <w:lang w:val="en-US"/>
        </w:rPr>
        <w:t xml:space="preserve"> booklet:</w:t>
      </w:r>
    </w:p>
    <w:p w:rsidR="00CD2767" w:rsidRPr="00C73112" w:rsidRDefault="006533BE" w:rsidP="00CD2767">
      <w:pPr>
        <w:spacing w:after="0" w:line="360" w:lineRule="auto"/>
        <w:ind w:right="-118"/>
        <w:jc w:val="both"/>
        <w:rPr>
          <w:rFonts w:ascii="Arial" w:hAnsi="Arial" w:cs="Arial"/>
          <w:sz w:val="22"/>
          <w:lang w:val="en-US"/>
        </w:rPr>
        <w:sectPr w:rsidR="00CD2767" w:rsidRPr="00C73112" w:rsidSect="00BE0ACE">
          <w:pgSz w:w="11906" w:h="16838"/>
          <w:pgMar w:top="1440" w:right="1440" w:bottom="1440" w:left="1440" w:header="708" w:footer="708" w:gutter="0"/>
          <w:cols w:space="708"/>
          <w:titlePg/>
          <w:docGrid w:linePitch="360"/>
        </w:sectPr>
      </w:pPr>
      <w:r>
        <w:rPr>
          <w:rFonts w:ascii="Arial" w:hAnsi="Arial" w:cs="Arial"/>
          <w:sz w:val="22"/>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7pt;height:632.25pt">
            <v:imagedata r:id="rId12" o:title=""/>
          </v:shape>
        </w:pict>
      </w:r>
    </w:p>
    <w:p w:rsidR="002B0444" w:rsidRPr="00C73112" w:rsidRDefault="002B0444" w:rsidP="00030318">
      <w:pPr>
        <w:pStyle w:val="Heading1"/>
        <w:rPr>
          <w:rFonts w:ascii="Arial" w:hAnsi="Arial"/>
        </w:rPr>
      </w:pPr>
      <w:bookmarkStart w:id="21" w:name="_Toc380758348"/>
      <w:bookmarkStart w:id="22" w:name="_Toc380758451"/>
      <w:bookmarkStart w:id="23" w:name="_Toc380758458"/>
      <w:bookmarkStart w:id="24" w:name="_Toc381984373"/>
      <w:bookmarkStart w:id="25" w:name="_Toc384913709"/>
      <w:r w:rsidRPr="00C73112">
        <w:rPr>
          <w:rFonts w:ascii="Arial" w:hAnsi="Arial"/>
        </w:rPr>
        <w:lastRenderedPageBreak/>
        <w:t xml:space="preserve">Guidelines to prepare household </w:t>
      </w:r>
      <w:r w:rsidR="007A41F6" w:rsidRPr="00C73112">
        <w:rPr>
          <w:rFonts w:ascii="Arial" w:hAnsi="Arial"/>
        </w:rPr>
        <w:t xml:space="preserve">measures </w:t>
      </w:r>
      <w:r w:rsidRPr="00C73112">
        <w:rPr>
          <w:rFonts w:ascii="Arial" w:hAnsi="Arial"/>
        </w:rPr>
        <w:t>(HHM)</w:t>
      </w:r>
      <w:bookmarkEnd w:id="21"/>
      <w:bookmarkEnd w:id="22"/>
      <w:bookmarkEnd w:id="23"/>
      <w:bookmarkEnd w:id="24"/>
      <w:bookmarkEnd w:id="25"/>
    </w:p>
    <w:p w:rsidR="00030318" w:rsidRPr="00C73112" w:rsidRDefault="00030318" w:rsidP="00030318">
      <w:pPr>
        <w:rPr>
          <w:rFonts w:ascii="Arial" w:hAnsi="Arial" w:cs="Arial"/>
          <w:lang w:val="en-US" w:eastAsia="ja-JP"/>
        </w:rPr>
      </w:pPr>
    </w:p>
    <w:p w:rsidR="00072BA3" w:rsidRPr="00C73112" w:rsidRDefault="002B0444" w:rsidP="002B0444">
      <w:pPr>
        <w:spacing w:after="0" w:line="360" w:lineRule="auto"/>
        <w:ind w:right="-118"/>
        <w:jc w:val="both"/>
        <w:rPr>
          <w:rFonts w:ascii="Arial" w:hAnsi="Arial" w:cs="Arial"/>
          <w:sz w:val="22"/>
          <w:lang w:val="en-US"/>
        </w:rPr>
      </w:pPr>
      <w:r w:rsidRPr="00C73112">
        <w:rPr>
          <w:rFonts w:ascii="Arial" w:hAnsi="Arial" w:cs="Arial"/>
          <w:sz w:val="22"/>
          <w:lang w:val="en-US"/>
        </w:rPr>
        <w:t xml:space="preserve">HHM are </w:t>
      </w:r>
      <w:r w:rsidR="00642A88" w:rsidRPr="00C73112">
        <w:rPr>
          <w:rFonts w:ascii="Arial" w:hAnsi="Arial" w:cs="Arial"/>
          <w:sz w:val="22"/>
          <w:lang w:val="en-US"/>
        </w:rPr>
        <w:t xml:space="preserve">used to </w:t>
      </w:r>
      <w:r w:rsidRPr="00C73112">
        <w:rPr>
          <w:rFonts w:ascii="Arial" w:hAnsi="Arial" w:cs="Arial"/>
          <w:sz w:val="22"/>
          <w:lang w:val="en-US"/>
        </w:rPr>
        <w:t xml:space="preserve">measure volumes that will be transformed into grams by </w:t>
      </w:r>
      <w:r w:rsidR="003C6671">
        <w:rPr>
          <w:rFonts w:ascii="Arial" w:hAnsi="Arial" w:cs="Arial"/>
          <w:sz w:val="22"/>
          <w:lang w:val="en-US"/>
        </w:rPr>
        <w:t>GloboDiet</w:t>
      </w:r>
      <w:r w:rsidR="005D1421" w:rsidRPr="00C73112">
        <w:rPr>
          <w:rFonts w:ascii="Arial" w:hAnsi="Arial" w:cs="Arial"/>
          <w:sz w:val="22"/>
          <w:lang w:val="en-US"/>
        </w:rPr>
        <w:t xml:space="preserve"> using the specific density of a food</w:t>
      </w:r>
      <w:r w:rsidRPr="00C73112">
        <w:rPr>
          <w:rFonts w:ascii="Arial" w:hAnsi="Arial" w:cs="Arial"/>
          <w:sz w:val="22"/>
          <w:lang w:val="en-US"/>
        </w:rPr>
        <w:t xml:space="preserve">. These measures </w:t>
      </w:r>
      <w:r w:rsidR="005D1421" w:rsidRPr="00C73112">
        <w:rPr>
          <w:rFonts w:ascii="Arial" w:hAnsi="Arial" w:cs="Arial"/>
          <w:sz w:val="22"/>
          <w:lang w:val="en-US"/>
        </w:rPr>
        <w:t xml:space="preserve">include </w:t>
      </w:r>
      <w:r w:rsidRPr="00C73112">
        <w:rPr>
          <w:rFonts w:ascii="Arial" w:hAnsi="Arial" w:cs="Arial"/>
          <w:sz w:val="22"/>
          <w:lang w:val="en-US"/>
        </w:rPr>
        <w:t xml:space="preserve">glasses, cups, spoons etc. Some of these HHM </w:t>
      </w:r>
      <w:r w:rsidR="007A41F6" w:rsidRPr="00C73112">
        <w:rPr>
          <w:rFonts w:ascii="Arial" w:hAnsi="Arial" w:cs="Arial"/>
          <w:sz w:val="22"/>
          <w:lang w:val="en-US"/>
        </w:rPr>
        <w:t xml:space="preserve">may be </w:t>
      </w:r>
      <w:r w:rsidRPr="00C73112">
        <w:rPr>
          <w:rFonts w:ascii="Arial" w:hAnsi="Arial" w:cs="Arial"/>
          <w:sz w:val="22"/>
          <w:lang w:val="en-US"/>
        </w:rPr>
        <w:t>standardized across countries</w:t>
      </w:r>
      <w:r w:rsidR="007A41F6" w:rsidRPr="00C73112">
        <w:rPr>
          <w:rFonts w:ascii="Arial" w:hAnsi="Arial" w:cs="Arial"/>
          <w:sz w:val="22"/>
          <w:lang w:val="en-US"/>
        </w:rPr>
        <w:t xml:space="preserve"> within a project</w:t>
      </w:r>
      <w:r w:rsidRPr="00C73112">
        <w:rPr>
          <w:rFonts w:ascii="Arial" w:hAnsi="Arial" w:cs="Arial"/>
          <w:sz w:val="22"/>
          <w:lang w:val="en-US"/>
        </w:rPr>
        <w:t xml:space="preserve"> and others are country-specific. </w:t>
      </w:r>
      <w:r w:rsidR="00635968" w:rsidRPr="00C73112">
        <w:rPr>
          <w:rFonts w:ascii="Arial" w:hAnsi="Arial" w:cs="Arial"/>
          <w:sz w:val="22"/>
          <w:lang w:val="en-US"/>
        </w:rPr>
        <w:t xml:space="preserve">Pictures of </w:t>
      </w:r>
      <w:r w:rsidRPr="00C73112">
        <w:rPr>
          <w:rFonts w:ascii="Arial" w:hAnsi="Arial" w:cs="Arial"/>
          <w:sz w:val="22"/>
          <w:lang w:val="en-US"/>
        </w:rPr>
        <w:t xml:space="preserve">HHM </w:t>
      </w:r>
      <w:r w:rsidR="00072BA3" w:rsidRPr="00C73112">
        <w:rPr>
          <w:rFonts w:ascii="Arial" w:hAnsi="Arial" w:cs="Arial"/>
          <w:sz w:val="22"/>
          <w:lang w:val="en-US"/>
        </w:rPr>
        <w:t>are</w:t>
      </w:r>
      <w:r w:rsidR="00044664" w:rsidRPr="00C73112">
        <w:rPr>
          <w:rFonts w:ascii="Arial" w:hAnsi="Arial" w:cs="Arial"/>
          <w:sz w:val="22"/>
          <w:lang w:val="en-US"/>
        </w:rPr>
        <w:t xml:space="preserve"> </w:t>
      </w:r>
      <w:r w:rsidRPr="00C73112">
        <w:rPr>
          <w:rFonts w:ascii="Arial" w:hAnsi="Arial" w:cs="Arial"/>
          <w:sz w:val="22"/>
          <w:lang w:val="en-US"/>
        </w:rPr>
        <w:t>available</w:t>
      </w:r>
      <w:r w:rsidR="00072BA3" w:rsidRPr="00C73112">
        <w:rPr>
          <w:rFonts w:ascii="Arial" w:hAnsi="Arial" w:cs="Arial"/>
          <w:sz w:val="22"/>
          <w:lang w:val="en-US"/>
        </w:rPr>
        <w:t xml:space="preserve"> at IARC</w:t>
      </w:r>
      <w:r w:rsidRPr="00C73112">
        <w:rPr>
          <w:rFonts w:ascii="Arial" w:hAnsi="Arial" w:cs="Arial"/>
          <w:sz w:val="22"/>
          <w:lang w:val="en-US"/>
        </w:rPr>
        <w:t xml:space="preserve"> and </w:t>
      </w:r>
      <w:r w:rsidR="00072BA3" w:rsidRPr="00C73112">
        <w:rPr>
          <w:rFonts w:ascii="Arial" w:hAnsi="Arial" w:cs="Arial"/>
          <w:sz w:val="22"/>
          <w:lang w:val="en-US"/>
        </w:rPr>
        <w:t xml:space="preserve">each country </w:t>
      </w:r>
      <w:r w:rsidRPr="00C73112">
        <w:rPr>
          <w:rFonts w:ascii="Arial" w:hAnsi="Arial" w:cs="Arial"/>
          <w:sz w:val="22"/>
          <w:lang w:val="en-US"/>
        </w:rPr>
        <w:t xml:space="preserve">should select </w:t>
      </w:r>
      <w:r w:rsidR="00072BA3" w:rsidRPr="00C73112">
        <w:rPr>
          <w:rFonts w:ascii="Arial" w:hAnsi="Arial" w:cs="Arial"/>
          <w:sz w:val="22"/>
          <w:lang w:val="en-US"/>
        </w:rPr>
        <w:t xml:space="preserve">from </w:t>
      </w:r>
      <w:r w:rsidR="00635968" w:rsidRPr="00C73112">
        <w:rPr>
          <w:rFonts w:ascii="Arial" w:hAnsi="Arial" w:cs="Arial"/>
          <w:sz w:val="22"/>
          <w:lang w:val="en-US"/>
        </w:rPr>
        <w:t xml:space="preserve">them </w:t>
      </w:r>
      <w:r w:rsidR="00072BA3" w:rsidRPr="00C73112">
        <w:rPr>
          <w:rFonts w:ascii="Arial" w:hAnsi="Arial" w:cs="Arial"/>
          <w:sz w:val="22"/>
          <w:lang w:val="en-US"/>
        </w:rPr>
        <w:t>for its own use</w:t>
      </w:r>
      <w:r w:rsidRPr="00C73112">
        <w:rPr>
          <w:rFonts w:ascii="Arial" w:hAnsi="Arial" w:cs="Arial"/>
          <w:sz w:val="22"/>
          <w:lang w:val="en-US"/>
        </w:rPr>
        <w:t xml:space="preserve">. </w:t>
      </w:r>
      <w:r w:rsidR="00072BA3" w:rsidRPr="00C73112">
        <w:rPr>
          <w:rFonts w:ascii="Arial" w:hAnsi="Arial" w:cs="Arial"/>
          <w:sz w:val="22"/>
          <w:lang w:val="en-US"/>
        </w:rPr>
        <w:t xml:space="preserve">Note that, if the shape </w:t>
      </w:r>
      <w:r w:rsidR="00F10C82" w:rsidRPr="00C73112">
        <w:rPr>
          <w:rFonts w:ascii="Arial" w:hAnsi="Arial" w:cs="Arial"/>
          <w:sz w:val="22"/>
          <w:lang w:val="en-US"/>
        </w:rPr>
        <w:t xml:space="preserve">of the existent HHM </w:t>
      </w:r>
      <w:r w:rsidR="00072BA3" w:rsidRPr="00C73112">
        <w:rPr>
          <w:rFonts w:ascii="Arial" w:hAnsi="Arial" w:cs="Arial"/>
          <w:sz w:val="22"/>
          <w:lang w:val="en-US"/>
        </w:rPr>
        <w:t xml:space="preserve">is overall suitable, the total volume </w:t>
      </w:r>
      <w:r w:rsidR="00072BA3" w:rsidRPr="00EE1806">
        <w:rPr>
          <w:rFonts w:ascii="Arial" w:hAnsi="Arial" w:cs="Arial"/>
          <w:sz w:val="22"/>
          <w:lang w:val="en-US"/>
        </w:rPr>
        <w:t>can be adapted</w:t>
      </w:r>
      <w:ins w:id="26" w:author="Genevieve Nicolas" w:date="2015-03-16T14:10:00Z">
        <w:r w:rsidR="009B45BD">
          <w:rPr>
            <w:rFonts w:ascii="Arial" w:hAnsi="Arial" w:cs="Arial"/>
            <w:sz w:val="22"/>
            <w:lang w:val="en-US"/>
          </w:rPr>
          <w:t xml:space="preserve">. It is however wise to check the </w:t>
        </w:r>
      </w:ins>
      <w:ins w:id="27" w:author="Genevieve Nicolas" w:date="2015-03-16T14:11:00Z">
        <w:r w:rsidR="009B45BD">
          <w:rPr>
            <w:rFonts w:ascii="Arial" w:hAnsi="Arial" w:cs="Arial"/>
            <w:sz w:val="22"/>
            <w:lang w:val="en-US"/>
          </w:rPr>
          <w:t xml:space="preserve">dimensions </w:t>
        </w:r>
      </w:ins>
      <w:ins w:id="28" w:author="Genevieve Nicolas" w:date="2015-03-16T14:12:00Z">
        <w:r w:rsidR="009B45BD">
          <w:rPr>
            <w:rFonts w:ascii="Arial" w:hAnsi="Arial" w:cs="Arial"/>
            <w:sz w:val="22"/>
            <w:lang w:val="en-US"/>
          </w:rPr>
          <w:t xml:space="preserve">of the original HHM and the local HHM </w:t>
        </w:r>
      </w:ins>
      <w:ins w:id="29" w:author="Genevieve Nicolas" w:date="2015-03-16T14:11:00Z">
        <w:r w:rsidR="009B45BD">
          <w:rPr>
            <w:rFonts w:ascii="Arial" w:hAnsi="Arial" w:cs="Arial"/>
            <w:sz w:val="22"/>
            <w:lang w:val="en-US"/>
          </w:rPr>
          <w:t>are not too different</w:t>
        </w:r>
      </w:ins>
      <w:ins w:id="30" w:author="Genevieve Nicolas" w:date="2015-03-16T14:12:00Z">
        <w:r w:rsidR="009B45BD">
          <w:rPr>
            <w:rFonts w:ascii="Arial" w:hAnsi="Arial" w:cs="Arial"/>
            <w:sz w:val="22"/>
            <w:lang w:val="en-US"/>
          </w:rPr>
          <w:t xml:space="preserve"> otherwise the photo will look </w:t>
        </w:r>
      </w:ins>
      <w:ins w:id="31" w:author="Genevieve Nicolas" w:date="2015-03-16T14:13:00Z">
        <w:r w:rsidR="009B45BD">
          <w:rPr>
            <w:rFonts w:ascii="Arial" w:hAnsi="Arial" w:cs="Arial"/>
            <w:sz w:val="22"/>
            <w:lang w:val="en-US"/>
          </w:rPr>
          <w:t>awkward</w:t>
        </w:r>
      </w:ins>
      <w:r w:rsidR="00072BA3" w:rsidRPr="00EE1806">
        <w:rPr>
          <w:rFonts w:ascii="Arial" w:hAnsi="Arial" w:cs="Arial"/>
          <w:sz w:val="22"/>
          <w:lang w:val="en-US"/>
        </w:rPr>
        <w:t>. Separate guidance is provided to adapt existing pictures (</w:t>
      </w:r>
      <w:r w:rsidR="00EF64C1" w:rsidRPr="00EE1806">
        <w:rPr>
          <w:rFonts w:ascii="Arial" w:hAnsi="Arial" w:cs="Arial"/>
          <w:sz w:val="22"/>
          <w:lang w:val="en-US"/>
        </w:rPr>
        <w:t>see Appendix 2</w:t>
      </w:r>
      <w:r w:rsidR="00072BA3" w:rsidRPr="00EE1806">
        <w:rPr>
          <w:rFonts w:ascii="Arial" w:hAnsi="Arial" w:cs="Arial"/>
          <w:sz w:val="22"/>
          <w:lang w:val="en-US"/>
        </w:rPr>
        <w:t>).</w:t>
      </w:r>
      <w:r w:rsidR="008D46C5" w:rsidRPr="00C73112">
        <w:rPr>
          <w:rFonts w:ascii="Arial" w:hAnsi="Arial" w:cs="Arial"/>
          <w:sz w:val="22"/>
          <w:lang w:val="en-US"/>
        </w:rPr>
        <w:t xml:space="preserve"> </w:t>
      </w:r>
    </w:p>
    <w:p w:rsidR="002B0444" w:rsidRPr="00C73112" w:rsidRDefault="00AF6D20" w:rsidP="002B0444">
      <w:pPr>
        <w:spacing w:after="0" w:line="360" w:lineRule="auto"/>
        <w:ind w:right="-118"/>
        <w:jc w:val="both"/>
        <w:rPr>
          <w:rFonts w:ascii="Arial" w:hAnsi="Arial" w:cs="Arial"/>
          <w:sz w:val="22"/>
          <w:lang w:val="en-US"/>
        </w:rPr>
      </w:pPr>
      <w:r w:rsidRPr="00C73112">
        <w:rPr>
          <w:rFonts w:ascii="Arial" w:hAnsi="Arial" w:cs="Arial"/>
          <w:sz w:val="22"/>
          <w:lang w:val="en-US"/>
        </w:rPr>
        <w:t>If the existing photos are not suitable and</w:t>
      </w:r>
      <w:r w:rsidR="002B0444" w:rsidRPr="00C73112">
        <w:rPr>
          <w:rFonts w:ascii="Arial" w:hAnsi="Arial" w:cs="Arial"/>
          <w:sz w:val="22"/>
          <w:lang w:val="en-US"/>
        </w:rPr>
        <w:t xml:space="preserve"> the preparation of new </w:t>
      </w:r>
      <w:r w:rsidR="000F5939" w:rsidRPr="00C73112">
        <w:rPr>
          <w:rFonts w:ascii="Arial" w:hAnsi="Arial" w:cs="Arial"/>
          <w:sz w:val="22"/>
          <w:lang w:val="en-US"/>
        </w:rPr>
        <w:t xml:space="preserve">photos for </w:t>
      </w:r>
      <w:r w:rsidR="002B0444" w:rsidRPr="00C73112">
        <w:rPr>
          <w:rFonts w:ascii="Arial" w:hAnsi="Arial" w:cs="Arial"/>
          <w:sz w:val="22"/>
          <w:lang w:val="en-US"/>
        </w:rPr>
        <w:t>HHM is required, the guidelines given below should be followed.</w:t>
      </w:r>
      <w:r w:rsidR="00BE0ACE" w:rsidRPr="00C73112">
        <w:rPr>
          <w:rFonts w:ascii="Arial" w:hAnsi="Arial" w:cs="Arial"/>
          <w:sz w:val="22"/>
          <w:lang w:val="en-US"/>
        </w:rPr>
        <w:t xml:space="preserve"> A flow-chart for HHM preparation is also given:</w:t>
      </w:r>
    </w:p>
    <w:p w:rsidR="00BE0ACE" w:rsidRPr="00C73112" w:rsidRDefault="00BE0ACE" w:rsidP="002B0444">
      <w:pPr>
        <w:spacing w:after="0" w:line="360" w:lineRule="auto"/>
        <w:ind w:right="-118"/>
        <w:jc w:val="both"/>
        <w:rPr>
          <w:rFonts w:ascii="Arial" w:hAnsi="Arial" w:cs="Arial"/>
          <w:sz w:val="22"/>
          <w:lang w:val="en-US"/>
        </w:rPr>
      </w:pPr>
    </w:p>
    <w:p w:rsidR="00BE0ACE" w:rsidRPr="00C73112" w:rsidRDefault="00176A51" w:rsidP="002B0444">
      <w:pPr>
        <w:spacing w:after="0" w:line="360" w:lineRule="auto"/>
        <w:ind w:right="-118"/>
        <w:jc w:val="both"/>
        <w:rPr>
          <w:rFonts w:ascii="Arial" w:hAnsi="Arial" w:cs="Arial"/>
          <w:sz w:val="22"/>
          <w:lang w:val="en-US"/>
        </w:rPr>
      </w:pPr>
      <w:r>
        <w:rPr>
          <w:rFonts w:ascii="Arial" w:hAnsi="Arial" w:cs="Arial"/>
          <w:noProof/>
          <w:sz w:val="22"/>
          <w:lang w:eastAsia="en-GB"/>
        </w:rPr>
        <mc:AlternateContent>
          <mc:Choice Requires="wps">
            <w:drawing>
              <wp:anchor distT="0" distB="0" distL="114300" distR="114300" simplePos="0" relativeHeight="251631616" behindDoc="0" locked="0" layoutInCell="1" allowOverlap="1">
                <wp:simplePos x="0" y="0"/>
                <wp:positionH relativeFrom="column">
                  <wp:posOffset>-38100</wp:posOffset>
                </wp:positionH>
                <wp:positionV relativeFrom="paragraph">
                  <wp:posOffset>111760</wp:posOffset>
                </wp:positionV>
                <wp:extent cx="1562100" cy="419100"/>
                <wp:effectExtent l="9525" t="6985" r="9525" b="12065"/>
                <wp:wrapNone/>
                <wp:docPr id="7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419100"/>
                        </a:xfrm>
                        <a:prstGeom prst="flowChartProcess">
                          <a:avLst/>
                        </a:prstGeom>
                        <a:solidFill>
                          <a:srgbClr val="FFFFFF"/>
                        </a:solidFill>
                        <a:ln w="9525">
                          <a:solidFill>
                            <a:srgbClr val="000000"/>
                          </a:solidFill>
                          <a:miter lim="800000"/>
                          <a:headEnd/>
                          <a:tailEnd/>
                        </a:ln>
                      </wps:spPr>
                      <wps:txbx>
                        <w:txbxContent>
                          <w:p w:rsidR="0029737C" w:rsidRPr="00DF467D" w:rsidRDefault="0029737C" w:rsidP="00BE0ACE">
                            <w:pPr>
                              <w:jc w:val="center"/>
                              <w:rPr>
                                <w:rFonts w:ascii="Garamond" w:hAnsi="Garamond"/>
                                <w:sz w:val="21"/>
                                <w:szCs w:val="21"/>
                              </w:rPr>
                            </w:pPr>
                            <w:r w:rsidRPr="00BE0ACE">
                              <w:rPr>
                                <w:rFonts w:ascii="Garamond" w:hAnsi="Garamond"/>
                                <w:sz w:val="21"/>
                                <w:szCs w:val="21"/>
                              </w:rPr>
                              <w:t>Selection of HHM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6" o:spid="_x0000_s1036" type="#_x0000_t109" style="position:absolute;left:0;text-align:left;margin-left:-3pt;margin-top:8.8pt;width:123pt;height:33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">
                <v:textbox>
                  <w:txbxContent>
                    <w:p w:rsidR="0029737C" w:rsidRPr="00DF467D" w:rsidRDefault="0029737C" w:rsidP="00BE0ACE">
                      <w:pPr>
                        <w:jc w:val="center"/>
                        <w:rPr>
                          <w:rFonts w:ascii="Garamond" w:hAnsi="Garamond"/>
                          <w:sz w:val="21"/>
                          <w:szCs w:val="21"/>
                        </w:rPr>
                      </w:pPr>
                      <w:r w:rsidRPr="00BE0ACE">
                        <w:rPr>
                          <w:rFonts w:ascii="Garamond" w:hAnsi="Garamond"/>
                          <w:sz w:val="21"/>
                          <w:szCs w:val="21"/>
                        </w:rPr>
                        <w:t>Selection of HHM</w:t>
                      </w:r>
                    </w:p>
                  </w:txbxContent>
                </v:textbox>
              </v:shape>
            </w:pict>
          </mc:Fallback>
        </mc:AlternateContent>
      </w:r>
    </w:p>
    <w:p w:rsidR="00BE0ACE" w:rsidRPr="00C73112" w:rsidRDefault="00BE0ACE" w:rsidP="002B0444">
      <w:pPr>
        <w:spacing w:after="0" w:line="360" w:lineRule="auto"/>
        <w:ind w:right="-118"/>
        <w:jc w:val="both"/>
        <w:rPr>
          <w:rFonts w:ascii="Arial" w:hAnsi="Arial" w:cs="Arial"/>
          <w:sz w:val="22"/>
          <w:lang w:val="en-US"/>
        </w:rPr>
      </w:pPr>
    </w:p>
    <w:p w:rsidR="00BE0ACE" w:rsidRPr="00C73112" w:rsidRDefault="00176A51" w:rsidP="002B0444">
      <w:pPr>
        <w:spacing w:after="0" w:line="360" w:lineRule="auto"/>
        <w:ind w:right="-118"/>
        <w:jc w:val="both"/>
        <w:rPr>
          <w:rFonts w:ascii="Arial" w:hAnsi="Arial" w:cs="Arial"/>
          <w:sz w:val="22"/>
          <w:lang w:val="en-US"/>
        </w:rPr>
      </w:pPr>
      <w:r>
        <w:rPr>
          <w:rFonts w:ascii="Arial" w:hAnsi="Arial" w:cs="Arial"/>
          <w:noProof/>
          <w:sz w:val="22"/>
          <w:lang w:eastAsia="en-GB"/>
        </w:rPr>
        <mc:AlternateContent>
          <mc:Choice Requires="wps">
            <w:drawing>
              <wp:anchor distT="0" distB="0" distL="114300" distR="114300" simplePos="0" relativeHeight="251632640" behindDoc="0" locked="0" layoutInCell="1" allowOverlap="1">
                <wp:simplePos x="0" y="0"/>
                <wp:positionH relativeFrom="column">
                  <wp:posOffset>752475</wp:posOffset>
                </wp:positionH>
                <wp:positionV relativeFrom="paragraph">
                  <wp:posOffset>86995</wp:posOffset>
                </wp:positionV>
                <wp:extent cx="0" cy="228600"/>
                <wp:effectExtent l="57150" t="10795" r="57150" b="17780"/>
                <wp:wrapNone/>
                <wp:docPr id="71"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7" o:spid="_x0000_s1026" type="#_x0000_t32" style="position:absolute;margin-left:59.25pt;margin-top:6.85pt;width:0;height:18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">
                <v:stroke endarrow="block"/>
              </v:shape>
            </w:pict>
          </mc:Fallback>
        </mc:AlternateContent>
      </w:r>
    </w:p>
    <w:p w:rsidR="00BE0ACE" w:rsidRPr="00C73112" w:rsidRDefault="00176A51" w:rsidP="002B0444">
      <w:pPr>
        <w:spacing w:after="0" w:line="360" w:lineRule="auto"/>
        <w:ind w:right="-118"/>
        <w:jc w:val="both"/>
        <w:rPr>
          <w:rFonts w:ascii="Arial" w:hAnsi="Arial" w:cs="Arial"/>
          <w:sz w:val="22"/>
          <w:lang w:val="en-US"/>
        </w:rPr>
      </w:pPr>
      <w:r>
        <w:rPr>
          <w:rFonts w:ascii="Arial" w:hAnsi="Arial" w:cs="Arial"/>
          <w:noProof/>
          <w:sz w:val="22"/>
          <w:lang w:eastAsia="en-GB"/>
        </w:rPr>
        <mc:AlternateContent>
          <mc:Choice Requires="wps">
            <w:drawing>
              <wp:anchor distT="0" distB="0" distL="114300" distR="114300" simplePos="0" relativeHeight="251638784" behindDoc="0" locked="0" layoutInCell="1" allowOverlap="1">
                <wp:simplePos x="0" y="0"/>
                <wp:positionH relativeFrom="column">
                  <wp:posOffset>5048250</wp:posOffset>
                </wp:positionH>
                <wp:positionV relativeFrom="paragraph">
                  <wp:posOffset>147955</wp:posOffset>
                </wp:positionV>
                <wp:extent cx="1323975" cy="485775"/>
                <wp:effectExtent l="9525" t="5080" r="9525" b="13970"/>
                <wp:wrapNone/>
                <wp:docPr id="70"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3975" cy="485775"/>
                        </a:xfrm>
                        <a:prstGeom prst="flowChartProcess">
                          <a:avLst/>
                        </a:prstGeom>
                        <a:solidFill>
                          <a:srgbClr val="FFFFFF"/>
                        </a:solidFill>
                        <a:ln w="9525">
                          <a:solidFill>
                            <a:srgbClr val="000000"/>
                          </a:solidFill>
                          <a:miter lim="800000"/>
                          <a:headEnd/>
                          <a:tailEnd/>
                        </a:ln>
                      </wps:spPr>
                      <wps:txbx>
                        <w:txbxContent>
                          <w:p w:rsidR="0029737C" w:rsidRPr="00DF467D" w:rsidRDefault="0029737C" w:rsidP="00BE0ACE">
                            <w:pPr>
                              <w:jc w:val="center"/>
                              <w:rPr>
                                <w:rFonts w:ascii="Garamond" w:hAnsi="Garamond"/>
                                <w:sz w:val="21"/>
                                <w:szCs w:val="21"/>
                              </w:rPr>
                            </w:pPr>
                            <w:r w:rsidRPr="00DF467D">
                              <w:rPr>
                                <w:rFonts w:ascii="Garamond" w:hAnsi="Garamond"/>
                                <w:sz w:val="21"/>
                                <w:szCs w:val="21"/>
                              </w:rPr>
                              <w:t xml:space="preserve">Coding and inclusion in </w:t>
                            </w:r>
                            <w:r>
                              <w:rPr>
                                <w:rFonts w:ascii="Garamond" w:hAnsi="Garamond"/>
                                <w:sz w:val="21"/>
                                <w:szCs w:val="21"/>
                              </w:rPr>
                              <w:t>GloboDiet</w:t>
                            </w:r>
                            <w:r w:rsidRPr="00DF467D">
                              <w:rPr>
                                <w:rFonts w:ascii="Garamond" w:hAnsi="Garamond"/>
                                <w:sz w:val="21"/>
                                <w:szCs w:val="21"/>
                              </w:rPr>
                              <w:t xml:space="preserve"> library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3" o:spid="_x0000_s1037" type="#_x0000_t109" style="position:absolute;left:0;text-align:left;margin-left:397.5pt;margin-top:11.65pt;width:104.25pt;height:38.2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">
                <v:textbox>
                  <w:txbxContent>
                    <w:p w:rsidR="0029737C" w:rsidRPr="00DF467D" w:rsidRDefault="0029737C" w:rsidP="00BE0ACE">
                      <w:pPr>
                        <w:jc w:val="center"/>
                        <w:rPr>
                          <w:rFonts w:ascii="Garamond" w:hAnsi="Garamond"/>
                          <w:sz w:val="21"/>
                          <w:szCs w:val="21"/>
                        </w:rPr>
                      </w:pPr>
                      <w:r w:rsidRPr="00DF467D">
                        <w:rPr>
                          <w:rFonts w:ascii="Garamond" w:hAnsi="Garamond"/>
                          <w:sz w:val="21"/>
                          <w:szCs w:val="21"/>
                        </w:rPr>
                        <w:t xml:space="preserve">Coding and inclusion in </w:t>
                      </w:r>
                      <w:proofErr w:type="spellStart"/>
                      <w:r>
                        <w:rPr>
                          <w:rFonts w:ascii="Garamond" w:hAnsi="Garamond"/>
                          <w:sz w:val="21"/>
                          <w:szCs w:val="21"/>
                        </w:rPr>
                        <w:t>GloboDiet</w:t>
                      </w:r>
                      <w:proofErr w:type="spellEnd"/>
                      <w:r w:rsidRPr="00DF467D">
                        <w:rPr>
                          <w:rFonts w:ascii="Garamond" w:hAnsi="Garamond"/>
                          <w:sz w:val="21"/>
                          <w:szCs w:val="21"/>
                        </w:rPr>
                        <w:t xml:space="preserve"> library</w:t>
                      </w:r>
                    </w:p>
                  </w:txbxContent>
                </v:textbox>
              </v:shape>
            </w:pict>
          </mc:Fallback>
        </mc:AlternateContent>
      </w:r>
      <w:r>
        <w:rPr>
          <w:rFonts w:ascii="Arial" w:hAnsi="Arial" w:cs="Arial"/>
          <w:noProof/>
          <w:sz w:val="22"/>
          <w:lang w:eastAsia="en-GB"/>
        </w:rPr>
        <mc:AlternateContent>
          <mc:Choice Requires="wps">
            <w:drawing>
              <wp:anchor distT="0" distB="0" distL="114300" distR="114300" simplePos="0" relativeHeight="251640832" behindDoc="0" locked="0" layoutInCell="1" allowOverlap="1">
                <wp:simplePos x="0" y="0"/>
                <wp:positionH relativeFrom="column">
                  <wp:posOffset>3371850</wp:posOffset>
                </wp:positionH>
                <wp:positionV relativeFrom="paragraph">
                  <wp:posOffset>137160</wp:posOffset>
                </wp:positionV>
                <wp:extent cx="1285875" cy="485775"/>
                <wp:effectExtent l="9525" t="13335" r="9525" b="5715"/>
                <wp:wrapNone/>
                <wp:docPr id="69"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485775"/>
                        </a:xfrm>
                        <a:prstGeom prst="flowChartProcess">
                          <a:avLst/>
                        </a:prstGeom>
                        <a:solidFill>
                          <a:srgbClr val="FFFFFF"/>
                        </a:solidFill>
                        <a:ln w="9525">
                          <a:solidFill>
                            <a:srgbClr val="000000"/>
                          </a:solidFill>
                          <a:miter lim="800000"/>
                          <a:headEnd/>
                          <a:tailEnd/>
                        </a:ln>
                      </wps:spPr>
                      <wps:txbx>
                        <w:txbxContent>
                          <w:p w:rsidR="0029737C" w:rsidRPr="00DF467D" w:rsidRDefault="0029737C" w:rsidP="00BE0ACE">
                            <w:pPr>
                              <w:jc w:val="center"/>
                              <w:rPr>
                                <w:rFonts w:ascii="Garamond" w:hAnsi="Garamond"/>
                                <w:sz w:val="21"/>
                                <w:szCs w:val="21"/>
                              </w:rPr>
                            </w:pPr>
                            <w:r w:rsidRPr="00C73112">
                              <w:rPr>
                                <w:rFonts w:ascii="Garamond" w:hAnsi="Garamond"/>
                                <w:sz w:val="21"/>
                                <w:szCs w:val="21"/>
                              </w:rPr>
                              <w:t>Final approval</w:t>
                            </w:r>
                            <w:r w:rsidRPr="00DF467D">
                              <w:rPr>
                                <w:rFonts w:ascii="Garamond" w:hAnsi="Garamond"/>
                                <w:sz w:val="21"/>
                                <w:szCs w:val="21"/>
                              </w:rPr>
                              <w:t xml:space="preserve"> of </w:t>
                            </w:r>
                            <w:r>
                              <w:rPr>
                                <w:rFonts w:ascii="Garamond" w:hAnsi="Garamond"/>
                                <w:sz w:val="21"/>
                                <w:szCs w:val="21"/>
                              </w:rPr>
                              <w:t>HHM photos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5" o:spid="_x0000_s1038" type="#_x0000_t109" style="position:absolute;left:0;text-align:left;margin-left:265.5pt;margin-top:10.8pt;width:101.25pt;height:38.2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">
                <v:textbox>
                  <w:txbxContent>
                    <w:p w:rsidR="0029737C" w:rsidRPr="00DF467D" w:rsidRDefault="0029737C" w:rsidP="00BE0ACE">
                      <w:pPr>
                        <w:jc w:val="center"/>
                        <w:rPr>
                          <w:rFonts w:ascii="Garamond" w:hAnsi="Garamond"/>
                          <w:sz w:val="21"/>
                          <w:szCs w:val="21"/>
                        </w:rPr>
                      </w:pPr>
                      <w:r w:rsidRPr="00C73112">
                        <w:rPr>
                          <w:rFonts w:ascii="Garamond" w:hAnsi="Garamond"/>
                          <w:sz w:val="21"/>
                          <w:szCs w:val="21"/>
                        </w:rPr>
                        <w:t>Final approval</w:t>
                      </w:r>
                      <w:r w:rsidRPr="00DF467D">
                        <w:rPr>
                          <w:rFonts w:ascii="Garamond" w:hAnsi="Garamond"/>
                          <w:sz w:val="21"/>
                          <w:szCs w:val="21"/>
                        </w:rPr>
                        <w:t xml:space="preserve"> of </w:t>
                      </w:r>
                      <w:r>
                        <w:rPr>
                          <w:rFonts w:ascii="Garamond" w:hAnsi="Garamond"/>
                          <w:sz w:val="21"/>
                          <w:szCs w:val="21"/>
                        </w:rPr>
                        <w:t>HHM photos</w:t>
                      </w:r>
                    </w:p>
                  </w:txbxContent>
                </v:textbox>
              </v:shape>
            </w:pict>
          </mc:Fallback>
        </mc:AlternateContent>
      </w:r>
      <w:r>
        <w:rPr>
          <w:rFonts w:ascii="Arial" w:hAnsi="Arial" w:cs="Arial"/>
          <w:noProof/>
          <w:sz w:val="22"/>
          <w:lang w:eastAsia="en-GB"/>
        </w:rPr>
        <mc:AlternateContent>
          <mc:Choice Requires="wps">
            <w:drawing>
              <wp:anchor distT="0" distB="0" distL="114300" distR="114300" simplePos="0" relativeHeight="251637760" behindDoc="0" locked="0" layoutInCell="1" allowOverlap="1">
                <wp:simplePos x="0" y="0"/>
                <wp:positionH relativeFrom="column">
                  <wp:posOffset>1828800</wp:posOffset>
                </wp:positionH>
                <wp:positionV relativeFrom="paragraph">
                  <wp:posOffset>166370</wp:posOffset>
                </wp:positionV>
                <wp:extent cx="1162050" cy="456565"/>
                <wp:effectExtent l="9525" t="13970" r="9525" b="5715"/>
                <wp:wrapNone/>
                <wp:docPr id="68"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0" cy="456565"/>
                        </a:xfrm>
                        <a:prstGeom prst="flowChartProcess">
                          <a:avLst/>
                        </a:prstGeom>
                        <a:solidFill>
                          <a:srgbClr val="FFFFFF"/>
                        </a:solidFill>
                        <a:ln w="9525">
                          <a:solidFill>
                            <a:srgbClr val="000000"/>
                          </a:solidFill>
                          <a:miter lim="800000"/>
                          <a:headEnd/>
                          <a:tailEnd/>
                        </a:ln>
                      </wps:spPr>
                      <wps:txbx>
                        <w:txbxContent>
                          <w:p w:rsidR="0029737C" w:rsidRPr="00DF467D" w:rsidRDefault="0029737C" w:rsidP="00BE0ACE">
                            <w:pPr>
                              <w:jc w:val="center"/>
                              <w:rPr>
                                <w:rFonts w:ascii="Garamond" w:hAnsi="Garamond"/>
                                <w:sz w:val="21"/>
                                <w:szCs w:val="21"/>
                              </w:rPr>
                            </w:pPr>
                            <w:r>
                              <w:rPr>
                                <w:rFonts w:ascii="Garamond" w:hAnsi="Garamond"/>
                                <w:sz w:val="21"/>
                                <w:szCs w:val="21"/>
                              </w:rPr>
                              <w:t>Proofs of HHM photos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2" o:spid="_x0000_s1039" type="#_x0000_t109" style="position:absolute;left:0;text-align:left;margin-left:2in;margin-top:13.1pt;width:91.5pt;height:35.9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">
                <v:textbox>
                  <w:txbxContent>
                    <w:p w:rsidR="0029737C" w:rsidRPr="00DF467D" w:rsidRDefault="0029737C" w:rsidP="00BE0ACE">
                      <w:pPr>
                        <w:jc w:val="center"/>
                        <w:rPr>
                          <w:rFonts w:ascii="Garamond" w:hAnsi="Garamond"/>
                          <w:sz w:val="21"/>
                          <w:szCs w:val="21"/>
                        </w:rPr>
                      </w:pPr>
                      <w:r>
                        <w:rPr>
                          <w:rFonts w:ascii="Garamond" w:hAnsi="Garamond"/>
                          <w:sz w:val="21"/>
                          <w:szCs w:val="21"/>
                        </w:rPr>
                        <w:t>Proofs of HHM photos</w:t>
                      </w:r>
                    </w:p>
                  </w:txbxContent>
                </v:textbox>
              </v:shape>
            </w:pict>
          </mc:Fallback>
        </mc:AlternateContent>
      </w:r>
      <w:r>
        <w:rPr>
          <w:rFonts w:ascii="Arial" w:hAnsi="Arial" w:cs="Arial"/>
          <w:noProof/>
          <w:sz w:val="22"/>
          <w:lang w:eastAsia="en-GB"/>
        </w:rPr>
        <mc:AlternateContent>
          <mc:Choice Requires="wps">
            <w:drawing>
              <wp:anchor distT="0" distB="0" distL="114300" distR="114300" simplePos="0" relativeHeight="251633664" behindDoc="0" locked="0" layoutInCell="1" allowOverlap="1">
                <wp:simplePos x="0" y="0"/>
                <wp:positionH relativeFrom="column">
                  <wp:posOffset>-38100</wp:posOffset>
                </wp:positionH>
                <wp:positionV relativeFrom="paragraph">
                  <wp:posOffset>137160</wp:posOffset>
                </wp:positionV>
                <wp:extent cx="1457325" cy="504825"/>
                <wp:effectExtent l="9525" t="13335" r="9525" b="5715"/>
                <wp:wrapNone/>
                <wp:docPr id="67"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7325" cy="504825"/>
                        </a:xfrm>
                        <a:prstGeom prst="flowChartProcess">
                          <a:avLst/>
                        </a:prstGeom>
                        <a:solidFill>
                          <a:srgbClr val="FFFFFF"/>
                        </a:solidFill>
                        <a:ln w="9525">
                          <a:solidFill>
                            <a:srgbClr val="000000"/>
                          </a:solidFill>
                          <a:miter lim="800000"/>
                          <a:headEnd/>
                          <a:tailEnd/>
                        </a:ln>
                      </wps:spPr>
                      <wps:txbx>
                        <w:txbxContent>
                          <w:p w:rsidR="0029737C" w:rsidRPr="00DF467D" w:rsidRDefault="0029737C" w:rsidP="00BE0ACE">
                            <w:pPr>
                              <w:jc w:val="center"/>
                              <w:rPr>
                                <w:rFonts w:ascii="Garamond" w:hAnsi="Garamond"/>
                                <w:sz w:val="21"/>
                                <w:szCs w:val="21"/>
                              </w:rPr>
                            </w:pPr>
                            <w:r w:rsidRPr="00C73112">
                              <w:rPr>
                                <w:rFonts w:ascii="Garamond" w:hAnsi="Garamond"/>
                                <w:sz w:val="21"/>
                                <w:szCs w:val="21"/>
                              </w:rPr>
                              <w:t>IARC’s approval</w:t>
                            </w:r>
                            <w:r w:rsidRPr="00DF467D">
                              <w:rPr>
                                <w:rFonts w:ascii="Garamond" w:hAnsi="Garamond"/>
                                <w:sz w:val="21"/>
                                <w:szCs w:val="21"/>
                              </w:rPr>
                              <w:t xml:space="preserve"> of </w:t>
                            </w:r>
                            <w:r>
                              <w:rPr>
                                <w:rFonts w:ascii="Garamond" w:hAnsi="Garamond"/>
                                <w:sz w:val="21"/>
                                <w:szCs w:val="21"/>
                              </w:rPr>
                              <w:t>HHM selection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8" o:spid="_x0000_s1040" type="#_x0000_t109" style="position:absolute;left:0;text-align:left;margin-left:-3pt;margin-top:10.8pt;width:114.75pt;height:39.7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">
                <v:textbox>
                  <w:txbxContent>
                    <w:p w:rsidR="0029737C" w:rsidRPr="00DF467D" w:rsidRDefault="0029737C" w:rsidP="00BE0ACE">
                      <w:pPr>
                        <w:jc w:val="center"/>
                        <w:rPr>
                          <w:rFonts w:ascii="Garamond" w:hAnsi="Garamond"/>
                          <w:sz w:val="21"/>
                          <w:szCs w:val="21"/>
                        </w:rPr>
                      </w:pPr>
                      <w:r w:rsidRPr="00C73112">
                        <w:rPr>
                          <w:rFonts w:ascii="Garamond" w:hAnsi="Garamond"/>
                          <w:sz w:val="21"/>
                          <w:szCs w:val="21"/>
                        </w:rPr>
                        <w:t>IARC’s approval</w:t>
                      </w:r>
                      <w:r w:rsidRPr="00DF467D">
                        <w:rPr>
                          <w:rFonts w:ascii="Garamond" w:hAnsi="Garamond"/>
                          <w:sz w:val="21"/>
                          <w:szCs w:val="21"/>
                        </w:rPr>
                        <w:t xml:space="preserve"> of </w:t>
                      </w:r>
                      <w:r>
                        <w:rPr>
                          <w:rFonts w:ascii="Garamond" w:hAnsi="Garamond"/>
                          <w:sz w:val="21"/>
                          <w:szCs w:val="21"/>
                        </w:rPr>
                        <w:t>HHM selection</w:t>
                      </w:r>
                    </w:p>
                  </w:txbxContent>
                </v:textbox>
              </v:shape>
            </w:pict>
          </mc:Fallback>
        </mc:AlternateContent>
      </w:r>
    </w:p>
    <w:p w:rsidR="00BE0ACE" w:rsidRPr="00C73112" w:rsidRDefault="00176A51" w:rsidP="002B0444">
      <w:pPr>
        <w:spacing w:after="0" w:line="360" w:lineRule="auto"/>
        <w:ind w:right="-118"/>
        <w:jc w:val="both"/>
        <w:rPr>
          <w:rFonts w:ascii="Arial" w:hAnsi="Arial" w:cs="Arial"/>
          <w:sz w:val="22"/>
          <w:lang w:val="en-US"/>
        </w:rPr>
      </w:pPr>
      <w:r>
        <w:rPr>
          <w:rFonts w:ascii="Arial" w:hAnsi="Arial" w:cs="Arial"/>
          <w:noProof/>
          <w:sz w:val="22"/>
          <w:lang w:eastAsia="en-GB"/>
        </w:rPr>
        <mc:AlternateContent>
          <mc:Choice Requires="wps">
            <w:drawing>
              <wp:anchor distT="0" distB="0" distL="114300" distR="114300" simplePos="0" relativeHeight="251642880" behindDoc="0" locked="0" layoutInCell="1" allowOverlap="1">
                <wp:simplePos x="0" y="0"/>
                <wp:positionH relativeFrom="column">
                  <wp:posOffset>4752975</wp:posOffset>
                </wp:positionH>
                <wp:positionV relativeFrom="paragraph">
                  <wp:posOffset>147320</wp:posOffset>
                </wp:positionV>
                <wp:extent cx="238125" cy="635"/>
                <wp:effectExtent l="9525" t="52070" r="19050" b="61595"/>
                <wp:wrapNone/>
                <wp:docPr id="66"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7" o:spid="_x0000_s1026" type="#_x0000_t32" style="position:absolute;margin-left:374.25pt;margin-top:11.6pt;width:18.75pt;height:.0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">
                <v:stroke endarrow="block"/>
              </v:shape>
            </w:pict>
          </mc:Fallback>
        </mc:AlternateContent>
      </w:r>
      <w:r>
        <w:rPr>
          <w:rFonts w:ascii="Arial" w:hAnsi="Arial" w:cs="Arial"/>
          <w:noProof/>
          <w:sz w:val="22"/>
          <w:lang w:eastAsia="en-GB"/>
        </w:rPr>
        <mc:AlternateContent>
          <mc:Choice Requires="wps">
            <w:drawing>
              <wp:anchor distT="0" distB="0" distL="114300" distR="114300" simplePos="0" relativeHeight="251639808" behindDoc="0" locked="0" layoutInCell="1" allowOverlap="1">
                <wp:simplePos x="0" y="0"/>
                <wp:positionH relativeFrom="column">
                  <wp:posOffset>3067050</wp:posOffset>
                </wp:positionH>
                <wp:positionV relativeFrom="paragraph">
                  <wp:posOffset>120650</wp:posOffset>
                </wp:positionV>
                <wp:extent cx="238125" cy="0"/>
                <wp:effectExtent l="9525" t="53975" r="19050" b="60325"/>
                <wp:wrapNone/>
                <wp:docPr id="65"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4" o:spid="_x0000_s1026" type="#_x0000_t32" style="position:absolute;margin-left:241.5pt;margin-top:9.5pt;width:18.75pt;height:0;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">
                <v:stroke endarrow="block"/>
              </v:shape>
            </w:pict>
          </mc:Fallback>
        </mc:AlternateContent>
      </w:r>
      <w:r>
        <w:rPr>
          <w:rFonts w:ascii="Arial" w:hAnsi="Arial" w:cs="Arial"/>
          <w:noProof/>
          <w:sz w:val="22"/>
          <w:lang w:eastAsia="en-GB"/>
        </w:rPr>
        <mc:AlternateContent>
          <mc:Choice Requires="wps">
            <w:drawing>
              <wp:anchor distT="0" distB="0" distL="114300" distR="114300" simplePos="0" relativeHeight="251634688" behindDoc="0" locked="0" layoutInCell="1" allowOverlap="1">
                <wp:simplePos x="0" y="0"/>
                <wp:positionH relativeFrom="column">
                  <wp:posOffset>1495425</wp:posOffset>
                </wp:positionH>
                <wp:positionV relativeFrom="paragraph">
                  <wp:posOffset>120650</wp:posOffset>
                </wp:positionV>
                <wp:extent cx="238125" cy="0"/>
                <wp:effectExtent l="9525" t="53975" r="19050" b="60325"/>
                <wp:wrapNone/>
                <wp:docPr id="64"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9" o:spid="_x0000_s1026" type="#_x0000_t32" style="position:absolute;margin-left:117.75pt;margin-top:9.5pt;width:18.75pt;height:0;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">
                <v:stroke endarrow="block"/>
              </v:shape>
            </w:pict>
          </mc:Fallback>
        </mc:AlternateContent>
      </w:r>
    </w:p>
    <w:p w:rsidR="00BE0ACE" w:rsidRPr="00C73112" w:rsidRDefault="00176A51" w:rsidP="002B0444">
      <w:pPr>
        <w:spacing w:after="0" w:line="360" w:lineRule="auto"/>
        <w:ind w:right="-118"/>
        <w:jc w:val="both"/>
        <w:rPr>
          <w:rFonts w:ascii="Arial" w:hAnsi="Arial" w:cs="Arial"/>
          <w:sz w:val="22"/>
          <w:lang w:val="en-US"/>
        </w:rPr>
      </w:pPr>
      <w:r>
        <w:rPr>
          <w:rFonts w:ascii="Arial" w:hAnsi="Arial" w:cs="Arial"/>
          <w:noProof/>
          <w:sz w:val="22"/>
          <w:lang w:eastAsia="en-GB"/>
        </w:rPr>
        <mc:AlternateContent>
          <mc:Choice Requires="wps">
            <w:drawing>
              <wp:anchor distT="0" distB="0" distL="114300" distR="114300" simplePos="0" relativeHeight="251677696" behindDoc="0" locked="0" layoutInCell="1" allowOverlap="1">
                <wp:simplePos x="0" y="0"/>
                <wp:positionH relativeFrom="column">
                  <wp:posOffset>3990975</wp:posOffset>
                </wp:positionH>
                <wp:positionV relativeFrom="paragraph">
                  <wp:posOffset>151765</wp:posOffset>
                </wp:positionV>
                <wp:extent cx="635" cy="246380"/>
                <wp:effectExtent l="57150" t="18415" r="56515" b="11430"/>
                <wp:wrapNone/>
                <wp:docPr id="31" name="AutoShap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46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3" o:spid="_x0000_s1026" type="#_x0000_t32" style="position:absolute;margin-left:314.25pt;margin-top:11.95pt;width:.05pt;height:19.4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">
                <v:stroke endarrow="block"/>
              </v:shape>
            </w:pict>
          </mc:Fallback>
        </mc:AlternateContent>
      </w:r>
      <w:r>
        <w:rPr>
          <w:rFonts w:ascii="Arial" w:hAnsi="Arial" w:cs="Arial"/>
          <w:noProof/>
          <w:sz w:val="22"/>
          <w:lang w:eastAsia="en-GB"/>
        </w:rPr>
        <mc:AlternateContent>
          <mc:Choice Requires="wps">
            <w:drawing>
              <wp:anchor distT="0" distB="0" distL="114300" distR="114300" simplePos="0" relativeHeight="251645952" behindDoc="0" locked="0" layoutInCell="1" allowOverlap="1">
                <wp:simplePos x="0" y="0"/>
                <wp:positionH relativeFrom="column">
                  <wp:posOffset>2402840</wp:posOffset>
                </wp:positionH>
                <wp:positionV relativeFrom="paragraph">
                  <wp:posOffset>175895</wp:posOffset>
                </wp:positionV>
                <wp:extent cx="635" cy="224790"/>
                <wp:effectExtent l="59690" t="23495" r="53975" b="8890"/>
                <wp:wrapNone/>
                <wp:docPr id="30" name="AutoShap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247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1" o:spid="_x0000_s1026" type="#_x0000_t32" style="position:absolute;margin-left:189.2pt;margin-top:13.85pt;width:.05pt;height:17.7pt;flip:y;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">
                <v:stroke endarrow="block"/>
              </v:shape>
            </w:pict>
          </mc:Fallback>
        </mc:AlternateContent>
      </w:r>
      <w:r>
        <w:rPr>
          <w:rFonts w:ascii="Arial" w:hAnsi="Arial" w:cs="Arial"/>
          <w:noProof/>
          <w:sz w:val="22"/>
          <w:lang w:eastAsia="en-GB"/>
        </w:rPr>
        <mc:AlternateContent>
          <mc:Choice Requires="wps">
            <w:drawing>
              <wp:anchor distT="0" distB="0" distL="114300" distR="114300" simplePos="0" relativeHeight="251685888" behindDoc="0" locked="0" layoutInCell="1" allowOverlap="1">
                <wp:simplePos x="0" y="0"/>
                <wp:positionH relativeFrom="column">
                  <wp:posOffset>3990975</wp:posOffset>
                </wp:positionH>
                <wp:positionV relativeFrom="paragraph">
                  <wp:posOffset>170180</wp:posOffset>
                </wp:positionV>
                <wp:extent cx="0" cy="229235"/>
                <wp:effectExtent l="57150" t="8255" r="57150" b="19685"/>
                <wp:wrapNone/>
                <wp:docPr id="29" name="AutoShap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92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15" o:spid="_x0000_s1026" type="#_x0000_t32" style="position:absolute;margin-left:314.25pt;margin-top:13.4pt;width:0;height:18.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">
                <v:stroke endarrow="block"/>
              </v:shape>
            </w:pict>
          </mc:Fallback>
        </mc:AlternateContent>
      </w:r>
    </w:p>
    <w:p w:rsidR="00BE0ACE" w:rsidRPr="00C73112" w:rsidRDefault="00176A51" w:rsidP="002B0444">
      <w:pPr>
        <w:spacing w:after="0" w:line="360" w:lineRule="auto"/>
        <w:ind w:right="-118"/>
        <w:jc w:val="both"/>
        <w:rPr>
          <w:rFonts w:ascii="Arial" w:hAnsi="Arial" w:cs="Arial"/>
          <w:sz w:val="22"/>
          <w:lang w:val="en-US"/>
        </w:rPr>
      </w:pPr>
      <w:r>
        <w:rPr>
          <w:rFonts w:ascii="Arial" w:hAnsi="Arial" w:cs="Arial"/>
          <w:noProof/>
          <w:sz w:val="22"/>
          <w:lang w:eastAsia="en-GB"/>
        </w:rPr>
        <mc:AlternateContent>
          <mc:Choice Requires="wps">
            <w:drawing>
              <wp:anchor distT="0" distB="0" distL="114300" distR="114300" simplePos="0" relativeHeight="251629568" behindDoc="0" locked="0" layoutInCell="1" allowOverlap="1">
                <wp:simplePos x="0" y="0"/>
                <wp:positionH relativeFrom="column">
                  <wp:posOffset>1524000</wp:posOffset>
                </wp:positionH>
                <wp:positionV relativeFrom="paragraph">
                  <wp:posOffset>192405</wp:posOffset>
                </wp:positionV>
                <wp:extent cx="1647825" cy="388620"/>
                <wp:effectExtent l="9525" t="11430" r="9525" b="9525"/>
                <wp:wrapNone/>
                <wp:docPr id="28"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825" cy="388620"/>
                        </a:xfrm>
                        <a:prstGeom prst="rect">
                          <a:avLst/>
                        </a:prstGeom>
                        <a:solidFill>
                          <a:srgbClr val="FFFFFF"/>
                        </a:solidFill>
                        <a:ln w="9525">
                          <a:solidFill>
                            <a:srgbClr val="000000"/>
                          </a:solidFill>
                          <a:miter lim="800000"/>
                          <a:headEnd/>
                          <a:tailEnd/>
                        </a:ln>
                      </wps:spPr>
                      <wps:txbx>
                        <w:txbxContent>
                          <w:p w:rsidR="0029737C" w:rsidRPr="005B2521" w:rsidRDefault="0029737C" w:rsidP="000C0121">
                            <w:pPr>
                              <w:rPr>
                                <w:rFonts w:ascii="Garamond" w:hAnsi="Garamond"/>
                                <w:sz w:val="21"/>
                                <w:szCs w:val="21"/>
                              </w:rPr>
                            </w:pPr>
                            <w:r w:rsidRPr="005B2521">
                              <w:rPr>
                                <w:rFonts w:ascii="Garamond" w:hAnsi="Garamond"/>
                                <w:sz w:val="21"/>
                                <w:szCs w:val="21"/>
                              </w:rPr>
                              <w:t>Standard reference photos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6" o:spid="_x0000_s1041" style="position:absolute;left:0;text-align:left;margin-left:120pt;margin-top:15.15pt;width:129.75pt;height:30.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">
                <v:textbox>
                  <w:txbxContent>
                    <w:p w:rsidR="0029737C" w:rsidRPr="005B2521" w:rsidRDefault="0029737C" w:rsidP="000C0121">
                      <w:pPr>
                        <w:rPr>
                          <w:rFonts w:ascii="Garamond" w:hAnsi="Garamond"/>
                          <w:sz w:val="21"/>
                          <w:szCs w:val="21"/>
                        </w:rPr>
                      </w:pPr>
                      <w:r w:rsidRPr="005B2521">
                        <w:rPr>
                          <w:rFonts w:ascii="Garamond" w:hAnsi="Garamond"/>
                          <w:sz w:val="21"/>
                          <w:szCs w:val="21"/>
                        </w:rPr>
                        <w:t>Standard reference photos</w:t>
                      </w:r>
                    </w:p>
                  </w:txbxContent>
                </v:textbox>
              </v:rect>
            </w:pict>
          </mc:Fallback>
        </mc:AlternateContent>
      </w:r>
      <w:r>
        <w:rPr>
          <w:rFonts w:ascii="Arial" w:hAnsi="Arial" w:cs="Arial"/>
          <w:noProof/>
          <w:sz w:val="22"/>
          <w:lang w:eastAsia="en-GB"/>
        </w:rPr>
        <mc:AlternateContent>
          <mc:Choice Requires="wps">
            <w:drawing>
              <wp:anchor distT="0" distB="0" distL="114300" distR="114300" simplePos="0" relativeHeight="251641856" behindDoc="0" locked="0" layoutInCell="1" allowOverlap="1">
                <wp:simplePos x="0" y="0"/>
                <wp:positionH relativeFrom="column">
                  <wp:posOffset>3305175</wp:posOffset>
                </wp:positionH>
                <wp:positionV relativeFrom="paragraph">
                  <wp:posOffset>192405</wp:posOffset>
                </wp:positionV>
                <wp:extent cx="1381125" cy="457200"/>
                <wp:effectExtent l="9525" t="11430" r="9525" b="7620"/>
                <wp:wrapNone/>
                <wp:docPr id="27"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1125" cy="457200"/>
                        </a:xfrm>
                        <a:prstGeom prst="flowChartProcess">
                          <a:avLst/>
                        </a:prstGeom>
                        <a:solidFill>
                          <a:srgbClr val="FFFFFF"/>
                        </a:solidFill>
                        <a:ln w="9525">
                          <a:solidFill>
                            <a:srgbClr val="000000"/>
                          </a:solidFill>
                          <a:miter lim="800000"/>
                          <a:headEnd/>
                          <a:tailEnd/>
                        </a:ln>
                      </wps:spPr>
                      <wps:txbx>
                        <w:txbxContent>
                          <w:p w:rsidR="0029737C" w:rsidRPr="00DF467D" w:rsidRDefault="0029737C" w:rsidP="00BE0ACE">
                            <w:pPr>
                              <w:jc w:val="center"/>
                              <w:rPr>
                                <w:rFonts w:ascii="Garamond" w:hAnsi="Garamond"/>
                                <w:sz w:val="21"/>
                                <w:szCs w:val="21"/>
                              </w:rPr>
                            </w:pPr>
                            <w:r w:rsidRPr="00DF467D">
                              <w:rPr>
                                <w:rFonts w:ascii="Garamond" w:hAnsi="Garamond"/>
                                <w:sz w:val="21"/>
                                <w:szCs w:val="21"/>
                              </w:rPr>
                              <w:t>Improvements of photos if necessary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6" o:spid="_x0000_s1042" type="#_x0000_t109" style="position:absolute;left:0;text-align:left;margin-left:260.25pt;margin-top:15.15pt;width:108.75pt;height:36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">
                <v:textbox>
                  <w:txbxContent>
                    <w:p w:rsidR="0029737C" w:rsidRPr="00DF467D" w:rsidRDefault="0029737C" w:rsidP="00BE0ACE">
                      <w:pPr>
                        <w:jc w:val="center"/>
                        <w:rPr>
                          <w:rFonts w:ascii="Garamond" w:hAnsi="Garamond"/>
                          <w:sz w:val="21"/>
                          <w:szCs w:val="21"/>
                        </w:rPr>
                      </w:pPr>
                      <w:r w:rsidRPr="00DF467D">
                        <w:rPr>
                          <w:rFonts w:ascii="Garamond" w:hAnsi="Garamond"/>
                          <w:sz w:val="21"/>
                          <w:szCs w:val="21"/>
                        </w:rPr>
                        <w:t>Improvements of photos if necessary</w:t>
                      </w:r>
                    </w:p>
                  </w:txbxContent>
                </v:textbox>
              </v:shape>
            </w:pict>
          </mc:Fallback>
        </mc:AlternateContent>
      </w:r>
    </w:p>
    <w:p w:rsidR="00BE0ACE" w:rsidRPr="00C73112" w:rsidRDefault="00BE0ACE" w:rsidP="002B0444">
      <w:pPr>
        <w:spacing w:after="0" w:line="360" w:lineRule="auto"/>
        <w:ind w:right="-118"/>
        <w:jc w:val="both"/>
        <w:rPr>
          <w:rFonts w:ascii="Arial" w:hAnsi="Arial" w:cs="Arial"/>
          <w:sz w:val="22"/>
          <w:lang w:val="en-US"/>
        </w:rPr>
      </w:pPr>
    </w:p>
    <w:p w:rsidR="00BE0ACE" w:rsidRPr="00C73112" w:rsidRDefault="00176A51" w:rsidP="002B0444">
      <w:pPr>
        <w:spacing w:after="0" w:line="360" w:lineRule="auto"/>
        <w:ind w:right="-118"/>
        <w:jc w:val="both"/>
        <w:rPr>
          <w:rFonts w:ascii="Arial" w:hAnsi="Arial" w:cs="Arial"/>
          <w:sz w:val="22"/>
          <w:lang w:val="en-US"/>
        </w:rPr>
      </w:pPr>
      <w:r>
        <w:rPr>
          <w:rFonts w:ascii="Arial" w:hAnsi="Arial" w:cs="Arial"/>
          <w:noProof/>
          <w:sz w:val="22"/>
          <w:lang w:eastAsia="en-GB"/>
        </w:rPr>
        <mc:AlternateContent>
          <mc:Choice Requires="wps">
            <w:drawing>
              <wp:anchor distT="0" distB="0" distL="114300" distR="114300" simplePos="0" relativeHeight="251643904" behindDoc="0" locked="0" layoutInCell="1" allowOverlap="1">
                <wp:simplePos x="0" y="0"/>
                <wp:positionH relativeFrom="column">
                  <wp:posOffset>-38100</wp:posOffset>
                </wp:positionH>
                <wp:positionV relativeFrom="paragraph">
                  <wp:posOffset>60960</wp:posOffset>
                </wp:positionV>
                <wp:extent cx="635" cy="219075"/>
                <wp:effectExtent l="9525" t="13335" r="8890" b="5715"/>
                <wp:wrapNone/>
                <wp:docPr id="26" name="Auto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19075"/>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8" o:spid="_x0000_s1026" type="#_x0000_t32" style="position:absolute;margin-left:-3pt;margin-top:4.8pt;width:.05pt;height:17.2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">
                <v:stroke dashstyle="1 1" endcap="round"/>
              </v:shape>
            </w:pict>
          </mc:Fallback>
        </mc:AlternateContent>
      </w:r>
      <w:r>
        <w:rPr>
          <w:rFonts w:ascii="Arial" w:hAnsi="Arial" w:cs="Arial"/>
          <w:noProof/>
          <w:sz w:val="22"/>
          <w:lang w:eastAsia="en-GB"/>
        </w:rPr>
        <mc:AlternateContent>
          <mc:Choice Requires="wps">
            <w:drawing>
              <wp:anchor distT="0" distB="0" distL="114300" distR="114300" simplePos="0" relativeHeight="251635712" behindDoc="0" locked="0" layoutInCell="1" allowOverlap="1">
                <wp:simplePos x="0" y="0"/>
                <wp:positionH relativeFrom="column">
                  <wp:posOffset>6428740</wp:posOffset>
                </wp:positionH>
                <wp:positionV relativeFrom="paragraph">
                  <wp:posOffset>60960</wp:posOffset>
                </wp:positionV>
                <wp:extent cx="635" cy="219075"/>
                <wp:effectExtent l="8890" t="13335" r="9525" b="5715"/>
                <wp:wrapNone/>
                <wp:docPr id="25"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19075"/>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0" o:spid="_x0000_s1026" type="#_x0000_t32" style="position:absolute;margin-left:506.2pt;margin-top:4.8pt;width:.05pt;height:17.2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">
                <v:stroke dashstyle="1 1" endcap="round"/>
              </v:shape>
            </w:pict>
          </mc:Fallback>
        </mc:AlternateContent>
      </w:r>
    </w:p>
    <w:p w:rsidR="00BE0ACE" w:rsidRPr="00C73112" w:rsidRDefault="00176A51" w:rsidP="002B0444">
      <w:pPr>
        <w:spacing w:after="0" w:line="360" w:lineRule="auto"/>
        <w:ind w:right="-118"/>
        <w:jc w:val="both"/>
        <w:rPr>
          <w:rFonts w:ascii="Arial" w:hAnsi="Arial" w:cs="Arial"/>
          <w:sz w:val="22"/>
          <w:lang w:val="en-US"/>
        </w:rPr>
      </w:pPr>
      <w:r>
        <w:rPr>
          <w:rFonts w:ascii="Arial" w:hAnsi="Arial" w:cs="Arial"/>
          <w:noProof/>
          <w:sz w:val="22"/>
          <w:lang w:eastAsia="en-GB"/>
        </w:rPr>
        <mc:AlternateContent>
          <mc:Choice Requires="wps">
            <w:drawing>
              <wp:anchor distT="0" distB="0" distL="114300" distR="114300" simplePos="0" relativeHeight="251644928" behindDoc="0" locked="0" layoutInCell="1" allowOverlap="1">
                <wp:simplePos x="0" y="0"/>
                <wp:positionH relativeFrom="column">
                  <wp:posOffset>-37465</wp:posOffset>
                </wp:positionH>
                <wp:positionV relativeFrom="paragraph">
                  <wp:posOffset>44450</wp:posOffset>
                </wp:positionV>
                <wp:extent cx="6466840" cy="635"/>
                <wp:effectExtent l="10160" t="6350" r="9525" b="12065"/>
                <wp:wrapNone/>
                <wp:docPr id="24"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66840" cy="635"/>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9" o:spid="_x0000_s1026" type="#_x0000_t32" style="position:absolute;margin-left:-2.95pt;margin-top:3.5pt;width:509.2pt;height:.05pt;flip:x;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">
                <v:stroke dashstyle="1 1" endcap="round"/>
              </v:shape>
            </w:pict>
          </mc:Fallback>
        </mc:AlternateContent>
      </w:r>
      <w:r>
        <w:rPr>
          <w:rFonts w:ascii="Arial" w:hAnsi="Arial" w:cs="Arial"/>
          <w:noProof/>
          <w:sz w:val="22"/>
          <w:lang w:eastAsia="en-GB"/>
        </w:rPr>
        <mc:AlternateContent>
          <mc:Choice Requires="wps">
            <w:drawing>
              <wp:anchor distT="0" distB="0" distL="114300" distR="114300" simplePos="0" relativeHeight="251636736" behindDoc="0" locked="0" layoutInCell="1" allowOverlap="1">
                <wp:simplePos x="0" y="0"/>
                <wp:positionH relativeFrom="column">
                  <wp:posOffset>-47625</wp:posOffset>
                </wp:positionH>
                <wp:positionV relativeFrom="paragraph">
                  <wp:posOffset>44450</wp:posOffset>
                </wp:positionV>
                <wp:extent cx="6477000" cy="237490"/>
                <wp:effectExtent l="0" t="0" r="0" b="3810"/>
                <wp:wrapNone/>
                <wp:docPr id="23"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0" cy="237490"/>
                        </a:xfrm>
                        <a:prstGeom prst="flowChartProcess">
                          <a:avLst/>
                        </a:prstGeom>
                        <a:solidFill>
                          <a:srgbClr val="DBE5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9737C" w:rsidRPr="00DF467D" w:rsidRDefault="0029737C" w:rsidP="00BE0ACE">
                            <w:pPr>
                              <w:jc w:val="center"/>
                              <w:rPr>
                                <w:rFonts w:ascii="Garamond" w:hAnsi="Garamond"/>
                                <w:sz w:val="21"/>
                                <w:szCs w:val="21"/>
                              </w:rPr>
                            </w:pPr>
                            <w:r w:rsidRPr="00DF467D">
                              <w:rPr>
                                <w:rFonts w:ascii="Garamond" w:hAnsi="Garamond"/>
                                <w:sz w:val="21"/>
                                <w:szCs w:val="21"/>
                              </w:rPr>
                              <w:t>Communication with steering committee and IARC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1" o:spid="_x0000_s1043" type="#_x0000_t109" style="position:absolute;left:0;text-align:left;margin-left:-3.75pt;margin-top:3.5pt;width:510pt;height:18.7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" fillcolor="#dbe5f1" stroked="f">
                <v:textbox>
                  <w:txbxContent>
                    <w:p w:rsidR="0029737C" w:rsidRPr="00DF467D" w:rsidRDefault="0029737C" w:rsidP="00BE0ACE">
                      <w:pPr>
                        <w:jc w:val="center"/>
                        <w:rPr>
                          <w:rFonts w:ascii="Garamond" w:hAnsi="Garamond"/>
                          <w:sz w:val="21"/>
                          <w:szCs w:val="21"/>
                        </w:rPr>
                      </w:pPr>
                      <w:r w:rsidRPr="00DF467D">
                        <w:rPr>
                          <w:rFonts w:ascii="Garamond" w:hAnsi="Garamond"/>
                          <w:sz w:val="21"/>
                          <w:szCs w:val="21"/>
                        </w:rPr>
                        <w:t>Communication with steering committee and IARC</w:t>
                      </w:r>
                    </w:p>
                  </w:txbxContent>
                </v:textbox>
              </v:shape>
            </w:pict>
          </mc:Fallback>
        </mc:AlternateContent>
      </w:r>
    </w:p>
    <w:p w:rsidR="00BE0ACE" w:rsidRPr="00C73112" w:rsidRDefault="00BE0ACE" w:rsidP="002B0444">
      <w:pPr>
        <w:spacing w:after="0" w:line="360" w:lineRule="auto"/>
        <w:ind w:right="-118"/>
        <w:jc w:val="both"/>
        <w:rPr>
          <w:rFonts w:ascii="Arial" w:hAnsi="Arial" w:cs="Arial"/>
          <w:sz w:val="22"/>
          <w:lang w:val="en-US"/>
        </w:rPr>
      </w:pPr>
    </w:p>
    <w:p w:rsidR="005B0BBA" w:rsidRDefault="005B0BBA" w:rsidP="002B0444">
      <w:pPr>
        <w:spacing w:after="0" w:line="360" w:lineRule="auto"/>
        <w:ind w:right="-118"/>
        <w:jc w:val="both"/>
        <w:rPr>
          <w:rFonts w:ascii="Arial" w:hAnsi="Arial" w:cs="Arial"/>
          <w:sz w:val="22"/>
          <w:lang w:val="en-US"/>
        </w:rPr>
      </w:pPr>
    </w:p>
    <w:p w:rsidR="00F10C82" w:rsidRPr="00C73112" w:rsidRDefault="005B0BBA" w:rsidP="002B0444">
      <w:pPr>
        <w:spacing w:after="0" w:line="360" w:lineRule="auto"/>
        <w:ind w:right="-118"/>
        <w:jc w:val="both"/>
        <w:rPr>
          <w:rFonts w:ascii="Arial" w:hAnsi="Arial" w:cs="Arial"/>
          <w:sz w:val="22"/>
          <w:lang w:val="en-US"/>
        </w:rPr>
      </w:pPr>
      <w:r>
        <w:rPr>
          <w:rFonts w:ascii="Arial" w:hAnsi="Arial" w:cs="Arial"/>
          <w:sz w:val="22"/>
          <w:lang w:val="en-US"/>
        </w:rPr>
        <w:t>Furthermore,</w:t>
      </w:r>
      <w:r w:rsidR="000F5939" w:rsidRPr="00C73112">
        <w:rPr>
          <w:rFonts w:ascii="Arial" w:hAnsi="Arial" w:cs="Arial"/>
          <w:sz w:val="22"/>
          <w:lang w:val="en-US"/>
        </w:rPr>
        <w:t xml:space="preserve"> </w:t>
      </w:r>
      <w:r w:rsidR="00296619" w:rsidRPr="00C73112">
        <w:rPr>
          <w:rFonts w:ascii="Arial" w:hAnsi="Arial" w:cs="Arial"/>
          <w:sz w:val="22"/>
          <w:lang w:val="en-US"/>
        </w:rPr>
        <w:t xml:space="preserve">it is not necessary to photograph </w:t>
      </w:r>
      <w:r w:rsidR="00296619" w:rsidRPr="00C73112">
        <w:rPr>
          <w:rFonts w:ascii="Arial" w:hAnsi="Arial" w:cs="Arial"/>
          <w:sz w:val="22"/>
          <w:u w:val="single"/>
          <w:lang w:val="en-US"/>
        </w:rPr>
        <w:t>all</w:t>
      </w:r>
      <w:r w:rsidR="00296619" w:rsidRPr="00C73112">
        <w:rPr>
          <w:rFonts w:ascii="Arial" w:hAnsi="Arial" w:cs="Arial"/>
          <w:sz w:val="22"/>
          <w:lang w:val="en-US"/>
        </w:rPr>
        <w:t xml:space="preserve"> the household measures available in a country/region. Pictures are not needed particularly for those HHM that </w:t>
      </w:r>
      <w:proofErr w:type="gramStart"/>
      <w:r w:rsidR="00296619" w:rsidRPr="00C73112">
        <w:rPr>
          <w:rFonts w:ascii="Arial" w:hAnsi="Arial" w:cs="Arial"/>
          <w:sz w:val="22"/>
          <w:lang w:val="en-US"/>
        </w:rPr>
        <w:t>are</w:t>
      </w:r>
      <w:proofErr w:type="gramEnd"/>
      <w:r w:rsidR="00296619" w:rsidRPr="00C73112">
        <w:rPr>
          <w:rFonts w:ascii="Arial" w:hAnsi="Arial" w:cs="Arial"/>
          <w:sz w:val="22"/>
          <w:lang w:val="en-US"/>
        </w:rPr>
        <w:t xml:space="preserve"> quite common/standard thus vary little within a country/region (e.g. ladles, spoons, plastic or cardboard cups). </w:t>
      </w:r>
      <w:r w:rsidR="000F5939" w:rsidRPr="00C73112">
        <w:rPr>
          <w:rFonts w:ascii="Arial" w:hAnsi="Arial" w:cs="Arial"/>
          <w:sz w:val="22"/>
          <w:lang w:val="en-US"/>
        </w:rPr>
        <w:t>However, during the interview, their dimensions should still be checked as several sizes may co-exist. The interviewer will have a separate sheet of paper with the dimensions and corresponding HHM codes.</w:t>
      </w:r>
      <w:r w:rsidR="00686DE1" w:rsidRPr="00C73112">
        <w:rPr>
          <w:rFonts w:ascii="Arial" w:hAnsi="Arial" w:cs="Arial"/>
          <w:sz w:val="22"/>
          <w:lang w:val="en-US"/>
        </w:rPr>
        <w:t xml:space="preserve"> Alternatively, the dimensions of these cups may be indicated in the name of the HHM.</w:t>
      </w:r>
    </w:p>
    <w:p w:rsidR="00F10C82" w:rsidRPr="004D67C8" w:rsidRDefault="00F10C82" w:rsidP="002B0444">
      <w:pPr>
        <w:spacing w:after="0" w:line="360" w:lineRule="auto"/>
        <w:ind w:right="-118"/>
        <w:jc w:val="both"/>
        <w:rPr>
          <w:rFonts w:ascii="Arial" w:hAnsi="Arial" w:cs="Arial"/>
          <w:i/>
          <w:sz w:val="22"/>
          <w:lang w:val="en-US"/>
        </w:rPr>
      </w:pPr>
    </w:p>
    <w:p w:rsidR="002B0444" w:rsidRPr="004D67C8" w:rsidRDefault="002B0444" w:rsidP="002B0444">
      <w:pPr>
        <w:spacing w:after="0" w:line="360" w:lineRule="auto"/>
        <w:ind w:right="-118"/>
        <w:jc w:val="both"/>
        <w:rPr>
          <w:rFonts w:ascii="Arial" w:hAnsi="Arial" w:cs="Arial"/>
          <w:i/>
          <w:sz w:val="22"/>
          <w:lang w:val="en-US"/>
        </w:rPr>
      </w:pPr>
      <w:r w:rsidRPr="004D67C8">
        <w:rPr>
          <w:rFonts w:ascii="Arial" w:hAnsi="Arial" w:cs="Arial"/>
          <w:i/>
          <w:sz w:val="22"/>
          <w:lang w:val="en-US"/>
        </w:rPr>
        <w:t xml:space="preserve">Selection of household measurements:  </w:t>
      </w:r>
    </w:p>
    <w:p w:rsidR="002B0444" w:rsidRPr="004D67C8" w:rsidRDefault="002B0444" w:rsidP="002B0444">
      <w:pPr>
        <w:spacing w:after="0" w:line="360" w:lineRule="auto"/>
        <w:ind w:right="-118"/>
        <w:jc w:val="both"/>
        <w:rPr>
          <w:rFonts w:ascii="Arial" w:hAnsi="Arial" w:cs="Arial"/>
          <w:sz w:val="22"/>
          <w:lang w:val="en-US"/>
        </w:rPr>
      </w:pPr>
      <w:r w:rsidRPr="004D67C8">
        <w:rPr>
          <w:rFonts w:ascii="Arial" w:hAnsi="Arial" w:cs="Arial"/>
          <w:sz w:val="22"/>
          <w:lang w:val="en-US"/>
        </w:rPr>
        <w:t xml:space="preserve">New HHM </w:t>
      </w:r>
      <w:r w:rsidR="00B36055">
        <w:rPr>
          <w:rFonts w:ascii="Arial" w:hAnsi="Arial" w:cs="Arial"/>
          <w:sz w:val="22"/>
          <w:lang w:val="en-US"/>
        </w:rPr>
        <w:t>picture(s) may be</w:t>
      </w:r>
      <w:r w:rsidRPr="004D67C8">
        <w:rPr>
          <w:rFonts w:ascii="Arial" w:hAnsi="Arial" w:cs="Arial"/>
          <w:sz w:val="22"/>
          <w:lang w:val="en-US"/>
        </w:rPr>
        <w:t xml:space="preserve"> required if a very popular country-specific HHM is judged to be missing from the general available list</w:t>
      </w:r>
      <w:r w:rsidR="00B36055">
        <w:rPr>
          <w:rFonts w:ascii="Arial" w:hAnsi="Arial" w:cs="Arial"/>
          <w:sz w:val="22"/>
          <w:lang w:val="en-US"/>
        </w:rPr>
        <w:t xml:space="preserve"> in the library and subjects/interviewers may have difficulty identifying it/its size without a picture available</w:t>
      </w:r>
      <w:r w:rsidRPr="004D67C8">
        <w:rPr>
          <w:rFonts w:ascii="Arial" w:hAnsi="Arial" w:cs="Arial"/>
          <w:sz w:val="22"/>
          <w:lang w:val="en-US"/>
        </w:rPr>
        <w:t>. As for the picture</w:t>
      </w:r>
      <w:r w:rsidR="005B0BBA">
        <w:rPr>
          <w:rFonts w:ascii="Arial" w:hAnsi="Arial" w:cs="Arial"/>
          <w:sz w:val="22"/>
          <w:lang w:val="en-US"/>
        </w:rPr>
        <w:t>s</w:t>
      </w:r>
      <w:r w:rsidRPr="004D67C8">
        <w:rPr>
          <w:rFonts w:ascii="Arial" w:hAnsi="Arial" w:cs="Arial"/>
          <w:sz w:val="22"/>
          <w:lang w:val="en-US"/>
        </w:rPr>
        <w:t xml:space="preserve"> of foods, the </w:t>
      </w:r>
      <w:r w:rsidRPr="004D67C8">
        <w:rPr>
          <w:rFonts w:ascii="Arial" w:hAnsi="Arial" w:cs="Arial"/>
          <w:sz w:val="22"/>
          <w:lang w:val="en-US"/>
        </w:rPr>
        <w:lastRenderedPageBreak/>
        <w:t xml:space="preserve">preparation of new HHM should be first agreed between IARC, a steering committee and the </w:t>
      </w:r>
      <w:r w:rsidR="00044664" w:rsidRPr="004D67C8">
        <w:rPr>
          <w:rFonts w:ascii="Arial" w:hAnsi="Arial" w:cs="Arial"/>
          <w:sz w:val="22"/>
          <w:lang w:val="en-US"/>
        </w:rPr>
        <w:t>international/</w:t>
      </w:r>
      <w:r w:rsidRPr="004D67C8">
        <w:rPr>
          <w:rFonts w:ascii="Arial" w:hAnsi="Arial" w:cs="Arial"/>
          <w:sz w:val="22"/>
          <w:lang w:val="en-US"/>
        </w:rPr>
        <w:t>national coordinators/administrators</w:t>
      </w:r>
      <w:r w:rsidR="00177891" w:rsidRPr="004D67C8">
        <w:rPr>
          <w:rFonts w:ascii="Arial" w:hAnsi="Arial" w:cs="Arial"/>
          <w:sz w:val="22"/>
          <w:lang w:val="en-US"/>
        </w:rPr>
        <w:t xml:space="preserve"> of a given project</w:t>
      </w:r>
      <w:r w:rsidRPr="004D67C8">
        <w:rPr>
          <w:rFonts w:ascii="Arial" w:hAnsi="Arial" w:cs="Arial"/>
          <w:sz w:val="22"/>
          <w:lang w:val="en-US"/>
        </w:rPr>
        <w:t xml:space="preserve">. </w:t>
      </w:r>
    </w:p>
    <w:p w:rsidR="005B0BBA" w:rsidRDefault="005B0BBA" w:rsidP="002B0444">
      <w:pPr>
        <w:spacing w:after="0" w:line="360" w:lineRule="auto"/>
        <w:ind w:right="-118"/>
        <w:jc w:val="both"/>
        <w:rPr>
          <w:rFonts w:ascii="Arial" w:hAnsi="Arial" w:cs="Arial"/>
          <w:i/>
          <w:sz w:val="22"/>
          <w:lang w:val="en-US"/>
        </w:rPr>
      </w:pPr>
    </w:p>
    <w:p w:rsidR="005B0BBA" w:rsidRDefault="005B0BBA" w:rsidP="002B0444">
      <w:pPr>
        <w:spacing w:after="0" w:line="360" w:lineRule="auto"/>
        <w:ind w:right="-118"/>
        <w:jc w:val="both"/>
        <w:rPr>
          <w:rFonts w:ascii="Arial" w:hAnsi="Arial" w:cs="Arial"/>
          <w:i/>
          <w:sz w:val="22"/>
          <w:lang w:val="en-US"/>
        </w:rPr>
      </w:pPr>
    </w:p>
    <w:p w:rsidR="005610F8" w:rsidRPr="004D67C8" w:rsidRDefault="005610F8" w:rsidP="002B0444">
      <w:pPr>
        <w:spacing w:after="0" w:line="360" w:lineRule="auto"/>
        <w:ind w:right="-118"/>
        <w:jc w:val="both"/>
        <w:rPr>
          <w:rFonts w:ascii="Arial" w:hAnsi="Arial" w:cs="Arial"/>
          <w:i/>
          <w:sz w:val="22"/>
          <w:lang w:val="en-US"/>
        </w:rPr>
      </w:pPr>
      <w:r w:rsidRPr="004D67C8">
        <w:rPr>
          <w:rFonts w:ascii="Arial" w:hAnsi="Arial" w:cs="Arial"/>
          <w:i/>
          <w:sz w:val="22"/>
          <w:lang w:val="en-US"/>
        </w:rPr>
        <w:t>Preparations of HHM pictures:</w:t>
      </w:r>
    </w:p>
    <w:p w:rsidR="005610F8" w:rsidRPr="004D67C8" w:rsidRDefault="005610F8" w:rsidP="002B0444">
      <w:pPr>
        <w:spacing w:after="0" w:line="360" w:lineRule="auto"/>
        <w:ind w:right="-118"/>
        <w:jc w:val="both"/>
        <w:rPr>
          <w:rFonts w:ascii="Arial" w:hAnsi="Arial" w:cs="Arial"/>
          <w:sz w:val="22"/>
          <w:lang w:val="en-US"/>
        </w:rPr>
      </w:pPr>
      <w:r w:rsidRPr="004D67C8">
        <w:rPr>
          <w:rFonts w:ascii="Arial" w:hAnsi="Arial" w:cs="Arial"/>
          <w:sz w:val="22"/>
          <w:lang w:val="en-US"/>
        </w:rPr>
        <w:t>The pictures should be taken:</w:t>
      </w:r>
    </w:p>
    <w:p w:rsidR="005610F8" w:rsidRPr="00C73112" w:rsidRDefault="002B0444" w:rsidP="0019488B">
      <w:pPr>
        <w:numPr>
          <w:ilvl w:val="0"/>
          <w:numId w:val="17"/>
        </w:numPr>
        <w:spacing w:after="0" w:line="360" w:lineRule="auto"/>
        <w:ind w:left="567" w:right="-118"/>
        <w:jc w:val="both"/>
        <w:rPr>
          <w:rFonts w:ascii="Arial" w:hAnsi="Arial" w:cs="Arial"/>
          <w:sz w:val="22"/>
          <w:lang w:val="en-US"/>
        </w:rPr>
      </w:pPr>
      <w:r w:rsidRPr="00C73112">
        <w:rPr>
          <w:rFonts w:ascii="Arial" w:hAnsi="Arial" w:cs="Arial"/>
          <w:sz w:val="22"/>
          <w:lang w:val="en-US"/>
        </w:rPr>
        <w:t>o</w:t>
      </w:r>
      <w:r w:rsidR="005610F8" w:rsidRPr="00C73112">
        <w:rPr>
          <w:rFonts w:ascii="Arial" w:hAnsi="Arial" w:cs="Arial"/>
          <w:sz w:val="22"/>
          <w:lang w:val="en-US"/>
        </w:rPr>
        <w:t>n</w:t>
      </w:r>
      <w:r w:rsidRPr="00C73112">
        <w:rPr>
          <w:rFonts w:ascii="Arial" w:hAnsi="Arial" w:cs="Arial"/>
          <w:sz w:val="22"/>
          <w:lang w:val="en-US"/>
        </w:rPr>
        <w:t xml:space="preserve"> a</w:t>
      </w:r>
      <w:r w:rsidR="005610F8" w:rsidRPr="00C73112">
        <w:rPr>
          <w:rFonts w:ascii="Arial" w:hAnsi="Arial" w:cs="Arial"/>
          <w:sz w:val="22"/>
          <w:lang w:val="en-US"/>
        </w:rPr>
        <w:t xml:space="preserve"> white table</w:t>
      </w:r>
    </w:p>
    <w:p w:rsidR="005610F8" w:rsidRPr="00C73112" w:rsidRDefault="005610F8" w:rsidP="0019488B">
      <w:pPr>
        <w:numPr>
          <w:ilvl w:val="0"/>
          <w:numId w:val="17"/>
        </w:numPr>
        <w:spacing w:after="0" w:line="360" w:lineRule="auto"/>
        <w:ind w:left="567" w:right="-118"/>
        <w:jc w:val="both"/>
        <w:rPr>
          <w:rFonts w:ascii="Arial" w:hAnsi="Arial" w:cs="Arial"/>
          <w:sz w:val="22"/>
          <w:lang w:val="en-US"/>
        </w:rPr>
      </w:pPr>
      <w:r w:rsidRPr="00C73112">
        <w:rPr>
          <w:rFonts w:ascii="Arial" w:hAnsi="Arial" w:cs="Arial"/>
          <w:sz w:val="22"/>
          <w:lang w:val="en-US"/>
        </w:rPr>
        <w:t>under approximately 90º angle for glasses and cups (with visible top rounding of all the measures) and approximately 45º angle for dishes</w:t>
      </w:r>
    </w:p>
    <w:p w:rsidR="005610F8" w:rsidRPr="00C73112" w:rsidRDefault="005610F8" w:rsidP="0019488B">
      <w:pPr>
        <w:numPr>
          <w:ilvl w:val="0"/>
          <w:numId w:val="17"/>
        </w:numPr>
        <w:spacing w:after="0" w:line="360" w:lineRule="auto"/>
        <w:ind w:left="567" w:right="-118"/>
        <w:jc w:val="both"/>
        <w:rPr>
          <w:rFonts w:ascii="Arial" w:hAnsi="Arial" w:cs="Arial"/>
          <w:sz w:val="22"/>
          <w:lang w:val="en-US"/>
        </w:rPr>
      </w:pPr>
      <w:r w:rsidRPr="00C73112">
        <w:rPr>
          <w:rFonts w:ascii="Arial" w:hAnsi="Arial" w:cs="Arial"/>
          <w:sz w:val="22"/>
          <w:lang w:val="en-US"/>
        </w:rPr>
        <w:t>including a coffee spoon for reference</w:t>
      </w:r>
    </w:p>
    <w:p w:rsidR="005610F8" w:rsidRPr="00C73112" w:rsidRDefault="005610F8" w:rsidP="0019488B">
      <w:pPr>
        <w:numPr>
          <w:ilvl w:val="0"/>
          <w:numId w:val="17"/>
        </w:numPr>
        <w:spacing w:after="0" w:line="360" w:lineRule="auto"/>
        <w:ind w:left="567" w:right="-118"/>
        <w:jc w:val="both"/>
        <w:rPr>
          <w:rFonts w:ascii="Arial" w:hAnsi="Arial" w:cs="Arial"/>
          <w:sz w:val="22"/>
          <w:lang w:val="en-US"/>
        </w:rPr>
      </w:pPr>
      <w:r w:rsidRPr="00C73112">
        <w:rPr>
          <w:rFonts w:ascii="Arial" w:hAnsi="Arial" w:cs="Arial"/>
          <w:sz w:val="22"/>
          <w:lang w:val="en-US"/>
        </w:rPr>
        <w:t xml:space="preserve">with a maximum of </w:t>
      </w:r>
      <w:r w:rsidR="0097648D" w:rsidRPr="00C73112">
        <w:rPr>
          <w:rFonts w:ascii="Arial" w:hAnsi="Arial" w:cs="Arial"/>
          <w:sz w:val="22"/>
          <w:lang w:val="en-US"/>
        </w:rPr>
        <w:t>4</w:t>
      </w:r>
      <w:r w:rsidRPr="00C73112">
        <w:rPr>
          <w:rFonts w:ascii="Arial" w:hAnsi="Arial" w:cs="Arial"/>
          <w:sz w:val="22"/>
          <w:lang w:val="en-US"/>
        </w:rPr>
        <w:t xml:space="preserve"> </w:t>
      </w:r>
      <w:r w:rsidR="0097648D" w:rsidRPr="00C73112">
        <w:rPr>
          <w:rFonts w:ascii="Arial" w:hAnsi="Arial" w:cs="Arial"/>
          <w:sz w:val="22"/>
          <w:lang w:val="en-US"/>
        </w:rPr>
        <w:t>items (e.g., glasses)</w:t>
      </w:r>
      <w:r w:rsidRPr="00C73112">
        <w:rPr>
          <w:rFonts w:ascii="Arial" w:hAnsi="Arial" w:cs="Arial"/>
          <w:sz w:val="22"/>
          <w:lang w:val="en-US"/>
        </w:rPr>
        <w:t xml:space="preserve"> per picture</w:t>
      </w:r>
      <w:r w:rsidR="0097648D" w:rsidRPr="00C73112">
        <w:rPr>
          <w:rFonts w:ascii="Arial" w:hAnsi="Arial" w:cs="Arial"/>
          <w:sz w:val="22"/>
          <w:lang w:val="en-US"/>
        </w:rPr>
        <w:t xml:space="preserve">; </w:t>
      </w:r>
      <w:r w:rsidR="00893CBE" w:rsidRPr="00C73112">
        <w:rPr>
          <w:rFonts w:ascii="Arial" w:hAnsi="Arial" w:cs="Arial"/>
          <w:sz w:val="22"/>
          <w:lang w:val="en-US"/>
        </w:rPr>
        <w:t xml:space="preserve">fewer </w:t>
      </w:r>
      <w:r w:rsidR="0097648D" w:rsidRPr="00C73112">
        <w:rPr>
          <w:rFonts w:ascii="Arial" w:hAnsi="Arial" w:cs="Arial"/>
          <w:sz w:val="22"/>
          <w:lang w:val="en-US"/>
        </w:rPr>
        <w:t>items are preferable</w:t>
      </w:r>
    </w:p>
    <w:p w:rsidR="0097648D" w:rsidRPr="00C73112" w:rsidRDefault="0097648D" w:rsidP="0019488B">
      <w:pPr>
        <w:numPr>
          <w:ilvl w:val="0"/>
          <w:numId w:val="17"/>
        </w:numPr>
        <w:spacing w:after="0" w:line="360" w:lineRule="auto"/>
        <w:ind w:left="567" w:right="-118"/>
        <w:jc w:val="both"/>
        <w:rPr>
          <w:rFonts w:ascii="Arial" w:hAnsi="Arial" w:cs="Arial"/>
          <w:sz w:val="22"/>
          <w:lang w:val="en-US"/>
        </w:rPr>
      </w:pPr>
      <w:proofErr w:type="gramStart"/>
      <w:r w:rsidRPr="00C73112">
        <w:rPr>
          <w:rFonts w:ascii="Arial" w:hAnsi="Arial" w:cs="Arial"/>
          <w:sz w:val="22"/>
          <w:lang w:val="en-US"/>
        </w:rPr>
        <w:t>with</w:t>
      </w:r>
      <w:proofErr w:type="gramEnd"/>
      <w:r w:rsidRPr="00C73112">
        <w:rPr>
          <w:rFonts w:ascii="Arial" w:hAnsi="Arial" w:cs="Arial"/>
          <w:sz w:val="22"/>
          <w:lang w:val="en-US"/>
        </w:rPr>
        <w:t xml:space="preserve"> professional conditions (adequate lighting, resolution, etc.)</w:t>
      </w:r>
    </w:p>
    <w:p w:rsidR="005B0BBA" w:rsidRDefault="005B0BBA" w:rsidP="002B0444">
      <w:pPr>
        <w:spacing w:after="0" w:line="360" w:lineRule="auto"/>
        <w:ind w:right="-118"/>
        <w:jc w:val="both"/>
        <w:rPr>
          <w:rFonts w:ascii="Arial" w:hAnsi="Arial" w:cs="Arial"/>
          <w:i/>
          <w:sz w:val="22"/>
          <w:lang w:val="en-US"/>
        </w:rPr>
      </w:pPr>
    </w:p>
    <w:p w:rsidR="0097648D" w:rsidRPr="00C73112" w:rsidRDefault="0097648D" w:rsidP="002B0444">
      <w:pPr>
        <w:spacing w:after="0" w:line="360" w:lineRule="auto"/>
        <w:ind w:right="-118"/>
        <w:jc w:val="both"/>
        <w:rPr>
          <w:rFonts w:ascii="Arial" w:hAnsi="Arial" w:cs="Arial"/>
          <w:i/>
          <w:sz w:val="22"/>
          <w:lang w:val="en-US"/>
        </w:rPr>
      </w:pPr>
      <w:r w:rsidRPr="00C73112">
        <w:rPr>
          <w:rFonts w:ascii="Arial" w:hAnsi="Arial" w:cs="Arial"/>
          <w:i/>
          <w:sz w:val="22"/>
          <w:lang w:val="en-US"/>
        </w:rPr>
        <w:t xml:space="preserve">Presentation of HHM pictures to be included in the picture </w:t>
      </w:r>
      <w:r w:rsidR="00EB3516" w:rsidRPr="00C73112">
        <w:rPr>
          <w:rFonts w:ascii="Arial" w:hAnsi="Arial" w:cs="Arial"/>
          <w:i/>
          <w:sz w:val="22"/>
          <w:lang w:val="en-US"/>
        </w:rPr>
        <w:t>booklet</w:t>
      </w:r>
      <w:r w:rsidRPr="00C73112">
        <w:rPr>
          <w:rFonts w:ascii="Arial" w:hAnsi="Arial" w:cs="Arial"/>
          <w:i/>
          <w:sz w:val="22"/>
          <w:lang w:val="en-US"/>
        </w:rPr>
        <w:t xml:space="preserve"> together with the picture</w:t>
      </w:r>
      <w:r w:rsidR="00F83625" w:rsidRPr="00C73112">
        <w:rPr>
          <w:rFonts w:ascii="Arial" w:hAnsi="Arial" w:cs="Arial"/>
          <w:i/>
          <w:sz w:val="22"/>
          <w:lang w:val="en-US"/>
        </w:rPr>
        <w:t>s</w:t>
      </w:r>
      <w:r w:rsidRPr="00C73112">
        <w:rPr>
          <w:rFonts w:ascii="Arial" w:hAnsi="Arial" w:cs="Arial"/>
          <w:i/>
          <w:sz w:val="22"/>
          <w:lang w:val="en-US"/>
        </w:rPr>
        <w:t xml:space="preserve"> of foods:</w:t>
      </w:r>
    </w:p>
    <w:p w:rsidR="0097648D" w:rsidRPr="00C73112" w:rsidRDefault="009B45BD" w:rsidP="002B0444">
      <w:pPr>
        <w:spacing w:after="0" w:line="360" w:lineRule="auto"/>
        <w:ind w:right="-118"/>
        <w:jc w:val="both"/>
        <w:rPr>
          <w:rFonts w:ascii="Arial" w:hAnsi="Arial" w:cs="Arial"/>
          <w:sz w:val="22"/>
          <w:lang w:val="en-US"/>
        </w:rPr>
      </w:pPr>
      <w:ins w:id="32" w:author="Genevieve Nicolas" w:date="2015-03-16T14:13:00Z">
        <w:r>
          <w:rPr>
            <w:rFonts w:ascii="Arial" w:hAnsi="Arial" w:cs="Arial"/>
            <w:sz w:val="22"/>
            <w:lang w:val="en-US"/>
          </w:rPr>
          <w:t xml:space="preserve">All pictures should be shown </w:t>
        </w:r>
        <w:r w:rsidRPr="009B45BD">
          <w:rPr>
            <w:rFonts w:ascii="Arial" w:hAnsi="Arial" w:cs="Arial"/>
            <w:sz w:val="22"/>
            <w:u w:val="single"/>
            <w:lang w:val="en-US"/>
            <w:rPrChange w:id="33" w:author="Genevieve Nicolas" w:date="2015-03-16T14:14:00Z">
              <w:rPr>
                <w:rFonts w:ascii="Arial" w:hAnsi="Arial" w:cs="Arial"/>
                <w:sz w:val="22"/>
                <w:lang w:val="en-US"/>
              </w:rPr>
            </w:rPrChange>
          </w:rPr>
          <w:t>on the same scale</w:t>
        </w:r>
        <w:r>
          <w:rPr>
            <w:rFonts w:ascii="Arial" w:hAnsi="Arial" w:cs="Arial"/>
            <w:sz w:val="22"/>
            <w:lang w:val="en-US"/>
          </w:rPr>
          <w:t xml:space="preserve"> to that it is visually possible to compare them. </w:t>
        </w:r>
      </w:ins>
      <w:r w:rsidR="0097648D" w:rsidRPr="00C73112">
        <w:rPr>
          <w:rFonts w:ascii="Arial" w:hAnsi="Arial" w:cs="Arial"/>
          <w:sz w:val="22"/>
          <w:lang w:val="en-US"/>
        </w:rPr>
        <w:t xml:space="preserve">The pictures should be fixed per two </w:t>
      </w:r>
      <w:r w:rsidR="005013E1" w:rsidRPr="00C73112">
        <w:rPr>
          <w:rFonts w:ascii="Arial" w:hAnsi="Arial" w:cs="Arial"/>
          <w:sz w:val="22"/>
          <w:lang w:val="en-US"/>
        </w:rPr>
        <w:t xml:space="preserve">sets </w:t>
      </w:r>
      <w:r w:rsidR="0097648D" w:rsidRPr="00C73112">
        <w:rPr>
          <w:rFonts w:ascii="Arial" w:hAnsi="Arial" w:cs="Arial"/>
          <w:sz w:val="22"/>
          <w:lang w:val="en-US"/>
        </w:rPr>
        <w:t>on A4 pages with their codes below.</w:t>
      </w:r>
      <w:r w:rsidR="00BA410B" w:rsidRPr="00C73112">
        <w:rPr>
          <w:rFonts w:ascii="Arial" w:hAnsi="Arial" w:cs="Arial"/>
          <w:sz w:val="22"/>
          <w:lang w:val="en-US"/>
        </w:rPr>
        <w:t xml:space="preserve"> </w:t>
      </w:r>
      <w:r w:rsidR="00B5688D" w:rsidRPr="00C73112">
        <w:rPr>
          <w:rFonts w:ascii="Arial" w:hAnsi="Arial" w:cs="Arial"/>
          <w:sz w:val="22"/>
          <w:lang w:val="en-US"/>
        </w:rPr>
        <w:t xml:space="preserve"> </w:t>
      </w:r>
      <w:r w:rsidR="00AC5A72" w:rsidRPr="00C73112">
        <w:rPr>
          <w:rFonts w:ascii="Arial" w:hAnsi="Arial" w:cs="Arial"/>
          <w:sz w:val="22"/>
          <w:lang w:val="en-US"/>
        </w:rPr>
        <w:t>Outer</w:t>
      </w:r>
      <w:r w:rsidR="00376126" w:rsidRPr="00C73112">
        <w:rPr>
          <w:rFonts w:ascii="Arial" w:hAnsi="Arial" w:cs="Arial"/>
          <w:sz w:val="22"/>
          <w:lang w:val="en-US"/>
        </w:rPr>
        <w:t xml:space="preserve"> d</w:t>
      </w:r>
      <w:r w:rsidR="00B5688D" w:rsidRPr="00C73112">
        <w:rPr>
          <w:rFonts w:ascii="Arial" w:hAnsi="Arial" w:cs="Arial"/>
          <w:sz w:val="22"/>
          <w:lang w:val="en-US"/>
        </w:rPr>
        <w:t xml:space="preserve">imensions (in cm or inches) </w:t>
      </w:r>
      <w:r w:rsidR="00376126" w:rsidRPr="00C73112">
        <w:rPr>
          <w:rFonts w:ascii="Arial" w:hAnsi="Arial" w:cs="Arial"/>
          <w:sz w:val="22"/>
          <w:lang w:val="en-US"/>
        </w:rPr>
        <w:t xml:space="preserve">of each HHM </w:t>
      </w:r>
      <w:r w:rsidR="00B5688D" w:rsidRPr="00C73112">
        <w:rPr>
          <w:rFonts w:ascii="Arial" w:hAnsi="Arial" w:cs="Arial"/>
          <w:sz w:val="22"/>
          <w:lang w:val="en-US"/>
        </w:rPr>
        <w:t>should be indicated</w:t>
      </w:r>
      <w:r w:rsidR="003E4BAB" w:rsidRPr="00C73112">
        <w:rPr>
          <w:rFonts w:ascii="Arial" w:hAnsi="Arial" w:cs="Arial"/>
          <w:sz w:val="22"/>
          <w:lang w:val="en-US"/>
        </w:rPr>
        <w:t xml:space="preserve"> so that the choice of the glass can be checked and validated during the interview</w:t>
      </w:r>
      <w:r w:rsidR="00B5688D" w:rsidRPr="00C73112">
        <w:rPr>
          <w:rFonts w:ascii="Arial" w:hAnsi="Arial" w:cs="Arial"/>
          <w:sz w:val="22"/>
          <w:lang w:val="en-US"/>
        </w:rPr>
        <w:t xml:space="preserve">. </w:t>
      </w:r>
      <w:r w:rsidR="00BA410B" w:rsidRPr="00C73112">
        <w:rPr>
          <w:rFonts w:ascii="Arial" w:hAnsi="Arial" w:cs="Arial"/>
          <w:sz w:val="22"/>
          <w:lang w:val="en-US"/>
        </w:rPr>
        <w:t xml:space="preserve">This should be preferably done in </w:t>
      </w:r>
      <w:r w:rsidR="00EB3516" w:rsidRPr="00C73112">
        <w:rPr>
          <w:rFonts w:ascii="Arial" w:hAnsi="Arial" w:cs="Arial"/>
          <w:sz w:val="22"/>
          <w:lang w:val="en-US"/>
        </w:rPr>
        <w:t>software</w:t>
      </w:r>
      <w:r w:rsidR="00BA410B" w:rsidRPr="00C73112">
        <w:rPr>
          <w:rFonts w:ascii="Arial" w:hAnsi="Arial" w:cs="Arial"/>
          <w:sz w:val="22"/>
          <w:lang w:val="en-US"/>
        </w:rPr>
        <w:t xml:space="preserve"> that will allow the inclusion of </w:t>
      </w:r>
      <w:r w:rsidR="00376126" w:rsidRPr="00C73112">
        <w:rPr>
          <w:rFonts w:ascii="Arial" w:hAnsi="Arial" w:cs="Arial"/>
          <w:sz w:val="22"/>
          <w:lang w:val="en-US"/>
        </w:rPr>
        <w:t xml:space="preserve">dimensions and </w:t>
      </w:r>
      <w:r w:rsidR="00BA410B" w:rsidRPr="00C73112">
        <w:rPr>
          <w:rFonts w:ascii="Arial" w:hAnsi="Arial" w:cs="Arial"/>
          <w:sz w:val="22"/>
          <w:lang w:val="en-US"/>
        </w:rPr>
        <w:t>fraction lines afterwards</w:t>
      </w:r>
      <w:r w:rsidR="00EB3516" w:rsidRPr="00C73112">
        <w:rPr>
          <w:rFonts w:ascii="Arial" w:hAnsi="Arial" w:cs="Arial"/>
          <w:sz w:val="22"/>
          <w:lang w:val="en-US"/>
        </w:rPr>
        <w:t xml:space="preserve"> (e.g. Microsoft Word)</w:t>
      </w:r>
      <w:r w:rsidR="00BA410B" w:rsidRPr="00C73112">
        <w:rPr>
          <w:rFonts w:ascii="Arial" w:hAnsi="Arial" w:cs="Arial"/>
          <w:sz w:val="22"/>
          <w:lang w:val="en-US"/>
        </w:rPr>
        <w:t>.</w:t>
      </w:r>
      <w:r w:rsidR="0097648D" w:rsidRPr="00C73112">
        <w:rPr>
          <w:rFonts w:ascii="Arial" w:hAnsi="Arial" w:cs="Arial"/>
          <w:sz w:val="22"/>
          <w:lang w:val="en-US"/>
        </w:rPr>
        <w:t xml:space="preserve"> </w:t>
      </w:r>
      <w:r w:rsidR="00B5688D" w:rsidRPr="00C73112">
        <w:rPr>
          <w:rFonts w:ascii="Arial" w:hAnsi="Arial" w:cs="Arial"/>
          <w:sz w:val="22"/>
          <w:lang w:val="en-US"/>
        </w:rPr>
        <w:t>We advise t</w:t>
      </w:r>
      <w:r w:rsidR="0097648D" w:rsidRPr="00C73112">
        <w:rPr>
          <w:rFonts w:ascii="Arial" w:hAnsi="Arial" w:cs="Arial"/>
          <w:sz w:val="22"/>
          <w:lang w:val="en-US"/>
        </w:rPr>
        <w:t>he following order</w:t>
      </w:r>
      <w:r w:rsidR="00B5688D" w:rsidRPr="00C73112">
        <w:rPr>
          <w:rFonts w:ascii="Arial" w:hAnsi="Arial" w:cs="Arial"/>
          <w:sz w:val="22"/>
          <w:lang w:val="en-US"/>
        </w:rPr>
        <w:t xml:space="preserve"> for country-specific HHMs</w:t>
      </w:r>
      <w:r w:rsidR="0097648D" w:rsidRPr="00C73112">
        <w:rPr>
          <w:rFonts w:ascii="Arial" w:hAnsi="Arial" w:cs="Arial"/>
          <w:sz w:val="22"/>
          <w:lang w:val="en-US"/>
        </w:rPr>
        <w:t>: wine glasses, strong alcohol glasses, beer glasses, juice/water glasses, coffee/tea cups and mugs, bowls and dishes.</w:t>
      </w:r>
    </w:p>
    <w:p w:rsidR="00EF48EB" w:rsidRPr="00C73112" w:rsidRDefault="0097648D" w:rsidP="002B0444">
      <w:pPr>
        <w:spacing w:after="0" w:line="360" w:lineRule="auto"/>
        <w:ind w:right="-118"/>
        <w:jc w:val="both"/>
        <w:rPr>
          <w:rFonts w:ascii="Arial" w:hAnsi="Arial" w:cs="Arial"/>
          <w:sz w:val="22"/>
          <w:lang w:val="en-US"/>
        </w:rPr>
      </w:pPr>
      <w:r w:rsidRPr="00C73112">
        <w:rPr>
          <w:rFonts w:ascii="Arial" w:hAnsi="Arial" w:cs="Arial"/>
          <w:sz w:val="22"/>
          <w:lang w:val="en-US"/>
        </w:rPr>
        <w:t>After placing the pictures</w:t>
      </w:r>
      <w:r w:rsidR="00EF48EB" w:rsidRPr="00C73112">
        <w:rPr>
          <w:rFonts w:ascii="Arial" w:hAnsi="Arial" w:cs="Arial"/>
          <w:sz w:val="22"/>
          <w:lang w:val="en-US"/>
        </w:rPr>
        <w:t xml:space="preserve"> on the pages</w:t>
      </w:r>
      <w:r w:rsidRPr="00C73112">
        <w:rPr>
          <w:rFonts w:ascii="Arial" w:hAnsi="Arial" w:cs="Arial"/>
          <w:sz w:val="22"/>
          <w:lang w:val="en-US"/>
        </w:rPr>
        <w:t xml:space="preserve">, the measures </w:t>
      </w:r>
      <w:r w:rsidR="00EF48EB" w:rsidRPr="00C73112">
        <w:rPr>
          <w:rFonts w:ascii="Arial" w:hAnsi="Arial" w:cs="Arial"/>
          <w:sz w:val="22"/>
          <w:lang w:val="en-US"/>
        </w:rPr>
        <w:t>of</w:t>
      </w:r>
      <w:r w:rsidRPr="00C73112">
        <w:rPr>
          <w:rFonts w:ascii="Arial" w:hAnsi="Arial" w:cs="Arial"/>
          <w:sz w:val="22"/>
          <w:lang w:val="en-US"/>
        </w:rPr>
        <w:t xml:space="preserve"> different possible intakes need to be indicated by </w:t>
      </w:r>
      <w:r w:rsidR="00BA410B" w:rsidRPr="00C73112">
        <w:rPr>
          <w:rFonts w:ascii="Arial" w:hAnsi="Arial" w:cs="Arial"/>
          <w:sz w:val="22"/>
          <w:lang w:val="en-US"/>
        </w:rPr>
        <w:t xml:space="preserve">fraction </w:t>
      </w:r>
      <w:r w:rsidRPr="00C73112">
        <w:rPr>
          <w:rFonts w:ascii="Arial" w:hAnsi="Arial" w:cs="Arial"/>
          <w:sz w:val="22"/>
          <w:lang w:val="en-US"/>
        </w:rPr>
        <w:t>lines</w:t>
      </w:r>
      <w:r w:rsidR="00EF48EB" w:rsidRPr="00C73112">
        <w:rPr>
          <w:rFonts w:ascii="Arial" w:hAnsi="Arial" w:cs="Arial"/>
          <w:sz w:val="22"/>
          <w:lang w:val="en-US"/>
        </w:rPr>
        <w:t xml:space="preserve"> in the HHM (except </w:t>
      </w:r>
      <w:r w:rsidR="005013E1" w:rsidRPr="00C73112">
        <w:rPr>
          <w:rFonts w:ascii="Arial" w:hAnsi="Arial" w:cs="Arial"/>
          <w:sz w:val="22"/>
          <w:lang w:val="en-US"/>
        </w:rPr>
        <w:t>cutlery</w:t>
      </w:r>
      <w:r w:rsidR="00EF48EB" w:rsidRPr="00C73112">
        <w:rPr>
          <w:rFonts w:ascii="Arial" w:hAnsi="Arial" w:cs="Arial"/>
          <w:sz w:val="22"/>
          <w:lang w:val="en-US"/>
        </w:rPr>
        <w:t>)</w:t>
      </w:r>
      <w:r w:rsidRPr="00C73112">
        <w:rPr>
          <w:rFonts w:ascii="Arial" w:hAnsi="Arial" w:cs="Arial"/>
          <w:sz w:val="22"/>
          <w:lang w:val="en-US"/>
        </w:rPr>
        <w:t>.</w:t>
      </w:r>
      <w:r w:rsidR="00EF48EB" w:rsidRPr="00C73112">
        <w:rPr>
          <w:rFonts w:ascii="Arial" w:hAnsi="Arial" w:cs="Arial"/>
          <w:sz w:val="22"/>
          <w:lang w:val="en-US"/>
        </w:rPr>
        <w:t xml:space="preserve"> For this:</w:t>
      </w:r>
    </w:p>
    <w:p w:rsidR="004E6D71" w:rsidRPr="00C73112" w:rsidRDefault="00EF48EB" w:rsidP="00B5181D">
      <w:pPr>
        <w:spacing w:after="0" w:line="360" w:lineRule="auto"/>
        <w:ind w:right="-118"/>
        <w:jc w:val="both"/>
        <w:rPr>
          <w:rFonts w:ascii="Arial" w:hAnsi="Arial" w:cs="Arial"/>
          <w:sz w:val="22"/>
          <w:lang w:val="en-US"/>
        </w:rPr>
      </w:pPr>
      <w:r w:rsidRPr="00C73112">
        <w:rPr>
          <w:rFonts w:ascii="Arial" w:hAnsi="Arial" w:cs="Arial"/>
          <w:sz w:val="22"/>
          <w:lang w:val="en-US"/>
        </w:rPr>
        <w:t xml:space="preserve">The real HHM should be filled with water </w:t>
      </w:r>
      <w:r w:rsidR="007A4F55" w:rsidRPr="00C73112">
        <w:rPr>
          <w:rFonts w:ascii="Arial" w:hAnsi="Arial" w:cs="Arial"/>
          <w:sz w:val="22"/>
          <w:u w:val="single"/>
          <w:lang w:val="en-US"/>
        </w:rPr>
        <w:t>up to the rim</w:t>
      </w:r>
      <w:r w:rsidRPr="00C73112">
        <w:rPr>
          <w:rFonts w:ascii="Arial" w:hAnsi="Arial" w:cs="Arial"/>
          <w:sz w:val="22"/>
          <w:lang w:val="en-US"/>
        </w:rPr>
        <w:t xml:space="preserve"> </w:t>
      </w:r>
      <w:r w:rsidR="00DA3C7B" w:rsidRPr="00C73112">
        <w:rPr>
          <w:rFonts w:ascii="Arial" w:hAnsi="Arial" w:cs="Arial"/>
          <w:sz w:val="22"/>
          <w:lang w:val="en-US"/>
        </w:rPr>
        <w:t xml:space="preserve">(representing </w:t>
      </w:r>
      <w:r w:rsidR="00E9329F">
        <w:rPr>
          <w:rFonts w:ascii="Arial" w:hAnsi="Arial" w:cs="Arial"/>
          <w:sz w:val="22"/>
          <w:lang w:val="en-US"/>
        </w:rPr>
        <w:t>the full volume of the HHM</w:t>
      </w:r>
      <w:r w:rsidR="00DA3C7B" w:rsidRPr="00C73112">
        <w:rPr>
          <w:rFonts w:ascii="Arial" w:hAnsi="Arial" w:cs="Arial"/>
          <w:sz w:val="22"/>
          <w:lang w:val="en-US"/>
        </w:rPr>
        <w:t xml:space="preserve">) </w:t>
      </w:r>
      <w:r w:rsidRPr="00C73112">
        <w:rPr>
          <w:rFonts w:ascii="Arial" w:hAnsi="Arial" w:cs="Arial"/>
          <w:sz w:val="22"/>
          <w:lang w:val="en-US"/>
        </w:rPr>
        <w:t xml:space="preserve">and weighed </w:t>
      </w:r>
      <w:r w:rsidR="00E9329F">
        <w:rPr>
          <w:rFonts w:ascii="Arial" w:hAnsi="Arial" w:cs="Arial"/>
          <w:sz w:val="22"/>
          <w:lang w:val="en-US"/>
        </w:rPr>
        <w:t>using</w:t>
      </w:r>
      <w:r w:rsidRPr="00C73112">
        <w:rPr>
          <w:rFonts w:ascii="Arial" w:hAnsi="Arial" w:cs="Arial"/>
          <w:sz w:val="22"/>
          <w:lang w:val="en-US"/>
        </w:rPr>
        <w:t xml:space="preserve"> </w:t>
      </w:r>
      <w:r w:rsidR="00EB3516" w:rsidRPr="00C73112">
        <w:rPr>
          <w:rFonts w:ascii="Arial" w:hAnsi="Arial" w:cs="Arial"/>
          <w:sz w:val="22"/>
          <w:lang w:val="en-US"/>
        </w:rPr>
        <w:t>an</w:t>
      </w:r>
      <w:r w:rsidRPr="00C73112">
        <w:rPr>
          <w:rFonts w:ascii="Arial" w:hAnsi="Arial" w:cs="Arial"/>
          <w:sz w:val="22"/>
          <w:lang w:val="en-US"/>
        </w:rPr>
        <w:t xml:space="preserve"> electronic calibrated balance with precision of 1 gram.</w:t>
      </w:r>
      <w:r w:rsidR="002B7A24" w:rsidRPr="00C73112">
        <w:rPr>
          <w:rFonts w:ascii="Arial" w:hAnsi="Arial" w:cs="Arial"/>
          <w:sz w:val="22"/>
          <w:lang w:val="en-US"/>
        </w:rPr>
        <w:t xml:space="preserve"> This refers to the total volume (</w:t>
      </w:r>
      <w:r w:rsidR="00686DE1" w:rsidRPr="00C73112">
        <w:rPr>
          <w:rFonts w:ascii="Arial" w:hAnsi="Arial" w:cs="Arial"/>
          <w:sz w:val="22"/>
          <w:lang w:val="en-US"/>
        </w:rPr>
        <w:t xml:space="preserve">corresponding to </w:t>
      </w:r>
      <w:r w:rsidR="002B7A24" w:rsidRPr="00C73112">
        <w:rPr>
          <w:rFonts w:ascii="Arial" w:hAnsi="Arial" w:cs="Arial"/>
          <w:sz w:val="22"/>
          <w:lang w:val="en-US"/>
        </w:rPr>
        <w:t>fraction=1).</w:t>
      </w:r>
    </w:p>
    <w:p w:rsidR="00BA410B" w:rsidRPr="00C73112" w:rsidRDefault="00EF48EB" w:rsidP="00B5181D">
      <w:pPr>
        <w:spacing w:after="0" w:line="360" w:lineRule="auto"/>
        <w:ind w:right="-118"/>
        <w:jc w:val="both"/>
        <w:rPr>
          <w:rFonts w:ascii="Arial" w:hAnsi="Arial" w:cs="Arial"/>
          <w:sz w:val="22"/>
          <w:lang w:val="en-US"/>
        </w:rPr>
      </w:pPr>
      <w:r w:rsidRPr="00C73112">
        <w:rPr>
          <w:rFonts w:ascii="Arial" w:hAnsi="Arial" w:cs="Arial"/>
          <w:sz w:val="22"/>
          <w:lang w:val="en-US"/>
        </w:rPr>
        <w:t xml:space="preserve">The total volume should be recorded for posterior inclusion in the </w:t>
      </w:r>
      <w:r w:rsidR="003C6671">
        <w:rPr>
          <w:rFonts w:ascii="Arial" w:hAnsi="Arial" w:cs="Arial"/>
          <w:sz w:val="22"/>
          <w:lang w:val="en-US"/>
        </w:rPr>
        <w:t>GloboDiet</w:t>
      </w:r>
      <w:r w:rsidRPr="00C73112">
        <w:rPr>
          <w:rFonts w:ascii="Arial" w:hAnsi="Arial" w:cs="Arial"/>
          <w:sz w:val="22"/>
          <w:lang w:val="en-US"/>
        </w:rPr>
        <w:t xml:space="preserve"> databases</w:t>
      </w:r>
      <w:r w:rsidR="00F10C82" w:rsidRPr="00C73112">
        <w:rPr>
          <w:rFonts w:ascii="Arial" w:hAnsi="Arial" w:cs="Arial"/>
          <w:sz w:val="22"/>
          <w:lang w:val="en-US"/>
        </w:rPr>
        <w:t>.</w:t>
      </w:r>
      <w:r w:rsidR="00F73D9D" w:rsidRPr="00C73112">
        <w:rPr>
          <w:rFonts w:ascii="Arial" w:hAnsi="Arial" w:cs="Arial"/>
          <w:sz w:val="22"/>
          <w:lang w:val="en-US"/>
        </w:rPr>
        <w:t xml:space="preserve"> </w:t>
      </w:r>
      <w:r w:rsidRPr="00C73112">
        <w:rPr>
          <w:rFonts w:ascii="Arial" w:hAnsi="Arial" w:cs="Arial"/>
          <w:sz w:val="22"/>
          <w:lang w:val="en-US"/>
        </w:rPr>
        <w:t xml:space="preserve">Then, fractions should be calculated as </w:t>
      </w:r>
      <w:r w:rsidR="005013E1" w:rsidRPr="00C73112">
        <w:rPr>
          <w:rFonts w:ascii="Arial" w:hAnsi="Arial" w:cs="Arial"/>
          <w:sz w:val="22"/>
          <w:lang w:val="en-US"/>
        </w:rPr>
        <w:t xml:space="preserve">a </w:t>
      </w:r>
      <w:r w:rsidRPr="00C73112">
        <w:rPr>
          <w:rFonts w:ascii="Arial" w:hAnsi="Arial" w:cs="Arial"/>
          <w:sz w:val="22"/>
          <w:lang w:val="en-US"/>
        </w:rPr>
        <w:t>function of the</w:t>
      </w:r>
      <w:r w:rsidR="00F10C82" w:rsidRPr="00C73112">
        <w:rPr>
          <w:rFonts w:ascii="Arial" w:hAnsi="Arial" w:cs="Arial"/>
          <w:sz w:val="22"/>
          <w:lang w:val="en-US"/>
        </w:rPr>
        <w:t xml:space="preserve"> form</w:t>
      </w:r>
      <w:r w:rsidR="00AC5A72" w:rsidRPr="00C73112">
        <w:rPr>
          <w:rFonts w:ascii="Arial" w:hAnsi="Arial" w:cs="Arial"/>
          <w:sz w:val="22"/>
          <w:lang w:val="en-US"/>
        </w:rPr>
        <w:t>/shape</w:t>
      </w:r>
      <w:r w:rsidR="00F10C82" w:rsidRPr="00C73112">
        <w:rPr>
          <w:rFonts w:ascii="Arial" w:hAnsi="Arial" w:cs="Arial"/>
          <w:sz w:val="22"/>
          <w:lang w:val="en-US"/>
        </w:rPr>
        <w:t xml:space="preserve"> </w:t>
      </w:r>
      <w:r w:rsidR="00893CBE" w:rsidRPr="00C73112">
        <w:rPr>
          <w:rFonts w:ascii="Arial" w:hAnsi="Arial" w:cs="Arial"/>
          <w:sz w:val="22"/>
          <w:lang w:val="en-US"/>
        </w:rPr>
        <w:t xml:space="preserve">of </w:t>
      </w:r>
      <w:r w:rsidR="00F10C82" w:rsidRPr="00C73112">
        <w:rPr>
          <w:rFonts w:ascii="Arial" w:hAnsi="Arial" w:cs="Arial"/>
          <w:sz w:val="22"/>
          <w:lang w:val="en-US"/>
        </w:rPr>
        <w:t>the glass and the</w:t>
      </w:r>
      <w:r w:rsidRPr="00C73112">
        <w:rPr>
          <w:rFonts w:ascii="Arial" w:hAnsi="Arial" w:cs="Arial"/>
          <w:sz w:val="22"/>
          <w:lang w:val="en-US"/>
        </w:rPr>
        <w:t xml:space="preserve"> </w:t>
      </w:r>
      <w:r w:rsidR="00DA3C7B" w:rsidRPr="00C73112">
        <w:rPr>
          <w:rFonts w:ascii="Arial" w:hAnsi="Arial" w:cs="Arial"/>
          <w:sz w:val="22"/>
          <w:lang w:val="en-US"/>
        </w:rPr>
        <w:t xml:space="preserve">full </w:t>
      </w:r>
      <w:r w:rsidRPr="00C73112">
        <w:rPr>
          <w:rFonts w:ascii="Arial" w:hAnsi="Arial" w:cs="Arial"/>
          <w:sz w:val="22"/>
          <w:lang w:val="en-US"/>
        </w:rPr>
        <w:t>filling established in the previous steps.</w:t>
      </w:r>
      <w:r w:rsidR="00BA410B" w:rsidRPr="00C73112">
        <w:rPr>
          <w:rFonts w:ascii="Arial" w:hAnsi="Arial" w:cs="Arial"/>
          <w:sz w:val="22"/>
          <w:lang w:val="en-US"/>
        </w:rPr>
        <w:t xml:space="preserve"> </w:t>
      </w:r>
    </w:p>
    <w:p w:rsidR="00DA3C7B" w:rsidRPr="00C73112" w:rsidRDefault="00BA410B" w:rsidP="00DA3C7B">
      <w:pPr>
        <w:numPr>
          <w:ilvl w:val="0"/>
          <w:numId w:val="28"/>
        </w:numPr>
        <w:spacing w:after="0" w:line="360" w:lineRule="auto"/>
        <w:ind w:right="-118"/>
        <w:jc w:val="both"/>
        <w:rPr>
          <w:rFonts w:ascii="Arial" w:hAnsi="Arial" w:cs="Arial"/>
          <w:sz w:val="22"/>
          <w:lang w:val="en-US"/>
        </w:rPr>
      </w:pPr>
      <w:r w:rsidRPr="00C73112">
        <w:rPr>
          <w:rFonts w:ascii="Arial" w:hAnsi="Arial" w:cs="Arial"/>
          <w:sz w:val="22"/>
          <w:lang w:val="en-US"/>
        </w:rPr>
        <w:t>For low and large models, use: 1/6</w:t>
      </w:r>
      <w:r w:rsidR="00EB3516" w:rsidRPr="00C73112">
        <w:rPr>
          <w:rFonts w:ascii="Arial" w:hAnsi="Arial" w:cs="Arial"/>
          <w:sz w:val="22"/>
          <w:lang w:val="en-US"/>
        </w:rPr>
        <w:t xml:space="preserve">, </w:t>
      </w:r>
      <w:r w:rsidRPr="00C73112">
        <w:rPr>
          <w:rFonts w:ascii="Arial" w:hAnsi="Arial" w:cs="Arial"/>
          <w:sz w:val="22"/>
          <w:lang w:val="en-US"/>
        </w:rPr>
        <w:t>1/3</w:t>
      </w:r>
      <w:r w:rsidR="00EB3516" w:rsidRPr="00C73112">
        <w:rPr>
          <w:rFonts w:ascii="Arial" w:hAnsi="Arial" w:cs="Arial"/>
          <w:sz w:val="22"/>
          <w:lang w:val="en-US"/>
        </w:rPr>
        <w:t>,</w:t>
      </w:r>
      <w:r w:rsidRPr="00C73112">
        <w:rPr>
          <w:rFonts w:ascii="Arial" w:hAnsi="Arial" w:cs="Arial"/>
          <w:sz w:val="22"/>
          <w:lang w:val="en-US"/>
        </w:rPr>
        <w:t xml:space="preserve"> ½</w:t>
      </w:r>
      <w:r w:rsidR="00EB3516" w:rsidRPr="00C73112">
        <w:rPr>
          <w:rFonts w:ascii="Arial" w:hAnsi="Arial" w:cs="Arial"/>
          <w:sz w:val="22"/>
          <w:lang w:val="en-US"/>
        </w:rPr>
        <w:t>,</w:t>
      </w:r>
      <w:r w:rsidRPr="00C73112">
        <w:rPr>
          <w:rFonts w:ascii="Arial" w:hAnsi="Arial" w:cs="Arial"/>
          <w:sz w:val="22"/>
          <w:lang w:val="en-US"/>
        </w:rPr>
        <w:t xml:space="preserve"> 2/3</w:t>
      </w:r>
      <w:r w:rsidR="00EB3516" w:rsidRPr="00C73112">
        <w:rPr>
          <w:rFonts w:ascii="Arial" w:hAnsi="Arial" w:cs="Arial"/>
          <w:sz w:val="22"/>
          <w:lang w:val="en-US"/>
        </w:rPr>
        <w:t xml:space="preserve"> and</w:t>
      </w:r>
      <w:r w:rsidRPr="00C73112">
        <w:rPr>
          <w:rFonts w:ascii="Arial" w:hAnsi="Arial" w:cs="Arial"/>
          <w:sz w:val="22"/>
          <w:lang w:val="en-US"/>
        </w:rPr>
        <w:t xml:space="preserve"> 5/6</w:t>
      </w:r>
      <w:r w:rsidR="008810BF" w:rsidRPr="00C73112">
        <w:rPr>
          <w:rFonts w:ascii="Arial" w:hAnsi="Arial" w:cs="Arial"/>
          <w:sz w:val="22"/>
          <w:lang w:val="en-US"/>
        </w:rPr>
        <w:t xml:space="preserve"> or ¼, 1/2 and 3/4</w:t>
      </w:r>
    </w:p>
    <w:p w:rsidR="00DA3C7B" w:rsidRPr="00C73112" w:rsidRDefault="00BA410B" w:rsidP="00DA3C7B">
      <w:pPr>
        <w:numPr>
          <w:ilvl w:val="0"/>
          <w:numId w:val="26"/>
        </w:numPr>
        <w:spacing w:after="0" w:line="360" w:lineRule="auto"/>
        <w:ind w:right="-118"/>
        <w:jc w:val="both"/>
        <w:rPr>
          <w:rFonts w:ascii="Arial" w:hAnsi="Arial" w:cs="Arial"/>
          <w:sz w:val="22"/>
          <w:lang w:val="en-US"/>
        </w:rPr>
      </w:pPr>
      <w:r w:rsidRPr="00C73112">
        <w:rPr>
          <w:rFonts w:ascii="Arial" w:hAnsi="Arial" w:cs="Arial"/>
          <w:sz w:val="22"/>
          <w:lang w:val="en-US"/>
        </w:rPr>
        <w:t>High and tall</w:t>
      </w:r>
      <w:r w:rsidR="00EB3516" w:rsidRPr="00C73112">
        <w:rPr>
          <w:rFonts w:ascii="Arial" w:hAnsi="Arial" w:cs="Arial"/>
          <w:sz w:val="22"/>
          <w:lang w:val="en-US"/>
        </w:rPr>
        <w:t xml:space="preserve"> models</w:t>
      </w:r>
      <w:r w:rsidRPr="00C73112">
        <w:rPr>
          <w:rFonts w:ascii="Arial" w:hAnsi="Arial" w:cs="Arial"/>
          <w:sz w:val="22"/>
          <w:lang w:val="en-US"/>
        </w:rPr>
        <w:t>, use 1/8</w:t>
      </w:r>
      <w:r w:rsidR="00EB3516" w:rsidRPr="00C73112">
        <w:rPr>
          <w:rFonts w:ascii="Arial" w:hAnsi="Arial" w:cs="Arial"/>
          <w:sz w:val="22"/>
          <w:lang w:val="en-US"/>
        </w:rPr>
        <w:t>,</w:t>
      </w:r>
      <w:r w:rsidRPr="00C73112">
        <w:rPr>
          <w:rFonts w:ascii="Arial" w:hAnsi="Arial" w:cs="Arial"/>
          <w:sz w:val="22"/>
          <w:lang w:val="en-US"/>
        </w:rPr>
        <w:t xml:space="preserve"> ¼</w:t>
      </w:r>
      <w:r w:rsidR="00EB3516" w:rsidRPr="00C73112">
        <w:rPr>
          <w:rFonts w:ascii="Arial" w:hAnsi="Arial" w:cs="Arial"/>
          <w:sz w:val="22"/>
          <w:lang w:val="en-US"/>
        </w:rPr>
        <w:t>,</w:t>
      </w:r>
      <w:r w:rsidRPr="00C73112">
        <w:rPr>
          <w:rFonts w:ascii="Arial" w:hAnsi="Arial" w:cs="Arial"/>
          <w:sz w:val="22"/>
          <w:lang w:val="en-US"/>
        </w:rPr>
        <w:t xml:space="preserve"> ½</w:t>
      </w:r>
      <w:r w:rsidR="00EB3516" w:rsidRPr="00C73112">
        <w:rPr>
          <w:rFonts w:ascii="Arial" w:hAnsi="Arial" w:cs="Arial"/>
          <w:sz w:val="22"/>
          <w:lang w:val="en-US"/>
        </w:rPr>
        <w:t>,</w:t>
      </w:r>
      <w:r w:rsidRPr="00C73112">
        <w:rPr>
          <w:rFonts w:ascii="Arial" w:hAnsi="Arial" w:cs="Arial"/>
          <w:sz w:val="22"/>
          <w:lang w:val="en-US"/>
        </w:rPr>
        <w:t xml:space="preserve"> ¾</w:t>
      </w:r>
      <w:r w:rsidR="00EB3516" w:rsidRPr="00C73112">
        <w:rPr>
          <w:rFonts w:ascii="Arial" w:hAnsi="Arial" w:cs="Arial"/>
          <w:sz w:val="22"/>
          <w:lang w:val="en-US"/>
        </w:rPr>
        <w:t>,</w:t>
      </w:r>
      <w:r w:rsidRPr="00C73112">
        <w:rPr>
          <w:rFonts w:ascii="Arial" w:hAnsi="Arial" w:cs="Arial"/>
          <w:sz w:val="22"/>
          <w:lang w:val="en-US"/>
        </w:rPr>
        <w:t xml:space="preserve"> 7/8</w:t>
      </w:r>
    </w:p>
    <w:p w:rsidR="00E262F4" w:rsidRPr="00C73112" w:rsidRDefault="00E262F4" w:rsidP="00336D26">
      <w:pPr>
        <w:spacing w:after="0" w:line="360" w:lineRule="auto"/>
        <w:ind w:right="-118"/>
        <w:jc w:val="both"/>
        <w:rPr>
          <w:rFonts w:ascii="Arial" w:hAnsi="Arial" w:cs="Arial"/>
          <w:b/>
          <w:sz w:val="22"/>
          <w:lang w:val="en-US"/>
        </w:rPr>
      </w:pPr>
      <w:r w:rsidRPr="00C73112">
        <w:rPr>
          <w:rFonts w:ascii="Arial" w:hAnsi="Arial" w:cs="Arial"/>
          <w:sz w:val="22"/>
          <w:lang w:val="en-US"/>
        </w:rPr>
        <w:t xml:space="preserve">The height of each fraction depends on the shape of the HHM thus a ruler will need to be placed on the </w:t>
      </w:r>
      <w:r w:rsidRPr="00C73112">
        <w:rPr>
          <w:rFonts w:ascii="Arial" w:hAnsi="Arial" w:cs="Arial"/>
          <w:sz w:val="22"/>
          <w:u w:val="single"/>
          <w:lang w:val="en-US"/>
        </w:rPr>
        <w:t>inside</w:t>
      </w:r>
      <w:r w:rsidRPr="00C73112">
        <w:rPr>
          <w:rFonts w:ascii="Arial" w:hAnsi="Arial" w:cs="Arial"/>
          <w:sz w:val="22"/>
          <w:lang w:val="en-US"/>
        </w:rPr>
        <w:t xml:space="preserve"> of the HHM to note the distance</w:t>
      </w:r>
      <w:r w:rsidR="00A42253" w:rsidRPr="00C73112">
        <w:rPr>
          <w:rFonts w:ascii="Arial" w:hAnsi="Arial" w:cs="Arial"/>
          <w:sz w:val="22"/>
          <w:lang w:val="en-US"/>
        </w:rPr>
        <w:t xml:space="preserve"> (in c</w:t>
      </w:r>
      <w:r w:rsidR="00E9527E" w:rsidRPr="00C73112">
        <w:rPr>
          <w:rFonts w:ascii="Arial" w:hAnsi="Arial" w:cs="Arial"/>
          <w:sz w:val="22"/>
          <w:lang w:val="en-US"/>
        </w:rPr>
        <w:t>m)</w:t>
      </w:r>
      <w:r w:rsidRPr="00C73112">
        <w:rPr>
          <w:rFonts w:ascii="Arial" w:hAnsi="Arial" w:cs="Arial"/>
          <w:sz w:val="22"/>
          <w:lang w:val="en-US"/>
        </w:rPr>
        <w:t xml:space="preserve"> from the inside bottom of the glass </w:t>
      </w:r>
      <w:r w:rsidR="00E9527E" w:rsidRPr="00C73112">
        <w:rPr>
          <w:rFonts w:ascii="Arial" w:hAnsi="Arial" w:cs="Arial"/>
          <w:sz w:val="22"/>
          <w:lang w:val="en-US"/>
        </w:rPr>
        <w:t xml:space="preserve">or of the “liquid containing body” </w:t>
      </w:r>
      <w:r w:rsidRPr="00C73112">
        <w:rPr>
          <w:rFonts w:ascii="Arial" w:hAnsi="Arial" w:cs="Arial"/>
          <w:sz w:val="22"/>
          <w:lang w:val="en-US"/>
        </w:rPr>
        <w:t xml:space="preserve">to the top of the liquid when filled to the volume of the </w:t>
      </w:r>
      <w:r w:rsidRPr="00C73112">
        <w:rPr>
          <w:rFonts w:ascii="Arial" w:hAnsi="Arial" w:cs="Arial"/>
          <w:sz w:val="22"/>
          <w:lang w:val="en-US"/>
        </w:rPr>
        <w:lastRenderedPageBreak/>
        <w:t xml:space="preserve">fractions measured.  </w:t>
      </w:r>
      <w:r w:rsidR="00E9527E" w:rsidRPr="00C73112">
        <w:rPr>
          <w:rFonts w:ascii="Arial" w:hAnsi="Arial" w:cs="Arial"/>
          <w:sz w:val="22"/>
          <w:lang w:val="en-US"/>
        </w:rPr>
        <w:t xml:space="preserve">Note down these distances in a spreadsheet (see Appendix 2 for an example). </w:t>
      </w:r>
      <w:r w:rsidRPr="00C73112">
        <w:rPr>
          <w:rFonts w:ascii="Arial" w:hAnsi="Arial" w:cs="Arial"/>
          <w:sz w:val="22"/>
          <w:lang w:val="en-US"/>
        </w:rPr>
        <w:t xml:space="preserve">These </w:t>
      </w:r>
      <w:r w:rsidR="003C69D2" w:rsidRPr="00C73112">
        <w:rPr>
          <w:rFonts w:ascii="Arial" w:hAnsi="Arial" w:cs="Arial"/>
          <w:sz w:val="22"/>
          <w:lang w:val="en-US"/>
        </w:rPr>
        <w:t xml:space="preserve">fraction </w:t>
      </w:r>
      <w:r w:rsidRPr="00C73112">
        <w:rPr>
          <w:rFonts w:ascii="Arial" w:hAnsi="Arial" w:cs="Arial"/>
          <w:sz w:val="22"/>
          <w:lang w:val="en-US"/>
        </w:rPr>
        <w:t>distances will need to be scaled down later (from the true size/distance) to the final size of the HHM in a picture as printed.</w:t>
      </w:r>
    </w:p>
    <w:p w:rsidR="00767D97" w:rsidRPr="00C73112" w:rsidRDefault="00463738" w:rsidP="00336D26">
      <w:pPr>
        <w:spacing w:after="0" w:line="360" w:lineRule="auto"/>
        <w:ind w:right="-118"/>
        <w:jc w:val="both"/>
        <w:rPr>
          <w:rFonts w:ascii="Arial" w:hAnsi="Arial" w:cs="Arial"/>
          <w:noProof/>
          <w:lang w:eastAsia="en-GB"/>
        </w:rPr>
      </w:pPr>
      <w:r w:rsidRPr="00C73112">
        <w:rPr>
          <w:rFonts w:ascii="Arial" w:hAnsi="Arial" w:cs="Arial"/>
          <w:b/>
          <w:sz w:val="22"/>
          <w:lang w:val="en-US"/>
        </w:rPr>
        <w:t xml:space="preserve">Black </w:t>
      </w:r>
      <w:r w:rsidR="00FB14DD" w:rsidRPr="00C73112">
        <w:rPr>
          <w:rFonts w:ascii="Arial" w:hAnsi="Arial" w:cs="Arial"/>
          <w:b/>
          <w:sz w:val="22"/>
          <w:lang w:val="en-US"/>
        </w:rPr>
        <w:t>line</w:t>
      </w:r>
      <w:r w:rsidRPr="00C73112">
        <w:rPr>
          <w:rFonts w:ascii="Arial" w:hAnsi="Arial" w:cs="Arial"/>
          <w:b/>
          <w:sz w:val="22"/>
          <w:lang w:val="en-US"/>
        </w:rPr>
        <w:t>s</w:t>
      </w:r>
      <w:r w:rsidR="00FB14DD" w:rsidRPr="00C73112">
        <w:rPr>
          <w:rFonts w:ascii="Arial" w:hAnsi="Arial" w:cs="Arial"/>
          <w:sz w:val="22"/>
          <w:lang w:val="en-US"/>
        </w:rPr>
        <w:t xml:space="preserve"> indicating the </w:t>
      </w:r>
      <w:r w:rsidR="00686DE1" w:rsidRPr="00C73112">
        <w:rPr>
          <w:rFonts w:ascii="Arial" w:hAnsi="Arial" w:cs="Arial"/>
          <w:sz w:val="22"/>
          <w:lang w:val="en-US"/>
        </w:rPr>
        <w:t xml:space="preserve">total </w:t>
      </w:r>
      <w:r w:rsidR="00FB14DD" w:rsidRPr="00C73112">
        <w:rPr>
          <w:rFonts w:ascii="Arial" w:hAnsi="Arial" w:cs="Arial"/>
          <w:sz w:val="22"/>
          <w:lang w:val="en-US"/>
        </w:rPr>
        <w:t xml:space="preserve">filling (fraction=1) and </w:t>
      </w:r>
      <w:r w:rsidR="00FF5573" w:rsidRPr="00C73112">
        <w:rPr>
          <w:rFonts w:ascii="Arial" w:hAnsi="Arial" w:cs="Arial"/>
          <w:sz w:val="22"/>
          <w:lang w:val="en-US"/>
        </w:rPr>
        <w:t xml:space="preserve">the </w:t>
      </w:r>
      <w:r w:rsidR="00FB14DD" w:rsidRPr="00C73112">
        <w:rPr>
          <w:rFonts w:ascii="Arial" w:hAnsi="Arial" w:cs="Arial"/>
          <w:sz w:val="22"/>
          <w:lang w:val="en-US"/>
        </w:rPr>
        <w:t xml:space="preserve">other </w:t>
      </w:r>
      <w:r w:rsidR="00BA410B" w:rsidRPr="00C73112">
        <w:rPr>
          <w:rFonts w:ascii="Arial" w:hAnsi="Arial" w:cs="Arial"/>
          <w:sz w:val="22"/>
          <w:lang w:val="en-US"/>
        </w:rPr>
        <w:t>fractions</w:t>
      </w:r>
      <w:r w:rsidR="00FB14DD" w:rsidRPr="00C73112">
        <w:rPr>
          <w:rFonts w:ascii="Arial" w:hAnsi="Arial" w:cs="Arial"/>
          <w:sz w:val="22"/>
          <w:lang w:val="en-US"/>
        </w:rPr>
        <w:t xml:space="preserve"> should be ‘drawn’</w:t>
      </w:r>
      <w:r w:rsidR="00BA410B" w:rsidRPr="00C73112">
        <w:rPr>
          <w:rFonts w:ascii="Arial" w:hAnsi="Arial" w:cs="Arial"/>
          <w:sz w:val="22"/>
          <w:lang w:val="en-US"/>
        </w:rPr>
        <w:t xml:space="preserve"> on the pictures already fixed on the A4 sheets</w:t>
      </w:r>
      <w:r w:rsidR="00E262F4" w:rsidRPr="00C73112">
        <w:rPr>
          <w:rFonts w:ascii="Arial" w:hAnsi="Arial" w:cs="Arial"/>
          <w:sz w:val="22"/>
          <w:lang w:val="en-US"/>
        </w:rPr>
        <w:t xml:space="preserve"> and scaled down/up appropriately</w:t>
      </w:r>
      <w:r w:rsidR="00FF5573" w:rsidRPr="00C73112">
        <w:rPr>
          <w:rFonts w:ascii="Arial" w:hAnsi="Arial" w:cs="Arial"/>
          <w:sz w:val="22"/>
          <w:lang w:val="en-US"/>
        </w:rPr>
        <w:t xml:space="preserve">. A figure (1, ¼…) should be entered </w:t>
      </w:r>
      <w:r w:rsidR="00893CBE" w:rsidRPr="00C73112">
        <w:rPr>
          <w:rFonts w:ascii="Arial" w:hAnsi="Arial" w:cs="Arial"/>
          <w:sz w:val="22"/>
          <w:lang w:val="en-US"/>
        </w:rPr>
        <w:t xml:space="preserve">at </w:t>
      </w:r>
      <w:r w:rsidR="00FF5573" w:rsidRPr="00C73112">
        <w:rPr>
          <w:rFonts w:ascii="Arial" w:hAnsi="Arial" w:cs="Arial"/>
          <w:sz w:val="22"/>
          <w:lang w:val="en-US"/>
        </w:rPr>
        <w:t>each line</w:t>
      </w:r>
      <w:r w:rsidR="008810BF" w:rsidRPr="00C73112">
        <w:rPr>
          <w:rFonts w:ascii="Arial" w:hAnsi="Arial" w:cs="Arial"/>
          <w:sz w:val="22"/>
          <w:lang w:val="en-US"/>
        </w:rPr>
        <w:t xml:space="preserve"> (see </w:t>
      </w:r>
      <w:r w:rsidR="00183112" w:rsidRPr="00C73112">
        <w:rPr>
          <w:rFonts w:ascii="Arial" w:hAnsi="Arial" w:cs="Arial"/>
          <w:sz w:val="22"/>
          <w:lang w:val="en-US"/>
        </w:rPr>
        <w:t xml:space="preserve">below for </w:t>
      </w:r>
      <w:r w:rsidR="00AC5A72" w:rsidRPr="00C73112">
        <w:rPr>
          <w:rFonts w:ascii="Arial" w:hAnsi="Arial" w:cs="Arial"/>
          <w:sz w:val="22"/>
          <w:lang w:val="en-US"/>
        </w:rPr>
        <w:t xml:space="preserve">an </w:t>
      </w:r>
      <w:r w:rsidR="00183112" w:rsidRPr="00C73112">
        <w:rPr>
          <w:rFonts w:ascii="Arial" w:hAnsi="Arial" w:cs="Arial"/>
          <w:sz w:val="22"/>
          <w:lang w:val="en-US"/>
        </w:rPr>
        <w:t xml:space="preserve">example of </w:t>
      </w:r>
      <w:r w:rsidR="00F10C82" w:rsidRPr="00C73112">
        <w:rPr>
          <w:rFonts w:ascii="Arial" w:hAnsi="Arial" w:cs="Arial"/>
          <w:sz w:val="22"/>
          <w:lang w:val="en-US"/>
        </w:rPr>
        <w:t>HHM picture</w:t>
      </w:r>
      <w:r w:rsidR="00183112" w:rsidRPr="00C73112">
        <w:rPr>
          <w:rFonts w:ascii="Arial" w:hAnsi="Arial" w:cs="Arial"/>
          <w:sz w:val="22"/>
          <w:lang w:val="en-US"/>
        </w:rPr>
        <w:t>s</w:t>
      </w:r>
      <w:r w:rsidR="008810BF" w:rsidRPr="00C73112">
        <w:rPr>
          <w:rFonts w:ascii="Arial" w:hAnsi="Arial" w:cs="Arial"/>
          <w:sz w:val="22"/>
          <w:lang w:val="en-US"/>
        </w:rPr>
        <w:t>)</w:t>
      </w:r>
      <w:r w:rsidR="00FF5573" w:rsidRPr="00C73112">
        <w:rPr>
          <w:rFonts w:ascii="Arial" w:hAnsi="Arial" w:cs="Arial"/>
          <w:sz w:val="22"/>
          <w:lang w:val="en-US"/>
        </w:rPr>
        <w:t>.</w:t>
      </w:r>
      <w:r w:rsidR="00767D97" w:rsidRPr="00C73112">
        <w:rPr>
          <w:rFonts w:ascii="Arial" w:hAnsi="Arial" w:cs="Arial"/>
          <w:noProof/>
          <w:lang w:eastAsia="en-GB"/>
        </w:rPr>
        <w:t xml:space="preserve"> </w:t>
      </w:r>
    </w:p>
    <w:p w:rsidR="005B0BBA" w:rsidRDefault="005B0BBA" w:rsidP="00CC1DEB">
      <w:pPr>
        <w:spacing w:after="0" w:line="360" w:lineRule="auto"/>
        <w:ind w:right="-118"/>
        <w:jc w:val="both"/>
        <w:rPr>
          <w:rFonts w:ascii="Arial" w:hAnsi="Arial" w:cs="Arial"/>
          <w:b/>
          <w:sz w:val="22"/>
          <w:lang w:val="en-US"/>
        </w:rPr>
      </w:pPr>
    </w:p>
    <w:p w:rsidR="00BD11E4" w:rsidRPr="00C73112" w:rsidRDefault="00BD11E4" w:rsidP="00336D26">
      <w:pPr>
        <w:spacing w:after="0" w:line="360" w:lineRule="auto"/>
        <w:ind w:right="-118"/>
        <w:jc w:val="both"/>
        <w:rPr>
          <w:rFonts w:ascii="Arial" w:hAnsi="Arial" w:cs="Arial"/>
          <w:sz w:val="22"/>
        </w:rPr>
        <w:sectPr w:rsidR="00BD11E4" w:rsidRPr="00C73112" w:rsidSect="00426381">
          <w:pgSz w:w="11906" w:h="16838"/>
          <w:pgMar w:top="1440" w:right="1440" w:bottom="1440" w:left="1440" w:header="708" w:footer="708" w:gutter="0"/>
          <w:cols w:space="708"/>
          <w:titlePg/>
          <w:docGrid w:linePitch="360"/>
        </w:sectPr>
      </w:pPr>
    </w:p>
    <w:p w:rsidR="00DA2979" w:rsidRPr="004D67C8" w:rsidRDefault="00176A51" w:rsidP="00336D26">
      <w:pPr>
        <w:spacing w:after="0" w:line="360" w:lineRule="auto"/>
        <w:ind w:right="-118"/>
        <w:jc w:val="both"/>
        <w:rPr>
          <w:rFonts w:ascii="Arial" w:hAnsi="Arial" w:cs="Arial"/>
          <w:sz w:val="22"/>
          <w:lang w:val="en-US"/>
        </w:rPr>
        <w:sectPr w:rsidR="00DA2979" w:rsidRPr="004D67C8" w:rsidSect="00DA2979">
          <w:type w:val="continuous"/>
          <w:pgSz w:w="11906" w:h="16838"/>
          <w:pgMar w:top="1440" w:right="1440" w:bottom="1440" w:left="1440" w:header="708" w:footer="708" w:gutter="0"/>
          <w:cols w:num="2" w:space="2554"/>
          <w:titlePg/>
          <w:docGrid w:linePitch="360"/>
        </w:sectPr>
      </w:pPr>
      <w:r>
        <w:rPr>
          <w:rFonts w:ascii="Arial" w:hAnsi="Arial" w:cs="Arial"/>
          <w:noProof/>
          <w:sz w:val="22"/>
          <w:lang w:eastAsia="en-GB"/>
        </w:rPr>
        <w:lastRenderedPageBreak/>
        <w:drawing>
          <wp:inline distT="0" distB="0" distL="0" distR="0">
            <wp:extent cx="1495425" cy="3152775"/>
            <wp:effectExtent l="0" t="0" r="9525" b="9525"/>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l="28748" t="25343" r="55652" b="21489"/>
                    <a:stretch>
                      <a:fillRect/>
                    </a:stretch>
                  </pic:blipFill>
                  <pic:spPr bwMode="auto">
                    <a:xfrm>
                      <a:off x="0" y="0"/>
                      <a:ext cx="1495425" cy="3152775"/>
                    </a:xfrm>
                    <a:prstGeom prst="rect">
                      <a:avLst/>
                    </a:prstGeom>
                    <a:noFill/>
                    <a:ln>
                      <a:noFill/>
                    </a:ln>
                  </pic:spPr>
                </pic:pic>
              </a:graphicData>
            </a:graphic>
          </wp:inline>
        </w:drawing>
      </w:r>
      <w:r>
        <w:rPr>
          <w:rFonts w:ascii="Arial" w:hAnsi="Arial" w:cs="Arial"/>
          <w:noProof/>
          <w:lang w:eastAsia="en-GB"/>
        </w:rPr>
        <w:drawing>
          <wp:anchor distT="0" distB="0" distL="114300" distR="114300" simplePos="0" relativeHeight="251674624" behindDoc="0" locked="0" layoutInCell="1" allowOverlap="1">
            <wp:simplePos x="0" y="0"/>
            <wp:positionH relativeFrom="column">
              <wp:posOffset>-14605</wp:posOffset>
            </wp:positionH>
            <wp:positionV relativeFrom="paragraph">
              <wp:posOffset>194310</wp:posOffset>
            </wp:positionV>
            <wp:extent cx="3449955" cy="3443605"/>
            <wp:effectExtent l="0" t="0" r="0" b="4445"/>
            <wp:wrapSquare wrapText="bothSides"/>
            <wp:docPr id="84" name="Picture 84" descr="New HHM_FR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New HHM_FR1-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49955" cy="34436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A2979" w:rsidRPr="004D67C8" w:rsidRDefault="00DA2979" w:rsidP="00DA2979">
      <w:pPr>
        <w:spacing w:after="0" w:line="360" w:lineRule="auto"/>
        <w:ind w:right="-118"/>
        <w:jc w:val="both"/>
        <w:rPr>
          <w:rFonts w:ascii="Arial" w:hAnsi="Arial" w:cs="Arial"/>
          <w:sz w:val="22"/>
          <w:highlight w:val="yellow"/>
          <w:lang w:val="en-US"/>
        </w:rPr>
      </w:pPr>
    </w:p>
    <w:p w:rsidR="00DA2979" w:rsidRPr="004D67C8" w:rsidRDefault="00176A51" w:rsidP="00DA2979">
      <w:pPr>
        <w:spacing w:after="0" w:line="360" w:lineRule="auto"/>
        <w:ind w:right="-118"/>
        <w:jc w:val="both"/>
        <w:rPr>
          <w:rFonts w:ascii="Arial" w:hAnsi="Arial" w:cs="Arial"/>
          <w:sz w:val="22"/>
          <w:highlight w:val="yellow"/>
          <w:lang w:val="en-US"/>
        </w:rPr>
      </w:pPr>
      <w:r>
        <w:rPr>
          <w:rFonts w:ascii="Arial" w:hAnsi="Arial" w:cs="Arial"/>
          <w:noProof/>
          <w:sz w:val="22"/>
          <w:lang w:eastAsia="en-GB"/>
        </w:rPr>
        <mc:AlternateContent>
          <mc:Choice Requires="wps">
            <w:drawing>
              <wp:anchor distT="0" distB="0" distL="114300" distR="114300" simplePos="0" relativeHeight="251684864" behindDoc="0" locked="0" layoutInCell="1" allowOverlap="1">
                <wp:simplePos x="0" y="0"/>
                <wp:positionH relativeFrom="column">
                  <wp:posOffset>-3567430</wp:posOffset>
                </wp:positionH>
                <wp:positionV relativeFrom="paragraph">
                  <wp:posOffset>227965</wp:posOffset>
                </wp:positionV>
                <wp:extent cx="6158230" cy="586105"/>
                <wp:effectExtent l="13970" t="8890" r="9525" b="508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8230" cy="586105"/>
                        </a:xfrm>
                        <a:prstGeom prst="rect">
                          <a:avLst/>
                        </a:prstGeom>
                        <a:solidFill>
                          <a:srgbClr val="FFFFFF"/>
                        </a:solidFill>
                        <a:ln w="9525">
                          <a:solidFill>
                            <a:srgbClr val="000000"/>
                          </a:solidFill>
                          <a:miter lim="800000"/>
                          <a:headEnd/>
                          <a:tailEnd/>
                        </a:ln>
                      </wps:spPr>
                      <wps:txbx>
                        <w:txbxContent>
                          <w:p w:rsidR="0029737C" w:rsidRDefault="0029737C" w:rsidP="00463458">
                            <w:r w:rsidRPr="006968F9">
                              <w:rPr>
                                <w:b/>
                              </w:rPr>
                              <w:t>Note</w:t>
                            </w:r>
                            <w:r>
                              <w:t xml:space="preserve">: </w:t>
                            </w:r>
                            <w:r w:rsidRPr="00463458">
                              <w:t>Pictures of HHM from previous studies may not have followed these guidelines thus the fraction of 1 or the presentation of the outer dimensions could differ slightly from the current guidelines, depending on the source of the photos.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4" type="#_x0000_t202" style="position:absolute;left:0;text-align:left;margin-left:-280.9pt;margin-top:17.95pt;width:484.9pt;height:46.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">
                <v:textbox>
                  <w:txbxContent>
                    <w:p w:rsidR="0029737C" w:rsidRDefault="0029737C" w:rsidP="00463458">
                      <w:r w:rsidRPr="006968F9">
                        <w:rPr>
                          <w:b/>
                        </w:rPr>
                        <w:t>Note</w:t>
                      </w:r>
                      <w:r>
                        <w:t xml:space="preserve">: </w:t>
                      </w:r>
                      <w:r w:rsidRPr="00463458">
                        <w:t>Pictures of HHM from previous studies may not have followed these guidelines thus the fraction of 1 or the presentation of the outer dimensions could differ slightly from the current guidelines, depending on the source of the photos.</w:t>
                      </w:r>
                    </w:p>
                  </w:txbxContent>
                </v:textbox>
              </v:shape>
            </w:pict>
          </mc:Fallback>
        </mc:AlternateContent>
      </w:r>
    </w:p>
    <w:p w:rsidR="00FE1579" w:rsidRPr="00C73112" w:rsidRDefault="00FE1579" w:rsidP="00DA2979">
      <w:pPr>
        <w:spacing w:after="0" w:line="360" w:lineRule="auto"/>
        <w:ind w:right="-118"/>
        <w:jc w:val="both"/>
        <w:rPr>
          <w:rFonts w:ascii="Arial" w:hAnsi="Arial" w:cs="Arial"/>
          <w:sz w:val="22"/>
          <w:lang w:val="en-US"/>
        </w:rPr>
      </w:pPr>
    </w:p>
    <w:p w:rsidR="00463458" w:rsidRDefault="00463458" w:rsidP="00C73112">
      <w:pPr>
        <w:spacing w:after="0" w:line="360" w:lineRule="auto"/>
        <w:ind w:right="-119"/>
        <w:jc w:val="both"/>
        <w:rPr>
          <w:rFonts w:ascii="Arial" w:hAnsi="Arial" w:cs="Arial"/>
          <w:sz w:val="22"/>
          <w:lang w:val="en-US"/>
        </w:rPr>
      </w:pPr>
    </w:p>
    <w:p w:rsidR="00463458" w:rsidRDefault="00463458" w:rsidP="00C73112">
      <w:pPr>
        <w:spacing w:after="0" w:line="360" w:lineRule="auto"/>
        <w:ind w:right="-119"/>
        <w:jc w:val="both"/>
        <w:rPr>
          <w:rFonts w:ascii="Arial" w:hAnsi="Arial" w:cs="Arial"/>
          <w:sz w:val="22"/>
          <w:lang w:val="en-US"/>
        </w:rPr>
      </w:pPr>
    </w:p>
    <w:p w:rsidR="000A79F2" w:rsidRPr="00C73112" w:rsidRDefault="00146BC5" w:rsidP="00C73112">
      <w:pPr>
        <w:spacing w:after="0" w:line="360" w:lineRule="auto"/>
        <w:ind w:right="-119"/>
        <w:jc w:val="both"/>
        <w:rPr>
          <w:rFonts w:ascii="Arial" w:hAnsi="Arial" w:cs="Arial"/>
          <w:sz w:val="22"/>
          <w:lang w:val="en-US"/>
        </w:rPr>
      </w:pPr>
      <w:r w:rsidRPr="00C73112">
        <w:rPr>
          <w:rFonts w:ascii="Arial" w:hAnsi="Arial" w:cs="Arial"/>
          <w:sz w:val="22"/>
          <w:lang w:val="en-US"/>
        </w:rPr>
        <w:t>In addition</w:t>
      </w:r>
      <w:r w:rsidR="00F73D9D" w:rsidRPr="00C73112">
        <w:rPr>
          <w:rFonts w:ascii="Arial" w:hAnsi="Arial" w:cs="Arial"/>
          <w:sz w:val="22"/>
          <w:lang w:val="en-US"/>
        </w:rPr>
        <w:t xml:space="preserve">, the picture should indicate </w:t>
      </w:r>
      <w:r w:rsidR="004F4FD4" w:rsidRPr="00C73112">
        <w:rPr>
          <w:rFonts w:ascii="Arial" w:hAnsi="Arial" w:cs="Arial"/>
          <w:sz w:val="22"/>
          <w:lang w:val="en-US"/>
        </w:rPr>
        <w:t xml:space="preserve">either </w:t>
      </w:r>
      <w:r w:rsidR="00F73D9D" w:rsidRPr="00C73112">
        <w:rPr>
          <w:rFonts w:ascii="Arial" w:hAnsi="Arial" w:cs="Arial"/>
          <w:sz w:val="22"/>
          <w:lang w:val="en-US"/>
        </w:rPr>
        <w:t>the height</w:t>
      </w:r>
      <w:r w:rsidR="00BD2BF6" w:rsidRPr="00C73112">
        <w:rPr>
          <w:rFonts w:ascii="Arial" w:hAnsi="Arial" w:cs="Arial"/>
          <w:sz w:val="22"/>
          <w:lang w:val="en-US"/>
        </w:rPr>
        <w:t xml:space="preserve"> for glasses,</w:t>
      </w:r>
      <w:r w:rsidR="008810BF" w:rsidRPr="00C73112">
        <w:rPr>
          <w:rFonts w:ascii="Arial" w:hAnsi="Arial" w:cs="Arial"/>
          <w:sz w:val="22"/>
          <w:lang w:val="en-US"/>
        </w:rPr>
        <w:t xml:space="preserve"> or diameter</w:t>
      </w:r>
      <w:r w:rsidR="00BD2BF6" w:rsidRPr="00C73112">
        <w:rPr>
          <w:rFonts w:ascii="Arial" w:hAnsi="Arial" w:cs="Arial"/>
          <w:sz w:val="22"/>
          <w:lang w:val="en-US"/>
        </w:rPr>
        <w:t xml:space="preserve"> </w:t>
      </w:r>
      <w:r w:rsidR="004F4FD4" w:rsidRPr="00C73112">
        <w:rPr>
          <w:rFonts w:ascii="Arial" w:hAnsi="Arial" w:cs="Arial"/>
          <w:sz w:val="22"/>
          <w:lang w:val="en-US"/>
        </w:rPr>
        <w:t xml:space="preserve">in cm </w:t>
      </w:r>
      <w:r w:rsidR="00BD2BF6" w:rsidRPr="00C73112">
        <w:rPr>
          <w:rFonts w:ascii="Arial" w:hAnsi="Arial" w:cs="Arial"/>
          <w:sz w:val="22"/>
          <w:lang w:val="en-US"/>
        </w:rPr>
        <w:t>for bowls or deep plate</w:t>
      </w:r>
      <w:r w:rsidR="004F4FD4" w:rsidRPr="00C73112">
        <w:rPr>
          <w:rFonts w:ascii="Arial" w:hAnsi="Arial" w:cs="Arial"/>
          <w:sz w:val="22"/>
          <w:lang w:val="en-US"/>
        </w:rPr>
        <w:t>,</w:t>
      </w:r>
      <w:r w:rsidR="00F73D9D" w:rsidRPr="00C73112">
        <w:rPr>
          <w:rFonts w:ascii="Arial" w:hAnsi="Arial" w:cs="Arial"/>
          <w:sz w:val="22"/>
          <w:lang w:val="en-US"/>
        </w:rPr>
        <w:t xml:space="preserve"> of each HHM</w:t>
      </w:r>
      <w:r w:rsidRPr="00C73112">
        <w:rPr>
          <w:rFonts w:ascii="Arial" w:hAnsi="Arial" w:cs="Arial"/>
          <w:sz w:val="22"/>
          <w:lang w:val="en-US"/>
        </w:rPr>
        <w:t xml:space="preserve"> (except cutlery)</w:t>
      </w:r>
      <w:r w:rsidR="00F73D9D" w:rsidRPr="00C73112">
        <w:rPr>
          <w:rFonts w:ascii="Arial" w:hAnsi="Arial" w:cs="Arial"/>
          <w:sz w:val="22"/>
          <w:lang w:val="en-US"/>
        </w:rPr>
        <w:t>.</w:t>
      </w:r>
      <w:r w:rsidR="00EB3516" w:rsidRPr="00C73112">
        <w:rPr>
          <w:rFonts w:ascii="Arial" w:hAnsi="Arial" w:cs="Arial"/>
          <w:sz w:val="22"/>
          <w:lang w:val="en-US"/>
        </w:rPr>
        <w:t xml:space="preserve"> </w:t>
      </w:r>
      <w:r w:rsidR="004F4FD4" w:rsidRPr="00C73112">
        <w:rPr>
          <w:rFonts w:ascii="Arial" w:hAnsi="Arial" w:cs="Arial"/>
          <w:sz w:val="22"/>
          <w:lang w:val="en-US"/>
        </w:rPr>
        <w:t>However, a</w:t>
      </w:r>
      <w:r w:rsidR="008810BF" w:rsidRPr="00C73112">
        <w:rPr>
          <w:rFonts w:ascii="Arial" w:hAnsi="Arial" w:cs="Arial"/>
          <w:sz w:val="22"/>
          <w:lang w:val="en-US"/>
        </w:rPr>
        <w:t xml:space="preserve">ll </w:t>
      </w:r>
      <w:r w:rsidR="004F4FD4" w:rsidRPr="00C73112">
        <w:rPr>
          <w:rFonts w:ascii="Arial" w:hAnsi="Arial" w:cs="Arial"/>
          <w:sz w:val="22"/>
          <w:lang w:val="en-US"/>
        </w:rPr>
        <w:t xml:space="preserve">the </w:t>
      </w:r>
      <w:r w:rsidR="008810BF" w:rsidRPr="00C73112">
        <w:rPr>
          <w:rFonts w:ascii="Arial" w:hAnsi="Arial" w:cs="Arial"/>
          <w:sz w:val="22"/>
          <w:lang w:val="en-US"/>
        </w:rPr>
        <w:t>relevant dimensions (outer diameter, total height, liquid containing body height)</w:t>
      </w:r>
      <w:r w:rsidRPr="00C73112">
        <w:rPr>
          <w:rFonts w:ascii="Arial" w:hAnsi="Arial" w:cs="Arial"/>
          <w:sz w:val="22"/>
          <w:lang w:val="en-US"/>
        </w:rPr>
        <w:t xml:space="preserve"> of the HHM should be measured for </w:t>
      </w:r>
      <w:r w:rsidR="00BD11E4" w:rsidRPr="00C73112">
        <w:rPr>
          <w:rFonts w:ascii="Arial" w:hAnsi="Arial" w:cs="Arial"/>
          <w:sz w:val="22"/>
          <w:lang w:val="en-US"/>
        </w:rPr>
        <w:t>IARC’s</w:t>
      </w:r>
      <w:r w:rsidRPr="00C73112">
        <w:rPr>
          <w:rFonts w:ascii="Arial" w:hAnsi="Arial" w:cs="Arial"/>
          <w:sz w:val="22"/>
          <w:lang w:val="en-US"/>
        </w:rPr>
        <w:t xml:space="preserve"> records</w:t>
      </w:r>
      <w:r w:rsidR="00815C7B" w:rsidRPr="00C73112">
        <w:rPr>
          <w:rFonts w:ascii="Arial" w:hAnsi="Arial" w:cs="Arial"/>
          <w:sz w:val="22"/>
          <w:lang w:val="en-US"/>
        </w:rPr>
        <w:t xml:space="preserve"> (</w:t>
      </w:r>
      <w:r w:rsidR="00DA404C" w:rsidRPr="00C73112">
        <w:rPr>
          <w:rFonts w:ascii="Arial" w:hAnsi="Arial" w:cs="Arial"/>
          <w:b/>
          <w:sz w:val="22"/>
          <w:lang w:val="en-US"/>
        </w:rPr>
        <w:t>A</w:t>
      </w:r>
      <w:r w:rsidR="00815C7B" w:rsidRPr="00C73112">
        <w:rPr>
          <w:rFonts w:ascii="Arial" w:hAnsi="Arial" w:cs="Arial"/>
          <w:b/>
          <w:sz w:val="22"/>
          <w:lang w:val="en-US"/>
        </w:rPr>
        <w:t xml:space="preserve">ppendix </w:t>
      </w:r>
      <w:r w:rsidR="00DA404C" w:rsidRPr="00C73112">
        <w:rPr>
          <w:rFonts w:ascii="Arial" w:hAnsi="Arial" w:cs="Arial"/>
          <w:b/>
          <w:sz w:val="22"/>
          <w:lang w:val="en-US"/>
        </w:rPr>
        <w:t>3</w:t>
      </w:r>
      <w:r w:rsidR="00815C7B" w:rsidRPr="00C73112">
        <w:rPr>
          <w:rFonts w:ascii="Arial" w:hAnsi="Arial" w:cs="Arial"/>
          <w:sz w:val="22"/>
          <w:lang w:val="en-US"/>
        </w:rPr>
        <w:t>)</w:t>
      </w:r>
      <w:r w:rsidR="001833B5" w:rsidRPr="00C73112">
        <w:rPr>
          <w:rFonts w:ascii="Arial" w:hAnsi="Arial" w:cs="Arial"/>
          <w:sz w:val="22"/>
          <w:lang w:val="en-US"/>
        </w:rPr>
        <w:t>.</w:t>
      </w:r>
      <w:r w:rsidRPr="00C73112">
        <w:rPr>
          <w:rFonts w:ascii="Arial" w:hAnsi="Arial" w:cs="Arial"/>
          <w:sz w:val="22"/>
          <w:lang w:val="en-US"/>
        </w:rPr>
        <w:t xml:space="preserve"> </w:t>
      </w:r>
      <w:r w:rsidR="000A79F2" w:rsidRPr="00C73112">
        <w:rPr>
          <w:rFonts w:ascii="Arial" w:hAnsi="Arial" w:cs="Arial"/>
          <w:sz w:val="22"/>
          <w:lang w:val="en-US"/>
        </w:rPr>
        <w:t>I</w:t>
      </w:r>
      <w:r w:rsidRPr="00C73112">
        <w:rPr>
          <w:rFonts w:ascii="Arial" w:hAnsi="Arial" w:cs="Arial"/>
          <w:sz w:val="22"/>
          <w:lang w:val="en-US"/>
        </w:rPr>
        <w:t xml:space="preserve">t </w:t>
      </w:r>
      <w:r w:rsidR="000A79F2" w:rsidRPr="00C73112">
        <w:rPr>
          <w:rFonts w:ascii="Arial" w:hAnsi="Arial" w:cs="Arial"/>
          <w:sz w:val="22"/>
          <w:lang w:val="en-US"/>
        </w:rPr>
        <w:t xml:space="preserve">is </w:t>
      </w:r>
      <w:r w:rsidRPr="00C73112">
        <w:rPr>
          <w:rFonts w:ascii="Arial" w:hAnsi="Arial" w:cs="Arial"/>
          <w:sz w:val="22"/>
          <w:lang w:val="en-US"/>
        </w:rPr>
        <w:t xml:space="preserve">not necessary to show </w:t>
      </w:r>
      <w:r w:rsidR="000A79F2" w:rsidRPr="00C73112">
        <w:rPr>
          <w:rFonts w:ascii="Arial" w:hAnsi="Arial" w:cs="Arial"/>
          <w:sz w:val="22"/>
          <w:lang w:val="en-US"/>
        </w:rPr>
        <w:t>the diameter</w:t>
      </w:r>
      <w:r w:rsidR="004F4FD4" w:rsidRPr="00C73112">
        <w:rPr>
          <w:rFonts w:ascii="Arial" w:hAnsi="Arial" w:cs="Arial"/>
          <w:sz w:val="22"/>
          <w:lang w:val="en-US"/>
        </w:rPr>
        <w:t>, in addition to the height,</w:t>
      </w:r>
      <w:r w:rsidRPr="00C73112">
        <w:rPr>
          <w:rFonts w:ascii="Arial" w:hAnsi="Arial" w:cs="Arial"/>
          <w:sz w:val="22"/>
          <w:lang w:val="en-US"/>
        </w:rPr>
        <w:t xml:space="preserve"> in the picture</w:t>
      </w:r>
      <w:r w:rsidR="008810BF" w:rsidRPr="00C73112">
        <w:rPr>
          <w:rFonts w:ascii="Arial" w:hAnsi="Arial" w:cs="Arial"/>
          <w:sz w:val="22"/>
          <w:lang w:val="en-US"/>
        </w:rPr>
        <w:t xml:space="preserve"> </w:t>
      </w:r>
      <w:r w:rsidR="000A79F2" w:rsidRPr="00C73112">
        <w:rPr>
          <w:rFonts w:ascii="Arial" w:hAnsi="Arial" w:cs="Arial"/>
          <w:sz w:val="22"/>
          <w:lang w:val="en-US"/>
        </w:rPr>
        <w:t xml:space="preserve">of the glasses (so that it does not look too cumbersome). However it is recommended for pictures of food bowls and large dishes. </w:t>
      </w:r>
      <w:r w:rsidR="00AC5A72" w:rsidRPr="00C73112">
        <w:rPr>
          <w:rFonts w:ascii="Arial" w:hAnsi="Arial" w:cs="Arial"/>
          <w:sz w:val="22"/>
          <w:lang w:val="en-US"/>
        </w:rPr>
        <w:t xml:space="preserve">To facilitate the use of HHM within the </w:t>
      </w:r>
      <w:r w:rsidR="003C6671">
        <w:rPr>
          <w:rFonts w:ascii="Arial" w:hAnsi="Arial" w:cs="Arial"/>
          <w:sz w:val="22"/>
          <w:lang w:val="en-US"/>
        </w:rPr>
        <w:t>GloboDiet</w:t>
      </w:r>
      <w:r w:rsidR="00AC5A72" w:rsidRPr="00C73112">
        <w:rPr>
          <w:rFonts w:ascii="Arial" w:hAnsi="Arial" w:cs="Arial"/>
          <w:sz w:val="22"/>
          <w:lang w:val="en-US"/>
        </w:rPr>
        <w:t xml:space="preserve"> methodology, a true-scale ruler should be placed in the picture book (usually</w:t>
      </w:r>
      <w:r w:rsidR="00A42253" w:rsidRPr="00C73112">
        <w:rPr>
          <w:rFonts w:ascii="Arial" w:hAnsi="Arial" w:cs="Arial"/>
          <w:sz w:val="22"/>
          <w:lang w:val="en-US"/>
        </w:rPr>
        <w:t xml:space="preserve"> on</w:t>
      </w:r>
      <w:r w:rsidR="00AC5A72" w:rsidRPr="00C73112">
        <w:rPr>
          <w:rFonts w:ascii="Arial" w:hAnsi="Arial" w:cs="Arial"/>
          <w:sz w:val="22"/>
          <w:lang w:val="en-US"/>
        </w:rPr>
        <w:t xml:space="preserve"> the last page) </w:t>
      </w:r>
      <w:r w:rsidR="00EC5A1B" w:rsidRPr="00C73112">
        <w:rPr>
          <w:rFonts w:ascii="Arial" w:hAnsi="Arial" w:cs="Arial"/>
          <w:sz w:val="22"/>
          <w:lang w:val="en-US"/>
        </w:rPr>
        <w:t>for reference</w:t>
      </w:r>
      <w:r w:rsidR="00AC5A72" w:rsidRPr="00C73112">
        <w:rPr>
          <w:rFonts w:ascii="Arial" w:hAnsi="Arial" w:cs="Arial"/>
          <w:sz w:val="22"/>
          <w:lang w:val="en-US"/>
        </w:rPr>
        <w:t>.</w:t>
      </w:r>
    </w:p>
    <w:p w:rsidR="000A79F2" w:rsidRPr="00C73112" w:rsidRDefault="000A79F2" w:rsidP="00CA3C47">
      <w:pPr>
        <w:spacing w:after="0" w:line="360" w:lineRule="auto"/>
        <w:ind w:left="142" w:right="-118"/>
        <w:jc w:val="both"/>
        <w:rPr>
          <w:rFonts w:ascii="Arial" w:hAnsi="Arial" w:cs="Arial"/>
          <w:sz w:val="22"/>
          <w:lang w:val="en-US"/>
        </w:rPr>
      </w:pPr>
    </w:p>
    <w:p w:rsidR="00CA3C47" w:rsidRPr="00C73112" w:rsidRDefault="00CA3C47" w:rsidP="00DA2979">
      <w:pPr>
        <w:spacing w:after="0" w:line="360" w:lineRule="auto"/>
        <w:ind w:right="-118"/>
        <w:jc w:val="both"/>
        <w:rPr>
          <w:rFonts w:ascii="Arial" w:hAnsi="Arial" w:cs="Arial"/>
          <w:sz w:val="22"/>
          <w:lang w:val="en-US"/>
        </w:rPr>
      </w:pPr>
      <w:r w:rsidRPr="00C73112">
        <w:rPr>
          <w:rFonts w:ascii="Arial" w:hAnsi="Arial" w:cs="Arial"/>
          <w:sz w:val="22"/>
          <w:lang w:val="en-US"/>
        </w:rPr>
        <w:t xml:space="preserve">Attention (see also examples of common glasses below): </w:t>
      </w:r>
    </w:p>
    <w:p w:rsidR="00CA3C47" w:rsidRPr="004D67C8" w:rsidRDefault="00CA3C47" w:rsidP="00CA3C47">
      <w:pPr>
        <w:numPr>
          <w:ilvl w:val="0"/>
          <w:numId w:val="23"/>
        </w:numPr>
        <w:spacing w:after="0" w:line="360" w:lineRule="auto"/>
        <w:ind w:right="-118"/>
        <w:jc w:val="both"/>
        <w:rPr>
          <w:rFonts w:ascii="Arial" w:hAnsi="Arial" w:cs="Arial"/>
          <w:sz w:val="22"/>
          <w:lang w:val="en-US"/>
        </w:rPr>
      </w:pPr>
      <w:r w:rsidRPr="00C73112">
        <w:rPr>
          <w:rFonts w:ascii="Arial" w:hAnsi="Arial" w:cs="Arial"/>
          <w:sz w:val="22"/>
          <w:lang w:val="en-US"/>
        </w:rPr>
        <w:lastRenderedPageBreak/>
        <w:t xml:space="preserve">In case of a glass with </w:t>
      </w:r>
      <w:r w:rsidR="004F4FD4" w:rsidRPr="00C73112">
        <w:rPr>
          <w:rFonts w:ascii="Arial" w:hAnsi="Arial" w:cs="Arial"/>
          <w:sz w:val="22"/>
          <w:lang w:val="en-US"/>
        </w:rPr>
        <w:t xml:space="preserve">a </w:t>
      </w:r>
      <w:r w:rsidRPr="00C73112">
        <w:rPr>
          <w:rFonts w:ascii="Arial" w:hAnsi="Arial" w:cs="Arial"/>
          <w:sz w:val="22"/>
          <w:lang w:val="en-US"/>
        </w:rPr>
        <w:t>thick bottom, do not separate the bottom from the total height</w:t>
      </w:r>
      <w:r w:rsidR="00CD3746" w:rsidRPr="00C73112">
        <w:rPr>
          <w:rFonts w:ascii="Arial" w:hAnsi="Arial" w:cs="Arial"/>
          <w:sz w:val="22"/>
          <w:lang w:val="en-US"/>
        </w:rPr>
        <w:t xml:space="preserve">: </w:t>
      </w:r>
      <w:r w:rsidR="00CD3746" w:rsidRPr="004D67C8">
        <w:rPr>
          <w:rFonts w:ascii="Arial" w:hAnsi="Arial" w:cs="Arial"/>
          <w:sz w:val="22"/>
          <w:lang w:val="en-US"/>
        </w:rPr>
        <w:t>indicate only the total height</w:t>
      </w:r>
      <w:r w:rsidR="004F4FD4" w:rsidRPr="004D67C8">
        <w:rPr>
          <w:rFonts w:ascii="Arial" w:hAnsi="Arial" w:cs="Arial"/>
          <w:sz w:val="22"/>
          <w:lang w:val="en-US"/>
        </w:rPr>
        <w:t xml:space="preserve"> as measured on the outside</w:t>
      </w:r>
      <w:r w:rsidRPr="004D67C8">
        <w:rPr>
          <w:rFonts w:ascii="Arial" w:hAnsi="Arial" w:cs="Arial"/>
          <w:sz w:val="22"/>
          <w:lang w:val="en-US"/>
        </w:rPr>
        <w:t>.</w:t>
      </w:r>
    </w:p>
    <w:p w:rsidR="00CA3C47" w:rsidRPr="004D67C8" w:rsidRDefault="00CA3C47" w:rsidP="00CA3C47">
      <w:pPr>
        <w:numPr>
          <w:ilvl w:val="0"/>
          <w:numId w:val="23"/>
        </w:numPr>
        <w:spacing w:after="0" w:line="360" w:lineRule="auto"/>
        <w:ind w:right="-118"/>
        <w:jc w:val="both"/>
        <w:rPr>
          <w:rFonts w:ascii="Arial" w:hAnsi="Arial" w:cs="Arial"/>
          <w:sz w:val="22"/>
          <w:lang w:val="en-US"/>
        </w:rPr>
      </w:pPr>
      <w:r w:rsidRPr="004D67C8">
        <w:rPr>
          <w:rFonts w:ascii="Arial" w:hAnsi="Arial" w:cs="Arial"/>
          <w:sz w:val="22"/>
          <w:lang w:val="en-US"/>
        </w:rPr>
        <w:t xml:space="preserve">In case of a glass with </w:t>
      </w:r>
      <w:r w:rsidR="004F4FD4" w:rsidRPr="004D67C8">
        <w:rPr>
          <w:rFonts w:ascii="Arial" w:hAnsi="Arial" w:cs="Arial"/>
          <w:sz w:val="22"/>
          <w:lang w:val="en-US"/>
        </w:rPr>
        <w:t xml:space="preserve">a </w:t>
      </w:r>
      <w:r w:rsidRPr="004D67C8">
        <w:rPr>
          <w:rFonts w:ascii="Arial" w:hAnsi="Arial" w:cs="Arial"/>
          <w:sz w:val="22"/>
          <w:lang w:val="en-US"/>
        </w:rPr>
        <w:t>stem,</w:t>
      </w:r>
      <w:r w:rsidR="00CD3746" w:rsidRPr="004D67C8">
        <w:rPr>
          <w:rFonts w:ascii="Arial" w:hAnsi="Arial" w:cs="Arial"/>
          <w:sz w:val="22"/>
          <w:lang w:val="en-US"/>
        </w:rPr>
        <w:t xml:space="preserve"> indicate</w:t>
      </w:r>
      <w:r w:rsidRPr="004D67C8">
        <w:rPr>
          <w:rFonts w:ascii="Arial" w:hAnsi="Arial" w:cs="Arial"/>
          <w:sz w:val="22"/>
          <w:lang w:val="en-US"/>
        </w:rPr>
        <w:t xml:space="preserve"> the height </w:t>
      </w:r>
      <w:r w:rsidR="0060543D" w:rsidRPr="004D67C8">
        <w:rPr>
          <w:rFonts w:ascii="Arial" w:hAnsi="Arial" w:cs="Arial"/>
          <w:sz w:val="22"/>
          <w:lang w:val="en-US"/>
        </w:rPr>
        <w:t xml:space="preserve"> </w:t>
      </w:r>
      <w:r w:rsidRPr="004D67C8">
        <w:rPr>
          <w:rFonts w:ascii="Arial" w:hAnsi="Arial" w:cs="Arial"/>
          <w:sz w:val="22"/>
          <w:lang w:val="en-US"/>
        </w:rPr>
        <w:t xml:space="preserve">of the liquid containing body from the end of the stem to the top of the glass; in addition, </w:t>
      </w:r>
      <w:r w:rsidR="00CD3746" w:rsidRPr="004D67C8">
        <w:rPr>
          <w:rFonts w:ascii="Arial" w:hAnsi="Arial" w:cs="Arial"/>
          <w:sz w:val="22"/>
          <w:lang w:val="en-US"/>
        </w:rPr>
        <w:t>measure</w:t>
      </w:r>
      <w:r w:rsidRPr="004D67C8">
        <w:rPr>
          <w:rFonts w:ascii="Arial" w:hAnsi="Arial" w:cs="Arial"/>
          <w:sz w:val="22"/>
          <w:lang w:val="en-US"/>
        </w:rPr>
        <w:t xml:space="preserve"> the total height</w:t>
      </w:r>
      <w:r w:rsidR="0060543D" w:rsidRPr="004D67C8">
        <w:rPr>
          <w:rFonts w:ascii="Arial" w:hAnsi="Arial" w:cs="Arial"/>
          <w:sz w:val="22"/>
          <w:lang w:val="en-US"/>
        </w:rPr>
        <w:t xml:space="preserve"> </w:t>
      </w:r>
      <w:r w:rsidRPr="004D67C8">
        <w:rPr>
          <w:rFonts w:ascii="Arial" w:hAnsi="Arial" w:cs="Arial"/>
          <w:sz w:val="22"/>
          <w:lang w:val="en-US"/>
        </w:rPr>
        <w:t xml:space="preserve">of the glass </w:t>
      </w:r>
    </w:p>
    <w:p w:rsidR="0060543D" w:rsidRPr="004D67C8" w:rsidRDefault="00CA3C47" w:rsidP="00CA3C47">
      <w:pPr>
        <w:numPr>
          <w:ilvl w:val="0"/>
          <w:numId w:val="23"/>
        </w:numPr>
        <w:spacing w:after="0" w:line="360" w:lineRule="auto"/>
        <w:ind w:right="-118"/>
        <w:jc w:val="both"/>
        <w:rPr>
          <w:rFonts w:ascii="Arial" w:hAnsi="Arial" w:cs="Arial"/>
          <w:sz w:val="22"/>
          <w:lang w:val="en-US"/>
        </w:rPr>
      </w:pPr>
      <w:r w:rsidRPr="004D67C8">
        <w:rPr>
          <w:rFonts w:ascii="Arial" w:hAnsi="Arial" w:cs="Arial"/>
          <w:sz w:val="22"/>
          <w:lang w:val="en-US"/>
        </w:rPr>
        <w:t>For the diameter, measure</w:t>
      </w:r>
      <w:r w:rsidR="004F4FD4" w:rsidRPr="004D67C8">
        <w:rPr>
          <w:rFonts w:ascii="Arial" w:hAnsi="Arial" w:cs="Arial"/>
          <w:sz w:val="22"/>
          <w:lang w:val="en-US"/>
        </w:rPr>
        <w:t xml:space="preserve"> it</w:t>
      </w:r>
      <w:r w:rsidRPr="004D67C8">
        <w:rPr>
          <w:rFonts w:ascii="Arial" w:hAnsi="Arial" w:cs="Arial"/>
          <w:sz w:val="22"/>
          <w:lang w:val="en-US"/>
        </w:rPr>
        <w:t xml:space="preserve"> </w:t>
      </w:r>
      <w:r w:rsidR="00BD2BF6" w:rsidRPr="004D67C8">
        <w:rPr>
          <w:rFonts w:ascii="Arial" w:hAnsi="Arial" w:cs="Arial"/>
          <w:sz w:val="22"/>
          <w:lang w:val="en-US"/>
        </w:rPr>
        <w:t>for your own records</w:t>
      </w:r>
      <w:r w:rsidR="00046449" w:rsidRPr="004D67C8">
        <w:rPr>
          <w:rFonts w:ascii="Arial" w:hAnsi="Arial" w:cs="Arial"/>
          <w:sz w:val="22"/>
          <w:lang w:val="en-US"/>
        </w:rPr>
        <w:t xml:space="preserve"> in these zones of the glass:</w:t>
      </w:r>
    </w:p>
    <w:p w:rsidR="0060543D" w:rsidRPr="004D67C8" w:rsidRDefault="00CA3C47" w:rsidP="0060543D">
      <w:pPr>
        <w:numPr>
          <w:ilvl w:val="0"/>
          <w:numId w:val="25"/>
        </w:numPr>
        <w:spacing w:after="0" w:line="360" w:lineRule="auto"/>
        <w:ind w:right="-118"/>
        <w:jc w:val="both"/>
        <w:rPr>
          <w:rFonts w:ascii="Arial" w:hAnsi="Arial" w:cs="Arial"/>
          <w:sz w:val="22"/>
          <w:lang w:val="en-US"/>
        </w:rPr>
      </w:pPr>
      <w:r w:rsidRPr="004D67C8">
        <w:rPr>
          <w:rFonts w:ascii="Arial" w:hAnsi="Arial" w:cs="Arial"/>
          <w:sz w:val="22"/>
          <w:lang w:val="en-US"/>
        </w:rPr>
        <w:t xml:space="preserve">at the rim in case of cylindrical (like highball/long drink glasses), conical (like </w:t>
      </w:r>
      <w:r w:rsidR="0060543D" w:rsidRPr="004D67C8">
        <w:rPr>
          <w:rFonts w:ascii="Arial" w:hAnsi="Arial" w:cs="Arial"/>
          <w:sz w:val="22"/>
          <w:lang w:val="en-US"/>
        </w:rPr>
        <w:t xml:space="preserve">Rocks/whisky, shot, </w:t>
      </w:r>
      <w:r w:rsidRPr="004D67C8">
        <w:rPr>
          <w:rFonts w:ascii="Arial" w:hAnsi="Arial" w:cs="Arial"/>
          <w:sz w:val="22"/>
          <w:lang w:val="en-US"/>
        </w:rPr>
        <w:t xml:space="preserve">Martini or Champagne glasses) and Cocktail glasses; </w:t>
      </w:r>
    </w:p>
    <w:p w:rsidR="00CA3C47" w:rsidRPr="004D67C8" w:rsidRDefault="0060543D" w:rsidP="0060543D">
      <w:pPr>
        <w:numPr>
          <w:ilvl w:val="0"/>
          <w:numId w:val="25"/>
        </w:numPr>
        <w:spacing w:after="0" w:line="360" w:lineRule="auto"/>
        <w:ind w:right="-118"/>
        <w:jc w:val="both"/>
        <w:rPr>
          <w:rFonts w:ascii="Arial" w:hAnsi="Arial" w:cs="Arial"/>
          <w:sz w:val="22"/>
          <w:lang w:val="en-US"/>
        </w:rPr>
      </w:pPr>
      <w:proofErr w:type="gramStart"/>
      <w:r w:rsidRPr="004D67C8">
        <w:rPr>
          <w:rFonts w:ascii="Arial" w:hAnsi="Arial" w:cs="Arial"/>
          <w:sz w:val="22"/>
          <w:lang w:val="en-US"/>
        </w:rPr>
        <w:t>at</w:t>
      </w:r>
      <w:proofErr w:type="gramEnd"/>
      <w:r w:rsidRPr="004D67C8">
        <w:rPr>
          <w:rFonts w:ascii="Arial" w:hAnsi="Arial" w:cs="Arial"/>
          <w:sz w:val="22"/>
          <w:lang w:val="en-US"/>
        </w:rPr>
        <w:t xml:space="preserve"> the widest part </w:t>
      </w:r>
      <w:r w:rsidR="00CA3C47" w:rsidRPr="004D67C8">
        <w:rPr>
          <w:rFonts w:ascii="Arial" w:hAnsi="Arial" w:cs="Arial"/>
          <w:sz w:val="22"/>
          <w:lang w:val="en-US"/>
        </w:rPr>
        <w:t>fo</w:t>
      </w:r>
      <w:r w:rsidR="00DA3C7B" w:rsidRPr="004D67C8">
        <w:rPr>
          <w:rFonts w:ascii="Arial" w:hAnsi="Arial" w:cs="Arial"/>
          <w:sz w:val="22"/>
          <w:lang w:val="en-US"/>
        </w:rPr>
        <w:t>r Brandy/Cognac or Wine glasses</w:t>
      </w:r>
      <w:r w:rsidR="00CA3C47" w:rsidRPr="004D67C8">
        <w:rPr>
          <w:rFonts w:ascii="Arial" w:hAnsi="Arial" w:cs="Arial"/>
          <w:sz w:val="22"/>
          <w:lang w:val="en-US"/>
        </w:rPr>
        <w:t>.</w:t>
      </w:r>
    </w:p>
    <w:p w:rsidR="0060543D" w:rsidRPr="004D67C8" w:rsidRDefault="0060543D" w:rsidP="0060543D">
      <w:pPr>
        <w:spacing w:after="0" w:line="360" w:lineRule="auto"/>
        <w:ind w:left="720" w:right="-118"/>
        <w:jc w:val="both"/>
        <w:rPr>
          <w:rFonts w:ascii="Arial" w:hAnsi="Arial" w:cs="Arial"/>
          <w:sz w:val="22"/>
          <w:lang w:val="en-US"/>
        </w:rPr>
      </w:pPr>
      <w:r w:rsidRPr="004D67C8">
        <w:rPr>
          <w:rFonts w:ascii="Arial" w:hAnsi="Arial" w:cs="Arial"/>
          <w:sz w:val="22"/>
          <w:lang w:val="en-US"/>
        </w:rPr>
        <w:t>Refer to the</w:t>
      </w:r>
      <w:r w:rsidR="0014644E" w:rsidRPr="004D67C8">
        <w:rPr>
          <w:rFonts w:ascii="Arial" w:hAnsi="Arial" w:cs="Arial"/>
          <w:sz w:val="22"/>
          <w:lang w:val="en-US"/>
        </w:rPr>
        <w:t xml:space="preserve"> </w:t>
      </w:r>
      <w:r w:rsidRPr="004D67C8">
        <w:rPr>
          <w:rFonts w:ascii="Arial" w:hAnsi="Arial" w:cs="Arial"/>
          <w:sz w:val="22"/>
          <w:lang w:val="en-US"/>
        </w:rPr>
        <w:t>names and shapes of the glasses below</w:t>
      </w:r>
    </w:p>
    <w:p w:rsidR="00F73D9D" w:rsidRPr="00C73112" w:rsidRDefault="00176A51" w:rsidP="00146BC5">
      <w:pPr>
        <w:spacing w:after="0" w:line="360" w:lineRule="auto"/>
        <w:ind w:right="-118"/>
        <w:jc w:val="center"/>
        <w:rPr>
          <w:rFonts w:ascii="Arial" w:hAnsi="Arial" w:cs="Arial"/>
          <w:sz w:val="22"/>
          <w:lang w:val="en-US"/>
        </w:rPr>
      </w:pPr>
      <w:r>
        <w:rPr>
          <w:rFonts w:ascii="Arial" w:hAnsi="Arial" w:cs="Arial"/>
          <w:noProof/>
          <w:sz w:val="22"/>
          <w:lang w:eastAsia="en-GB"/>
        </w:rPr>
        <w:drawing>
          <wp:inline distT="0" distB="0" distL="0" distR="0">
            <wp:extent cx="4229100" cy="3562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29100" cy="3562350"/>
                    </a:xfrm>
                    <a:prstGeom prst="rect">
                      <a:avLst/>
                    </a:prstGeom>
                    <a:noFill/>
                    <a:ln>
                      <a:noFill/>
                    </a:ln>
                  </pic:spPr>
                </pic:pic>
              </a:graphicData>
            </a:graphic>
          </wp:inline>
        </w:drawing>
      </w:r>
    </w:p>
    <w:p w:rsidR="00463738" w:rsidRPr="00C73112" w:rsidRDefault="00463738" w:rsidP="00CA3C47">
      <w:pPr>
        <w:spacing w:after="0" w:line="360" w:lineRule="auto"/>
        <w:ind w:left="1700" w:right="-118"/>
        <w:rPr>
          <w:rFonts w:ascii="Arial" w:hAnsi="Arial" w:cs="Arial"/>
          <w:sz w:val="22"/>
          <w:lang w:val="en-US"/>
        </w:rPr>
      </w:pPr>
    </w:p>
    <w:p w:rsidR="00463738" w:rsidRPr="00C73112" w:rsidRDefault="00686DE1" w:rsidP="00F73D9D">
      <w:pPr>
        <w:spacing w:after="0" w:line="360" w:lineRule="auto"/>
        <w:ind w:right="-118"/>
        <w:jc w:val="both"/>
        <w:rPr>
          <w:rFonts w:ascii="Arial" w:hAnsi="Arial" w:cs="Arial"/>
          <w:sz w:val="22"/>
          <w:lang w:val="en-US"/>
        </w:rPr>
      </w:pPr>
      <w:r w:rsidRPr="00C73112">
        <w:rPr>
          <w:rFonts w:ascii="Arial" w:hAnsi="Arial" w:cs="Arial"/>
          <w:sz w:val="22"/>
          <w:lang w:val="en-US"/>
        </w:rPr>
        <w:t xml:space="preserve">Tip: </w:t>
      </w:r>
      <w:r w:rsidR="00446A3A" w:rsidRPr="00C73112">
        <w:rPr>
          <w:rFonts w:ascii="Arial" w:hAnsi="Arial" w:cs="Arial"/>
          <w:sz w:val="22"/>
          <w:lang w:val="en-US"/>
        </w:rPr>
        <w:t xml:space="preserve">to reduce the number of photos, the same photo may be used for glasses that have the same shape but different sizes. </w:t>
      </w:r>
      <w:r w:rsidRPr="00C73112">
        <w:rPr>
          <w:rFonts w:ascii="Arial" w:hAnsi="Arial" w:cs="Arial"/>
          <w:sz w:val="22"/>
          <w:lang w:val="en-US"/>
        </w:rPr>
        <w:t>In that case, several codes will be indicated below the picture</w:t>
      </w:r>
      <w:r w:rsidR="00FB6F6D" w:rsidRPr="00C73112">
        <w:rPr>
          <w:rFonts w:ascii="Arial" w:hAnsi="Arial" w:cs="Arial"/>
          <w:sz w:val="22"/>
          <w:lang w:val="en-US"/>
        </w:rPr>
        <w:t>. The</w:t>
      </w:r>
      <w:r w:rsidRPr="00C73112">
        <w:rPr>
          <w:rFonts w:ascii="Arial" w:hAnsi="Arial" w:cs="Arial"/>
          <w:sz w:val="22"/>
          <w:lang w:val="en-US"/>
        </w:rPr>
        <w:t xml:space="preserve"> </w:t>
      </w:r>
      <w:r w:rsidR="007F36F5" w:rsidRPr="00C73112">
        <w:rPr>
          <w:rFonts w:ascii="Arial" w:hAnsi="Arial" w:cs="Arial"/>
          <w:sz w:val="22"/>
          <w:lang w:val="en-US"/>
        </w:rPr>
        <w:t>height</w:t>
      </w:r>
      <w:r w:rsidR="009856AE" w:rsidRPr="00C73112">
        <w:rPr>
          <w:rFonts w:ascii="Arial" w:hAnsi="Arial" w:cs="Arial"/>
          <w:sz w:val="22"/>
          <w:lang w:val="en-US"/>
        </w:rPr>
        <w:t>s</w:t>
      </w:r>
      <w:r w:rsidR="007F36F5" w:rsidRPr="00C73112">
        <w:rPr>
          <w:rFonts w:ascii="Arial" w:hAnsi="Arial" w:cs="Arial"/>
          <w:sz w:val="22"/>
          <w:lang w:val="en-US"/>
        </w:rPr>
        <w:t xml:space="preserve"> of the HHM </w:t>
      </w:r>
      <w:r w:rsidR="00FB6F6D" w:rsidRPr="00C73112">
        <w:rPr>
          <w:rFonts w:ascii="Arial" w:hAnsi="Arial" w:cs="Arial"/>
          <w:sz w:val="22"/>
          <w:lang w:val="en-US"/>
        </w:rPr>
        <w:t xml:space="preserve">will also be </w:t>
      </w:r>
      <w:r w:rsidRPr="00C73112">
        <w:rPr>
          <w:rFonts w:ascii="Arial" w:hAnsi="Arial" w:cs="Arial"/>
          <w:sz w:val="22"/>
          <w:lang w:val="en-US"/>
        </w:rPr>
        <w:t>indicated near the picture in order t</w:t>
      </w:r>
      <w:r w:rsidR="00FB6F6D" w:rsidRPr="00C73112">
        <w:rPr>
          <w:rFonts w:ascii="Arial" w:hAnsi="Arial" w:cs="Arial"/>
          <w:sz w:val="22"/>
          <w:lang w:val="en-US"/>
        </w:rPr>
        <w:t>o</w:t>
      </w:r>
      <w:r w:rsidRPr="00C73112">
        <w:rPr>
          <w:rFonts w:ascii="Arial" w:hAnsi="Arial" w:cs="Arial"/>
          <w:sz w:val="22"/>
          <w:lang w:val="en-US"/>
        </w:rPr>
        <w:t xml:space="preserve"> check which measurement fit</w:t>
      </w:r>
      <w:r w:rsidR="00A42253" w:rsidRPr="00C73112">
        <w:rPr>
          <w:rFonts w:ascii="Arial" w:hAnsi="Arial" w:cs="Arial"/>
          <w:sz w:val="22"/>
          <w:lang w:val="en-US"/>
        </w:rPr>
        <w:t>s</w:t>
      </w:r>
      <w:r w:rsidRPr="00C73112">
        <w:rPr>
          <w:rFonts w:ascii="Arial" w:hAnsi="Arial" w:cs="Arial"/>
          <w:sz w:val="22"/>
          <w:lang w:val="en-US"/>
        </w:rPr>
        <w:t xml:space="preserve"> best</w:t>
      </w:r>
      <w:r w:rsidR="00046449" w:rsidRPr="00C73112">
        <w:rPr>
          <w:rFonts w:ascii="Arial" w:hAnsi="Arial" w:cs="Arial"/>
          <w:sz w:val="22"/>
          <w:lang w:val="en-US"/>
        </w:rPr>
        <w:t xml:space="preserve"> (the diameter is assumed to be proportional to the height)</w:t>
      </w:r>
      <w:r w:rsidRPr="00C73112">
        <w:rPr>
          <w:rFonts w:ascii="Arial" w:hAnsi="Arial" w:cs="Arial"/>
          <w:sz w:val="22"/>
          <w:lang w:val="en-US"/>
        </w:rPr>
        <w:t>.</w:t>
      </w:r>
    </w:p>
    <w:p w:rsidR="0099216E" w:rsidRPr="00C73112" w:rsidRDefault="0099216E" w:rsidP="00F73D9D">
      <w:pPr>
        <w:spacing w:after="0" w:line="360" w:lineRule="auto"/>
        <w:ind w:right="-118"/>
        <w:jc w:val="both"/>
        <w:rPr>
          <w:rFonts w:ascii="Arial" w:hAnsi="Arial" w:cs="Arial"/>
          <w:sz w:val="22"/>
          <w:lang w:val="en-US"/>
        </w:rPr>
      </w:pPr>
    </w:p>
    <w:p w:rsidR="008166CE" w:rsidRPr="00C73112" w:rsidRDefault="002B0444" w:rsidP="00030318">
      <w:pPr>
        <w:pStyle w:val="Heading1"/>
        <w:rPr>
          <w:rFonts w:ascii="Arial" w:hAnsi="Arial"/>
        </w:rPr>
      </w:pPr>
      <w:bookmarkStart w:id="34" w:name="_Toc380758349"/>
      <w:bookmarkStart w:id="35" w:name="_Toc380758452"/>
      <w:bookmarkStart w:id="36" w:name="_Toc380758459"/>
      <w:bookmarkStart w:id="37" w:name="_Toc381984374"/>
      <w:bookmarkStart w:id="38" w:name="_Toc384913710"/>
      <w:r w:rsidRPr="00C73112">
        <w:rPr>
          <w:rFonts w:ascii="Arial" w:hAnsi="Arial"/>
        </w:rPr>
        <w:t xml:space="preserve">Guidelines </w:t>
      </w:r>
      <w:r w:rsidR="008166CE" w:rsidRPr="00C73112">
        <w:rPr>
          <w:rFonts w:ascii="Arial" w:hAnsi="Arial"/>
        </w:rPr>
        <w:t>to prepare food shapes</w:t>
      </w:r>
      <w:bookmarkEnd w:id="34"/>
      <w:bookmarkEnd w:id="35"/>
      <w:bookmarkEnd w:id="36"/>
      <w:bookmarkEnd w:id="37"/>
      <w:bookmarkEnd w:id="38"/>
    </w:p>
    <w:p w:rsidR="00BD58C2" w:rsidRPr="00C73112" w:rsidRDefault="00BD58C2" w:rsidP="00BD58C2">
      <w:pPr>
        <w:spacing w:after="0" w:line="360" w:lineRule="auto"/>
        <w:ind w:right="-118"/>
        <w:jc w:val="both"/>
        <w:rPr>
          <w:rFonts w:ascii="Arial" w:hAnsi="Arial" w:cs="Arial"/>
          <w:sz w:val="22"/>
          <w:lang w:val="en-US"/>
        </w:rPr>
      </w:pPr>
    </w:p>
    <w:p w:rsidR="001E02B5" w:rsidRDefault="00BD58C2" w:rsidP="00BD58C2">
      <w:pPr>
        <w:spacing w:after="0" w:line="360" w:lineRule="auto"/>
        <w:ind w:right="-118"/>
        <w:jc w:val="both"/>
        <w:rPr>
          <w:rFonts w:ascii="Arial" w:hAnsi="Arial" w:cs="Arial"/>
          <w:sz w:val="22"/>
          <w:lang w:val="en-US"/>
        </w:rPr>
      </w:pPr>
      <w:r w:rsidRPr="00C73112">
        <w:rPr>
          <w:rFonts w:ascii="Arial" w:hAnsi="Arial" w:cs="Arial"/>
          <w:sz w:val="22"/>
          <w:lang w:val="en-US"/>
        </w:rPr>
        <w:t xml:space="preserve">The quantification of portion sizes by means of food shapes is a new procedure within </w:t>
      </w:r>
      <w:r w:rsidR="003C6671">
        <w:rPr>
          <w:rFonts w:ascii="Arial" w:hAnsi="Arial" w:cs="Arial"/>
          <w:sz w:val="22"/>
          <w:lang w:val="en-US"/>
        </w:rPr>
        <w:t>GloboDiet</w:t>
      </w:r>
      <w:r w:rsidRPr="00C73112">
        <w:rPr>
          <w:rFonts w:ascii="Arial" w:hAnsi="Arial" w:cs="Arial"/>
          <w:sz w:val="22"/>
          <w:lang w:val="en-US"/>
        </w:rPr>
        <w:t xml:space="preserve">. Up to now, bread shapes </w:t>
      </w:r>
      <w:r w:rsidR="00177891" w:rsidRPr="00C73112">
        <w:rPr>
          <w:rFonts w:ascii="Arial" w:hAnsi="Arial" w:cs="Arial"/>
          <w:sz w:val="22"/>
          <w:lang w:val="en-US"/>
        </w:rPr>
        <w:t xml:space="preserve">were </w:t>
      </w:r>
      <w:r w:rsidR="00262E59" w:rsidRPr="00C73112">
        <w:rPr>
          <w:rFonts w:ascii="Arial" w:hAnsi="Arial" w:cs="Arial"/>
          <w:sz w:val="22"/>
          <w:lang w:val="en-US"/>
        </w:rPr>
        <w:t xml:space="preserve">only </w:t>
      </w:r>
      <w:r w:rsidRPr="00C73112">
        <w:rPr>
          <w:rFonts w:ascii="Arial" w:hAnsi="Arial" w:cs="Arial"/>
          <w:sz w:val="22"/>
          <w:lang w:val="en-US"/>
        </w:rPr>
        <w:t>created</w:t>
      </w:r>
      <w:r w:rsidR="00262E59" w:rsidRPr="00C73112">
        <w:rPr>
          <w:rFonts w:ascii="Arial" w:hAnsi="Arial" w:cs="Arial"/>
          <w:sz w:val="22"/>
          <w:lang w:val="en-US"/>
        </w:rPr>
        <w:t xml:space="preserve"> to quantify fats on breads by means of so-called virtual photos</w:t>
      </w:r>
      <w:r w:rsidRPr="00C73112">
        <w:rPr>
          <w:rFonts w:ascii="Arial" w:hAnsi="Arial" w:cs="Arial"/>
          <w:sz w:val="22"/>
          <w:lang w:val="en-US"/>
        </w:rPr>
        <w:t>.</w:t>
      </w:r>
      <w:r w:rsidR="0019488B" w:rsidRPr="00C73112">
        <w:rPr>
          <w:rFonts w:ascii="Arial" w:hAnsi="Arial" w:cs="Arial"/>
          <w:sz w:val="22"/>
          <w:lang w:val="en-US"/>
        </w:rPr>
        <w:t xml:space="preserve"> </w:t>
      </w:r>
      <w:r w:rsidR="00262E59" w:rsidRPr="00C73112">
        <w:rPr>
          <w:rFonts w:ascii="Arial" w:hAnsi="Arial" w:cs="Arial"/>
          <w:sz w:val="22"/>
          <w:lang w:val="en-US"/>
        </w:rPr>
        <w:t xml:space="preserve">This new quantification method allows </w:t>
      </w:r>
      <w:r w:rsidR="00A466AC" w:rsidRPr="00C73112">
        <w:rPr>
          <w:rFonts w:ascii="Arial" w:hAnsi="Arial" w:cs="Arial"/>
          <w:sz w:val="22"/>
          <w:lang w:val="en-US"/>
        </w:rPr>
        <w:t>quantifying</w:t>
      </w:r>
      <w:r w:rsidR="00262E59" w:rsidRPr="00C73112">
        <w:rPr>
          <w:rFonts w:ascii="Arial" w:hAnsi="Arial" w:cs="Arial"/>
          <w:sz w:val="22"/>
          <w:lang w:val="en-US"/>
        </w:rPr>
        <w:t xml:space="preserve"> </w:t>
      </w:r>
      <w:r w:rsidR="00262E59" w:rsidRPr="00C73112">
        <w:rPr>
          <w:rFonts w:ascii="Arial" w:hAnsi="Arial" w:cs="Arial"/>
          <w:sz w:val="22"/>
          <w:u w:val="single"/>
          <w:lang w:val="en-US"/>
        </w:rPr>
        <w:t>breads, rusks</w:t>
      </w:r>
      <w:r w:rsidR="009856AE" w:rsidRPr="00C73112">
        <w:rPr>
          <w:rFonts w:ascii="Arial" w:hAnsi="Arial" w:cs="Arial"/>
          <w:sz w:val="22"/>
          <w:u w:val="single"/>
          <w:lang w:val="en-US"/>
        </w:rPr>
        <w:t>, cakes</w:t>
      </w:r>
      <w:r w:rsidR="00262E59" w:rsidRPr="00C73112">
        <w:rPr>
          <w:rFonts w:ascii="Arial" w:hAnsi="Arial" w:cs="Arial"/>
          <w:sz w:val="22"/>
          <w:u w:val="single"/>
          <w:lang w:val="en-US"/>
        </w:rPr>
        <w:t xml:space="preserve"> and similar food items</w:t>
      </w:r>
      <w:r w:rsidR="00262E59" w:rsidRPr="00C73112">
        <w:rPr>
          <w:rFonts w:ascii="Arial" w:hAnsi="Arial" w:cs="Arial"/>
          <w:sz w:val="22"/>
          <w:lang w:val="en-US"/>
        </w:rPr>
        <w:t xml:space="preserve"> as well as their toppings (fats, jams, honey, cheese spread, liver </w:t>
      </w:r>
      <w:r w:rsidR="00262E59" w:rsidRPr="00C73112">
        <w:rPr>
          <w:rFonts w:ascii="Arial" w:hAnsi="Arial" w:cs="Arial"/>
          <w:sz w:val="22"/>
          <w:lang w:val="en-US"/>
        </w:rPr>
        <w:lastRenderedPageBreak/>
        <w:t>pate…)</w:t>
      </w:r>
      <w:r w:rsidR="00DE431E" w:rsidRPr="00C73112">
        <w:rPr>
          <w:rFonts w:ascii="Arial" w:hAnsi="Arial" w:cs="Arial"/>
        </w:rPr>
        <w:t xml:space="preserve"> </w:t>
      </w:r>
      <w:r w:rsidR="00DE431E" w:rsidRPr="00C73112">
        <w:rPr>
          <w:rFonts w:ascii="Arial" w:hAnsi="Arial" w:cs="Arial"/>
          <w:sz w:val="22"/>
          <w:lang w:val="en-US"/>
        </w:rPr>
        <w:t xml:space="preserve">by </w:t>
      </w:r>
      <w:r w:rsidR="00846198" w:rsidRPr="00C73112">
        <w:rPr>
          <w:rFonts w:ascii="Arial" w:hAnsi="Arial" w:cs="Arial"/>
          <w:sz w:val="22"/>
          <w:lang w:val="en-US"/>
        </w:rPr>
        <w:t>multiplying</w:t>
      </w:r>
      <w:r w:rsidR="00DE431E" w:rsidRPr="00C73112">
        <w:rPr>
          <w:rFonts w:ascii="Arial" w:hAnsi="Arial" w:cs="Arial"/>
          <w:sz w:val="22"/>
          <w:lang w:val="en-US"/>
        </w:rPr>
        <w:t xml:space="preserve"> the surface area </w:t>
      </w:r>
      <w:r w:rsidR="00846198" w:rsidRPr="00C73112">
        <w:rPr>
          <w:rFonts w:ascii="Arial" w:hAnsi="Arial" w:cs="Arial"/>
          <w:sz w:val="22"/>
          <w:lang w:val="en-US"/>
        </w:rPr>
        <w:t>of the shape by its reported</w:t>
      </w:r>
      <w:r w:rsidR="00DE431E" w:rsidRPr="00C73112">
        <w:rPr>
          <w:rFonts w:ascii="Arial" w:hAnsi="Arial" w:cs="Arial"/>
          <w:sz w:val="22"/>
          <w:lang w:val="en-US"/>
        </w:rPr>
        <w:t xml:space="preserve"> thickness </w:t>
      </w:r>
      <w:r w:rsidR="00846198" w:rsidRPr="00C73112">
        <w:rPr>
          <w:rFonts w:ascii="Arial" w:hAnsi="Arial" w:cs="Arial"/>
          <w:sz w:val="22"/>
          <w:lang w:val="en-US"/>
        </w:rPr>
        <w:t>to get the volume and then using the</w:t>
      </w:r>
      <w:r w:rsidR="00DE431E" w:rsidRPr="00C73112">
        <w:rPr>
          <w:rFonts w:ascii="Arial" w:hAnsi="Arial" w:cs="Arial"/>
          <w:sz w:val="22"/>
          <w:lang w:val="en-US"/>
        </w:rPr>
        <w:t xml:space="preserve"> </w:t>
      </w:r>
      <w:r w:rsidR="00846198" w:rsidRPr="00C73112">
        <w:rPr>
          <w:rFonts w:ascii="Arial" w:hAnsi="Arial" w:cs="Arial"/>
          <w:sz w:val="22"/>
          <w:lang w:val="en-US"/>
        </w:rPr>
        <w:t xml:space="preserve">specific </w:t>
      </w:r>
      <w:r w:rsidR="00DE431E" w:rsidRPr="00C73112">
        <w:rPr>
          <w:rFonts w:ascii="Arial" w:hAnsi="Arial" w:cs="Arial"/>
          <w:sz w:val="22"/>
          <w:lang w:val="en-US"/>
        </w:rPr>
        <w:t>density of the food to</w:t>
      </w:r>
      <w:r w:rsidR="00846198" w:rsidRPr="00C73112">
        <w:rPr>
          <w:rFonts w:ascii="Arial" w:hAnsi="Arial" w:cs="Arial"/>
          <w:sz w:val="22"/>
          <w:lang w:val="en-US"/>
        </w:rPr>
        <w:t xml:space="preserve"> convert </w:t>
      </w:r>
      <w:r w:rsidR="00DE431E" w:rsidRPr="00C73112">
        <w:rPr>
          <w:rFonts w:ascii="Arial" w:hAnsi="Arial" w:cs="Arial"/>
          <w:sz w:val="22"/>
          <w:lang w:val="en-US"/>
        </w:rPr>
        <w:t>the portion consumed</w:t>
      </w:r>
      <w:r w:rsidR="00846198" w:rsidRPr="00C73112">
        <w:rPr>
          <w:rFonts w:ascii="Arial" w:hAnsi="Arial" w:cs="Arial"/>
          <w:sz w:val="22"/>
          <w:lang w:val="en-US"/>
        </w:rPr>
        <w:t xml:space="preserve"> in</w:t>
      </w:r>
      <w:r w:rsidR="00F60DE7">
        <w:rPr>
          <w:rFonts w:ascii="Arial" w:hAnsi="Arial" w:cs="Arial"/>
          <w:sz w:val="22"/>
          <w:lang w:val="en-US"/>
        </w:rPr>
        <w:t>to</w:t>
      </w:r>
      <w:r w:rsidR="00846198" w:rsidRPr="00C73112">
        <w:rPr>
          <w:rFonts w:ascii="Arial" w:hAnsi="Arial" w:cs="Arial"/>
          <w:sz w:val="22"/>
          <w:lang w:val="en-US"/>
        </w:rPr>
        <w:t xml:space="preserve"> </w:t>
      </w:r>
      <w:r w:rsidR="00846198" w:rsidRPr="00EE1806">
        <w:rPr>
          <w:rFonts w:ascii="Arial" w:hAnsi="Arial" w:cs="Arial"/>
          <w:sz w:val="22"/>
          <w:lang w:val="en-US"/>
        </w:rPr>
        <w:t>grams</w:t>
      </w:r>
      <w:r w:rsidR="00177891" w:rsidRPr="00EE1806">
        <w:rPr>
          <w:rFonts w:ascii="Arial" w:hAnsi="Arial" w:cs="Arial"/>
          <w:sz w:val="22"/>
          <w:lang w:val="en-US"/>
        </w:rPr>
        <w:t>.</w:t>
      </w:r>
      <w:r w:rsidRPr="00EE1806">
        <w:rPr>
          <w:rFonts w:ascii="Arial" w:hAnsi="Arial" w:cs="Arial"/>
          <w:sz w:val="22"/>
          <w:lang w:val="en-US"/>
        </w:rPr>
        <w:t xml:space="preserve"> </w:t>
      </w:r>
      <w:r w:rsidR="0029737C">
        <w:rPr>
          <w:rFonts w:ascii="Arial" w:hAnsi="Arial" w:cs="Arial"/>
          <w:sz w:val="22"/>
          <w:highlight w:val="yellow"/>
          <w:lang w:val="en-US"/>
        </w:rPr>
        <w:t>Use of shapes</w:t>
      </w:r>
      <w:r w:rsidR="001E02B5" w:rsidRPr="001E02B5">
        <w:rPr>
          <w:rFonts w:ascii="Arial" w:hAnsi="Arial" w:cs="Arial"/>
          <w:sz w:val="22"/>
          <w:highlight w:val="yellow"/>
          <w:lang w:val="en-US"/>
        </w:rPr>
        <w:t xml:space="preserve"> concerns only flat items with </w:t>
      </w:r>
      <w:r w:rsidR="00D4570B">
        <w:rPr>
          <w:rFonts w:ascii="Arial" w:hAnsi="Arial" w:cs="Arial"/>
          <w:sz w:val="22"/>
          <w:highlight w:val="yellow"/>
          <w:lang w:val="en-US"/>
        </w:rPr>
        <w:t>even</w:t>
      </w:r>
      <w:r w:rsidR="001E02B5" w:rsidRPr="001E02B5">
        <w:rPr>
          <w:rFonts w:ascii="Arial" w:hAnsi="Arial" w:cs="Arial"/>
          <w:sz w:val="22"/>
          <w:highlight w:val="yellow"/>
          <w:lang w:val="en-US"/>
        </w:rPr>
        <w:t xml:space="preserve"> thicknesses (e.g. rusk</w:t>
      </w:r>
      <w:r w:rsidR="0029737C">
        <w:rPr>
          <w:rFonts w:ascii="Arial" w:hAnsi="Arial" w:cs="Arial"/>
          <w:sz w:val="22"/>
          <w:highlight w:val="yellow"/>
          <w:lang w:val="en-US"/>
        </w:rPr>
        <w:t>s</w:t>
      </w:r>
      <w:r w:rsidR="001E02B5" w:rsidRPr="001E02B5">
        <w:rPr>
          <w:rFonts w:ascii="Arial" w:hAnsi="Arial" w:cs="Arial"/>
          <w:sz w:val="22"/>
          <w:highlight w:val="yellow"/>
          <w:lang w:val="en-US"/>
        </w:rPr>
        <w:t xml:space="preserve">) or items which may be </w:t>
      </w:r>
      <w:r w:rsidR="00FB6575">
        <w:rPr>
          <w:rFonts w:ascii="Arial" w:hAnsi="Arial" w:cs="Arial"/>
          <w:sz w:val="22"/>
          <w:highlight w:val="yellow"/>
          <w:lang w:val="en-US"/>
        </w:rPr>
        <w:t xml:space="preserve">commonly </w:t>
      </w:r>
      <w:r w:rsidR="001E02B5" w:rsidRPr="001E02B5">
        <w:rPr>
          <w:rFonts w:ascii="Arial" w:hAnsi="Arial" w:cs="Arial"/>
          <w:sz w:val="22"/>
          <w:highlight w:val="yellow"/>
          <w:lang w:val="en-US"/>
        </w:rPr>
        <w:t xml:space="preserve">sliced </w:t>
      </w:r>
      <w:r w:rsidR="00D4570B">
        <w:rPr>
          <w:rFonts w:ascii="Arial" w:hAnsi="Arial" w:cs="Arial"/>
          <w:sz w:val="22"/>
          <w:highlight w:val="yellow"/>
          <w:lang w:val="en-US"/>
        </w:rPr>
        <w:t xml:space="preserve">resulting in an even thickness </w:t>
      </w:r>
      <w:r w:rsidR="001E02B5" w:rsidRPr="001E02B5">
        <w:rPr>
          <w:rFonts w:ascii="Arial" w:hAnsi="Arial" w:cs="Arial"/>
          <w:sz w:val="22"/>
          <w:highlight w:val="yellow"/>
          <w:lang w:val="en-US"/>
        </w:rPr>
        <w:t xml:space="preserve">(e.g. </w:t>
      </w:r>
      <w:r w:rsidR="00A111F4">
        <w:rPr>
          <w:rFonts w:ascii="Arial" w:hAnsi="Arial" w:cs="Arial"/>
          <w:sz w:val="22"/>
          <w:highlight w:val="yellow"/>
          <w:lang w:val="en-US"/>
        </w:rPr>
        <w:t>slices of bread</w:t>
      </w:r>
      <w:r w:rsidR="001E02B5" w:rsidRPr="001E02B5">
        <w:rPr>
          <w:rFonts w:ascii="Arial" w:hAnsi="Arial" w:cs="Arial"/>
          <w:sz w:val="22"/>
          <w:highlight w:val="yellow"/>
          <w:lang w:val="en-US"/>
        </w:rPr>
        <w:t>, cake,</w:t>
      </w:r>
      <w:r w:rsidR="00A111F4">
        <w:rPr>
          <w:rFonts w:ascii="Arial" w:hAnsi="Arial" w:cs="Arial"/>
          <w:sz w:val="22"/>
          <w:highlight w:val="yellow"/>
          <w:lang w:val="en-US"/>
        </w:rPr>
        <w:t xml:space="preserve"> or</w:t>
      </w:r>
      <w:r w:rsidR="001E02B5" w:rsidRPr="001E02B5">
        <w:rPr>
          <w:rFonts w:ascii="Arial" w:hAnsi="Arial" w:cs="Arial"/>
          <w:sz w:val="22"/>
          <w:highlight w:val="yellow"/>
          <w:lang w:val="en-US"/>
        </w:rPr>
        <w:t xml:space="preserve"> zucchini). This quantification </w:t>
      </w:r>
      <w:r w:rsidR="00D4570B">
        <w:rPr>
          <w:rFonts w:ascii="Arial" w:hAnsi="Arial" w:cs="Arial"/>
          <w:sz w:val="22"/>
          <w:highlight w:val="yellow"/>
          <w:lang w:val="en-US"/>
        </w:rPr>
        <w:t xml:space="preserve">method </w:t>
      </w:r>
      <w:r w:rsidR="001E02B5" w:rsidRPr="00D4570B">
        <w:rPr>
          <w:rFonts w:ascii="Arial" w:hAnsi="Arial" w:cs="Arial"/>
          <w:sz w:val="22"/>
          <w:highlight w:val="yellow"/>
          <w:u w:val="single"/>
          <w:lang w:val="en-US"/>
        </w:rPr>
        <w:t>cannot</w:t>
      </w:r>
      <w:r w:rsidR="001E02B5" w:rsidRPr="001E02B5">
        <w:rPr>
          <w:rFonts w:ascii="Arial" w:hAnsi="Arial" w:cs="Arial"/>
          <w:sz w:val="22"/>
          <w:highlight w:val="yellow"/>
          <w:lang w:val="en-US"/>
        </w:rPr>
        <w:t xml:space="preserve"> be used for items with irregular thicknesses (e.g. buns, balls, waffle</w:t>
      </w:r>
      <w:r w:rsidR="00D4570B">
        <w:rPr>
          <w:rFonts w:ascii="Arial" w:hAnsi="Arial" w:cs="Arial"/>
          <w:sz w:val="22"/>
          <w:highlight w:val="yellow"/>
          <w:lang w:val="en-US"/>
        </w:rPr>
        <w:t>, kugelhopf</w:t>
      </w:r>
      <w:r w:rsidR="001E02B5">
        <w:rPr>
          <w:rFonts w:ascii="Arial" w:hAnsi="Arial" w:cs="Arial"/>
          <w:sz w:val="22"/>
          <w:highlight w:val="yellow"/>
          <w:lang w:val="en-US"/>
        </w:rPr>
        <w:t>…</w:t>
      </w:r>
      <w:r w:rsidR="001E02B5" w:rsidRPr="001E02B5">
        <w:rPr>
          <w:rFonts w:ascii="Arial" w:hAnsi="Arial" w:cs="Arial"/>
          <w:sz w:val="22"/>
          <w:highlight w:val="yellow"/>
          <w:lang w:val="en-US"/>
        </w:rPr>
        <w:t xml:space="preserve">) or with slices containing holes (e.g. melon, sweet pepper, pumpkin, </w:t>
      </w:r>
      <w:proofErr w:type="spellStart"/>
      <w:r w:rsidR="00A111F4">
        <w:rPr>
          <w:rFonts w:ascii="Arial" w:hAnsi="Arial" w:cs="Arial"/>
          <w:sz w:val="22"/>
          <w:highlight w:val="yellow"/>
          <w:lang w:val="en-US"/>
        </w:rPr>
        <w:t>Emmental</w:t>
      </w:r>
      <w:proofErr w:type="spellEnd"/>
      <w:r w:rsidR="001E02B5" w:rsidRPr="001E02B5">
        <w:rPr>
          <w:rFonts w:ascii="Arial" w:hAnsi="Arial" w:cs="Arial"/>
          <w:sz w:val="22"/>
          <w:highlight w:val="yellow"/>
          <w:lang w:val="en-US"/>
        </w:rPr>
        <w:t xml:space="preserve"> cheese</w:t>
      </w:r>
      <w:r w:rsidR="001E02B5">
        <w:rPr>
          <w:rFonts w:ascii="Arial" w:hAnsi="Arial" w:cs="Arial"/>
          <w:sz w:val="22"/>
          <w:highlight w:val="yellow"/>
          <w:lang w:val="en-US"/>
        </w:rPr>
        <w:t>…</w:t>
      </w:r>
      <w:r w:rsidR="001E02B5" w:rsidRPr="001E02B5">
        <w:rPr>
          <w:rFonts w:ascii="Arial" w:hAnsi="Arial" w:cs="Arial"/>
          <w:sz w:val="22"/>
          <w:highlight w:val="yellow"/>
          <w:lang w:val="en-US"/>
        </w:rPr>
        <w:t>).</w:t>
      </w:r>
    </w:p>
    <w:p w:rsidR="00D55595" w:rsidRPr="00EE1806" w:rsidRDefault="001E02B5" w:rsidP="00BD58C2">
      <w:pPr>
        <w:spacing w:after="0" w:line="360" w:lineRule="auto"/>
        <w:ind w:right="-118"/>
        <w:jc w:val="both"/>
        <w:rPr>
          <w:rFonts w:ascii="Arial" w:hAnsi="Arial" w:cs="Arial"/>
          <w:sz w:val="22"/>
          <w:lang w:val="en-US"/>
        </w:rPr>
      </w:pPr>
      <w:r>
        <w:rPr>
          <w:rFonts w:ascii="Arial" w:hAnsi="Arial" w:cs="Arial"/>
          <w:sz w:val="22"/>
          <w:lang w:val="en-US"/>
        </w:rPr>
        <w:t>I</w:t>
      </w:r>
      <w:r w:rsidR="00C91EF6" w:rsidRPr="00EE1806">
        <w:rPr>
          <w:rFonts w:ascii="Arial" w:hAnsi="Arial" w:cs="Arial"/>
          <w:sz w:val="22"/>
          <w:lang w:val="en-US"/>
        </w:rPr>
        <w:t>t should be kept in mind that</w:t>
      </w:r>
      <w:r w:rsidR="00FC0802" w:rsidRPr="00EE1806">
        <w:rPr>
          <w:rFonts w:ascii="Arial" w:hAnsi="Arial" w:cs="Arial"/>
          <w:sz w:val="22"/>
          <w:lang w:val="en-US"/>
        </w:rPr>
        <w:t>,</w:t>
      </w:r>
      <w:r w:rsidR="00C91EF6" w:rsidRPr="00EE1806">
        <w:rPr>
          <w:rFonts w:ascii="Arial" w:hAnsi="Arial" w:cs="Arial"/>
          <w:sz w:val="22"/>
          <w:lang w:val="en-US"/>
        </w:rPr>
        <w:t xml:space="preserve"> depending on the coun</w:t>
      </w:r>
      <w:r w:rsidR="00304129" w:rsidRPr="00EE1806">
        <w:rPr>
          <w:rFonts w:ascii="Arial" w:hAnsi="Arial" w:cs="Arial"/>
          <w:sz w:val="22"/>
          <w:lang w:val="en-US"/>
        </w:rPr>
        <w:t>t</w:t>
      </w:r>
      <w:r w:rsidR="00C91EF6" w:rsidRPr="00EE1806">
        <w:rPr>
          <w:rFonts w:ascii="Arial" w:hAnsi="Arial" w:cs="Arial"/>
          <w:sz w:val="22"/>
          <w:lang w:val="en-US"/>
        </w:rPr>
        <w:t>ry</w:t>
      </w:r>
      <w:r w:rsidR="00FC0802" w:rsidRPr="00EE1806">
        <w:rPr>
          <w:rFonts w:ascii="Arial" w:hAnsi="Arial" w:cs="Arial"/>
          <w:sz w:val="22"/>
          <w:lang w:val="en-US"/>
        </w:rPr>
        <w:t>,</w:t>
      </w:r>
      <w:r w:rsidR="00C91EF6" w:rsidRPr="00EE1806">
        <w:rPr>
          <w:rFonts w:ascii="Arial" w:hAnsi="Arial" w:cs="Arial"/>
          <w:sz w:val="22"/>
          <w:lang w:val="en-US"/>
        </w:rPr>
        <w:t xml:space="preserve"> </w:t>
      </w:r>
      <w:r w:rsidR="00A42BA7" w:rsidRPr="00EE1806">
        <w:rPr>
          <w:rFonts w:ascii="Arial" w:hAnsi="Arial" w:cs="Arial"/>
          <w:sz w:val="22"/>
          <w:lang w:val="en-US"/>
        </w:rPr>
        <w:t>some breads</w:t>
      </w:r>
      <w:r w:rsidR="00722AE4" w:rsidRPr="00EE1806">
        <w:rPr>
          <w:rFonts w:ascii="Arial" w:hAnsi="Arial" w:cs="Arial"/>
          <w:sz w:val="22"/>
          <w:lang w:val="en-US"/>
        </w:rPr>
        <w:t xml:space="preserve"> and other food items</w:t>
      </w:r>
      <w:r w:rsidR="00C91EF6" w:rsidRPr="00EE1806">
        <w:rPr>
          <w:rFonts w:ascii="Arial" w:hAnsi="Arial" w:cs="Arial"/>
          <w:sz w:val="22"/>
          <w:lang w:val="en-US"/>
        </w:rPr>
        <w:t xml:space="preserve"> may be quantified </w:t>
      </w:r>
      <w:r w:rsidR="00A42BA7" w:rsidRPr="00EE1806">
        <w:rPr>
          <w:rFonts w:ascii="Arial" w:hAnsi="Arial" w:cs="Arial"/>
          <w:sz w:val="22"/>
          <w:lang w:val="en-US"/>
        </w:rPr>
        <w:t xml:space="preserve">more easily </w:t>
      </w:r>
      <w:r w:rsidR="00C91EF6" w:rsidRPr="00EE1806">
        <w:rPr>
          <w:rFonts w:ascii="Arial" w:hAnsi="Arial" w:cs="Arial"/>
          <w:sz w:val="22"/>
          <w:lang w:val="en-US"/>
        </w:rPr>
        <w:t>using standard units (e.g. buns</w:t>
      </w:r>
      <w:r>
        <w:rPr>
          <w:rFonts w:ascii="Arial" w:hAnsi="Arial" w:cs="Arial"/>
          <w:sz w:val="22"/>
          <w:lang w:val="en-US"/>
        </w:rPr>
        <w:t xml:space="preserve"> </w:t>
      </w:r>
      <w:r w:rsidRPr="001E02B5">
        <w:rPr>
          <w:rFonts w:ascii="Arial" w:hAnsi="Arial" w:cs="Arial"/>
          <w:sz w:val="22"/>
          <w:highlight w:val="yellow"/>
          <w:lang w:val="en-US"/>
        </w:rPr>
        <w:t>of different diameters</w:t>
      </w:r>
      <w:r w:rsidR="00C91EF6" w:rsidRPr="00EE1806">
        <w:rPr>
          <w:rFonts w:ascii="Arial" w:hAnsi="Arial" w:cs="Arial"/>
          <w:sz w:val="22"/>
          <w:lang w:val="en-US"/>
        </w:rPr>
        <w:t xml:space="preserve">), which will be </w:t>
      </w:r>
      <w:r w:rsidR="00F60DE7" w:rsidRPr="00EE1806">
        <w:rPr>
          <w:rFonts w:ascii="Arial" w:hAnsi="Arial" w:cs="Arial"/>
          <w:sz w:val="22"/>
          <w:lang w:val="en-US"/>
        </w:rPr>
        <w:t xml:space="preserve">considered and </w:t>
      </w:r>
      <w:r w:rsidR="00C91EF6" w:rsidRPr="00EE1806">
        <w:rPr>
          <w:rFonts w:ascii="Arial" w:hAnsi="Arial" w:cs="Arial"/>
          <w:sz w:val="22"/>
          <w:lang w:val="en-US"/>
        </w:rPr>
        <w:t xml:space="preserve">evaluated </w:t>
      </w:r>
      <w:r w:rsidR="00F60DE7" w:rsidRPr="00EE1806">
        <w:rPr>
          <w:rFonts w:ascii="Arial" w:hAnsi="Arial" w:cs="Arial"/>
          <w:sz w:val="22"/>
          <w:lang w:val="en-US"/>
        </w:rPr>
        <w:t xml:space="preserve">by IARC </w:t>
      </w:r>
      <w:r w:rsidR="00C91EF6" w:rsidRPr="00EE1806">
        <w:rPr>
          <w:rFonts w:ascii="Arial" w:hAnsi="Arial" w:cs="Arial"/>
          <w:sz w:val="22"/>
          <w:lang w:val="en-US"/>
        </w:rPr>
        <w:t xml:space="preserve">in the process of </w:t>
      </w:r>
      <w:r w:rsidR="00F60DE7" w:rsidRPr="00EE1806">
        <w:rPr>
          <w:rFonts w:ascii="Arial" w:hAnsi="Arial" w:cs="Arial"/>
          <w:sz w:val="22"/>
          <w:lang w:val="en-US"/>
        </w:rPr>
        <w:t>approval</w:t>
      </w:r>
      <w:r w:rsidR="00C91EF6" w:rsidRPr="00EE1806">
        <w:rPr>
          <w:rFonts w:ascii="Arial" w:hAnsi="Arial" w:cs="Arial"/>
          <w:sz w:val="22"/>
          <w:lang w:val="en-US"/>
        </w:rPr>
        <w:t>.</w:t>
      </w:r>
      <w:r w:rsidR="001939C3" w:rsidRPr="00EE1806">
        <w:rPr>
          <w:rFonts w:ascii="Arial" w:hAnsi="Arial" w:cs="Arial"/>
          <w:sz w:val="22"/>
          <w:lang w:val="en-US"/>
        </w:rPr>
        <w:t xml:space="preserve"> </w:t>
      </w:r>
    </w:p>
    <w:p w:rsidR="00D55595" w:rsidRPr="00EE1806" w:rsidRDefault="00D55595" w:rsidP="00D55595">
      <w:pPr>
        <w:spacing w:after="0" w:line="360" w:lineRule="auto"/>
        <w:ind w:right="-118"/>
        <w:jc w:val="both"/>
        <w:rPr>
          <w:rFonts w:ascii="Arial" w:hAnsi="Arial" w:cs="Arial"/>
          <w:sz w:val="22"/>
          <w:lang w:val="en-US"/>
        </w:rPr>
      </w:pPr>
    </w:p>
    <w:p w:rsidR="00D55595" w:rsidRPr="00EE1806" w:rsidRDefault="00D55595" w:rsidP="00D55595">
      <w:pPr>
        <w:spacing w:after="0" w:line="360" w:lineRule="auto"/>
        <w:ind w:right="-118"/>
        <w:jc w:val="both"/>
        <w:rPr>
          <w:rFonts w:ascii="Arial" w:hAnsi="Arial" w:cs="Arial"/>
          <w:b/>
          <w:sz w:val="22"/>
          <w:lang w:val="en-US"/>
        </w:rPr>
      </w:pPr>
      <w:r w:rsidRPr="00EE1806">
        <w:rPr>
          <w:rFonts w:ascii="Arial" w:hAnsi="Arial" w:cs="Arial"/>
          <w:b/>
          <w:sz w:val="22"/>
          <w:lang w:val="en-US"/>
        </w:rPr>
        <w:t xml:space="preserve">Foods for which the shapes method would be a suitable quantification method are those that have either very geometrical shapes (e.g. circular such as pizzas and pies or squared such as sandwich breads) or irregular shapes that vary for a given food </w:t>
      </w:r>
      <w:r w:rsidR="00A111F4">
        <w:rPr>
          <w:rFonts w:ascii="Arial" w:hAnsi="Arial" w:cs="Arial"/>
          <w:b/>
          <w:sz w:val="22"/>
          <w:u w:val="single"/>
          <w:lang w:val="en-US"/>
        </w:rPr>
        <w:t>but are commonly sliced in such away so that</w:t>
      </w:r>
      <w:r w:rsidRPr="00EE1806">
        <w:rPr>
          <w:rFonts w:ascii="Arial" w:hAnsi="Arial" w:cs="Arial"/>
          <w:b/>
          <w:sz w:val="22"/>
          <w:lang w:val="en-US"/>
        </w:rPr>
        <w:t xml:space="preserve"> the thickness/height of the shape can be easily estimated because it is flat (e.g. bread</w:t>
      </w:r>
      <w:r w:rsidR="00A111F4">
        <w:rPr>
          <w:rFonts w:ascii="Arial" w:hAnsi="Arial" w:cs="Arial"/>
          <w:b/>
          <w:sz w:val="22"/>
          <w:lang w:val="en-US"/>
        </w:rPr>
        <w:t xml:space="preserve"> slices</w:t>
      </w:r>
      <w:r w:rsidRPr="00EE1806">
        <w:rPr>
          <w:rFonts w:ascii="Arial" w:hAnsi="Arial" w:cs="Arial"/>
          <w:b/>
          <w:sz w:val="22"/>
          <w:lang w:val="en-US"/>
        </w:rPr>
        <w:t xml:space="preserve">, terrine or brioche slices). Keep in mind however, that standard units may be a more suitable </w:t>
      </w:r>
      <w:r w:rsidR="00F60DE7" w:rsidRPr="00EE1806">
        <w:rPr>
          <w:rFonts w:ascii="Arial" w:hAnsi="Arial" w:cs="Arial"/>
          <w:b/>
          <w:sz w:val="22"/>
          <w:lang w:val="en-US"/>
        </w:rPr>
        <w:t>method</w:t>
      </w:r>
      <w:r w:rsidRPr="00EE1806">
        <w:rPr>
          <w:rFonts w:ascii="Arial" w:hAnsi="Arial" w:cs="Arial"/>
          <w:b/>
          <w:sz w:val="22"/>
          <w:lang w:val="en-US"/>
        </w:rPr>
        <w:t xml:space="preserve"> </w:t>
      </w:r>
      <w:r w:rsidR="00F60DE7" w:rsidRPr="00EE1806">
        <w:rPr>
          <w:rFonts w:ascii="Arial" w:hAnsi="Arial" w:cs="Arial"/>
          <w:b/>
          <w:sz w:val="22"/>
          <w:lang w:val="en-US"/>
        </w:rPr>
        <w:t>of</w:t>
      </w:r>
      <w:r w:rsidRPr="00EE1806">
        <w:rPr>
          <w:rFonts w:ascii="Arial" w:hAnsi="Arial" w:cs="Arial"/>
          <w:b/>
          <w:sz w:val="22"/>
          <w:lang w:val="en-US"/>
        </w:rPr>
        <w:t xml:space="preserve"> quantification, especially if the thickness/height </w:t>
      </w:r>
      <w:r w:rsidR="00F60DE7" w:rsidRPr="00EE1806">
        <w:rPr>
          <w:rFonts w:ascii="Arial" w:hAnsi="Arial" w:cs="Arial"/>
          <w:b/>
          <w:sz w:val="22"/>
          <w:lang w:val="en-US"/>
        </w:rPr>
        <w:t xml:space="preserve">of the food </w:t>
      </w:r>
      <w:r w:rsidRPr="00EE1806">
        <w:rPr>
          <w:rFonts w:ascii="Arial" w:hAnsi="Arial" w:cs="Arial"/>
          <w:b/>
          <w:sz w:val="22"/>
          <w:lang w:val="en-US"/>
        </w:rPr>
        <w:t>doesn’t vary too much</w:t>
      </w:r>
      <w:r w:rsidR="00A111F4">
        <w:rPr>
          <w:rFonts w:ascii="Arial" w:hAnsi="Arial" w:cs="Arial"/>
          <w:b/>
          <w:sz w:val="22"/>
          <w:lang w:val="en-US"/>
        </w:rPr>
        <w:t xml:space="preserve"> (e.g. crème </w:t>
      </w:r>
      <w:proofErr w:type="spellStart"/>
      <w:proofErr w:type="gramStart"/>
      <w:r w:rsidR="00A111F4">
        <w:rPr>
          <w:rFonts w:ascii="Arial" w:hAnsi="Arial" w:cs="Arial"/>
          <w:b/>
          <w:sz w:val="22"/>
          <w:lang w:val="en-US"/>
        </w:rPr>
        <w:t>brule</w:t>
      </w:r>
      <w:proofErr w:type="spellEnd"/>
      <w:proofErr w:type="gramEnd"/>
      <w:r w:rsidR="00A111F4">
        <w:rPr>
          <w:rFonts w:ascii="Arial" w:hAnsi="Arial" w:cs="Arial"/>
          <w:b/>
          <w:sz w:val="22"/>
          <w:lang w:val="en-US"/>
        </w:rPr>
        <w:t>)</w:t>
      </w:r>
      <w:r w:rsidRPr="00EE1806">
        <w:rPr>
          <w:rFonts w:ascii="Arial" w:hAnsi="Arial" w:cs="Arial"/>
          <w:b/>
          <w:sz w:val="22"/>
          <w:lang w:val="en-US"/>
        </w:rPr>
        <w:t xml:space="preserve">. </w:t>
      </w:r>
    </w:p>
    <w:p w:rsidR="00D55595" w:rsidRPr="00EE1806" w:rsidRDefault="00D55595" w:rsidP="00D55595">
      <w:pPr>
        <w:spacing w:after="0" w:line="360" w:lineRule="auto"/>
        <w:ind w:right="-118"/>
        <w:jc w:val="both"/>
        <w:rPr>
          <w:rFonts w:ascii="Arial" w:hAnsi="Arial" w:cs="Arial"/>
          <w:sz w:val="22"/>
          <w:lang w:val="en-US"/>
        </w:rPr>
      </w:pPr>
    </w:p>
    <w:p w:rsidR="00D55595" w:rsidRPr="00EE1806" w:rsidRDefault="00F60DE7" w:rsidP="00D55595">
      <w:pPr>
        <w:spacing w:after="0" w:line="360" w:lineRule="auto"/>
        <w:ind w:right="-118"/>
        <w:jc w:val="both"/>
        <w:rPr>
          <w:rFonts w:ascii="Arial" w:hAnsi="Arial" w:cs="Arial"/>
          <w:sz w:val="22"/>
          <w:lang w:val="en-US"/>
        </w:rPr>
      </w:pPr>
      <w:r w:rsidRPr="00EE1806">
        <w:rPr>
          <w:rFonts w:ascii="Arial" w:hAnsi="Arial" w:cs="Arial"/>
          <w:sz w:val="22"/>
          <w:lang w:val="en-US"/>
        </w:rPr>
        <w:t>It is recommended to first m</w:t>
      </w:r>
      <w:r w:rsidR="00D55595" w:rsidRPr="00EE1806">
        <w:rPr>
          <w:rFonts w:ascii="Arial" w:hAnsi="Arial" w:cs="Arial"/>
          <w:sz w:val="22"/>
          <w:lang w:val="en-US"/>
        </w:rPr>
        <w:t xml:space="preserve">ake an inventory of </w:t>
      </w:r>
      <w:r w:rsidRPr="00EE1806">
        <w:rPr>
          <w:rFonts w:ascii="Arial" w:hAnsi="Arial" w:cs="Arial"/>
          <w:sz w:val="22"/>
          <w:u w:val="single"/>
          <w:lang w:val="en-US"/>
        </w:rPr>
        <w:t>all</w:t>
      </w:r>
      <w:r w:rsidRPr="00EE1806">
        <w:rPr>
          <w:rFonts w:ascii="Arial" w:hAnsi="Arial" w:cs="Arial"/>
          <w:sz w:val="22"/>
          <w:lang w:val="en-US"/>
        </w:rPr>
        <w:t xml:space="preserve"> </w:t>
      </w:r>
      <w:r w:rsidR="00D55595" w:rsidRPr="00EE1806">
        <w:rPr>
          <w:rFonts w:ascii="Arial" w:hAnsi="Arial" w:cs="Arial"/>
          <w:sz w:val="22"/>
          <w:lang w:val="en-US"/>
        </w:rPr>
        <w:t xml:space="preserve">the shapes needed in your country by </w:t>
      </w:r>
      <w:r w:rsidR="00D3600D" w:rsidRPr="00EE1806">
        <w:rPr>
          <w:rFonts w:ascii="Arial" w:hAnsi="Arial" w:cs="Arial"/>
          <w:sz w:val="22"/>
          <w:lang w:val="en-US"/>
        </w:rPr>
        <w:t>considering the foods in your local FDLIST file.   In particular, compile</w:t>
      </w:r>
      <w:r w:rsidR="00D55595" w:rsidRPr="00EE1806">
        <w:rPr>
          <w:rFonts w:ascii="Arial" w:hAnsi="Arial" w:cs="Arial"/>
          <w:sz w:val="22"/>
          <w:lang w:val="en-US"/>
        </w:rPr>
        <w:t xml:space="preserve"> a) a group of bread slices that may be representative for the bread shapes in your country and b) other shapes that would be needed to quantify </w:t>
      </w:r>
      <w:r w:rsidR="00FC0802" w:rsidRPr="00EE1806">
        <w:rPr>
          <w:rFonts w:ascii="Arial" w:hAnsi="Arial" w:cs="Arial"/>
          <w:sz w:val="22"/>
          <w:lang w:val="en-US"/>
        </w:rPr>
        <w:t xml:space="preserve">by shapes such as </w:t>
      </w:r>
      <w:r w:rsidR="00D55595" w:rsidRPr="00EE1806">
        <w:rPr>
          <w:rFonts w:ascii="Arial" w:hAnsi="Arial" w:cs="Arial"/>
          <w:sz w:val="22"/>
          <w:lang w:val="en-US"/>
        </w:rPr>
        <w:t xml:space="preserve">cakes, terrine, pate, pizzas. </w:t>
      </w:r>
    </w:p>
    <w:p w:rsidR="00D55595" w:rsidRPr="00EE1806" w:rsidRDefault="00D55595" w:rsidP="00D55595">
      <w:pPr>
        <w:spacing w:after="0" w:line="360" w:lineRule="auto"/>
        <w:ind w:right="-118"/>
        <w:jc w:val="both"/>
        <w:rPr>
          <w:rFonts w:ascii="Arial" w:hAnsi="Arial" w:cs="Arial"/>
          <w:sz w:val="22"/>
          <w:lang w:val="en-US"/>
        </w:rPr>
      </w:pPr>
    </w:p>
    <w:p w:rsidR="00D55595" w:rsidRPr="00EE1806" w:rsidRDefault="00D3600D" w:rsidP="00D55595">
      <w:pPr>
        <w:spacing w:after="0" w:line="360" w:lineRule="auto"/>
        <w:ind w:right="-118"/>
        <w:jc w:val="both"/>
        <w:rPr>
          <w:rFonts w:ascii="Arial" w:hAnsi="Arial" w:cs="Arial"/>
          <w:sz w:val="22"/>
          <w:lang w:val="en-US"/>
        </w:rPr>
      </w:pPr>
      <w:r w:rsidRPr="00EE1806">
        <w:rPr>
          <w:rFonts w:ascii="Arial" w:hAnsi="Arial" w:cs="Arial"/>
          <w:sz w:val="22"/>
          <w:lang w:val="en-US"/>
        </w:rPr>
        <w:t xml:space="preserve">A number of shape pictures are already available in the </w:t>
      </w:r>
      <w:r w:rsidR="003C6671">
        <w:rPr>
          <w:rFonts w:ascii="Arial" w:hAnsi="Arial" w:cs="Arial"/>
          <w:sz w:val="22"/>
          <w:lang w:val="en-US"/>
        </w:rPr>
        <w:t>GloboDiet</w:t>
      </w:r>
      <w:r w:rsidRPr="00EE1806">
        <w:rPr>
          <w:rFonts w:ascii="Arial" w:hAnsi="Arial" w:cs="Arial"/>
          <w:sz w:val="22"/>
          <w:lang w:val="en-US"/>
        </w:rPr>
        <w:t xml:space="preserve"> picture library at IARC. Check if drawings of shapes for your study may already be available in the library</w:t>
      </w:r>
      <w:r w:rsidR="00FC0802" w:rsidRPr="00EE1806">
        <w:rPr>
          <w:rFonts w:ascii="Arial" w:hAnsi="Arial" w:cs="Arial"/>
          <w:sz w:val="22"/>
          <w:lang w:val="en-US"/>
        </w:rPr>
        <w:t xml:space="preserve"> for the foods needing shapes identified in the previous step</w:t>
      </w:r>
      <w:r w:rsidRPr="00EE1806">
        <w:rPr>
          <w:rFonts w:ascii="Arial" w:hAnsi="Arial" w:cs="Arial"/>
          <w:sz w:val="22"/>
          <w:lang w:val="en-US"/>
        </w:rPr>
        <w:t>. Note down</w:t>
      </w:r>
      <w:r w:rsidR="00D55595" w:rsidRPr="00EE1806">
        <w:rPr>
          <w:rFonts w:ascii="Arial" w:hAnsi="Arial" w:cs="Arial"/>
          <w:sz w:val="22"/>
          <w:lang w:val="en-US"/>
        </w:rPr>
        <w:t xml:space="preserve"> the shapes needed for your country from the available drawings of shapes found in </w:t>
      </w:r>
      <w:r w:rsidR="003C6671">
        <w:rPr>
          <w:rFonts w:ascii="Arial" w:hAnsi="Arial" w:cs="Arial"/>
          <w:sz w:val="22"/>
          <w:lang w:val="en-US"/>
        </w:rPr>
        <w:t>GloboDiet</w:t>
      </w:r>
      <w:r w:rsidR="00D55595" w:rsidRPr="00EE1806">
        <w:rPr>
          <w:rFonts w:ascii="Arial" w:hAnsi="Arial" w:cs="Arial"/>
          <w:sz w:val="22"/>
          <w:lang w:val="en-US"/>
        </w:rPr>
        <w:t xml:space="preserve"> picture booklets</w:t>
      </w:r>
      <w:r w:rsidRPr="00EE1806">
        <w:rPr>
          <w:rFonts w:ascii="Arial" w:hAnsi="Arial" w:cs="Arial"/>
          <w:sz w:val="22"/>
          <w:lang w:val="en-US"/>
        </w:rPr>
        <w:t>.</w:t>
      </w:r>
      <w:r w:rsidR="00D55595" w:rsidRPr="00EE1806">
        <w:rPr>
          <w:rFonts w:ascii="Arial" w:hAnsi="Arial" w:cs="Arial"/>
          <w:sz w:val="22"/>
          <w:lang w:val="en-US"/>
        </w:rPr>
        <w:t xml:space="preserve"> </w:t>
      </w:r>
      <w:r w:rsidRPr="00EE1806">
        <w:rPr>
          <w:rFonts w:ascii="Arial" w:hAnsi="Arial" w:cs="Arial"/>
          <w:sz w:val="22"/>
          <w:lang w:val="en-US"/>
        </w:rPr>
        <w:t xml:space="preserve">See sample table in </w:t>
      </w:r>
      <w:r w:rsidRPr="00EE1806">
        <w:rPr>
          <w:rFonts w:ascii="Arial" w:hAnsi="Arial" w:cs="Arial"/>
          <w:b/>
          <w:sz w:val="22"/>
          <w:lang w:val="en-US"/>
        </w:rPr>
        <w:t>Appendix 4</w:t>
      </w:r>
      <w:r w:rsidRPr="00EE1806">
        <w:rPr>
          <w:rFonts w:ascii="Arial" w:hAnsi="Arial" w:cs="Arial"/>
          <w:sz w:val="22"/>
          <w:lang w:val="en-US"/>
        </w:rPr>
        <w:t xml:space="preserve">. Provide this to IARC for verification and approval. </w:t>
      </w:r>
      <w:r w:rsidR="00F60DE7" w:rsidRPr="00EE1806">
        <w:rPr>
          <w:rFonts w:ascii="Arial" w:hAnsi="Arial" w:cs="Arial"/>
          <w:sz w:val="22"/>
          <w:lang w:val="en-US"/>
        </w:rPr>
        <w:t>Have in mind that not all shapes need a drawing, e.g. a piece of brownie 5 by 6 cm makes 30 cm</w:t>
      </w:r>
      <w:r w:rsidR="00F60DE7" w:rsidRPr="00EE1806">
        <w:rPr>
          <w:rFonts w:ascii="Arial" w:hAnsi="Arial" w:cs="Arial"/>
          <w:sz w:val="22"/>
          <w:vertAlign w:val="superscript"/>
          <w:lang w:val="en-US"/>
        </w:rPr>
        <w:t>2</w:t>
      </w:r>
      <w:r w:rsidR="00F60DE7" w:rsidRPr="00EE1806">
        <w:rPr>
          <w:rFonts w:ascii="Arial" w:hAnsi="Arial" w:cs="Arial"/>
          <w:sz w:val="22"/>
          <w:lang w:val="en-US"/>
        </w:rPr>
        <w:t xml:space="preserve"> and can be directly entered in your local </w:t>
      </w:r>
      <w:r w:rsidR="003C6671">
        <w:rPr>
          <w:rFonts w:ascii="Arial" w:hAnsi="Arial" w:cs="Arial"/>
          <w:sz w:val="22"/>
          <w:lang w:val="en-US"/>
        </w:rPr>
        <w:t>GloboDiet</w:t>
      </w:r>
      <w:r w:rsidR="00F60DE7" w:rsidRPr="00EE1806">
        <w:rPr>
          <w:rFonts w:ascii="Arial" w:hAnsi="Arial" w:cs="Arial"/>
          <w:sz w:val="22"/>
          <w:lang w:val="en-US"/>
        </w:rPr>
        <w:t xml:space="preserve"> version by choosing a rectangular shape having a surface area of 30 cm</w:t>
      </w:r>
      <w:r w:rsidR="00F60DE7" w:rsidRPr="00EE1806">
        <w:rPr>
          <w:rFonts w:ascii="Arial" w:hAnsi="Arial" w:cs="Arial"/>
          <w:sz w:val="22"/>
          <w:vertAlign w:val="superscript"/>
          <w:lang w:val="en-US"/>
        </w:rPr>
        <w:t>2</w:t>
      </w:r>
      <w:r w:rsidR="00F60DE7" w:rsidRPr="00EE1806">
        <w:rPr>
          <w:rFonts w:ascii="Arial" w:hAnsi="Arial" w:cs="Arial"/>
          <w:sz w:val="22"/>
          <w:lang w:val="en-US"/>
        </w:rPr>
        <w:t xml:space="preserve">. </w:t>
      </w:r>
    </w:p>
    <w:p w:rsidR="00F60DE7" w:rsidRPr="00EE1806" w:rsidRDefault="00F60DE7" w:rsidP="00D55595">
      <w:pPr>
        <w:spacing w:after="0" w:line="360" w:lineRule="auto"/>
        <w:ind w:right="-118"/>
        <w:jc w:val="both"/>
        <w:rPr>
          <w:rFonts w:ascii="Arial" w:hAnsi="Arial" w:cs="Arial"/>
          <w:sz w:val="22"/>
          <w:lang w:val="en-US"/>
        </w:rPr>
      </w:pPr>
    </w:p>
    <w:p w:rsidR="00D55595" w:rsidRPr="00EE1806" w:rsidRDefault="00D55595" w:rsidP="00D55595">
      <w:pPr>
        <w:spacing w:after="0" w:line="360" w:lineRule="auto"/>
        <w:ind w:right="-118"/>
        <w:jc w:val="both"/>
        <w:rPr>
          <w:rFonts w:ascii="Arial" w:hAnsi="Arial" w:cs="Arial"/>
          <w:sz w:val="22"/>
          <w:lang w:val="en-US"/>
        </w:rPr>
      </w:pPr>
      <w:r w:rsidRPr="00EE1806">
        <w:rPr>
          <w:rFonts w:ascii="Arial" w:hAnsi="Arial" w:cs="Arial"/>
          <w:b/>
          <w:sz w:val="22"/>
          <w:lang w:val="en-US"/>
        </w:rPr>
        <w:t>Note:</w:t>
      </w:r>
      <w:r w:rsidRPr="00EE1806">
        <w:rPr>
          <w:rFonts w:ascii="Arial" w:hAnsi="Arial" w:cs="Arial"/>
          <w:sz w:val="22"/>
          <w:lang w:val="en-US"/>
        </w:rPr>
        <w:t xml:space="preserve"> Shapes in the picture books are drawings in </w:t>
      </w:r>
      <w:r w:rsidRPr="00EE1806">
        <w:rPr>
          <w:rFonts w:ascii="Arial" w:hAnsi="Arial" w:cs="Arial"/>
          <w:sz w:val="22"/>
          <w:u w:val="single"/>
          <w:lang w:val="en-US"/>
        </w:rPr>
        <w:t>real-size</w:t>
      </w:r>
      <w:r w:rsidRPr="00EE1806">
        <w:rPr>
          <w:rFonts w:ascii="Arial" w:hAnsi="Arial" w:cs="Arial"/>
          <w:sz w:val="22"/>
          <w:lang w:val="en-US"/>
        </w:rPr>
        <w:t xml:space="preserve"> and their surface areas have already been estimated and are stored in the </w:t>
      </w:r>
      <w:r w:rsidR="003C6671">
        <w:rPr>
          <w:rFonts w:ascii="Arial" w:hAnsi="Arial" w:cs="Arial"/>
          <w:sz w:val="22"/>
          <w:lang w:val="en-US"/>
        </w:rPr>
        <w:t>GloboDiet</w:t>
      </w:r>
      <w:r w:rsidRPr="00EE1806">
        <w:rPr>
          <w:rFonts w:ascii="Arial" w:hAnsi="Arial" w:cs="Arial"/>
          <w:sz w:val="22"/>
          <w:lang w:val="en-US"/>
        </w:rPr>
        <w:t xml:space="preserve"> library database. </w:t>
      </w:r>
      <w:r w:rsidR="00852A87" w:rsidRPr="00EE1806">
        <w:rPr>
          <w:rFonts w:ascii="Arial" w:hAnsi="Arial" w:cs="Arial"/>
          <w:sz w:val="22"/>
          <w:lang w:val="en-US"/>
        </w:rPr>
        <w:t xml:space="preserve">The shape code can give you an indication of the surface area of the given shape; see 'Shape codes explained' in </w:t>
      </w:r>
      <w:r w:rsidR="00852A87" w:rsidRPr="00EE1806">
        <w:rPr>
          <w:rFonts w:ascii="Arial" w:hAnsi="Arial" w:cs="Arial"/>
          <w:b/>
          <w:sz w:val="22"/>
          <w:lang w:val="en-US"/>
        </w:rPr>
        <w:t>Appendix 6</w:t>
      </w:r>
      <w:r w:rsidR="00852A87" w:rsidRPr="00EE1806">
        <w:rPr>
          <w:rFonts w:ascii="Arial" w:hAnsi="Arial" w:cs="Arial"/>
          <w:sz w:val="22"/>
          <w:lang w:val="en-US"/>
        </w:rPr>
        <w:t xml:space="preserve">.  </w:t>
      </w:r>
      <w:r w:rsidRPr="00EE1806">
        <w:rPr>
          <w:rFonts w:ascii="Arial" w:hAnsi="Arial" w:cs="Arial"/>
          <w:sz w:val="22"/>
          <w:lang w:val="en-US"/>
        </w:rPr>
        <w:t xml:space="preserve">Thus if </w:t>
      </w:r>
      <w:r w:rsidR="00CB092D">
        <w:rPr>
          <w:rFonts w:ascii="Arial" w:hAnsi="Arial" w:cs="Arial"/>
          <w:sz w:val="22"/>
          <w:lang w:val="en-US"/>
        </w:rPr>
        <w:t>you borrow a</w:t>
      </w:r>
      <w:r w:rsidRPr="00EE1806">
        <w:rPr>
          <w:rFonts w:ascii="Arial" w:hAnsi="Arial" w:cs="Arial"/>
          <w:sz w:val="22"/>
          <w:lang w:val="en-US"/>
        </w:rPr>
        <w:t xml:space="preserve"> shape </w:t>
      </w:r>
      <w:r w:rsidR="00CB092D">
        <w:rPr>
          <w:rFonts w:ascii="Arial" w:hAnsi="Arial" w:cs="Arial"/>
          <w:sz w:val="22"/>
          <w:lang w:val="en-US"/>
        </w:rPr>
        <w:t xml:space="preserve">drawing from another </w:t>
      </w:r>
      <w:r w:rsidRPr="00EE1806">
        <w:rPr>
          <w:rFonts w:ascii="Arial" w:hAnsi="Arial" w:cs="Arial"/>
          <w:sz w:val="22"/>
          <w:lang w:val="en-US"/>
        </w:rPr>
        <w:t xml:space="preserve">country </w:t>
      </w:r>
      <w:r w:rsidR="00CB092D">
        <w:rPr>
          <w:rFonts w:ascii="Arial" w:hAnsi="Arial" w:cs="Arial"/>
          <w:sz w:val="22"/>
          <w:lang w:val="en-US"/>
        </w:rPr>
        <w:t>(</w:t>
      </w:r>
      <w:r w:rsidRPr="00EE1806">
        <w:rPr>
          <w:rFonts w:ascii="Arial" w:hAnsi="Arial" w:cs="Arial"/>
          <w:sz w:val="22"/>
          <w:lang w:val="en-US"/>
        </w:rPr>
        <w:t xml:space="preserve">along </w:t>
      </w:r>
      <w:r w:rsidRPr="00EE1806">
        <w:rPr>
          <w:rFonts w:ascii="Arial" w:hAnsi="Arial" w:cs="Arial"/>
          <w:sz w:val="22"/>
          <w:lang w:val="en-US"/>
        </w:rPr>
        <w:lastRenderedPageBreak/>
        <w:t>with its code</w:t>
      </w:r>
      <w:r w:rsidR="00CB092D">
        <w:rPr>
          <w:rFonts w:ascii="Arial" w:hAnsi="Arial" w:cs="Arial"/>
          <w:sz w:val="22"/>
          <w:lang w:val="en-US"/>
        </w:rPr>
        <w:t>)</w:t>
      </w:r>
      <w:r w:rsidRPr="00EE1806">
        <w:rPr>
          <w:rFonts w:ascii="Arial" w:hAnsi="Arial" w:cs="Arial"/>
          <w:sz w:val="22"/>
          <w:lang w:val="en-US"/>
        </w:rPr>
        <w:t xml:space="preserve">, </w:t>
      </w:r>
      <w:r w:rsidR="00CB092D">
        <w:rPr>
          <w:rFonts w:ascii="Arial" w:hAnsi="Arial" w:cs="Arial"/>
          <w:sz w:val="22"/>
          <w:lang w:val="en-US"/>
        </w:rPr>
        <w:t>the size of the drawing must remain the same to assure that the surface area is kept unchanged</w:t>
      </w:r>
      <w:r w:rsidRPr="00EE1806">
        <w:rPr>
          <w:rFonts w:ascii="Arial" w:hAnsi="Arial" w:cs="Arial"/>
          <w:sz w:val="22"/>
          <w:lang w:val="en-US"/>
        </w:rPr>
        <w:t>.</w:t>
      </w:r>
    </w:p>
    <w:p w:rsidR="00F80E6B" w:rsidRPr="00EE1806" w:rsidRDefault="00D55595" w:rsidP="00D55595">
      <w:pPr>
        <w:spacing w:after="0" w:line="360" w:lineRule="auto"/>
        <w:ind w:right="-118"/>
        <w:jc w:val="both"/>
        <w:rPr>
          <w:rFonts w:ascii="Arial" w:hAnsi="Arial" w:cs="Arial"/>
          <w:sz w:val="22"/>
          <w:lang w:val="en-US"/>
        </w:rPr>
      </w:pPr>
      <w:r w:rsidRPr="00EE1806">
        <w:rPr>
          <w:rFonts w:ascii="Arial" w:hAnsi="Arial" w:cs="Arial"/>
          <w:sz w:val="22"/>
          <w:lang w:val="en-US"/>
        </w:rPr>
        <w:t> </w:t>
      </w:r>
    </w:p>
    <w:p w:rsidR="00FC0802" w:rsidRPr="00EE1806" w:rsidRDefault="00852A87" w:rsidP="00D55595">
      <w:pPr>
        <w:spacing w:after="0" w:line="360" w:lineRule="auto"/>
        <w:ind w:right="-118"/>
        <w:jc w:val="both"/>
        <w:rPr>
          <w:rFonts w:ascii="Arial" w:hAnsi="Arial" w:cs="Arial"/>
          <w:sz w:val="22"/>
          <w:lang w:val="en-US"/>
        </w:rPr>
      </w:pPr>
      <w:r w:rsidRPr="00EE1806">
        <w:rPr>
          <w:rFonts w:ascii="Arial" w:hAnsi="Arial" w:cs="Arial"/>
          <w:sz w:val="22"/>
          <w:lang w:val="en-US"/>
        </w:rPr>
        <w:t xml:space="preserve">Then prepare a list of foods needing new drawings of shapes also to be included in your local picture booklet and which would be subsequently added to the </w:t>
      </w:r>
      <w:r w:rsidR="003C6671">
        <w:rPr>
          <w:rFonts w:ascii="Arial" w:hAnsi="Arial" w:cs="Arial"/>
          <w:sz w:val="22"/>
          <w:lang w:val="en-US"/>
        </w:rPr>
        <w:t>GloboDiet</w:t>
      </w:r>
      <w:r w:rsidRPr="00EE1806">
        <w:rPr>
          <w:rFonts w:ascii="Arial" w:hAnsi="Arial" w:cs="Arial"/>
          <w:sz w:val="22"/>
          <w:lang w:val="en-US"/>
        </w:rPr>
        <w:t xml:space="preserve"> picture library.</w:t>
      </w:r>
    </w:p>
    <w:p w:rsidR="00BD58C2" w:rsidRPr="00C73112" w:rsidRDefault="00F80E6B" w:rsidP="00BD58C2">
      <w:pPr>
        <w:spacing w:after="0" w:line="360" w:lineRule="auto"/>
        <w:ind w:right="-118"/>
        <w:jc w:val="both"/>
        <w:rPr>
          <w:rFonts w:ascii="Arial" w:hAnsi="Arial" w:cs="Arial"/>
          <w:sz w:val="22"/>
          <w:lang w:val="en-US"/>
        </w:rPr>
      </w:pPr>
      <w:r>
        <w:rPr>
          <w:rFonts w:ascii="Arial" w:hAnsi="Arial" w:cs="Arial"/>
          <w:sz w:val="22"/>
          <w:highlight w:val="yellow"/>
          <w:lang w:val="en-US"/>
        </w:rPr>
        <w:br w:type="page"/>
      </w:r>
      <w:r w:rsidR="00740A13" w:rsidRPr="00C73112">
        <w:rPr>
          <w:rFonts w:ascii="Arial" w:hAnsi="Arial" w:cs="Arial"/>
          <w:sz w:val="22"/>
          <w:lang w:val="en-US"/>
        </w:rPr>
        <w:lastRenderedPageBreak/>
        <w:t>If new shape</w:t>
      </w:r>
      <w:r w:rsidR="00740A13">
        <w:rPr>
          <w:rFonts w:ascii="Arial" w:hAnsi="Arial" w:cs="Arial"/>
          <w:sz w:val="22"/>
          <w:lang w:val="en-US"/>
        </w:rPr>
        <w:t xml:space="preserve"> drawings</w:t>
      </w:r>
      <w:r w:rsidR="00740A13" w:rsidRPr="00C73112">
        <w:rPr>
          <w:rFonts w:ascii="Arial" w:hAnsi="Arial" w:cs="Arial"/>
          <w:sz w:val="22"/>
          <w:lang w:val="en-US"/>
        </w:rPr>
        <w:t xml:space="preserve"> are needed, the guidelines for their preparation, along with a flow-chart follow below:</w:t>
      </w:r>
    </w:p>
    <w:p w:rsidR="00BE0ACE" w:rsidRPr="00C73112" w:rsidRDefault="00176A51" w:rsidP="00BD58C2">
      <w:pPr>
        <w:spacing w:after="0" w:line="360" w:lineRule="auto"/>
        <w:ind w:right="-118"/>
        <w:jc w:val="both"/>
        <w:rPr>
          <w:rFonts w:ascii="Arial" w:hAnsi="Arial" w:cs="Arial"/>
          <w:sz w:val="22"/>
          <w:lang w:val="en-US"/>
        </w:rPr>
      </w:pPr>
      <w:r>
        <w:rPr>
          <w:rFonts w:ascii="Arial" w:hAnsi="Arial" w:cs="Arial"/>
          <w:b/>
          <w:noProof/>
          <w:sz w:val="22"/>
          <w:lang w:eastAsia="en-GB"/>
        </w:rPr>
        <mc:AlternateContent>
          <mc:Choice Requires="wps">
            <w:drawing>
              <wp:anchor distT="0" distB="0" distL="114300" distR="114300" simplePos="0" relativeHeight="251658240" behindDoc="0" locked="0" layoutInCell="1" allowOverlap="1">
                <wp:simplePos x="0" y="0"/>
                <wp:positionH relativeFrom="column">
                  <wp:posOffset>-29210</wp:posOffset>
                </wp:positionH>
                <wp:positionV relativeFrom="paragraph">
                  <wp:posOffset>147320</wp:posOffset>
                </wp:positionV>
                <wp:extent cx="1562100" cy="419100"/>
                <wp:effectExtent l="8890" t="13970" r="10160" b="5080"/>
                <wp:wrapNone/>
                <wp:docPr id="21"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419100"/>
                        </a:xfrm>
                        <a:prstGeom prst="flowChartProcess">
                          <a:avLst/>
                        </a:prstGeom>
                        <a:solidFill>
                          <a:srgbClr val="FFFFFF"/>
                        </a:solidFill>
                        <a:ln w="9525">
                          <a:solidFill>
                            <a:srgbClr val="000000"/>
                          </a:solidFill>
                          <a:miter lim="800000"/>
                          <a:headEnd/>
                          <a:tailEnd/>
                        </a:ln>
                      </wps:spPr>
                      <wps:txbx>
                        <w:txbxContent>
                          <w:p w:rsidR="0029737C" w:rsidRPr="00DF467D" w:rsidRDefault="0029737C" w:rsidP="00BE0ACE">
                            <w:pPr>
                              <w:jc w:val="center"/>
                              <w:rPr>
                                <w:rFonts w:ascii="Garamond" w:hAnsi="Garamond"/>
                                <w:sz w:val="21"/>
                                <w:szCs w:val="21"/>
                              </w:rPr>
                            </w:pPr>
                            <w:r w:rsidRPr="00DF467D">
                              <w:rPr>
                                <w:rFonts w:ascii="Garamond" w:hAnsi="Garamond"/>
                                <w:sz w:val="21"/>
                                <w:szCs w:val="21"/>
                              </w:rPr>
                              <w:t xml:space="preserve">Selection of </w:t>
                            </w:r>
                            <w:r>
                              <w:rPr>
                                <w:rFonts w:ascii="Garamond" w:hAnsi="Garamond"/>
                                <w:sz w:val="21"/>
                                <w:szCs w:val="21"/>
                              </w:rPr>
                              <w:t>shapes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2" o:spid="_x0000_s1045" type="#_x0000_t109" style="position:absolute;left:0;text-align:left;margin-left:-2.3pt;margin-top:11.6pt;width:123pt;height:3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">
                <v:textbox>
                  <w:txbxContent>
                    <w:p w:rsidR="0029737C" w:rsidRPr="00DF467D" w:rsidRDefault="0029737C" w:rsidP="00BE0ACE">
                      <w:pPr>
                        <w:jc w:val="center"/>
                        <w:rPr>
                          <w:rFonts w:ascii="Garamond" w:hAnsi="Garamond"/>
                          <w:sz w:val="21"/>
                          <w:szCs w:val="21"/>
                        </w:rPr>
                      </w:pPr>
                      <w:r w:rsidRPr="00DF467D">
                        <w:rPr>
                          <w:rFonts w:ascii="Garamond" w:hAnsi="Garamond"/>
                          <w:sz w:val="21"/>
                          <w:szCs w:val="21"/>
                        </w:rPr>
                        <w:t xml:space="preserve">Selection of </w:t>
                      </w:r>
                      <w:r>
                        <w:rPr>
                          <w:rFonts w:ascii="Garamond" w:hAnsi="Garamond"/>
                          <w:sz w:val="21"/>
                          <w:szCs w:val="21"/>
                        </w:rPr>
                        <w:t>shapes</w:t>
                      </w:r>
                    </w:p>
                  </w:txbxContent>
                </v:textbox>
              </v:shape>
            </w:pict>
          </mc:Fallback>
        </mc:AlternateContent>
      </w:r>
    </w:p>
    <w:p w:rsidR="00BE0ACE" w:rsidRPr="00C73112" w:rsidRDefault="00BE0ACE" w:rsidP="00BD58C2">
      <w:pPr>
        <w:spacing w:after="0" w:line="360" w:lineRule="auto"/>
        <w:ind w:right="-118"/>
        <w:jc w:val="both"/>
        <w:rPr>
          <w:rFonts w:ascii="Arial" w:hAnsi="Arial" w:cs="Arial"/>
          <w:b/>
          <w:sz w:val="22"/>
          <w:lang w:val="en-US"/>
        </w:rPr>
      </w:pPr>
    </w:p>
    <w:p w:rsidR="00BD58C2" w:rsidRPr="00C73112" w:rsidRDefault="00176A51" w:rsidP="00BD58C2">
      <w:pPr>
        <w:spacing w:after="0" w:line="360" w:lineRule="auto"/>
        <w:ind w:right="-118"/>
        <w:jc w:val="both"/>
        <w:rPr>
          <w:rFonts w:ascii="Arial" w:hAnsi="Arial" w:cs="Arial"/>
          <w:sz w:val="22"/>
          <w:lang w:val="en-US"/>
        </w:rPr>
      </w:pPr>
      <w:r>
        <w:rPr>
          <w:rFonts w:ascii="Arial" w:hAnsi="Arial" w:cs="Arial"/>
          <w:noProof/>
          <w:sz w:val="22"/>
          <w:lang w:eastAsia="en-GB"/>
        </w:rPr>
        <mc:AlternateContent>
          <mc:Choice Requires="wps">
            <w:drawing>
              <wp:anchor distT="0" distB="0" distL="114300" distR="114300" simplePos="0" relativeHeight="251659264" behindDoc="0" locked="0" layoutInCell="1" allowOverlap="1">
                <wp:simplePos x="0" y="0"/>
                <wp:positionH relativeFrom="column">
                  <wp:posOffset>761365</wp:posOffset>
                </wp:positionH>
                <wp:positionV relativeFrom="paragraph">
                  <wp:posOffset>123190</wp:posOffset>
                </wp:positionV>
                <wp:extent cx="0" cy="228600"/>
                <wp:effectExtent l="56515" t="8890" r="57785" b="19685"/>
                <wp:wrapNone/>
                <wp:docPr id="20"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3" o:spid="_x0000_s1026" type="#_x0000_t32" style="position:absolute;margin-left:59.95pt;margin-top:9.7pt;width:0;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">
                <v:stroke endarrow="block"/>
              </v:shape>
            </w:pict>
          </mc:Fallback>
        </mc:AlternateContent>
      </w:r>
    </w:p>
    <w:p w:rsidR="00BE0ACE" w:rsidRPr="00C73112" w:rsidRDefault="00176A51" w:rsidP="0019488B">
      <w:pPr>
        <w:spacing w:after="0" w:line="360" w:lineRule="auto"/>
        <w:ind w:right="-118"/>
        <w:jc w:val="both"/>
        <w:rPr>
          <w:rFonts w:ascii="Arial" w:hAnsi="Arial" w:cs="Arial"/>
          <w:sz w:val="22"/>
          <w:lang w:val="en-US"/>
        </w:rPr>
      </w:pPr>
      <w:r>
        <w:rPr>
          <w:rFonts w:ascii="Arial" w:hAnsi="Arial" w:cs="Arial"/>
          <w:noProof/>
          <w:sz w:val="22"/>
          <w:lang w:eastAsia="en-GB"/>
        </w:rPr>
        <mc:AlternateContent>
          <mc:Choice Requires="wps">
            <w:drawing>
              <wp:anchor distT="0" distB="0" distL="114300" distR="114300" simplePos="0" relativeHeight="251665408" behindDoc="0" locked="0" layoutInCell="1" allowOverlap="1">
                <wp:simplePos x="0" y="0"/>
                <wp:positionH relativeFrom="column">
                  <wp:posOffset>5057140</wp:posOffset>
                </wp:positionH>
                <wp:positionV relativeFrom="paragraph">
                  <wp:posOffset>173355</wp:posOffset>
                </wp:positionV>
                <wp:extent cx="1323975" cy="485775"/>
                <wp:effectExtent l="8890" t="11430" r="10160" b="7620"/>
                <wp:wrapNone/>
                <wp:docPr id="19" name="Auto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3975" cy="485775"/>
                        </a:xfrm>
                        <a:prstGeom prst="flowChartProcess">
                          <a:avLst/>
                        </a:prstGeom>
                        <a:solidFill>
                          <a:srgbClr val="FFFFFF"/>
                        </a:solidFill>
                        <a:ln w="9525">
                          <a:solidFill>
                            <a:srgbClr val="000000"/>
                          </a:solidFill>
                          <a:miter lim="800000"/>
                          <a:headEnd/>
                          <a:tailEnd/>
                        </a:ln>
                      </wps:spPr>
                      <wps:txbx>
                        <w:txbxContent>
                          <w:p w:rsidR="0029737C" w:rsidRPr="00DF467D" w:rsidRDefault="0029737C" w:rsidP="00BE0ACE">
                            <w:pPr>
                              <w:jc w:val="center"/>
                              <w:rPr>
                                <w:rFonts w:ascii="Garamond" w:hAnsi="Garamond"/>
                                <w:sz w:val="21"/>
                                <w:szCs w:val="21"/>
                              </w:rPr>
                            </w:pPr>
                            <w:r w:rsidRPr="00DF467D">
                              <w:rPr>
                                <w:rFonts w:ascii="Garamond" w:hAnsi="Garamond"/>
                                <w:sz w:val="21"/>
                                <w:szCs w:val="21"/>
                              </w:rPr>
                              <w:t xml:space="preserve">Coding and inclusion in </w:t>
                            </w:r>
                            <w:r>
                              <w:rPr>
                                <w:rFonts w:ascii="Garamond" w:hAnsi="Garamond"/>
                                <w:sz w:val="21"/>
                                <w:szCs w:val="21"/>
                              </w:rPr>
                              <w:t>GloboDiet</w:t>
                            </w:r>
                            <w:r w:rsidRPr="00DF467D">
                              <w:rPr>
                                <w:rFonts w:ascii="Garamond" w:hAnsi="Garamond"/>
                                <w:sz w:val="21"/>
                                <w:szCs w:val="21"/>
                              </w:rPr>
                              <w:t xml:space="preserve"> library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9" o:spid="_x0000_s1046" type="#_x0000_t109" style="position:absolute;left:0;text-align:left;margin-left:398.2pt;margin-top:13.65pt;width:104.25pt;height:38.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">
                <v:textbox>
                  <w:txbxContent>
                    <w:p w:rsidR="0029737C" w:rsidRPr="00DF467D" w:rsidRDefault="0029737C" w:rsidP="00BE0ACE">
                      <w:pPr>
                        <w:jc w:val="center"/>
                        <w:rPr>
                          <w:rFonts w:ascii="Garamond" w:hAnsi="Garamond"/>
                          <w:sz w:val="21"/>
                          <w:szCs w:val="21"/>
                        </w:rPr>
                      </w:pPr>
                      <w:r w:rsidRPr="00DF467D">
                        <w:rPr>
                          <w:rFonts w:ascii="Garamond" w:hAnsi="Garamond"/>
                          <w:sz w:val="21"/>
                          <w:szCs w:val="21"/>
                        </w:rPr>
                        <w:t xml:space="preserve">Coding and inclusion in </w:t>
                      </w:r>
                      <w:proofErr w:type="spellStart"/>
                      <w:r>
                        <w:rPr>
                          <w:rFonts w:ascii="Garamond" w:hAnsi="Garamond"/>
                          <w:sz w:val="21"/>
                          <w:szCs w:val="21"/>
                        </w:rPr>
                        <w:t>GloboDiet</w:t>
                      </w:r>
                      <w:proofErr w:type="spellEnd"/>
                      <w:r w:rsidRPr="00DF467D">
                        <w:rPr>
                          <w:rFonts w:ascii="Garamond" w:hAnsi="Garamond"/>
                          <w:sz w:val="21"/>
                          <w:szCs w:val="21"/>
                        </w:rPr>
                        <w:t xml:space="preserve"> library</w:t>
                      </w:r>
                    </w:p>
                  </w:txbxContent>
                </v:textbox>
              </v:shape>
            </w:pict>
          </mc:Fallback>
        </mc:AlternateContent>
      </w:r>
      <w:r>
        <w:rPr>
          <w:rFonts w:ascii="Arial" w:hAnsi="Arial" w:cs="Arial"/>
          <w:noProof/>
          <w:sz w:val="22"/>
          <w:lang w:eastAsia="en-GB"/>
        </w:rPr>
        <mc:AlternateContent>
          <mc:Choice Requires="wps">
            <w:drawing>
              <wp:anchor distT="0" distB="0" distL="114300" distR="114300" simplePos="0" relativeHeight="251667456" behindDoc="0" locked="0" layoutInCell="1" allowOverlap="1">
                <wp:simplePos x="0" y="0"/>
                <wp:positionH relativeFrom="column">
                  <wp:posOffset>3380740</wp:posOffset>
                </wp:positionH>
                <wp:positionV relativeFrom="paragraph">
                  <wp:posOffset>173355</wp:posOffset>
                </wp:positionV>
                <wp:extent cx="1285875" cy="485775"/>
                <wp:effectExtent l="8890" t="11430" r="10160" b="7620"/>
                <wp:wrapNone/>
                <wp:docPr id="18" name="AutoShap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485775"/>
                        </a:xfrm>
                        <a:prstGeom prst="flowChartProcess">
                          <a:avLst/>
                        </a:prstGeom>
                        <a:solidFill>
                          <a:srgbClr val="FFFFFF"/>
                        </a:solidFill>
                        <a:ln w="9525">
                          <a:solidFill>
                            <a:srgbClr val="000000"/>
                          </a:solidFill>
                          <a:miter lim="800000"/>
                          <a:headEnd/>
                          <a:tailEnd/>
                        </a:ln>
                      </wps:spPr>
                      <wps:txbx>
                        <w:txbxContent>
                          <w:p w:rsidR="0029737C" w:rsidRPr="00DF467D" w:rsidRDefault="0029737C" w:rsidP="00BE0ACE">
                            <w:pPr>
                              <w:jc w:val="center"/>
                              <w:rPr>
                                <w:rFonts w:ascii="Garamond" w:hAnsi="Garamond"/>
                                <w:sz w:val="21"/>
                                <w:szCs w:val="21"/>
                              </w:rPr>
                            </w:pPr>
                            <w:r>
                              <w:rPr>
                                <w:rFonts w:ascii="Garamond" w:hAnsi="Garamond"/>
                                <w:sz w:val="21"/>
                                <w:szCs w:val="21"/>
                              </w:rPr>
                              <w:t>Final approval of shapes for printing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51" o:spid="_x0000_s1047" type="#_x0000_t109" style="position:absolute;left:0;text-align:left;margin-left:266.2pt;margin-top:13.65pt;width:101.25pt;height:38.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">
                <v:textbox>
                  <w:txbxContent>
                    <w:p w:rsidR="0029737C" w:rsidRPr="00DF467D" w:rsidRDefault="0029737C" w:rsidP="00BE0ACE">
                      <w:pPr>
                        <w:jc w:val="center"/>
                        <w:rPr>
                          <w:rFonts w:ascii="Garamond" w:hAnsi="Garamond"/>
                          <w:sz w:val="21"/>
                          <w:szCs w:val="21"/>
                        </w:rPr>
                      </w:pPr>
                      <w:r>
                        <w:rPr>
                          <w:rFonts w:ascii="Garamond" w:hAnsi="Garamond"/>
                          <w:sz w:val="21"/>
                          <w:szCs w:val="21"/>
                        </w:rPr>
                        <w:t>Final approval of shapes for printing</w:t>
                      </w:r>
                    </w:p>
                  </w:txbxContent>
                </v:textbox>
              </v:shape>
            </w:pict>
          </mc:Fallback>
        </mc:AlternateContent>
      </w:r>
      <w:r>
        <w:rPr>
          <w:rFonts w:ascii="Arial" w:hAnsi="Arial" w:cs="Arial"/>
          <w:noProof/>
          <w:sz w:val="22"/>
          <w:lang w:eastAsia="en-GB"/>
        </w:rPr>
        <mc:AlternateContent>
          <mc:Choice Requires="wps">
            <w:drawing>
              <wp:anchor distT="0" distB="0" distL="114300" distR="114300" simplePos="0" relativeHeight="251664384" behindDoc="0" locked="0" layoutInCell="1" allowOverlap="1">
                <wp:simplePos x="0" y="0"/>
                <wp:positionH relativeFrom="column">
                  <wp:posOffset>1837690</wp:posOffset>
                </wp:positionH>
                <wp:positionV relativeFrom="paragraph">
                  <wp:posOffset>202565</wp:posOffset>
                </wp:positionV>
                <wp:extent cx="1162050" cy="456565"/>
                <wp:effectExtent l="8890" t="12065" r="10160" b="7620"/>
                <wp:wrapNone/>
                <wp:docPr id="17" name="Auto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0" cy="456565"/>
                        </a:xfrm>
                        <a:prstGeom prst="flowChartProcess">
                          <a:avLst/>
                        </a:prstGeom>
                        <a:solidFill>
                          <a:srgbClr val="FFFFFF"/>
                        </a:solidFill>
                        <a:ln w="9525">
                          <a:solidFill>
                            <a:srgbClr val="000000"/>
                          </a:solidFill>
                          <a:miter lim="800000"/>
                          <a:headEnd/>
                          <a:tailEnd/>
                        </a:ln>
                      </wps:spPr>
                      <wps:txbx>
                        <w:txbxContent>
                          <w:p w:rsidR="0029737C" w:rsidRPr="00DF467D" w:rsidRDefault="0029737C" w:rsidP="00BE0ACE">
                            <w:pPr>
                              <w:jc w:val="center"/>
                              <w:rPr>
                                <w:rFonts w:ascii="Garamond" w:hAnsi="Garamond"/>
                                <w:sz w:val="21"/>
                                <w:szCs w:val="21"/>
                              </w:rPr>
                            </w:pPr>
                            <w:r>
                              <w:rPr>
                                <w:rFonts w:ascii="Garamond" w:hAnsi="Garamond"/>
                                <w:sz w:val="21"/>
                                <w:szCs w:val="21"/>
                              </w:rPr>
                              <w:t>Proofs of selected shapes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8" o:spid="_x0000_s1048" type="#_x0000_t109" style="position:absolute;left:0;text-align:left;margin-left:144.7pt;margin-top:15.95pt;width:91.5pt;height:35.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">
                <v:textbox>
                  <w:txbxContent>
                    <w:p w:rsidR="0029737C" w:rsidRPr="00DF467D" w:rsidRDefault="0029737C" w:rsidP="00BE0ACE">
                      <w:pPr>
                        <w:jc w:val="center"/>
                        <w:rPr>
                          <w:rFonts w:ascii="Garamond" w:hAnsi="Garamond"/>
                          <w:sz w:val="21"/>
                          <w:szCs w:val="21"/>
                        </w:rPr>
                      </w:pPr>
                      <w:r>
                        <w:rPr>
                          <w:rFonts w:ascii="Garamond" w:hAnsi="Garamond"/>
                          <w:sz w:val="21"/>
                          <w:szCs w:val="21"/>
                        </w:rPr>
                        <w:t>Proofs of selected shapes</w:t>
                      </w:r>
                    </w:p>
                  </w:txbxContent>
                </v:textbox>
              </v:shape>
            </w:pict>
          </mc:Fallback>
        </mc:AlternateContent>
      </w:r>
      <w:r>
        <w:rPr>
          <w:rFonts w:ascii="Arial" w:hAnsi="Arial" w:cs="Arial"/>
          <w:noProof/>
          <w:sz w:val="22"/>
          <w:lang w:eastAsia="en-GB"/>
        </w:rPr>
        <mc:AlternateContent>
          <mc:Choice Requires="wps">
            <w:drawing>
              <wp:anchor distT="0" distB="0" distL="114300" distR="114300" simplePos="0" relativeHeight="251660288" behindDoc="0" locked="0" layoutInCell="1" allowOverlap="1">
                <wp:simplePos x="0" y="0"/>
                <wp:positionH relativeFrom="column">
                  <wp:posOffset>-29210</wp:posOffset>
                </wp:positionH>
                <wp:positionV relativeFrom="paragraph">
                  <wp:posOffset>173355</wp:posOffset>
                </wp:positionV>
                <wp:extent cx="1457325" cy="504825"/>
                <wp:effectExtent l="8890" t="11430" r="10160" b="7620"/>
                <wp:wrapNone/>
                <wp:docPr id="16" name="Auto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7325" cy="504825"/>
                        </a:xfrm>
                        <a:prstGeom prst="flowChartProcess">
                          <a:avLst/>
                        </a:prstGeom>
                        <a:solidFill>
                          <a:srgbClr val="FFFFFF"/>
                        </a:solidFill>
                        <a:ln w="9525">
                          <a:solidFill>
                            <a:srgbClr val="000000"/>
                          </a:solidFill>
                          <a:miter lim="800000"/>
                          <a:headEnd/>
                          <a:tailEnd/>
                        </a:ln>
                      </wps:spPr>
                      <wps:txbx>
                        <w:txbxContent>
                          <w:p w:rsidR="0029737C" w:rsidRPr="00DF467D" w:rsidRDefault="0029737C" w:rsidP="00BE0ACE">
                            <w:pPr>
                              <w:jc w:val="center"/>
                              <w:rPr>
                                <w:rFonts w:ascii="Garamond" w:hAnsi="Garamond"/>
                                <w:sz w:val="21"/>
                                <w:szCs w:val="21"/>
                              </w:rPr>
                            </w:pPr>
                            <w:r>
                              <w:rPr>
                                <w:rFonts w:ascii="Garamond" w:hAnsi="Garamond"/>
                                <w:sz w:val="21"/>
                                <w:szCs w:val="21"/>
                              </w:rPr>
                              <w:t>IARC’s approval</w:t>
                            </w:r>
                            <w:r w:rsidRPr="00DF467D">
                              <w:rPr>
                                <w:rFonts w:ascii="Garamond" w:hAnsi="Garamond"/>
                                <w:sz w:val="21"/>
                                <w:szCs w:val="21"/>
                              </w:rPr>
                              <w:t xml:space="preserve"> of </w:t>
                            </w:r>
                            <w:r>
                              <w:rPr>
                                <w:rFonts w:ascii="Garamond" w:hAnsi="Garamond"/>
                                <w:sz w:val="21"/>
                                <w:szCs w:val="21"/>
                              </w:rPr>
                              <w:t>shapes selection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4" o:spid="_x0000_s1049" type="#_x0000_t109" style="position:absolute;left:0;text-align:left;margin-left:-2.3pt;margin-top:13.65pt;width:114.75pt;height:3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">
                <v:textbox>
                  <w:txbxContent>
                    <w:p w:rsidR="0029737C" w:rsidRPr="00DF467D" w:rsidRDefault="0029737C" w:rsidP="00BE0ACE">
                      <w:pPr>
                        <w:jc w:val="center"/>
                        <w:rPr>
                          <w:rFonts w:ascii="Garamond" w:hAnsi="Garamond"/>
                          <w:sz w:val="21"/>
                          <w:szCs w:val="21"/>
                        </w:rPr>
                      </w:pPr>
                      <w:r>
                        <w:rPr>
                          <w:rFonts w:ascii="Garamond" w:hAnsi="Garamond"/>
                          <w:sz w:val="21"/>
                          <w:szCs w:val="21"/>
                        </w:rPr>
                        <w:t>IARC’s approval</w:t>
                      </w:r>
                      <w:r w:rsidRPr="00DF467D">
                        <w:rPr>
                          <w:rFonts w:ascii="Garamond" w:hAnsi="Garamond"/>
                          <w:sz w:val="21"/>
                          <w:szCs w:val="21"/>
                        </w:rPr>
                        <w:t xml:space="preserve"> of </w:t>
                      </w:r>
                      <w:r>
                        <w:rPr>
                          <w:rFonts w:ascii="Garamond" w:hAnsi="Garamond"/>
                          <w:sz w:val="21"/>
                          <w:szCs w:val="21"/>
                        </w:rPr>
                        <w:t>shapes selection</w:t>
                      </w:r>
                    </w:p>
                  </w:txbxContent>
                </v:textbox>
              </v:shape>
            </w:pict>
          </mc:Fallback>
        </mc:AlternateContent>
      </w:r>
    </w:p>
    <w:p w:rsidR="00BE0ACE" w:rsidRPr="00C73112" w:rsidRDefault="00176A51" w:rsidP="0019488B">
      <w:pPr>
        <w:spacing w:after="0" w:line="360" w:lineRule="auto"/>
        <w:ind w:right="-118"/>
        <w:jc w:val="both"/>
        <w:rPr>
          <w:rFonts w:ascii="Arial" w:hAnsi="Arial" w:cs="Arial"/>
          <w:sz w:val="22"/>
          <w:lang w:val="en-US"/>
        </w:rPr>
      </w:pPr>
      <w:r>
        <w:rPr>
          <w:rFonts w:ascii="Arial" w:hAnsi="Arial" w:cs="Arial"/>
          <w:noProof/>
          <w:sz w:val="22"/>
          <w:lang w:eastAsia="en-GB"/>
        </w:rPr>
        <mc:AlternateContent>
          <mc:Choice Requires="wps">
            <w:drawing>
              <wp:anchor distT="0" distB="0" distL="114300" distR="114300" simplePos="0" relativeHeight="251669504" behindDoc="0" locked="0" layoutInCell="1" allowOverlap="1">
                <wp:simplePos x="0" y="0"/>
                <wp:positionH relativeFrom="column">
                  <wp:posOffset>4695190</wp:posOffset>
                </wp:positionH>
                <wp:positionV relativeFrom="paragraph">
                  <wp:posOffset>156210</wp:posOffset>
                </wp:positionV>
                <wp:extent cx="238125" cy="635"/>
                <wp:effectExtent l="8890" t="60960" r="19685" b="52705"/>
                <wp:wrapNone/>
                <wp:docPr id="15" name="Auto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3" o:spid="_x0000_s1026" type="#_x0000_t32" style="position:absolute;margin-left:369.7pt;margin-top:12.3pt;width:18.75pt;height:.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">
                <v:stroke endarrow="block"/>
              </v:shape>
            </w:pict>
          </mc:Fallback>
        </mc:AlternateContent>
      </w:r>
      <w:r>
        <w:rPr>
          <w:rFonts w:ascii="Arial" w:hAnsi="Arial" w:cs="Arial"/>
          <w:noProof/>
          <w:sz w:val="22"/>
          <w:lang w:eastAsia="en-GB"/>
        </w:rPr>
        <mc:AlternateContent>
          <mc:Choice Requires="wps">
            <w:drawing>
              <wp:anchor distT="0" distB="0" distL="114300" distR="114300" simplePos="0" relativeHeight="251666432" behindDoc="0" locked="0" layoutInCell="1" allowOverlap="1">
                <wp:simplePos x="0" y="0"/>
                <wp:positionH relativeFrom="column">
                  <wp:posOffset>3075940</wp:posOffset>
                </wp:positionH>
                <wp:positionV relativeFrom="paragraph">
                  <wp:posOffset>156210</wp:posOffset>
                </wp:positionV>
                <wp:extent cx="238125" cy="0"/>
                <wp:effectExtent l="8890" t="60960" r="19685" b="53340"/>
                <wp:wrapNone/>
                <wp:docPr id="14"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0" o:spid="_x0000_s1026" type="#_x0000_t32" style="position:absolute;margin-left:242.2pt;margin-top:12.3pt;width:18.7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">
                <v:stroke endarrow="block"/>
              </v:shape>
            </w:pict>
          </mc:Fallback>
        </mc:AlternateContent>
      </w:r>
      <w:r>
        <w:rPr>
          <w:rFonts w:ascii="Arial" w:hAnsi="Arial" w:cs="Arial"/>
          <w:noProof/>
          <w:sz w:val="22"/>
          <w:lang w:eastAsia="en-GB"/>
        </w:rPr>
        <mc:AlternateContent>
          <mc:Choice Requires="wps">
            <w:drawing>
              <wp:anchor distT="0" distB="0" distL="114300" distR="114300" simplePos="0" relativeHeight="251661312" behindDoc="0" locked="0" layoutInCell="1" allowOverlap="1">
                <wp:simplePos x="0" y="0"/>
                <wp:positionH relativeFrom="column">
                  <wp:posOffset>1504315</wp:posOffset>
                </wp:positionH>
                <wp:positionV relativeFrom="paragraph">
                  <wp:posOffset>156210</wp:posOffset>
                </wp:positionV>
                <wp:extent cx="238125" cy="0"/>
                <wp:effectExtent l="8890" t="60960" r="19685" b="53340"/>
                <wp:wrapNone/>
                <wp:docPr id="13"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5" o:spid="_x0000_s1026" type="#_x0000_t32" style="position:absolute;margin-left:118.45pt;margin-top:12.3pt;width:18.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">
                <v:stroke endarrow="block"/>
              </v:shape>
            </w:pict>
          </mc:Fallback>
        </mc:AlternateContent>
      </w:r>
    </w:p>
    <w:p w:rsidR="00BE0ACE" w:rsidRPr="00C73112" w:rsidRDefault="00176A51" w:rsidP="0019488B">
      <w:pPr>
        <w:spacing w:after="0" w:line="360" w:lineRule="auto"/>
        <w:ind w:right="-118"/>
        <w:jc w:val="both"/>
        <w:rPr>
          <w:rFonts w:ascii="Arial" w:hAnsi="Arial" w:cs="Arial"/>
          <w:sz w:val="22"/>
          <w:lang w:val="en-US"/>
        </w:rPr>
      </w:pPr>
      <w:r>
        <w:rPr>
          <w:rFonts w:ascii="Arial" w:hAnsi="Arial" w:cs="Arial"/>
          <w:noProof/>
          <w:sz w:val="22"/>
          <w:lang w:eastAsia="en-GB"/>
        </w:rPr>
        <mc:AlternateContent>
          <mc:Choice Requires="wps">
            <w:drawing>
              <wp:anchor distT="0" distB="0" distL="114300" distR="114300" simplePos="0" relativeHeight="251676672" behindDoc="0" locked="0" layoutInCell="1" allowOverlap="1">
                <wp:simplePos x="0" y="0"/>
                <wp:positionH relativeFrom="column">
                  <wp:posOffset>3983355</wp:posOffset>
                </wp:positionH>
                <wp:positionV relativeFrom="paragraph">
                  <wp:posOffset>217170</wp:posOffset>
                </wp:positionV>
                <wp:extent cx="0" cy="227965"/>
                <wp:effectExtent l="59055" t="17145" r="55245" b="21590"/>
                <wp:wrapNone/>
                <wp:docPr id="12"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796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1" o:spid="_x0000_s1026" type="#_x0000_t32" style="position:absolute;margin-left:313.65pt;margin-top:17.1pt;width:0;height:17.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">
                <v:stroke startarrow="block" endarrow="block"/>
              </v:shape>
            </w:pict>
          </mc:Fallback>
        </mc:AlternateContent>
      </w:r>
      <w:r>
        <w:rPr>
          <w:rFonts w:ascii="Arial" w:hAnsi="Arial" w:cs="Arial"/>
          <w:noProof/>
          <w:sz w:val="22"/>
          <w:lang w:eastAsia="en-GB"/>
        </w:rPr>
        <mc:AlternateContent>
          <mc:Choice Requires="wps">
            <w:drawing>
              <wp:anchor distT="0" distB="0" distL="114300" distR="114300" simplePos="0" relativeHeight="251673600" behindDoc="0" locked="0" layoutInCell="1" allowOverlap="1">
                <wp:simplePos x="0" y="0"/>
                <wp:positionH relativeFrom="column">
                  <wp:posOffset>2412365</wp:posOffset>
                </wp:positionH>
                <wp:positionV relativeFrom="paragraph">
                  <wp:posOffset>206375</wp:posOffset>
                </wp:positionV>
                <wp:extent cx="635" cy="216535"/>
                <wp:effectExtent l="59690" t="15875" r="53975" b="5715"/>
                <wp:wrapNone/>
                <wp:docPr id="11" name="AutoShap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165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3" o:spid="_x0000_s1026" type="#_x0000_t32" style="position:absolute;margin-left:189.95pt;margin-top:16.25pt;width:.05pt;height:17.0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">
                <v:stroke endarrow="block"/>
              </v:shape>
            </w:pict>
          </mc:Fallback>
        </mc:AlternateContent>
      </w:r>
    </w:p>
    <w:p w:rsidR="00BE0ACE" w:rsidRPr="00C73112" w:rsidRDefault="00176A51" w:rsidP="0019488B">
      <w:pPr>
        <w:spacing w:after="0" w:line="360" w:lineRule="auto"/>
        <w:ind w:right="-118"/>
        <w:jc w:val="both"/>
        <w:rPr>
          <w:rFonts w:ascii="Arial" w:hAnsi="Arial" w:cs="Arial"/>
          <w:sz w:val="22"/>
          <w:lang w:val="en-US"/>
        </w:rPr>
      </w:pPr>
      <w:r>
        <w:rPr>
          <w:rFonts w:ascii="Arial" w:hAnsi="Arial" w:cs="Arial"/>
          <w:noProof/>
          <w:sz w:val="22"/>
          <w:lang w:eastAsia="en-GB"/>
        </w:rPr>
        <mc:AlternateContent>
          <mc:Choice Requires="wps">
            <w:drawing>
              <wp:anchor distT="0" distB="0" distL="114300" distR="114300" simplePos="0" relativeHeight="251672576" behindDoc="0" locked="0" layoutInCell="1" allowOverlap="1">
                <wp:simplePos x="0" y="0"/>
                <wp:positionH relativeFrom="column">
                  <wp:posOffset>1838960</wp:posOffset>
                </wp:positionH>
                <wp:positionV relativeFrom="paragraph">
                  <wp:posOffset>208915</wp:posOffset>
                </wp:positionV>
                <wp:extent cx="1162050" cy="456565"/>
                <wp:effectExtent l="10160" t="8890" r="8890" b="10795"/>
                <wp:wrapNone/>
                <wp:docPr id="10"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0" cy="456565"/>
                        </a:xfrm>
                        <a:prstGeom prst="flowChartProcess">
                          <a:avLst/>
                        </a:prstGeom>
                        <a:solidFill>
                          <a:srgbClr val="FFFFFF"/>
                        </a:solidFill>
                        <a:ln w="9525">
                          <a:solidFill>
                            <a:srgbClr val="000000"/>
                          </a:solidFill>
                          <a:miter lim="800000"/>
                          <a:headEnd/>
                          <a:tailEnd/>
                        </a:ln>
                      </wps:spPr>
                      <wps:txbx>
                        <w:txbxContent>
                          <w:p w:rsidR="0029737C" w:rsidRPr="00DF467D" w:rsidRDefault="0029737C" w:rsidP="002A5218">
                            <w:pPr>
                              <w:jc w:val="center"/>
                              <w:rPr>
                                <w:rFonts w:ascii="Garamond" w:hAnsi="Garamond"/>
                                <w:sz w:val="21"/>
                                <w:szCs w:val="21"/>
                              </w:rPr>
                            </w:pPr>
                            <w:r>
                              <w:rPr>
                                <w:rFonts w:ascii="Garamond" w:hAnsi="Garamond"/>
                                <w:sz w:val="21"/>
                                <w:szCs w:val="21"/>
                              </w:rPr>
                              <w:t>Standard reference shapes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82" o:spid="_x0000_s1050" type="#_x0000_t109" style="position:absolute;left:0;text-align:left;margin-left:144.8pt;margin-top:16.45pt;width:91.5pt;height:35.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">
                <v:textbox>
                  <w:txbxContent>
                    <w:p w:rsidR="0029737C" w:rsidRPr="00DF467D" w:rsidRDefault="0029737C" w:rsidP="002A5218">
                      <w:pPr>
                        <w:jc w:val="center"/>
                        <w:rPr>
                          <w:rFonts w:ascii="Garamond" w:hAnsi="Garamond"/>
                          <w:sz w:val="21"/>
                          <w:szCs w:val="21"/>
                        </w:rPr>
                      </w:pPr>
                      <w:r>
                        <w:rPr>
                          <w:rFonts w:ascii="Garamond" w:hAnsi="Garamond"/>
                          <w:sz w:val="21"/>
                          <w:szCs w:val="21"/>
                        </w:rPr>
                        <w:t>Standard reference shapes</w:t>
                      </w:r>
                    </w:p>
                  </w:txbxContent>
                </v:textbox>
              </v:shape>
            </w:pict>
          </mc:Fallback>
        </mc:AlternateContent>
      </w:r>
      <w:r>
        <w:rPr>
          <w:rFonts w:ascii="Arial" w:hAnsi="Arial" w:cs="Arial"/>
          <w:noProof/>
          <w:sz w:val="22"/>
          <w:lang w:eastAsia="en-GB"/>
        </w:rPr>
        <mc:AlternateContent>
          <mc:Choice Requires="wps">
            <w:drawing>
              <wp:anchor distT="0" distB="0" distL="114300" distR="114300" simplePos="0" relativeHeight="251668480" behindDoc="0" locked="0" layoutInCell="1" allowOverlap="1">
                <wp:simplePos x="0" y="0"/>
                <wp:positionH relativeFrom="column">
                  <wp:posOffset>3314065</wp:posOffset>
                </wp:positionH>
                <wp:positionV relativeFrom="paragraph">
                  <wp:posOffset>228600</wp:posOffset>
                </wp:positionV>
                <wp:extent cx="1381125" cy="457200"/>
                <wp:effectExtent l="8890" t="9525" r="10160" b="9525"/>
                <wp:wrapNone/>
                <wp:docPr id="9"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1125" cy="457200"/>
                        </a:xfrm>
                        <a:prstGeom prst="flowChartProcess">
                          <a:avLst/>
                        </a:prstGeom>
                        <a:solidFill>
                          <a:srgbClr val="FFFFFF"/>
                        </a:solidFill>
                        <a:ln w="9525">
                          <a:solidFill>
                            <a:srgbClr val="000000"/>
                          </a:solidFill>
                          <a:miter lim="800000"/>
                          <a:headEnd/>
                          <a:tailEnd/>
                        </a:ln>
                      </wps:spPr>
                      <wps:txbx>
                        <w:txbxContent>
                          <w:p w:rsidR="0029737C" w:rsidRPr="00DF467D" w:rsidRDefault="0029737C" w:rsidP="00BE0ACE">
                            <w:pPr>
                              <w:jc w:val="center"/>
                              <w:rPr>
                                <w:rFonts w:ascii="Garamond" w:hAnsi="Garamond"/>
                                <w:sz w:val="21"/>
                                <w:szCs w:val="21"/>
                              </w:rPr>
                            </w:pPr>
                            <w:r w:rsidRPr="00DF467D">
                              <w:rPr>
                                <w:rFonts w:ascii="Garamond" w:hAnsi="Garamond"/>
                                <w:sz w:val="21"/>
                                <w:szCs w:val="21"/>
                              </w:rPr>
                              <w:t xml:space="preserve">Improvements of </w:t>
                            </w:r>
                            <w:r>
                              <w:rPr>
                                <w:rFonts w:ascii="Garamond" w:hAnsi="Garamond"/>
                                <w:sz w:val="21"/>
                                <w:szCs w:val="21"/>
                              </w:rPr>
                              <w:t>shapes</w:t>
                            </w:r>
                            <w:r w:rsidRPr="00DF467D">
                              <w:rPr>
                                <w:rFonts w:ascii="Garamond" w:hAnsi="Garamond"/>
                                <w:sz w:val="21"/>
                                <w:szCs w:val="21"/>
                              </w:rPr>
                              <w:t xml:space="preserve"> if necessary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52" o:spid="_x0000_s1051" type="#_x0000_t109" style="position:absolute;left:0;text-align:left;margin-left:260.95pt;margin-top:18pt;width:108.75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">
                <v:textbox>
                  <w:txbxContent>
                    <w:p w:rsidR="0029737C" w:rsidRPr="00DF467D" w:rsidRDefault="0029737C" w:rsidP="00BE0ACE">
                      <w:pPr>
                        <w:jc w:val="center"/>
                        <w:rPr>
                          <w:rFonts w:ascii="Garamond" w:hAnsi="Garamond"/>
                          <w:sz w:val="21"/>
                          <w:szCs w:val="21"/>
                        </w:rPr>
                      </w:pPr>
                      <w:r w:rsidRPr="00DF467D">
                        <w:rPr>
                          <w:rFonts w:ascii="Garamond" w:hAnsi="Garamond"/>
                          <w:sz w:val="21"/>
                          <w:szCs w:val="21"/>
                        </w:rPr>
                        <w:t xml:space="preserve">Improvements of </w:t>
                      </w:r>
                      <w:r>
                        <w:rPr>
                          <w:rFonts w:ascii="Garamond" w:hAnsi="Garamond"/>
                          <w:sz w:val="21"/>
                          <w:szCs w:val="21"/>
                        </w:rPr>
                        <w:t>shapes</w:t>
                      </w:r>
                      <w:r w:rsidRPr="00DF467D">
                        <w:rPr>
                          <w:rFonts w:ascii="Garamond" w:hAnsi="Garamond"/>
                          <w:sz w:val="21"/>
                          <w:szCs w:val="21"/>
                        </w:rPr>
                        <w:t xml:space="preserve"> if necessary</w:t>
                      </w:r>
                    </w:p>
                  </w:txbxContent>
                </v:textbox>
              </v:shape>
            </w:pict>
          </mc:Fallback>
        </mc:AlternateContent>
      </w:r>
    </w:p>
    <w:p w:rsidR="00BE0ACE" w:rsidRPr="00C73112" w:rsidRDefault="00BE0ACE" w:rsidP="0019488B">
      <w:pPr>
        <w:spacing w:after="0" w:line="360" w:lineRule="auto"/>
        <w:ind w:right="-118"/>
        <w:jc w:val="both"/>
        <w:rPr>
          <w:rFonts w:ascii="Arial" w:hAnsi="Arial" w:cs="Arial"/>
          <w:sz w:val="22"/>
          <w:lang w:val="en-US"/>
        </w:rPr>
      </w:pPr>
    </w:p>
    <w:p w:rsidR="00BE0ACE" w:rsidRPr="00C73112" w:rsidRDefault="00176A51" w:rsidP="0019488B">
      <w:pPr>
        <w:spacing w:after="0" w:line="360" w:lineRule="auto"/>
        <w:ind w:right="-118"/>
        <w:jc w:val="both"/>
        <w:rPr>
          <w:rFonts w:ascii="Arial" w:hAnsi="Arial" w:cs="Arial"/>
          <w:sz w:val="22"/>
          <w:lang w:val="en-US"/>
        </w:rPr>
      </w:pPr>
      <w:r>
        <w:rPr>
          <w:rFonts w:ascii="Arial" w:hAnsi="Arial" w:cs="Arial"/>
          <w:noProof/>
          <w:sz w:val="22"/>
          <w:lang w:eastAsia="en-GB"/>
        </w:rPr>
        <mc:AlternateContent>
          <mc:Choice Requires="wps">
            <w:drawing>
              <wp:anchor distT="0" distB="0" distL="114300" distR="114300" simplePos="0" relativeHeight="251670528" behindDoc="0" locked="0" layoutInCell="1" allowOverlap="1">
                <wp:simplePos x="0" y="0"/>
                <wp:positionH relativeFrom="column">
                  <wp:posOffset>-29210</wp:posOffset>
                </wp:positionH>
                <wp:positionV relativeFrom="paragraph">
                  <wp:posOffset>96520</wp:posOffset>
                </wp:positionV>
                <wp:extent cx="635" cy="219075"/>
                <wp:effectExtent l="8890" t="10795" r="9525" b="8255"/>
                <wp:wrapNone/>
                <wp:docPr id="8"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19075"/>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4" o:spid="_x0000_s1026" type="#_x0000_t32" style="position:absolute;margin-left:-2.3pt;margin-top:7.6pt;width:.05pt;height:17.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">
                <v:stroke dashstyle="1 1" endcap="round"/>
              </v:shape>
            </w:pict>
          </mc:Fallback>
        </mc:AlternateContent>
      </w:r>
      <w:r>
        <w:rPr>
          <w:rFonts w:ascii="Arial" w:hAnsi="Arial" w:cs="Arial"/>
          <w:noProof/>
          <w:sz w:val="22"/>
          <w:lang w:eastAsia="en-GB"/>
        </w:rPr>
        <mc:AlternateContent>
          <mc:Choice Requires="wps">
            <w:drawing>
              <wp:anchor distT="0" distB="0" distL="114300" distR="114300" simplePos="0" relativeHeight="251662336" behindDoc="0" locked="0" layoutInCell="1" allowOverlap="1">
                <wp:simplePos x="0" y="0"/>
                <wp:positionH relativeFrom="column">
                  <wp:posOffset>6437630</wp:posOffset>
                </wp:positionH>
                <wp:positionV relativeFrom="paragraph">
                  <wp:posOffset>96520</wp:posOffset>
                </wp:positionV>
                <wp:extent cx="635" cy="219075"/>
                <wp:effectExtent l="8255" t="10795" r="10160" b="8255"/>
                <wp:wrapNone/>
                <wp:docPr id="7"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19075"/>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6" o:spid="_x0000_s1026" type="#_x0000_t32" style="position:absolute;margin-left:506.9pt;margin-top:7.6pt;width:.05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">
                <v:stroke dashstyle="1 1" endcap="round"/>
              </v:shape>
            </w:pict>
          </mc:Fallback>
        </mc:AlternateContent>
      </w:r>
    </w:p>
    <w:p w:rsidR="00BE0ACE" w:rsidRPr="00C73112" w:rsidRDefault="00176A51" w:rsidP="0019488B">
      <w:pPr>
        <w:spacing w:after="0" w:line="360" w:lineRule="auto"/>
        <w:ind w:right="-118"/>
        <w:jc w:val="both"/>
        <w:rPr>
          <w:rFonts w:ascii="Arial" w:hAnsi="Arial" w:cs="Arial"/>
          <w:sz w:val="22"/>
          <w:lang w:val="en-US"/>
        </w:rPr>
      </w:pPr>
      <w:r>
        <w:rPr>
          <w:rFonts w:ascii="Arial" w:hAnsi="Arial" w:cs="Arial"/>
          <w:noProof/>
          <w:sz w:val="22"/>
          <w:lang w:eastAsia="en-GB"/>
        </w:rPr>
        <mc:AlternateContent>
          <mc:Choice Requires="wps">
            <w:drawing>
              <wp:anchor distT="0" distB="0" distL="114300" distR="114300" simplePos="0" relativeHeight="251671552" behindDoc="0" locked="0" layoutInCell="1" allowOverlap="1">
                <wp:simplePos x="0" y="0"/>
                <wp:positionH relativeFrom="column">
                  <wp:posOffset>-28575</wp:posOffset>
                </wp:positionH>
                <wp:positionV relativeFrom="paragraph">
                  <wp:posOffset>80010</wp:posOffset>
                </wp:positionV>
                <wp:extent cx="6466840" cy="635"/>
                <wp:effectExtent l="9525" t="13335" r="10160" b="5080"/>
                <wp:wrapNone/>
                <wp:docPr id="6"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66840" cy="635"/>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5" o:spid="_x0000_s1026" type="#_x0000_t32" style="position:absolute;margin-left:-2.25pt;margin-top:6.3pt;width:509.2pt;height:.0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">
                <v:stroke dashstyle="1 1" endcap="round"/>
              </v:shape>
            </w:pict>
          </mc:Fallback>
        </mc:AlternateContent>
      </w:r>
      <w:r>
        <w:rPr>
          <w:rFonts w:ascii="Arial" w:hAnsi="Arial" w:cs="Arial"/>
          <w:noProof/>
          <w:sz w:val="22"/>
          <w:lang w:eastAsia="en-GB"/>
        </w:rPr>
        <mc:AlternateContent>
          <mc:Choice Requires="wps">
            <w:drawing>
              <wp:anchor distT="0" distB="0" distL="114300" distR="114300" simplePos="0" relativeHeight="251663360" behindDoc="0" locked="0" layoutInCell="1" allowOverlap="1">
                <wp:simplePos x="0" y="0"/>
                <wp:positionH relativeFrom="column">
                  <wp:posOffset>-38735</wp:posOffset>
                </wp:positionH>
                <wp:positionV relativeFrom="paragraph">
                  <wp:posOffset>80010</wp:posOffset>
                </wp:positionV>
                <wp:extent cx="6477000" cy="237490"/>
                <wp:effectExtent l="0" t="3810" r="635" b="0"/>
                <wp:wrapNone/>
                <wp:docPr id="2" name="Auto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0" cy="237490"/>
                        </a:xfrm>
                        <a:prstGeom prst="flowChartProcess">
                          <a:avLst/>
                        </a:prstGeom>
                        <a:solidFill>
                          <a:srgbClr val="DBE5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9737C" w:rsidRPr="00DF467D" w:rsidRDefault="0029737C" w:rsidP="00BE0ACE">
                            <w:pPr>
                              <w:jc w:val="center"/>
                              <w:rPr>
                                <w:rFonts w:ascii="Garamond" w:hAnsi="Garamond"/>
                                <w:sz w:val="21"/>
                                <w:szCs w:val="21"/>
                              </w:rPr>
                            </w:pPr>
                            <w:r w:rsidRPr="00DF467D">
                              <w:rPr>
                                <w:rFonts w:ascii="Garamond" w:hAnsi="Garamond"/>
                                <w:sz w:val="21"/>
                                <w:szCs w:val="21"/>
                              </w:rPr>
                              <w:t>Communication with steering committee and IARC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7" o:spid="_x0000_s1052" type="#_x0000_t109" style="position:absolute;left:0;text-align:left;margin-left:-3.05pt;margin-top:6.3pt;width:510pt;height:18.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" fillcolor="#dbe5f1" stroked="f">
                <v:textbox>
                  <w:txbxContent>
                    <w:p w:rsidR="0029737C" w:rsidRPr="00DF467D" w:rsidRDefault="0029737C" w:rsidP="00BE0ACE">
                      <w:pPr>
                        <w:jc w:val="center"/>
                        <w:rPr>
                          <w:rFonts w:ascii="Garamond" w:hAnsi="Garamond"/>
                          <w:sz w:val="21"/>
                          <w:szCs w:val="21"/>
                        </w:rPr>
                      </w:pPr>
                      <w:r w:rsidRPr="00DF467D">
                        <w:rPr>
                          <w:rFonts w:ascii="Garamond" w:hAnsi="Garamond"/>
                          <w:sz w:val="21"/>
                          <w:szCs w:val="21"/>
                        </w:rPr>
                        <w:t>Communication with steering committee and IARC</w:t>
                      </w:r>
                    </w:p>
                  </w:txbxContent>
                </v:textbox>
              </v:shape>
            </w:pict>
          </mc:Fallback>
        </mc:AlternateContent>
      </w:r>
    </w:p>
    <w:p w:rsidR="00BE0ACE" w:rsidRPr="00C73112" w:rsidRDefault="00BE0ACE" w:rsidP="0019488B">
      <w:pPr>
        <w:spacing w:after="0" w:line="360" w:lineRule="auto"/>
        <w:ind w:right="-118"/>
        <w:jc w:val="both"/>
        <w:rPr>
          <w:rFonts w:ascii="Arial" w:hAnsi="Arial" w:cs="Arial"/>
          <w:sz w:val="22"/>
          <w:lang w:val="en-US"/>
        </w:rPr>
      </w:pPr>
    </w:p>
    <w:p w:rsidR="00BE0ACE" w:rsidRPr="00C73112" w:rsidRDefault="00BE0ACE" w:rsidP="0019488B">
      <w:pPr>
        <w:spacing w:after="0" w:line="360" w:lineRule="auto"/>
        <w:ind w:right="-118"/>
        <w:jc w:val="both"/>
        <w:rPr>
          <w:rFonts w:ascii="Arial" w:hAnsi="Arial" w:cs="Arial"/>
          <w:sz w:val="22"/>
          <w:lang w:val="en-US"/>
        </w:rPr>
      </w:pPr>
    </w:p>
    <w:p w:rsidR="0008160C" w:rsidRPr="00C73112" w:rsidRDefault="009B25E6" w:rsidP="0019488B">
      <w:pPr>
        <w:spacing w:after="0" w:line="360" w:lineRule="auto"/>
        <w:ind w:right="-118"/>
        <w:jc w:val="both"/>
        <w:rPr>
          <w:rFonts w:ascii="Arial" w:hAnsi="Arial" w:cs="Arial"/>
          <w:sz w:val="22"/>
          <w:lang w:val="en-US"/>
        </w:rPr>
      </w:pPr>
      <w:r w:rsidRPr="00C73112">
        <w:rPr>
          <w:rFonts w:ascii="Arial" w:hAnsi="Arial" w:cs="Arial"/>
          <w:sz w:val="22"/>
          <w:lang w:val="en-US"/>
        </w:rPr>
        <w:t>To p</w:t>
      </w:r>
      <w:r w:rsidR="00BD58C2" w:rsidRPr="00C73112">
        <w:rPr>
          <w:rFonts w:ascii="Arial" w:hAnsi="Arial" w:cs="Arial"/>
          <w:sz w:val="22"/>
          <w:lang w:val="en-US"/>
        </w:rPr>
        <w:t xml:space="preserve">repare </w:t>
      </w:r>
      <w:r w:rsidR="00EE5E2E" w:rsidRPr="00C73112">
        <w:rPr>
          <w:rFonts w:ascii="Arial" w:hAnsi="Arial" w:cs="Arial"/>
          <w:sz w:val="22"/>
          <w:lang w:val="en-US"/>
        </w:rPr>
        <w:t xml:space="preserve">new </w:t>
      </w:r>
      <w:r w:rsidR="00BD58C2" w:rsidRPr="00C73112">
        <w:rPr>
          <w:rFonts w:ascii="Arial" w:hAnsi="Arial" w:cs="Arial"/>
          <w:sz w:val="22"/>
          <w:lang w:val="en-US"/>
        </w:rPr>
        <w:t>shapes</w:t>
      </w:r>
      <w:r w:rsidR="00EE5E2E" w:rsidRPr="00C73112">
        <w:rPr>
          <w:rFonts w:ascii="Arial" w:hAnsi="Arial" w:cs="Arial"/>
          <w:sz w:val="22"/>
          <w:lang w:val="en-US"/>
        </w:rPr>
        <w:t xml:space="preserve"> for approval by IARC</w:t>
      </w:r>
      <w:r w:rsidR="00C76968" w:rsidRPr="00C73112">
        <w:rPr>
          <w:rFonts w:ascii="Arial" w:hAnsi="Arial" w:cs="Arial"/>
          <w:sz w:val="22"/>
          <w:lang w:val="en-US"/>
        </w:rPr>
        <w:t xml:space="preserve"> </w:t>
      </w:r>
      <w:r w:rsidR="00841DC2" w:rsidRPr="00C73112">
        <w:rPr>
          <w:rFonts w:ascii="Arial" w:hAnsi="Arial" w:cs="Arial"/>
          <w:sz w:val="22"/>
          <w:lang w:val="en-US"/>
        </w:rPr>
        <w:t xml:space="preserve">(see </w:t>
      </w:r>
      <w:r w:rsidR="00841DC2" w:rsidRPr="00C73112">
        <w:rPr>
          <w:rFonts w:ascii="Arial" w:hAnsi="Arial" w:cs="Arial"/>
          <w:b/>
          <w:sz w:val="22"/>
          <w:lang w:val="en-US"/>
        </w:rPr>
        <w:t xml:space="preserve">Appendix </w:t>
      </w:r>
      <w:r w:rsidR="00F80E6B">
        <w:rPr>
          <w:rFonts w:ascii="Arial" w:hAnsi="Arial" w:cs="Arial"/>
          <w:b/>
          <w:sz w:val="22"/>
          <w:lang w:val="en-US"/>
        </w:rPr>
        <w:t>5</w:t>
      </w:r>
      <w:r w:rsidR="00841DC2" w:rsidRPr="00C73112">
        <w:rPr>
          <w:rFonts w:ascii="Arial" w:hAnsi="Arial" w:cs="Arial"/>
          <w:sz w:val="22"/>
          <w:lang w:val="en-US"/>
        </w:rPr>
        <w:t>)</w:t>
      </w:r>
    </w:p>
    <w:p w:rsidR="00BD58C2" w:rsidRPr="00C73112" w:rsidRDefault="00BD58C2" w:rsidP="00BD58C2">
      <w:pPr>
        <w:spacing w:after="0" w:line="360" w:lineRule="auto"/>
        <w:ind w:right="-118"/>
        <w:jc w:val="both"/>
        <w:rPr>
          <w:rFonts w:ascii="Arial" w:hAnsi="Arial" w:cs="Arial"/>
          <w:sz w:val="22"/>
          <w:lang w:val="en-US"/>
        </w:rPr>
      </w:pPr>
      <w:r w:rsidRPr="00C73112">
        <w:rPr>
          <w:rFonts w:ascii="Arial" w:hAnsi="Arial" w:cs="Arial"/>
          <w:sz w:val="22"/>
          <w:lang w:val="en-US"/>
        </w:rPr>
        <w:t>1)</w:t>
      </w:r>
      <w:r w:rsidRPr="00C73112">
        <w:rPr>
          <w:rFonts w:ascii="Arial" w:hAnsi="Arial" w:cs="Arial"/>
          <w:sz w:val="22"/>
          <w:lang w:val="en-US"/>
        </w:rPr>
        <w:tab/>
        <w:t xml:space="preserve">Draw </w:t>
      </w:r>
      <w:r w:rsidR="00EE5E2E" w:rsidRPr="00C73112">
        <w:rPr>
          <w:rFonts w:ascii="Arial" w:hAnsi="Arial" w:cs="Arial"/>
          <w:sz w:val="22"/>
          <w:lang w:val="en-US"/>
        </w:rPr>
        <w:t xml:space="preserve">the shapes in </w:t>
      </w:r>
      <w:r w:rsidRPr="00C73112">
        <w:rPr>
          <w:rFonts w:ascii="Arial" w:hAnsi="Arial" w:cs="Arial"/>
          <w:sz w:val="22"/>
          <w:u w:val="single"/>
          <w:lang w:val="en-US"/>
        </w:rPr>
        <w:t xml:space="preserve">real </w:t>
      </w:r>
      <w:r w:rsidR="00EE5E2E" w:rsidRPr="00463458">
        <w:rPr>
          <w:rFonts w:ascii="Arial" w:hAnsi="Arial" w:cs="Arial"/>
          <w:sz w:val="22"/>
          <w:u w:val="single"/>
          <w:lang w:val="en-US"/>
        </w:rPr>
        <w:t>size</w:t>
      </w:r>
      <w:r w:rsidR="00EE5E2E" w:rsidRPr="00C73112">
        <w:rPr>
          <w:rFonts w:ascii="Arial" w:hAnsi="Arial" w:cs="Arial"/>
          <w:sz w:val="22"/>
          <w:lang w:val="en-US"/>
        </w:rPr>
        <w:t xml:space="preserve"> </w:t>
      </w:r>
      <w:r w:rsidR="00463458">
        <w:rPr>
          <w:rFonts w:ascii="Arial" w:hAnsi="Arial" w:cs="Arial"/>
          <w:sz w:val="22"/>
          <w:lang w:val="en-US"/>
        </w:rPr>
        <w:t xml:space="preserve">(e.g. by drawing the outline of the shape) </w:t>
      </w:r>
      <w:r w:rsidRPr="00C73112">
        <w:rPr>
          <w:rFonts w:ascii="Arial" w:hAnsi="Arial" w:cs="Arial"/>
          <w:sz w:val="22"/>
          <w:lang w:val="en-US"/>
        </w:rPr>
        <w:t xml:space="preserve">on </w:t>
      </w:r>
      <w:r w:rsidR="00BE4775" w:rsidRPr="00C73112">
        <w:rPr>
          <w:rFonts w:ascii="Arial" w:hAnsi="Arial" w:cs="Arial"/>
          <w:sz w:val="22"/>
          <w:lang w:val="en-US"/>
        </w:rPr>
        <w:t xml:space="preserve">mm </w:t>
      </w:r>
      <w:r w:rsidR="002137E6" w:rsidRPr="00C73112">
        <w:rPr>
          <w:rFonts w:ascii="Arial" w:hAnsi="Arial" w:cs="Arial"/>
          <w:sz w:val="22"/>
          <w:lang w:val="en-US"/>
        </w:rPr>
        <w:t xml:space="preserve">block/grid </w:t>
      </w:r>
      <w:r w:rsidRPr="00C73112">
        <w:rPr>
          <w:rFonts w:ascii="Arial" w:hAnsi="Arial" w:cs="Arial"/>
          <w:sz w:val="22"/>
          <w:lang w:val="en-US"/>
        </w:rPr>
        <w:t xml:space="preserve">paper and give </w:t>
      </w:r>
      <w:r w:rsidR="00EC5A1B" w:rsidRPr="00C73112">
        <w:rPr>
          <w:rFonts w:ascii="Arial" w:hAnsi="Arial" w:cs="Arial"/>
          <w:sz w:val="22"/>
          <w:lang w:val="en-US"/>
        </w:rPr>
        <w:t xml:space="preserve">each </w:t>
      </w:r>
      <w:r w:rsidR="00EE5E2E" w:rsidRPr="00C73112">
        <w:rPr>
          <w:rFonts w:ascii="Arial" w:hAnsi="Arial" w:cs="Arial"/>
          <w:sz w:val="22"/>
          <w:lang w:val="en-US"/>
        </w:rPr>
        <w:t xml:space="preserve">shape </w:t>
      </w:r>
      <w:r w:rsidRPr="00C73112">
        <w:rPr>
          <w:rFonts w:ascii="Arial" w:hAnsi="Arial" w:cs="Arial"/>
          <w:sz w:val="22"/>
          <w:lang w:val="en-US"/>
        </w:rPr>
        <w:t xml:space="preserve">a </w:t>
      </w:r>
      <w:r w:rsidR="009D1CA9" w:rsidRPr="00C73112">
        <w:rPr>
          <w:rFonts w:ascii="Arial" w:hAnsi="Arial" w:cs="Arial"/>
          <w:sz w:val="22"/>
          <w:lang w:val="en-US"/>
        </w:rPr>
        <w:t xml:space="preserve">temporary </w:t>
      </w:r>
      <w:r w:rsidRPr="00C73112">
        <w:rPr>
          <w:rFonts w:ascii="Arial" w:hAnsi="Arial" w:cs="Arial"/>
          <w:sz w:val="22"/>
          <w:lang w:val="en-US"/>
        </w:rPr>
        <w:t>code (1-n)</w:t>
      </w:r>
      <w:r w:rsidR="002D6F04" w:rsidRPr="00C73112">
        <w:rPr>
          <w:rFonts w:ascii="Arial" w:hAnsi="Arial" w:cs="Arial"/>
          <w:sz w:val="22"/>
          <w:lang w:val="en-US"/>
        </w:rPr>
        <w:t xml:space="preserve"> </w:t>
      </w:r>
      <w:r w:rsidR="00EC5A1B" w:rsidRPr="00C73112">
        <w:rPr>
          <w:rFonts w:ascii="Arial" w:hAnsi="Arial" w:cs="Arial"/>
          <w:sz w:val="22"/>
          <w:lang w:val="en-US"/>
        </w:rPr>
        <w:t>along with a</w:t>
      </w:r>
      <w:r w:rsidR="002D6F04" w:rsidRPr="00C73112">
        <w:rPr>
          <w:rFonts w:ascii="Arial" w:hAnsi="Arial" w:cs="Arial"/>
          <w:sz w:val="22"/>
          <w:lang w:val="en-US"/>
        </w:rPr>
        <w:t xml:space="preserve"> shape description</w:t>
      </w:r>
      <w:r w:rsidR="0099670A" w:rsidRPr="00C73112">
        <w:rPr>
          <w:rFonts w:ascii="Arial" w:hAnsi="Arial" w:cs="Arial"/>
          <w:sz w:val="22"/>
          <w:lang w:val="en-US"/>
        </w:rPr>
        <w:t xml:space="preserve"> specifying which food(s) it will refer to</w:t>
      </w:r>
      <w:r w:rsidR="002D6F04" w:rsidRPr="00C73112">
        <w:rPr>
          <w:rFonts w:ascii="Arial" w:hAnsi="Arial" w:cs="Arial"/>
          <w:sz w:val="22"/>
          <w:lang w:val="en-US"/>
        </w:rPr>
        <w:t xml:space="preserve"> (e.g. oval bread/flat bread)</w:t>
      </w:r>
      <w:r w:rsidR="00EE5E2E" w:rsidRPr="00C73112">
        <w:rPr>
          <w:rFonts w:ascii="Arial" w:hAnsi="Arial" w:cs="Arial"/>
          <w:sz w:val="22"/>
          <w:lang w:val="en-US"/>
        </w:rPr>
        <w:t xml:space="preserve"> and send pdf scans of the shapes to IARC for verification/approval</w:t>
      </w:r>
      <w:r w:rsidR="00C76968" w:rsidRPr="00C73112">
        <w:rPr>
          <w:rFonts w:ascii="Arial" w:hAnsi="Arial" w:cs="Arial"/>
          <w:sz w:val="22"/>
          <w:lang w:val="en-US"/>
        </w:rPr>
        <w:t>.</w:t>
      </w:r>
      <w:r w:rsidR="009D1CA9" w:rsidRPr="00C73112">
        <w:rPr>
          <w:rFonts w:ascii="Arial" w:hAnsi="Arial" w:cs="Arial"/>
          <w:sz w:val="22"/>
          <w:lang w:val="en-US"/>
        </w:rPr>
        <w:t xml:space="preserve"> IARC will </w:t>
      </w:r>
      <w:r w:rsidR="00EE5E2E" w:rsidRPr="00C73112">
        <w:rPr>
          <w:rFonts w:ascii="Arial" w:hAnsi="Arial" w:cs="Arial"/>
          <w:sz w:val="22"/>
          <w:lang w:val="en-US"/>
        </w:rPr>
        <w:t xml:space="preserve">later </w:t>
      </w:r>
      <w:r w:rsidR="009D1CA9" w:rsidRPr="00C73112">
        <w:rPr>
          <w:rFonts w:ascii="Arial" w:hAnsi="Arial" w:cs="Arial"/>
          <w:sz w:val="22"/>
          <w:lang w:val="en-US"/>
        </w:rPr>
        <w:t xml:space="preserve">assign final codes </w:t>
      </w:r>
      <w:r w:rsidR="00EE5E2E" w:rsidRPr="00C73112">
        <w:rPr>
          <w:rFonts w:ascii="Arial" w:hAnsi="Arial" w:cs="Arial"/>
          <w:sz w:val="22"/>
          <w:lang w:val="en-US"/>
        </w:rPr>
        <w:t xml:space="preserve">to the approved shapes </w:t>
      </w:r>
      <w:r w:rsidR="009D1CA9" w:rsidRPr="00C73112">
        <w:rPr>
          <w:rFonts w:ascii="Arial" w:hAnsi="Arial" w:cs="Arial"/>
          <w:sz w:val="22"/>
          <w:lang w:val="en-US"/>
        </w:rPr>
        <w:t xml:space="preserve">to be shown </w:t>
      </w:r>
      <w:r w:rsidR="002D6F04" w:rsidRPr="00C73112">
        <w:rPr>
          <w:rFonts w:ascii="Arial" w:hAnsi="Arial" w:cs="Arial"/>
          <w:sz w:val="22"/>
          <w:lang w:val="en-US"/>
        </w:rPr>
        <w:t>i</w:t>
      </w:r>
      <w:r w:rsidR="009D1CA9" w:rsidRPr="00C73112">
        <w:rPr>
          <w:rFonts w:ascii="Arial" w:hAnsi="Arial" w:cs="Arial"/>
          <w:sz w:val="22"/>
          <w:lang w:val="en-US"/>
        </w:rPr>
        <w:t>n the picture booklet</w:t>
      </w:r>
      <w:r w:rsidR="0008160C" w:rsidRPr="00C73112">
        <w:rPr>
          <w:rFonts w:ascii="Arial" w:hAnsi="Arial" w:cs="Arial"/>
          <w:sz w:val="22"/>
          <w:lang w:val="en-US"/>
        </w:rPr>
        <w:t xml:space="preserve"> based on the list in </w:t>
      </w:r>
      <w:r w:rsidR="0099670A" w:rsidRPr="00C73112">
        <w:rPr>
          <w:rFonts w:ascii="Arial" w:hAnsi="Arial" w:cs="Arial"/>
          <w:sz w:val="22"/>
          <w:lang w:val="en-US"/>
        </w:rPr>
        <w:t xml:space="preserve">IARC’s reference </w:t>
      </w:r>
      <w:r w:rsidR="0008160C" w:rsidRPr="00C73112">
        <w:rPr>
          <w:rFonts w:ascii="Arial" w:hAnsi="Arial" w:cs="Arial"/>
          <w:sz w:val="22"/>
          <w:lang w:val="en-US"/>
        </w:rPr>
        <w:t>file M_SHAPES</w:t>
      </w:r>
      <w:r w:rsidR="009D1CA9" w:rsidRPr="00C73112">
        <w:rPr>
          <w:rFonts w:ascii="Arial" w:hAnsi="Arial" w:cs="Arial"/>
          <w:sz w:val="22"/>
          <w:lang w:val="en-US"/>
        </w:rPr>
        <w:t>.</w:t>
      </w:r>
      <w:r w:rsidR="0008160C" w:rsidRPr="00C73112">
        <w:rPr>
          <w:rFonts w:ascii="Arial" w:hAnsi="Arial" w:cs="Arial"/>
          <w:sz w:val="22"/>
          <w:lang w:val="en-US"/>
        </w:rPr>
        <w:t xml:space="preserve"> </w:t>
      </w:r>
    </w:p>
    <w:p w:rsidR="002D6F04" w:rsidRPr="00C73112" w:rsidRDefault="00EE5E2E" w:rsidP="00BD58C2">
      <w:pPr>
        <w:spacing w:after="0" w:line="360" w:lineRule="auto"/>
        <w:ind w:right="-118"/>
        <w:jc w:val="both"/>
        <w:rPr>
          <w:rFonts w:ascii="Arial" w:hAnsi="Arial" w:cs="Arial"/>
          <w:sz w:val="22"/>
          <w:lang w:val="en-US"/>
        </w:rPr>
      </w:pPr>
      <w:r w:rsidRPr="00C73112">
        <w:rPr>
          <w:rFonts w:ascii="Arial" w:hAnsi="Arial" w:cs="Arial"/>
          <w:sz w:val="22"/>
          <w:lang w:val="en-US"/>
        </w:rPr>
        <w:t>2</w:t>
      </w:r>
      <w:r w:rsidR="00BD58C2" w:rsidRPr="00C73112">
        <w:rPr>
          <w:rFonts w:ascii="Arial" w:hAnsi="Arial" w:cs="Arial"/>
          <w:sz w:val="22"/>
          <w:lang w:val="en-US"/>
        </w:rPr>
        <w:t>)</w:t>
      </w:r>
      <w:r w:rsidR="00BD58C2" w:rsidRPr="00C73112">
        <w:rPr>
          <w:rFonts w:ascii="Arial" w:hAnsi="Arial" w:cs="Arial"/>
          <w:sz w:val="22"/>
          <w:lang w:val="en-US"/>
        </w:rPr>
        <w:tab/>
      </w:r>
      <w:r w:rsidRPr="00C73112">
        <w:rPr>
          <w:rFonts w:ascii="Arial" w:hAnsi="Arial" w:cs="Arial"/>
          <w:sz w:val="22"/>
          <w:lang w:val="en-US"/>
        </w:rPr>
        <w:t>For the approved shapes, c</w:t>
      </w:r>
      <w:r w:rsidR="00BD58C2" w:rsidRPr="00C73112">
        <w:rPr>
          <w:rFonts w:ascii="Arial" w:hAnsi="Arial" w:cs="Arial"/>
          <w:sz w:val="22"/>
          <w:lang w:val="en-US"/>
        </w:rPr>
        <w:t>alculate the</w:t>
      </w:r>
      <w:r w:rsidR="00BD58C2" w:rsidRPr="00C73112">
        <w:rPr>
          <w:rFonts w:ascii="Arial" w:hAnsi="Arial" w:cs="Arial"/>
          <w:sz w:val="22"/>
          <w:u w:val="single"/>
          <w:lang w:val="en-US"/>
        </w:rPr>
        <w:t xml:space="preserve"> surface </w:t>
      </w:r>
      <w:r w:rsidRPr="00C73112">
        <w:rPr>
          <w:rFonts w:ascii="Arial" w:hAnsi="Arial" w:cs="Arial"/>
          <w:sz w:val="22"/>
          <w:u w:val="single"/>
          <w:lang w:val="en-US"/>
        </w:rPr>
        <w:t>area</w:t>
      </w:r>
      <w:r w:rsidR="00C55948" w:rsidRPr="00C73112">
        <w:rPr>
          <w:rFonts w:ascii="Arial" w:hAnsi="Arial" w:cs="Arial"/>
          <w:sz w:val="22"/>
          <w:u w:val="single"/>
          <w:lang w:val="en-US"/>
        </w:rPr>
        <w:t xml:space="preserve"> (with the aid of the block/grid paper if need be)</w:t>
      </w:r>
      <w:r w:rsidR="00BD58C2" w:rsidRPr="00C73112">
        <w:rPr>
          <w:rFonts w:ascii="Arial" w:hAnsi="Arial" w:cs="Arial"/>
          <w:sz w:val="22"/>
          <w:lang w:val="en-US"/>
        </w:rPr>
        <w:t xml:space="preserve">. </w:t>
      </w:r>
      <w:r w:rsidR="009B25E6" w:rsidRPr="00C73112">
        <w:rPr>
          <w:rFonts w:ascii="Arial" w:hAnsi="Arial" w:cs="Arial"/>
          <w:sz w:val="22"/>
          <w:lang w:val="en-US"/>
        </w:rPr>
        <w:t>Th</w:t>
      </w:r>
      <w:r w:rsidR="00C55948" w:rsidRPr="00C73112">
        <w:rPr>
          <w:rFonts w:ascii="Arial" w:hAnsi="Arial" w:cs="Arial"/>
          <w:sz w:val="22"/>
          <w:lang w:val="en-US"/>
        </w:rPr>
        <w:t>e</w:t>
      </w:r>
      <w:r w:rsidR="009B25E6" w:rsidRPr="00C73112">
        <w:rPr>
          <w:rFonts w:ascii="Arial" w:hAnsi="Arial" w:cs="Arial"/>
          <w:sz w:val="22"/>
          <w:lang w:val="en-US"/>
        </w:rPr>
        <w:t>se surfaces (in cm</w:t>
      </w:r>
      <w:r w:rsidR="009B25E6" w:rsidRPr="00C73112">
        <w:rPr>
          <w:rFonts w:ascii="Arial" w:hAnsi="Arial" w:cs="Arial"/>
          <w:sz w:val="22"/>
          <w:vertAlign w:val="superscript"/>
          <w:lang w:val="en-US"/>
        </w:rPr>
        <w:t>2</w:t>
      </w:r>
      <w:r w:rsidR="009B25E6" w:rsidRPr="00C73112">
        <w:rPr>
          <w:rFonts w:ascii="Arial" w:hAnsi="Arial" w:cs="Arial"/>
          <w:sz w:val="22"/>
          <w:lang w:val="en-US"/>
        </w:rPr>
        <w:t xml:space="preserve">) will be incorporated in a specific </w:t>
      </w:r>
      <w:r w:rsidR="003C6671">
        <w:rPr>
          <w:rFonts w:ascii="Arial" w:hAnsi="Arial" w:cs="Arial"/>
          <w:sz w:val="22"/>
          <w:lang w:val="en-US"/>
        </w:rPr>
        <w:t>GloboDiet</w:t>
      </w:r>
      <w:r w:rsidR="009B25E6" w:rsidRPr="00C73112">
        <w:rPr>
          <w:rFonts w:ascii="Arial" w:hAnsi="Arial" w:cs="Arial"/>
          <w:sz w:val="22"/>
          <w:lang w:val="en-US"/>
        </w:rPr>
        <w:t xml:space="preserve"> database</w:t>
      </w:r>
      <w:r w:rsidR="00BE4775" w:rsidRPr="00C73112">
        <w:rPr>
          <w:rFonts w:ascii="Arial" w:hAnsi="Arial" w:cs="Arial"/>
          <w:sz w:val="22"/>
          <w:lang w:val="en-US"/>
        </w:rPr>
        <w:t xml:space="preserve"> (M_SHAPES)</w:t>
      </w:r>
      <w:r w:rsidR="009B25E6" w:rsidRPr="00C73112">
        <w:rPr>
          <w:rFonts w:ascii="Arial" w:hAnsi="Arial" w:cs="Arial"/>
          <w:sz w:val="22"/>
          <w:lang w:val="en-US"/>
        </w:rPr>
        <w:t>.</w:t>
      </w:r>
      <w:r w:rsidR="006E1AD1" w:rsidRPr="00C73112">
        <w:rPr>
          <w:rFonts w:ascii="Arial" w:hAnsi="Arial" w:cs="Arial"/>
          <w:sz w:val="22"/>
          <w:lang w:val="en-US"/>
        </w:rPr>
        <w:t xml:space="preserve"> </w:t>
      </w:r>
      <w:r w:rsidR="00BE4775" w:rsidRPr="00C73112">
        <w:rPr>
          <w:rFonts w:ascii="Arial" w:hAnsi="Arial" w:cs="Arial"/>
          <w:sz w:val="22"/>
          <w:lang w:val="en-US"/>
        </w:rPr>
        <w:t xml:space="preserve"> A minimum of 10 cm</w:t>
      </w:r>
      <w:r w:rsidR="00BE4775" w:rsidRPr="00C73112">
        <w:rPr>
          <w:rFonts w:ascii="Arial" w:hAnsi="Arial" w:cs="Arial"/>
          <w:sz w:val="22"/>
          <w:vertAlign w:val="superscript"/>
          <w:lang w:val="en-US"/>
        </w:rPr>
        <w:t>2</w:t>
      </w:r>
      <w:r w:rsidR="00BE4775" w:rsidRPr="00C73112">
        <w:rPr>
          <w:rFonts w:ascii="Arial" w:hAnsi="Arial" w:cs="Arial"/>
          <w:sz w:val="22"/>
          <w:lang w:val="en-US"/>
        </w:rPr>
        <w:t xml:space="preserve"> difference is applied between two successive shapes. </w:t>
      </w:r>
    </w:p>
    <w:p w:rsidR="00BD58C2" w:rsidRPr="00C73112" w:rsidRDefault="00EE5E2E" w:rsidP="00BD58C2">
      <w:pPr>
        <w:spacing w:after="0" w:line="360" w:lineRule="auto"/>
        <w:ind w:right="-118"/>
        <w:jc w:val="both"/>
        <w:rPr>
          <w:rFonts w:ascii="Arial" w:hAnsi="Arial" w:cs="Arial"/>
          <w:sz w:val="22"/>
          <w:lang w:val="en-US"/>
        </w:rPr>
      </w:pPr>
      <w:r w:rsidRPr="00C73112">
        <w:rPr>
          <w:rFonts w:ascii="Arial" w:hAnsi="Arial" w:cs="Arial"/>
          <w:sz w:val="22"/>
          <w:lang w:val="en-US"/>
        </w:rPr>
        <w:t>3</w:t>
      </w:r>
      <w:r w:rsidR="00BD58C2" w:rsidRPr="00C73112">
        <w:rPr>
          <w:rFonts w:ascii="Arial" w:hAnsi="Arial" w:cs="Arial"/>
          <w:sz w:val="22"/>
          <w:lang w:val="en-US"/>
        </w:rPr>
        <w:t>)</w:t>
      </w:r>
      <w:r w:rsidR="00BD58C2" w:rsidRPr="00C73112">
        <w:rPr>
          <w:rFonts w:ascii="Arial" w:hAnsi="Arial" w:cs="Arial"/>
          <w:sz w:val="22"/>
          <w:lang w:val="en-US"/>
        </w:rPr>
        <w:tab/>
        <w:t>Identify the common thickness</w:t>
      </w:r>
      <w:r w:rsidR="00BE4775" w:rsidRPr="00C73112">
        <w:rPr>
          <w:rFonts w:ascii="Arial" w:hAnsi="Arial" w:cs="Arial"/>
          <w:sz w:val="22"/>
          <w:lang w:val="en-US"/>
        </w:rPr>
        <w:t>es</w:t>
      </w:r>
      <w:r w:rsidR="00BD58C2" w:rsidRPr="00C73112">
        <w:rPr>
          <w:rFonts w:ascii="Arial" w:hAnsi="Arial" w:cs="Arial"/>
          <w:sz w:val="22"/>
          <w:lang w:val="en-US"/>
        </w:rPr>
        <w:t xml:space="preserve"> of </w:t>
      </w:r>
      <w:r w:rsidR="00BE4775" w:rsidRPr="00C73112">
        <w:rPr>
          <w:rFonts w:ascii="Arial" w:hAnsi="Arial" w:cs="Arial"/>
          <w:sz w:val="22"/>
          <w:lang w:val="en-US"/>
        </w:rPr>
        <w:t>slice</w:t>
      </w:r>
      <w:r w:rsidR="0008160C" w:rsidRPr="00C73112">
        <w:rPr>
          <w:rFonts w:ascii="Arial" w:hAnsi="Arial" w:cs="Arial"/>
          <w:sz w:val="22"/>
          <w:lang w:val="en-US"/>
        </w:rPr>
        <w:t>s</w:t>
      </w:r>
      <w:r w:rsidR="00BE4775" w:rsidRPr="00C73112">
        <w:rPr>
          <w:rFonts w:ascii="Arial" w:hAnsi="Arial" w:cs="Arial"/>
          <w:sz w:val="22"/>
          <w:lang w:val="en-US"/>
        </w:rPr>
        <w:t>/pieces</w:t>
      </w:r>
      <w:r w:rsidR="002D6F04" w:rsidRPr="00C73112">
        <w:rPr>
          <w:rFonts w:ascii="Arial" w:hAnsi="Arial" w:cs="Arial"/>
          <w:sz w:val="22"/>
          <w:lang w:val="en-US"/>
        </w:rPr>
        <w:t xml:space="preserve"> corresponding to </w:t>
      </w:r>
      <w:r w:rsidR="00861276" w:rsidRPr="00C73112">
        <w:rPr>
          <w:rFonts w:ascii="Arial" w:hAnsi="Arial" w:cs="Arial"/>
          <w:sz w:val="22"/>
          <w:lang w:val="en-US"/>
        </w:rPr>
        <w:t>the shapes</w:t>
      </w:r>
      <w:r w:rsidR="00BD58C2" w:rsidRPr="00C73112">
        <w:rPr>
          <w:rFonts w:ascii="Arial" w:hAnsi="Arial" w:cs="Arial"/>
          <w:sz w:val="22"/>
          <w:lang w:val="en-US"/>
        </w:rPr>
        <w:t xml:space="preserve">. Take into account </w:t>
      </w:r>
      <w:r w:rsidR="002D6F04" w:rsidRPr="00C73112">
        <w:rPr>
          <w:rFonts w:ascii="Arial" w:hAnsi="Arial" w:cs="Arial"/>
          <w:sz w:val="22"/>
          <w:lang w:val="en-US"/>
        </w:rPr>
        <w:t xml:space="preserve">that </w:t>
      </w:r>
      <w:r w:rsidR="00270662" w:rsidRPr="00C73112">
        <w:rPr>
          <w:rFonts w:ascii="Arial" w:hAnsi="Arial" w:cs="Arial"/>
          <w:sz w:val="22"/>
          <w:lang w:val="en-US"/>
        </w:rPr>
        <w:t xml:space="preserve">foods </w:t>
      </w:r>
      <w:r w:rsidR="00BD58C2" w:rsidRPr="00C73112">
        <w:rPr>
          <w:rFonts w:ascii="Arial" w:hAnsi="Arial" w:cs="Arial"/>
          <w:sz w:val="22"/>
          <w:lang w:val="en-US"/>
        </w:rPr>
        <w:t>may be bought precut, but may also be cut at home.</w:t>
      </w:r>
      <w:r w:rsidR="00D54311" w:rsidRPr="00C73112">
        <w:rPr>
          <w:rFonts w:ascii="Arial" w:hAnsi="Arial" w:cs="Arial"/>
          <w:sz w:val="22"/>
          <w:lang w:val="en-US"/>
        </w:rPr>
        <w:t xml:space="preserve"> </w:t>
      </w:r>
      <w:r w:rsidR="00861276" w:rsidRPr="00C73112">
        <w:rPr>
          <w:rFonts w:ascii="Arial" w:hAnsi="Arial" w:cs="Arial"/>
          <w:sz w:val="22"/>
          <w:lang w:val="en-US"/>
        </w:rPr>
        <w:t xml:space="preserve">A range of minimum and maximum thickness </w:t>
      </w:r>
      <w:r w:rsidRPr="00C73112">
        <w:rPr>
          <w:rFonts w:ascii="Arial" w:hAnsi="Arial" w:cs="Arial"/>
          <w:sz w:val="22"/>
          <w:lang w:val="en-US"/>
        </w:rPr>
        <w:t>for each</w:t>
      </w:r>
      <w:r w:rsidR="00861276" w:rsidRPr="00C73112">
        <w:rPr>
          <w:rFonts w:ascii="Arial" w:hAnsi="Arial" w:cs="Arial"/>
          <w:sz w:val="22"/>
          <w:lang w:val="en-US"/>
        </w:rPr>
        <w:t xml:space="preserve"> </w:t>
      </w:r>
      <w:r w:rsidRPr="00C73112">
        <w:rPr>
          <w:rFonts w:ascii="Arial" w:hAnsi="Arial" w:cs="Arial"/>
          <w:sz w:val="22"/>
          <w:lang w:val="en-US"/>
        </w:rPr>
        <w:t xml:space="preserve">of the </w:t>
      </w:r>
      <w:r w:rsidR="00861276" w:rsidRPr="00C73112">
        <w:rPr>
          <w:rFonts w:ascii="Arial" w:hAnsi="Arial" w:cs="Arial"/>
          <w:sz w:val="22"/>
          <w:lang w:val="en-US"/>
        </w:rPr>
        <w:t xml:space="preserve">shapes (e.g. </w:t>
      </w:r>
      <w:r w:rsidRPr="00C73112">
        <w:rPr>
          <w:rFonts w:ascii="Arial" w:hAnsi="Arial" w:cs="Arial"/>
          <w:sz w:val="22"/>
          <w:lang w:val="en-US"/>
        </w:rPr>
        <w:t>for</w:t>
      </w:r>
      <w:r w:rsidR="00861276" w:rsidRPr="00C73112">
        <w:rPr>
          <w:rFonts w:ascii="Arial" w:hAnsi="Arial" w:cs="Arial"/>
          <w:sz w:val="22"/>
          <w:lang w:val="en-US"/>
        </w:rPr>
        <w:t xml:space="preserve"> crepes</w:t>
      </w:r>
      <w:r w:rsidRPr="00C73112">
        <w:rPr>
          <w:rFonts w:ascii="Arial" w:hAnsi="Arial" w:cs="Arial"/>
          <w:sz w:val="22"/>
          <w:lang w:val="en-US"/>
        </w:rPr>
        <w:t>, for the</w:t>
      </w:r>
      <w:r w:rsidR="00861276" w:rsidRPr="00C73112">
        <w:rPr>
          <w:rFonts w:ascii="Arial" w:hAnsi="Arial" w:cs="Arial"/>
          <w:sz w:val="22"/>
          <w:lang w:val="en-US"/>
        </w:rPr>
        <w:t xml:space="preserve"> bread slices) should be </w:t>
      </w:r>
      <w:r w:rsidR="00270662" w:rsidRPr="00C73112">
        <w:rPr>
          <w:rFonts w:ascii="Arial" w:hAnsi="Arial" w:cs="Arial"/>
          <w:sz w:val="22"/>
          <w:lang w:val="en-US"/>
        </w:rPr>
        <w:t xml:space="preserve">also </w:t>
      </w:r>
      <w:r w:rsidR="00861276" w:rsidRPr="00C73112">
        <w:rPr>
          <w:rFonts w:ascii="Arial" w:hAnsi="Arial" w:cs="Arial"/>
          <w:sz w:val="22"/>
          <w:lang w:val="en-US"/>
        </w:rPr>
        <w:t xml:space="preserve">provided </w:t>
      </w:r>
      <w:r w:rsidR="00270662" w:rsidRPr="00C73112">
        <w:rPr>
          <w:rFonts w:ascii="Arial" w:hAnsi="Arial" w:cs="Arial"/>
          <w:sz w:val="22"/>
          <w:lang w:val="en-US"/>
        </w:rPr>
        <w:t xml:space="preserve">to IARC. </w:t>
      </w:r>
      <w:r w:rsidR="00D54311" w:rsidRPr="00C73112">
        <w:rPr>
          <w:rFonts w:ascii="Arial" w:hAnsi="Arial" w:cs="Arial"/>
          <w:sz w:val="22"/>
          <w:lang w:val="en-US"/>
        </w:rPr>
        <w:t xml:space="preserve">Those thicknesses (in cm) will be incorporated in a specific </w:t>
      </w:r>
      <w:r w:rsidR="003C6671">
        <w:rPr>
          <w:rFonts w:ascii="Arial" w:hAnsi="Arial" w:cs="Arial"/>
          <w:sz w:val="22"/>
          <w:lang w:val="en-US"/>
        </w:rPr>
        <w:t>GloboDiet</w:t>
      </w:r>
      <w:r w:rsidR="00D54311" w:rsidRPr="00C73112">
        <w:rPr>
          <w:rFonts w:ascii="Arial" w:hAnsi="Arial" w:cs="Arial"/>
          <w:sz w:val="22"/>
          <w:lang w:val="en-US"/>
        </w:rPr>
        <w:t xml:space="preserve"> database</w:t>
      </w:r>
      <w:r w:rsidR="00BE4775" w:rsidRPr="00C73112">
        <w:rPr>
          <w:rFonts w:ascii="Arial" w:hAnsi="Arial" w:cs="Arial"/>
          <w:sz w:val="22"/>
          <w:lang w:val="en-US"/>
        </w:rPr>
        <w:t xml:space="preserve"> (THICKNESS) in lin</w:t>
      </w:r>
      <w:r w:rsidR="002D6F04" w:rsidRPr="00C73112">
        <w:rPr>
          <w:rFonts w:ascii="Arial" w:hAnsi="Arial" w:cs="Arial"/>
          <w:sz w:val="22"/>
          <w:lang w:val="en-US"/>
        </w:rPr>
        <w:t>e</w:t>
      </w:r>
      <w:r w:rsidR="00BE4775" w:rsidRPr="00C73112">
        <w:rPr>
          <w:rFonts w:ascii="Arial" w:hAnsi="Arial" w:cs="Arial"/>
          <w:sz w:val="22"/>
          <w:lang w:val="en-US"/>
        </w:rPr>
        <w:t xml:space="preserve"> with the food and recipe classification (sub)</w:t>
      </w:r>
      <w:r w:rsidR="00463458">
        <w:rPr>
          <w:rFonts w:ascii="Arial" w:hAnsi="Arial" w:cs="Arial"/>
          <w:sz w:val="22"/>
          <w:lang w:val="en-US"/>
        </w:rPr>
        <w:t>-</w:t>
      </w:r>
      <w:r w:rsidR="00BE4775" w:rsidRPr="00C73112">
        <w:rPr>
          <w:rFonts w:ascii="Arial" w:hAnsi="Arial" w:cs="Arial"/>
          <w:sz w:val="22"/>
          <w:lang w:val="en-US"/>
        </w:rPr>
        <w:t>groups where they should be proposed</w:t>
      </w:r>
      <w:r w:rsidR="00D54311" w:rsidRPr="00C73112">
        <w:rPr>
          <w:rFonts w:ascii="Arial" w:hAnsi="Arial" w:cs="Arial"/>
          <w:sz w:val="22"/>
          <w:lang w:val="en-US"/>
        </w:rPr>
        <w:t>.</w:t>
      </w:r>
      <w:r w:rsidR="007D0256" w:rsidRPr="00C73112">
        <w:rPr>
          <w:rFonts w:ascii="Arial" w:hAnsi="Arial" w:cs="Arial"/>
          <w:sz w:val="22"/>
          <w:lang w:val="en-US"/>
        </w:rPr>
        <w:t xml:space="preserve"> For thicknesses, pre-defined common thicknesses will be available in the ES database, ranging from 1 mm to about 30 cm by default.</w:t>
      </w:r>
    </w:p>
    <w:p w:rsidR="009B25E6" w:rsidRPr="00C73112" w:rsidRDefault="007D0256" w:rsidP="00392649">
      <w:pPr>
        <w:spacing w:after="0" w:line="360" w:lineRule="auto"/>
        <w:ind w:right="-118"/>
        <w:jc w:val="both"/>
        <w:rPr>
          <w:rFonts w:ascii="Arial" w:hAnsi="Arial" w:cs="Arial"/>
          <w:sz w:val="22"/>
          <w:lang w:val="en-US"/>
        </w:rPr>
      </w:pPr>
      <w:r w:rsidRPr="00C73112">
        <w:rPr>
          <w:rFonts w:ascii="Arial" w:hAnsi="Arial" w:cs="Arial"/>
          <w:sz w:val="22"/>
          <w:lang w:val="en-US"/>
        </w:rPr>
        <w:t>4)</w:t>
      </w:r>
      <w:r w:rsidRPr="00C73112">
        <w:rPr>
          <w:rFonts w:ascii="Arial" w:hAnsi="Arial" w:cs="Arial"/>
          <w:sz w:val="22"/>
          <w:lang w:val="en-US"/>
        </w:rPr>
        <w:tab/>
      </w:r>
      <w:r w:rsidR="00D54311" w:rsidRPr="00C73112">
        <w:rPr>
          <w:rFonts w:ascii="Arial" w:hAnsi="Arial" w:cs="Arial"/>
          <w:sz w:val="22"/>
          <w:lang w:val="en-US"/>
        </w:rPr>
        <w:t xml:space="preserve"> </w:t>
      </w:r>
      <w:r w:rsidRPr="00C73112">
        <w:rPr>
          <w:rFonts w:ascii="Arial" w:hAnsi="Arial" w:cs="Arial"/>
          <w:sz w:val="22"/>
          <w:lang w:val="en-US"/>
        </w:rPr>
        <w:t>F</w:t>
      </w:r>
      <w:r w:rsidR="00D54311" w:rsidRPr="00C73112">
        <w:rPr>
          <w:rFonts w:ascii="Arial" w:hAnsi="Arial" w:cs="Arial"/>
          <w:sz w:val="22"/>
          <w:lang w:val="en-US"/>
        </w:rPr>
        <w:t xml:space="preserve">or each </w:t>
      </w:r>
      <w:r w:rsidR="0008160C" w:rsidRPr="00C73112">
        <w:rPr>
          <w:rFonts w:ascii="Arial" w:hAnsi="Arial" w:cs="Arial"/>
          <w:sz w:val="22"/>
          <w:lang w:val="en-US"/>
        </w:rPr>
        <w:t>food and recipe</w:t>
      </w:r>
      <w:r w:rsidR="00D54311" w:rsidRPr="00C73112">
        <w:rPr>
          <w:rFonts w:ascii="Arial" w:hAnsi="Arial" w:cs="Arial"/>
          <w:sz w:val="22"/>
          <w:lang w:val="en-US"/>
        </w:rPr>
        <w:t>, a density coefficient calculated as weight/volume, with weight in g and volume = surface x thickness in cm</w:t>
      </w:r>
      <w:r w:rsidR="00D54311" w:rsidRPr="00C73112">
        <w:rPr>
          <w:rFonts w:ascii="Arial" w:hAnsi="Arial" w:cs="Arial"/>
          <w:sz w:val="22"/>
          <w:vertAlign w:val="superscript"/>
          <w:lang w:val="en-US"/>
        </w:rPr>
        <w:t>3</w:t>
      </w:r>
      <w:r w:rsidR="00D54311" w:rsidRPr="00C73112">
        <w:rPr>
          <w:rFonts w:ascii="Arial" w:hAnsi="Arial" w:cs="Arial"/>
          <w:sz w:val="22"/>
          <w:lang w:val="en-US"/>
        </w:rPr>
        <w:t>, will have to be provided.</w:t>
      </w:r>
      <w:r w:rsidR="00C854B3" w:rsidRPr="00C73112">
        <w:rPr>
          <w:rFonts w:ascii="Arial" w:hAnsi="Arial" w:cs="Arial"/>
          <w:sz w:val="22"/>
          <w:lang w:val="en-US"/>
        </w:rPr>
        <w:t xml:space="preserve">  The</w:t>
      </w:r>
      <w:r w:rsidR="00DA404C" w:rsidRPr="00C73112">
        <w:rPr>
          <w:rFonts w:ascii="Arial" w:hAnsi="Arial" w:cs="Arial"/>
          <w:sz w:val="22"/>
          <w:lang w:val="en-US"/>
        </w:rPr>
        <w:t>se</w:t>
      </w:r>
      <w:r w:rsidR="00C854B3" w:rsidRPr="00C73112">
        <w:rPr>
          <w:rFonts w:ascii="Arial" w:hAnsi="Arial" w:cs="Arial"/>
          <w:sz w:val="22"/>
          <w:lang w:val="en-US"/>
        </w:rPr>
        <w:t xml:space="preserve"> densities can be measured using the aforementioned parameters or obtained from other local/national sources, if such data exists. </w:t>
      </w:r>
    </w:p>
    <w:p w:rsidR="00AA4990" w:rsidRPr="00C73112" w:rsidRDefault="007D0256" w:rsidP="00392649">
      <w:pPr>
        <w:spacing w:after="0" w:line="360" w:lineRule="auto"/>
        <w:ind w:right="-118"/>
        <w:jc w:val="both"/>
        <w:rPr>
          <w:rFonts w:ascii="Arial" w:hAnsi="Arial" w:cs="Arial"/>
          <w:sz w:val="22"/>
          <w:lang w:val="en-US"/>
        </w:rPr>
      </w:pPr>
      <w:r w:rsidRPr="00C73112">
        <w:rPr>
          <w:rFonts w:ascii="Arial" w:hAnsi="Arial" w:cs="Arial"/>
          <w:sz w:val="22"/>
          <w:lang w:val="en-US"/>
        </w:rPr>
        <w:lastRenderedPageBreak/>
        <w:t>5</w:t>
      </w:r>
      <w:r w:rsidR="00AA4990" w:rsidRPr="00C73112">
        <w:rPr>
          <w:rFonts w:ascii="Arial" w:hAnsi="Arial" w:cs="Arial"/>
          <w:sz w:val="22"/>
          <w:lang w:val="en-US"/>
        </w:rPr>
        <w:t>)</w:t>
      </w:r>
      <w:r w:rsidR="00AA4990" w:rsidRPr="00C73112">
        <w:rPr>
          <w:rFonts w:ascii="Arial" w:hAnsi="Arial" w:cs="Arial"/>
          <w:sz w:val="22"/>
          <w:lang w:val="en-US"/>
        </w:rPr>
        <w:tab/>
      </w:r>
      <w:r w:rsidRPr="00C73112">
        <w:rPr>
          <w:rFonts w:ascii="Arial" w:hAnsi="Arial" w:cs="Arial"/>
          <w:sz w:val="22"/>
          <w:lang w:val="en-US"/>
        </w:rPr>
        <w:t>For the final print of the shapes, t</w:t>
      </w:r>
      <w:r w:rsidR="00AA4990" w:rsidRPr="00C73112">
        <w:rPr>
          <w:rFonts w:ascii="Arial" w:hAnsi="Arial" w:cs="Arial"/>
          <w:sz w:val="22"/>
          <w:lang w:val="en-US"/>
        </w:rPr>
        <w:t xml:space="preserve">he drawings will need to be scanned </w:t>
      </w:r>
      <w:r w:rsidR="00CF50E0" w:rsidRPr="00C73112">
        <w:rPr>
          <w:rFonts w:ascii="Arial" w:hAnsi="Arial" w:cs="Arial"/>
          <w:sz w:val="22"/>
          <w:lang w:val="en-US"/>
        </w:rPr>
        <w:t xml:space="preserve">in true size </w:t>
      </w:r>
      <w:r w:rsidR="00AA4990" w:rsidRPr="00C73112">
        <w:rPr>
          <w:rFonts w:ascii="Arial" w:hAnsi="Arial" w:cs="Arial"/>
          <w:sz w:val="22"/>
          <w:lang w:val="en-US"/>
        </w:rPr>
        <w:t xml:space="preserve">(without using </w:t>
      </w:r>
      <w:r w:rsidR="00CF50E0" w:rsidRPr="00C73112">
        <w:rPr>
          <w:rFonts w:ascii="Arial" w:hAnsi="Arial" w:cs="Arial"/>
          <w:sz w:val="22"/>
          <w:lang w:val="en-US"/>
        </w:rPr>
        <w:t xml:space="preserve">the </w:t>
      </w:r>
      <w:r w:rsidR="00AA4990" w:rsidRPr="00C73112">
        <w:rPr>
          <w:rFonts w:ascii="Arial" w:hAnsi="Arial" w:cs="Arial"/>
          <w:sz w:val="22"/>
          <w:lang w:val="en-US"/>
        </w:rPr>
        <w:t>zoom</w:t>
      </w:r>
      <w:r w:rsidR="00CF50E0" w:rsidRPr="00C73112">
        <w:rPr>
          <w:rFonts w:ascii="Arial" w:hAnsi="Arial" w:cs="Arial"/>
          <w:sz w:val="22"/>
          <w:lang w:val="en-US"/>
        </w:rPr>
        <w:t xml:space="preserve"> function on the scanner</w:t>
      </w:r>
      <w:r w:rsidR="00AA4990" w:rsidRPr="00C73112">
        <w:rPr>
          <w:rFonts w:ascii="Arial" w:hAnsi="Arial" w:cs="Arial"/>
          <w:sz w:val="22"/>
          <w:lang w:val="en-US"/>
        </w:rPr>
        <w:t xml:space="preserve">) and </w:t>
      </w:r>
      <w:r w:rsidR="00CF50E0" w:rsidRPr="00C73112">
        <w:rPr>
          <w:rFonts w:ascii="Arial" w:hAnsi="Arial" w:cs="Arial"/>
          <w:sz w:val="22"/>
          <w:lang w:val="en-US"/>
        </w:rPr>
        <w:t xml:space="preserve">the lines </w:t>
      </w:r>
      <w:r w:rsidR="00AA4990" w:rsidRPr="00C73112">
        <w:rPr>
          <w:rFonts w:ascii="Arial" w:hAnsi="Arial" w:cs="Arial"/>
          <w:sz w:val="22"/>
          <w:lang w:val="en-US"/>
        </w:rPr>
        <w:t xml:space="preserve">redrawn </w:t>
      </w:r>
      <w:r w:rsidR="00A842E3" w:rsidRPr="00C73112">
        <w:rPr>
          <w:rFonts w:ascii="Arial" w:hAnsi="Arial" w:cs="Arial"/>
          <w:sz w:val="22"/>
          <w:lang w:val="en-US"/>
        </w:rPr>
        <w:t xml:space="preserve">so </w:t>
      </w:r>
      <w:r w:rsidR="00AA4990" w:rsidRPr="00C73112">
        <w:rPr>
          <w:rFonts w:ascii="Arial" w:hAnsi="Arial" w:cs="Arial"/>
          <w:sz w:val="22"/>
          <w:lang w:val="en-US"/>
        </w:rPr>
        <w:t xml:space="preserve">that the lines appear smoother and without the block/grid in the background.  </w:t>
      </w:r>
      <w:r w:rsidR="00CF50E0" w:rsidRPr="00C73112">
        <w:rPr>
          <w:rFonts w:ascii="Arial" w:hAnsi="Arial" w:cs="Arial"/>
          <w:sz w:val="22"/>
          <w:lang w:val="en-US"/>
        </w:rPr>
        <w:t>Other shapes may be drawn directly using a</w:t>
      </w:r>
      <w:r w:rsidR="00AA4990" w:rsidRPr="00C73112">
        <w:rPr>
          <w:rFonts w:ascii="Arial" w:hAnsi="Arial" w:cs="Arial"/>
          <w:sz w:val="22"/>
          <w:lang w:val="en-US"/>
        </w:rPr>
        <w:t xml:space="preserve">ny appropriate </w:t>
      </w:r>
      <w:r w:rsidR="00CF50E0" w:rsidRPr="00C73112">
        <w:rPr>
          <w:rFonts w:ascii="Arial" w:hAnsi="Arial" w:cs="Arial"/>
          <w:sz w:val="22"/>
          <w:lang w:val="en-US"/>
        </w:rPr>
        <w:t xml:space="preserve">computer </w:t>
      </w:r>
      <w:r w:rsidR="00AA4990" w:rsidRPr="00C73112">
        <w:rPr>
          <w:rFonts w:ascii="Arial" w:hAnsi="Arial" w:cs="Arial"/>
          <w:sz w:val="22"/>
          <w:lang w:val="en-US"/>
        </w:rPr>
        <w:t>software for this purpose. The final picture of the shape will be presented on A4 sheet in true scale</w:t>
      </w:r>
      <w:r w:rsidR="00B42518" w:rsidRPr="00C73112">
        <w:rPr>
          <w:rFonts w:ascii="Arial" w:hAnsi="Arial" w:cs="Arial"/>
          <w:sz w:val="22"/>
          <w:lang w:val="en-US"/>
        </w:rPr>
        <w:t xml:space="preserve">. </w:t>
      </w:r>
      <w:r w:rsidR="00AA4990" w:rsidRPr="00C73112">
        <w:rPr>
          <w:rFonts w:ascii="Arial" w:hAnsi="Arial" w:cs="Arial"/>
          <w:sz w:val="22"/>
          <w:lang w:val="en-US"/>
        </w:rPr>
        <w:t xml:space="preserve"> </w:t>
      </w:r>
      <w:r w:rsidR="00B42518" w:rsidRPr="00C73112">
        <w:rPr>
          <w:rFonts w:ascii="Arial" w:hAnsi="Arial" w:cs="Arial"/>
          <w:sz w:val="22"/>
          <w:lang w:val="en-US"/>
        </w:rPr>
        <w:t>A true-scale rule</w:t>
      </w:r>
      <w:r w:rsidRPr="00C73112">
        <w:rPr>
          <w:rFonts w:ascii="Arial" w:hAnsi="Arial" w:cs="Arial"/>
          <w:sz w:val="22"/>
          <w:lang w:val="en-US"/>
        </w:rPr>
        <w:t>r</w:t>
      </w:r>
      <w:r w:rsidR="00B42518" w:rsidRPr="00C73112">
        <w:rPr>
          <w:rFonts w:ascii="Arial" w:hAnsi="Arial" w:cs="Arial"/>
          <w:sz w:val="22"/>
          <w:lang w:val="en-US"/>
        </w:rPr>
        <w:t xml:space="preserve"> can be placed</w:t>
      </w:r>
      <w:r w:rsidR="00AA4990" w:rsidRPr="00C73112">
        <w:rPr>
          <w:rFonts w:ascii="Arial" w:hAnsi="Arial" w:cs="Arial"/>
          <w:sz w:val="22"/>
          <w:lang w:val="en-US"/>
        </w:rPr>
        <w:t xml:space="preserve"> </w:t>
      </w:r>
      <w:r w:rsidR="00B42518" w:rsidRPr="00C73112">
        <w:rPr>
          <w:rFonts w:ascii="Arial" w:hAnsi="Arial" w:cs="Arial"/>
          <w:sz w:val="22"/>
          <w:lang w:val="en-US"/>
        </w:rPr>
        <w:t xml:space="preserve">next to the shape for reference </w:t>
      </w:r>
      <w:r w:rsidR="00F95B1C" w:rsidRPr="00C73112">
        <w:rPr>
          <w:rFonts w:ascii="Arial" w:hAnsi="Arial" w:cs="Arial"/>
          <w:sz w:val="22"/>
          <w:lang w:val="en-US"/>
        </w:rPr>
        <w:t xml:space="preserve">and </w:t>
      </w:r>
      <w:r w:rsidR="00B42518" w:rsidRPr="00C73112">
        <w:rPr>
          <w:rFonts w:ascii="Arial" w:hAnsi="Arial" w:cs="Arial"/>
          <w:sz w:val="22"/>
          <w:lang w:val="en-US"/>
        </w:rPr>
        <w:t xml:space="preserve">for the subject </w:t>
      </w:r>
      <w:r w:rsidR="00F95B1C" w:rsidRPr="00C73112">
        <w:rPr>
          <w:rFonts w:ascii="Arial" w:hAnsi="Arial" w:cs="Arial"/>
          <w:sz w:val="22"/>
          <w:lang w:val="en-US"/>
        </w:rPr>
        <w:t xml:space="preserve">to estimate </w:t>
      </w:r>
      <w:r w:rsidR="00B42518" w:rsidRPr="00C73112">
        <w:rPr>
          <w:rFonts w:ascii="Arial" w:hAnsi="Arial" w:cs="Arial"/>
          <w:sz w:val="22"/>
          <w:lang w:val="en-US"/>
        </w:rPr>
        <w:t xml:space="preserve">the </w:t>
      </w:r>
      <w:r w:rsidR="00F95B1C" w:rsidRPr="00C73112">
        <w:rPr>
          <w:rFonts w:ascii="Arial" w:hAnsi="Arial" w:cs="Arial"/>
          <w:sz w:val="22"/>
          <w:lang w:val="en-US"/>
        </w:rPr>
        <w:t xml:space="preserve">thickness of the shape during the interview </w:t>
      </w:r>
      <w:r w:rsidR="00AA4990" w:rsidRPr="00C73112">
        <w:rPr>
          <w:rFonts w:ascii="Arial" w:hAnsi="Arial" w:cs="Arial"/>
          <w:sz w:val="22"/>
          <w:lang w:val="en-US"/>
        </w:rPr>
        <w:t>(see example below</w:t>
      </w:r>
      <w:r w:rsidR="00A842E3" w:rsidRPr="00C73112">
        <w:rPr>
          <w:rFonts w:ascii="Arial" w:hAnsi="Arial" w:cs="Arial"/>
          <w:sz w:val="22"/>
          <w:lang w:val="en-US"/>
        </w:rPr>
        <w:t>, note that it is not true scale here</w:t>
      </w:r>
      <w:r w:rsidR="00AA4990" w:rsidRPr="00C73112">
        <w:rPr>
          <w:rFonts w:ascii="Arial" w:hAnsi="Arial" w:cs="Arial"/>
          <w:sz w:val="22"/>
          <w:lang w:val="en-US"/>
        </w:rPr>
        <w:t>).</w:t>
      </w:r>
    </w:p>
    <w:p w:rsidR="00FF0CF4" w:rsidRPr="00C73112" w:rsidRDefault="00FF0CF4" w:rsidP="00392649">
      <w:pPr>
        <w:spacing w:after="0" w:line="360" w:lineRule="auto"/>
        <w:ind w:right="-118"/>
        <w:jc w:val="both"/>
        <w:rPr>
          <w:rFonts w:ascii="Arial" w:hAnsi="Arial" w:cs="Arial"/>
          <w:sz w:val="22"/>
          <w:lang w:val="en-US"/>
        </w:rPr>
      </w:pPr>
    </w:p>
    <w:p w:rsidR="00FE1579" w:rsidRPr="00C73112" w:rsidRDefault="00FF0CF4" w:rsidP="00392649">
      <w:pPr>
        <w:spacing w:after="0" w:line="360" w:lineRule="auto"/>
        <w:ind w:right="-118"/>
        <w:jc w:val="both"/>
        <w:rPr>
          <w:rFonts w:ascii="Arial" w:hAnsi="Arial" w:cs="Arial"/>
          <w:sz w:val="22"/>
          <w:lang w:val="en-US"/>
        </w:rPr>
      </w:pPr>
      <w:r w:rsidRPr="00C73112">
        <w:rPr>
          <w:rFonts w:ascii="Arial" w:hAnsi="Arial" w:cs="Arial"/>
          <w:sz w:val="22"/>
          <w:lang w:val="en-US"/>
        </w:rPr>
        <w:t>Example of a food (bread) shape</w:t>
      </w:r>
      <w:r w:rsidR="00A52E30" w:rsidRPr="00C73112">
        <w:rPr>
          <w:rFonts w:ascii="Arial" w:hAnsi="Arial" w:cs="Arial"/>
          <w:sz w:val="22"/>
          <w:lang w:val="en-US"/>
        </w:rPr>
        <w:t xml:space="preserve"> </w:t>
      </w:r>
      <w:r w:rsidR="00183112" w:rsidRPr="00C73112">
        <w:rPr>
          <w:rFonts w:ascii="Arial" w:hAnsi="Arial" w:cs="Arial"/>
          <w:sz w:val="22"/>
          <w:lang w:val="en-US"/>
        </w:rPr>
        <w:t>(N075 = bread loaf shape, surface 70-79 cm</w:t>
      </w:r>
      <w:r w:rsidR="00183112" w:rsidRPr="00C73112">
        <w:rPr>
          <w:rFonts w:ascii="Arial" w:hAnsi="Arial" w:cs="Arial"/>
          <w:sz w:val="22"/>
          <w:vertAlign w:val="superscript"/>
          <w:lang w:val="en-US"/>
        </w:rPr>
        <w:t>2</w:t>
      </w:r>
      <w:r w:rsidR="00183112" w:rsidRPr="00C73112">
        <w:rPr>
          <w:rFonts w:ascii="Arial" w:hAnsi="Arial" w:cs="Arial"/>
          <w:sz w:val="22"/>
          <w:lang w:val="en-US"/>
        </w:rPr>
        <w:t>)</w:t>
      </w:r>
      <w:r w:rsidR="00C854B3" w:rsidRPr="00C73112">
        <w:rPr>
          <w:rFonts w:ascii="Arial" w:hAnsi="Arial" w:cs="Arial"/>
          <w:sz w:val="22"/>
          <w:lang w:val="en-US"/>
        </w:rPr>
        <w:t xml:space="preserve">. </w:t>
      </w:r>
      <w:r w:rsidR="00C854B3" w:rsidRPr="00C73112">
        <w:rPr>
          <w:rFonts w:ascii="Arial" w:hAnsi="Arial" w:cs="Arial"/>
          <w:b/>
          <w:sz w:val="22"/>
          <w:lang w:val="en-US"/>
        </w:rPr>
        <w:t>Note</w:t>
      </w:r>
      <w:r w:rsidR="00C854B3" w:rsidRPr="00C73112">
        <w:rPr>
          <w:rFonts w:ascii="Arial" w:hAnsi="Arial" w:cs="Arial"/>
          <w:sz w:val="22"/>
          <w:lang w:val="en-US"/>
        </w:rPr>
        <w:t>: this picture is not to scale and would</w:t>
      </w:r>
      <w:r w:rsidR="007501D3" w:rsidRPr="00C73112">
        <w:rPr>
          <w:rFonts w:ascii="Arial" w:hAnsi="Arial" w:cs="Arial"/>
          <w:sz w:val="22"/>
          <w:lang w:val="en-US"/>
        </w:rPr>
        <w:t>n’t</w:t>
      </w:r>
      <w:r w:rsidR="00C854B3" w:rsidRPr="00C73112">
        <w:rPr>
          <w:rFonts w:ascii="Arial" w:hAnsi="Arial" w:cs="Arial"/>
          <w:sz w:val="22"/>
          <w:lang w:val="en-US"/>
        </w:rPr>
        <w:t xml:space="preserve"> appear as such in the actual picture booklet.</w:t>
      </w:r>
    </w:p>
    <w:p w:rsidR="00FE1579" w:rsidRPr="00C73112" w:rsidRDefault="00176A51" w:rsidP="00392649">
      <w:pPr>
        <w:spacing w:after="0" w:line="360" w:lineRule="auto"/>
        <w:ind w:right="-118"/>
        <w:jc w:val="both"/>
        <w:rPr>
          <w:rFonts w:ascii="Arial" w:hAnsi="Arial" w:cs="Arial"/>
          <w:sz w:val="22"/>
          <w:lang w:val="en-US"/>
        </w:rPr>
      </w:pPr>
      <w:r>
        <w:rPr>
          <w:rFonts w:ascii="Arial" w:hAnsi="Arial" w:cs="Arial"/>
          <w:noProof/>
          <w:sz w:val="22"/>
          <w:lang w:eastAsia="en-GB"/>
        </w:rPr>
        <w:drawing>
          <wp:anchor distT="0" distB="0" distL="114300" distR="114300" simplePos="0" relativeHeight="251675648" behindDoc="0" locked="0" layoutInCell="1" allowOverlap="1">
            <wp:simplePos x="0" y="0"/>
            <wp:positionH relativeFrom="column">
              <wp:posOffset>676275</wp:posOffset>
            </wp:positionH>
            <wp:positionV relativeFrom="paragraph">
              <wp:posOffset>154940</wp:posOffset>
            </wp:positionV>
            <wp:extent cx="3166745" cy="1671955"/>
            <wp:effectExtent l="0" t="0" r="0" b="4445"/>
            <wp:wrapNone/>
            <wp:docPr id="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6745" cy="16719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22"/>
          <w:lang w:eastAsia="en-GB"/>
        </w:rPr>
        <w:drawing>
          <wp:inline distT="0" distB="0" distL="0" distR="0">
            <wp:extent cx="276225" cy="21526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b="43178"/>
                    <a:stretch>
                      <a:fillRect/>
                    </a:stretch>
                  </pic:blipFill>
                  <pic:spPr bwMode="auto">
                    <a:xfrm>
                      <a:off x="0" y="0"/>
                      <a:ext cx="276225" cy="2152650"/>
                    </a:xfrm>
                    <a:prstGeom prst="rect">
                      <a:avLst/>
                    </a:prstGeom>
                    <a:noFill/>
                    <a:ln>
                      <a:noFill/>
                    </a:ln>
                  </pic:spPr>
                </pic:pic>
              </a:graphicData>
            </a:graphic>
          </wp:inline>
        </w:drawing>
      </w:r>
    </w:p>
    <w:p w:rsidR="00AA4990" w:rsidRPr="00C73112" w:rsidRDefault="00AA4990" w:rsidP="00392649">
      <w:pPr>
        <w:spacing w:after="0" w:line="360" w:lineRule="auto"/>
        <w:ind w:right="-118"/>
        <w:jc w:val="both"/>
        <w:rPr>
          <w:rFonts w:ascii="Arial" w:hAnsi="Arial" w:cs="Arial"/>
          <w:sz w:val="22"/>
          <w:lang w:val="en-US"/>
        </w:rPr>
      </w:pPr>
    </w:p>
    <w:p w:rsidR="0099216E" w:rsidRPr="00C73112" w:rsidRDefault="0099216E" w:rsidP="00392649">
      <w:pPr>
        <w:spacing w:after="0" w:line="360" w:lineRule="auto"/>
        <w:ind w:right="-118"/>
        <w:jc w:val="both"/>
        <w:rPr>
          <w:rFonts w:ascii="Arial" w:hAnsi="Arial" w:cs="Arial"/>
          <w:b/>
          <w:sz w:val="22"/>
          <w:lang w:val="en-US"/>
        </w:rPr>
      </w:pPr>
    </w:p>
    <w:p w:rsidR="00947E00" w:rsidRPr="00C73112" w:rsidRDefault="00947E00" w:rsidP="00947E00">
      <w:pPr>
        <w:pStyle w:val="Heading1"/>
        <w:rPr>
          <w:rFonts w:ascii="Arial" w:hAnsi="Arial"/>
        </w:rPr>
      </w:pPr>
      <w:bookmarkStart w:id="39" w:name="_Toc381984375"/>
      <w:bookmarkStart w:id="40" w:name="_Toc384913711"/>
      <w:r w:rsidRPr="00C73112">
        <w:rPr>
          <w:rFonts w:ascii="Arial" w:hAnsi="Arial"/>
        </w:rPr>
        <w:t xml:space="preserve">Important points </w:t>
      </w:r>
      <w:r w:rsidR="00282099" w:rsidRPr="00C73112">
        <w:rPr>
          <w:rFonts w:ascii="Arial" w:hAnsi="Arial"/>
        </w:rPr>
        <w:t>about</w:t>
      </w:r>
      <w:r w:rsidRPr="00C73112">
        <w:rPr>
          <w:rFonts w:ascii="Arial" w:hAnsi="Arial"/>
        </w:rPr>
        <w:t xml:space="preserve"> the </w:t>
      </w:r>
      <w:r w:rsidR="00282099">
        <w:rPr>
          <w:rFonts w:ascii="Arial" w:hAnsi="Arial"/>
        </w:rPr>
        <w:t xml:space="preserve">picture book </w:t>
      </w:r>
      <w:r w:rsidRPr="00C73112">
        <w:rPr>
          <w:rFonts w:ascii="Arial" w:hAnsi="Arial"/>
        </w:rPr>
        <w:t xml:space="preserve">layout </w:t>
      </w:r>
      <w:r w:rsidR="00A2494B" w:rsidRPr="00C73112">
        <w:rPr>
          <w:rFonts w:ascii="Arial" w:hAnsi="Arial"/>
        </w:rPr>
        <w:t>&amp; use of IARC logo</w:t>
      </w:r>
      <w:bookmarkEnd w:id="39"/>
      <w:bookmarkEnd w:id="40"/>
    </w:p>
    <w:p w:rsidR="00947E00" w:rsidRPr="00C73112" w:rsidRDefault="00947E00" w:rsidP="00947E00">
      <w:pPr>
        <w:rPr>
          <w:rFonts w:ascii="Arial" w:hAnsi="Arial" w:cs="Arial"/>
          <w:sz w:val="22"/>
        </w:rPr>
      </w:pPr>
    </w:p>
    <w:p w:rsidR="00947E00" w:rsidRPr="00C73112" w:rsidRDefault="000F61D7" w:rsidP="00947E00">
      <w:pPr>
        <w:rPr>
          <w:rFonts w:ascii="Arial" w:hAnsi="Arial" w:cs="Arial"/>
          <w:sz w:val="22"/>
          <w:lang w:val="en-US" w:eastAsia="ja-JP"/>
        </w:rPr>
      </w:pPr>
      <w:r w:rsidRPr="00C73112">
        <w:rPr>
          <w:rFonts w:ascii="Arial" w:hAnsi="Arial" w:cs="Arial"/>
          <w:sz w:val="22"/>
          <w:lang w:val="en-US" w:eastAsia="ja-JP"/>
        </w:rPr>
        <w:t>The final picture booklet should include</w:t>
      </w:r>
      <w:r w:rsidR="0057057F">
        <w:rPr>
          <w:rFonts w:ascii="Arial" w:hAnsi="Arial" w:cs="Arial"/>
          <w:sz w:val="22"/>
          <w:lang w:val="en-US" w:eastAsia="ja-JP"/>
        </w:rPr>
        <w:t xml:space="preserve"> (see </w:t>
      </w:r>
      <w:r w:rsidR="0057057F" w:rsidRPr="0057057F">
        <w:rPr>
          <w:rFonts w:ascii="Arial" w:hAnsi="Arial" w:cs="Arial"/>
          <w:b/>
          <w:sz w:val="22"/>
          <w:lang w:val="en-US" w:eastAsia="ja-JP"/>
        </w:rPr>
        <w:t>Appendix 7</w:t>
      </w:r>
      <w:r w:rsidR="0057057F">
        <w:rPr>
          <w:rFonts w:ascii="Arial" w:hAnsi="Arial" w:cs="Arial"/>
          <w:sz w:val="22"/>
          <w:lang w:val="en-US" w:eastAsia="ja-JP"/>
        </w:rPr>
        <w:t>)</w:t>
      </w:r>
      <w:r w:rsidRPr="00C73112">
        <w:rPr>
          <w:rFonts w:ascii="Arial" w:hAnsi="Arial" w:cs="Arial"/>
          <w:sz w:val="22"/>
          <w:lang w:val="en-US" w:eastAsia="ja-JP"/>
        </w:rPr>
        <w:t>:</w:t>
      </w:r>
    </w:p>
    <w:p w:rsidR="000F61D7" w:rsidRPr="00C73112" w:rsidRDefault="000F61D7" w:rsidP="003B0ADF">
      <w:pPr>
        <w:numPr>
          <w:ilvl w:val="1"/>
          <w:numId w:val="5"/>
        </w:numPr>
        <w:jc w:val="both"/>
        <w:rPr>
          <w:rFonts w:ascii="Arial" w:hAnsi="Arial" w:cs="Arial"/>
          <w:sz w:val="22"/>
        </w:rPr>
      </w:pPr>
      <w:r w:rsidRPr="00C73112">
        <w:rPr>
          <w:rFonts w:ascii="Arial" w:hAnsi="Arial" w:cs="Arial"/>
          <w:sz w:val="22"/>
          <w:lang w:val="en-US" w:eastAsia="ja-JP"/>
        </w:rPr>
        <w:t>Front cover including the name of the study, all institutes involved in the preparation and their logos</w:t>
      </w:r>
      <w:r w:rsidR="00463458">
        <w:rPr>
          <w:rFonts w:ascii="Arial" w:hAnsi="Arial" w:cs="Arial"/>
          <w:sz w:val="22"/>
          <w:lang w:val="en-US" w:eastAsia="ja-JP"/>
        </w:rPr>
        <w:t>.</w:t>
      </w:r>
      <w:r w:rsidRPr="00C73112">
        <w:rPr>
          <w:rFonts w:ascii="Arial" w:hAnsi="Arial" w:cs="Arial"/>
          <w:sz w:val="22"/>
          <w:lang w:val="en-US" w:eastAsia="ja-JP"/>
        </w:rPr>
        <w:t xml:space="preserve"> </w:t>
      </w:r>
      <w:r w:rsidR="00F23267" w:rsidRPr="00F23267">
        <w:rPr>
          <w:rFonts w:ascii="Arial" w:hAnsi="Arial" w:cs="Arial"/>
          <w:sz w:val="22"/>
          <w:u w:val="single"/>
          <w:lang w:val="en-US" w:eastAsia="ja-JP"/>
        </w:rPr>
        <w:t xml:space="preserve">Only in case the picture booklet is used with the GloboDiet software and has been thoroughly checked by </w:t>
      </w:r>
      <w:r w:rsidR="00F23267">
        <w:rPr>
          <w:rFonts w:ascii="Arial" w:hAnsi="Arial" w:cs="Arial"/>
          <w:sz w:val="22"/>
          <w:u w:val="single"/>
          <w:lang w:val="en-US" w:eastAsia="ja-JP"/>
        </w:rPr>
        <w:t>the IARC-</w:t>
      </w:r>
      <w:r w:rsidR="00F23267" w:rsidRPr="00F23267">
        <w:rPr>
          <w:rFonts w:ascii="Arial" w:hAnsi="Arial" w:cs="Arial"/>
          <w:sz w:val="22"/>
          <w:u w:val="single"/>
          <w:lang w:val="en-US" w:eastAsia="ja-JP"/>
        </w:rPr>
        <w:t>DEX team</w:t>
      </w:r>
      <w:r w:rsidR="00F23267">
        <w:rPr>
          <w:rFonts w:ascii="Arial" w:hAnsi="Arial" w:cs="Arial"/>
          <w:sz w:val="22"/>
          <w:lang w:val="en-US" w:eastAsia="ja-JP"/>
        </w:rPr>
        <w:t>, t</w:t>
      </w:r>
      <w:r w:rsidR="00525C03" w:rsidRPr="00C73112">
        <w:rPr>
          <w:rFonts w:ascii="Arial" w:hAnsi="Arial" w:cs="Arial"/>
          <w:sz w:val="22"/>
          <w:lang w:eastAsia="ja-JP"/>
        </w:rPr>
        <w:t>he official IARC logo in high resolution will be made available to the partner after the proof of the front cover is sent to IARC (</w:t>
      </w:r>
      <w:hyperlink r:id="rId18" w:history="1">
        <w:r w:rsidR="00525C03" w:rsidRPr="00C73112">
          <w:rPr>
            <w:rStyle w:val="Hyperlink"/>
            <w:rFonts w:ascii="Arial" w:hAnsi="Arial" w:cs="Arial"/>
            <w:sz w:val="22"/>
            <w:lang w:eastAsia="ja-JP"/>
          </w:rPr>
          <w:t>com@iarc.fr</w:t>
        </w:r>
      </w:hyperlink>
      <w:r w:rsidR="00525C03" w:rsidRPr="00C73112">
        <w:rPr>
          <w:rFonts w:ascii="Arial" w:hAnsi="Arial" w:cs="Arial"/>
          <w:sz w:val="22"/>
          <w:lang w:eastAsia="ja-JP"/>
        </w:rPr>
        <w:t xml:space="preserve">) for approval. Permission for the use of the IARC logo must be obtained from </w:t>
      </w:r>
      <w:hyperlink r:id="rId19" w:history="1">
        <w:r w:rsidR="00525C03" w:rsidRPr="00C73112">
          <w:rPr>
            <w:rStyle w:val="Hyperlink"/>
            <w:rFonts w:ascii="Arial" w:hAnsi="Arial" w:cs="Arial"/>
            <w:sz w:val="22"/>
            <w:lang w:eastAsia="ja-JP"/>
          </w:rPr>
          <w:t>com@iarc.fr</w:t>
        </w:r>
      </w:hyperlink>
      <w:r w:rsidR="00525C03" w:rsidRPr="00C73112">
        <w:rPr>
          <w:rFonts w:ascii="Arial" w:hAnsi="Arial" w:cs="Arial"/>
          <w:sz w:val="22"/>
          <w:lang w:eastAsia="ja-JP"/>
        </w:rPr>
        <w:t xml:space="preserve"> for each and any subsequent edition of the booklet.</w:t>
      </w:r>
    </w:p>
    <w:p w:rsidR="000F61D7" w:rsidRPr="00C73112" w:rsidRDefault="000F61D7" w:rsidP="00C73112">
      <w:pPr>
        <w:numPr>
          <w:ilvl w:val="1"/>
          <w:numId w:val="5"/>
        </w:numPr>
        <w:jc w:val="both"/>
        <w:rPr>
          <w:rFonts w:ascii="Arial" w:hAnsi="Arial" w:cs="Arial"/>
          <w:sz w:val="22"/>
          <w:lang w:val="en-US" w:eastAsia="ja-JP"/>
        </w:rPr>
      </w:pPr>
      <w:r w:rsidRPr="00C73112">
        <w:rPr>
          <w:rFonts w:ascii="Arial" w:hAnsi="Arial" w:cs="Arial"/>
          <w:sz w:val="22"/>
          <w:lang w:val="en-US" w:eastAsia="ja-JP"/>
        </w:rPr>
        <w:t xml:space="preserve">Table of content </w:t>
      </w:r>
    </w:p>
    <w:p w:rsidR="000F61D7" w:rsidRPr="00C73112" w:rsidRDefault="000F61D7" w:rsidP="00C73112">
      <w:pPr>
        <w:numPr>
          <w:ilvl w:val="1"/>
          <w:numId w:val="5"/>
        </w:numPr>
        <w:jc w:val="both"/>
        <w:rPr>
          <w:rFonts w:ascii="Arial" w:hAnsi="Arial" w:cs="Arial"/>
          <w:sz w:val="22"/>
          <w:lang w:val="en-US" w:eastAsia="ja-JP"/>
        </w:rPr>
      </w:pPr>
      <w:r w:rsidRPr="00C73112">
        <w:rPr>
          <w:rFonts w:ascii="Arial" w:hAnsi="Arial" w:cs="Arial"/>
          <w:sz w:val="22"/>
          <w:lang w:val="en-US" w:eastAsia="ja-JP"/>
        </w:rPr>
        <w:t xml:space="preserve">Specific photo sections (including photos, shapes, HHM, </w:t>
      </w:r>
      <w:r w:rsidR="00BD11E4" w:rsidRPr="00C73112">
        <w:rPr>
          <w:rFonts w:ascii="Arial" w:hAnsi="Arial" w:cs="Arial"/>
          <w:sz w:val="22"/>
          <w:lang w:val="en-US" w:eastAsia="ja-JP"/>
        </w:rPr>
        <w:t xml:space="preserve">true size ruler, </w:t>
      </w:r>
      <w:r w:rsidR="00CB0B2D">
        <w:rPr>
          <w:rFonts w:ascii="Arial" w:hAnsi="Arial" w:cs="Arial"/>
          <w:sz w:val="22"/>
          <w:lang w:val="en-US" w:eastAsia="ja-JP"/>
        </w:rPr>
        <w:t xml:space="preserve">true size serving plate, </w:t>
      </w:r>
      <w:r w:rsidRPr="00C73112">
        <w:rPr>
          <w:rFonts w:ascii="Arial" w:hAnsi="Arial" w:cs="Arial"/>
          <w:sz w:val="22"/>
          <w:lang w:val="en-US" w:eastAsia="ja-JP"/>
        </w:rPr>
        <w:t>etc.)</w:t>
      </w:r>
    </w:p>
    <w:p w:rsidR="000F61D7" w:rsidRPr="00C73112" w:rsidRDefault="000F61D7" w:rsidP="00C73112">
      <w:pPr>
        <w:numPr>
          <w:ilvl w:val="1"/>
          <w:numId w:val="5"/>
        </w:numPr>
        <w:jc w:val="both"/>
        <w:rPr>
          <w:rFonts w:ascii="Arial" w:hAnsi="Arial" w:cs="Arial"/>
          <w:sz w:val="22"/>
          <w:lang w:val="en-US" w:eastAsia="ja-JP"/>
        </w:rPr>
      </w:pPr>
      <w:r w:rsidRPr="00C73112">
        <w:rPr>
          <w:rFonts w:ascii="Arial" w:hAnsi="Arial" w:cs="Arial"/>
          <w:sz w:val="22"/>
          <w:lang w:val="en-US" w:eastAsia="ja-JP"/>
        </w:rPr>
        <w:t>Acknowledgments on the sources of photos (either after the table of contents or on the back cover)</w:t>
      </w:r>
    </w:p>
    <w:p w:rsidR="000F61D7" w:rsidRPr="00C73112" w:rsidRDefault="000F61D7" w:rsidP="007D0256">
      <w:pPr>
        <w:numPr>
          <w:ilvl w:val="1"/>
          <w:numId w:val="5"/>
        </w:numPr>
        <w:rPr>
          <w:rFonts w:ascii="Arial" w:hAnsi="Arial" w:cs="Arial"/>
          <w:sz w:val="22"/>
          <w:lang w:val="en-US" w:eastAsia="ja-JP"/>
        </w:rPr>
      </w:pPr>
      <w:r w:rsidRPr="00C73112">
        <w:rPr>
          <w:rFonts w:ascii="Arial" w:hAnsi="Arial" w:cs="Arial"/>
          <w:sz w:val="22"/>
          <w:lang w:val="en-US" w:eastAsia="ja-JP"/>
        </w:rPr>
        <w:t>Any other relevant section specific to the study</w:t>
      </w:r>
    </w:p>
    <w:p w:rsidR="000F61D7" w:rsidRPr="00CA4113" w:rsidRDefault="000F61D7" w:rsidP="007D0256">
      <w:pPr>
        <w:numPr>
          <w:ilvl w:val="1"/>
          <w:numId w:val="5"/>
        </w:numPr>
        <w:rPr>
          <w:rFonts w:ascii="Arial" w:hAnsi="Arial" w:cs="Arial"/>
          <w:sz w:val="22"/>
          <w:lang w:val="en-US" w:eastAsia="ja-JP"/>
        </w:rPr>
      </w:pPr>
      <w:r w:rsidRPr="00CA4113">
        <w:rPr>
          <w:rFonts w:ascii="Arial" w:hAnsi="Arial" w:cs="Arial"/>
          <w:sz w:val="22"/>
          <w:lang w:val="en-US" w:eastAsia="ja-JP"/>
        </w:rPr>
        <w:lastRenderedPageBreak/>
        <w:t xml:space="preserve">Back cover </w:t>
      </w:r>
    </w:p>
    <w:p w:rsidR="00947E00" w:rsidRPr="00CA4113" w:rsidRDefault="00F23267" w:rsidP="00947E00">
      <w:pPr>
        <w:spacing w:after="0" w:line="360" w:lineRule="auto"/>
        <w:ind w:right="-118"/>
        <w:jc w:val="both"/>
        <w:rPr>
          <w:rFonts w:ascii="Arial" w:hAnsi="Arial" w:cs="Arial"/>
          <w:sz w:val="22"/>
        </w:rPr>
      </w:pPr>
      <w:r w:rsidRPr="00F23267">
        <w:rPr>
          <w:rFonts w:ascii="Arial" w:hAnsi="Arial" w:cs="Arial"/>
          <w:sz w:val="22"/>
          <w:u w:val="single"/>
          <w:lang w:val="en-US" w:eastAsia="ja-JP"/>
        </w:rPr>
        <w:t>Only in case the picture booklet is used with the GloboDiet software</w:t>
      </w:r>
      <w:r>
        <w:rPr>
          <w:rFonts w:ascii="Arial" w:hAnsi="Arial" w:cs="Arial"/>
          <w:sz w:val="22"/>
          <w:u w:val="single"/>
          <w:lang w:val="en-US" w:eastAsia="ja-JP"/>
        </w:rPr>
        <w:t>,</w:t>
      </w:r>
      <w:r w:rsidRPr="00CA4113">
        <w:rPr>
          <w:rFonts w:ascii="Arial" w:hAnsi="Arial" w:cs="Arial"/>
          <w:sz w:val="22"/>
          <w:lang w:val="en-US"/>
        </w:rPr>
        <w:t xml:space="preserve"> </w:t>
      </w:r>
      <w:r>
        <w:rPr>
          <w:rFonts w:ascii="Arial" w:hAnsi="Arial" w:cs="Arial"/>
          <w:sz w:val="22"/>
          <w:lang w:val="en-US"/>
        </w:rPr>
        <w:t>t</w:t>
      </w:r>
      <w:r w:rsidR="00947E00" w:rsidRPr="00CA4113">
        <w:rPr>
          <w:rFonts w:ascii="Arial" w:hAnsi="Arial" w:cs="Arial"/>
          <w:sz w:val="22"/>
          <w:lang w:val="en-US"/>
        </w:rPr>
        <w:t>he picture book</w:t>
      </w:r>
      <w:r w:rsidR="008F73FB" w:rsidRPr="00CA4113">
        <w:rPr>
          <w:rFonts w:ascii="Arial" w:hAnsi="Arial" w:cs="Arial"/>
          <w:sz w:val="22"/>
          <w:lang w:val="en-US"/>
        </w:rPr>
        <w:t>let</w:t>
      </w:r>
      <w:r w:rsidR="00947E00" w:rsidRPr="00CA4113">
        <w:rPr>
          <w:rFonts w:ascii="Arial" w:hAnsi="Arial" w:cs="Arial"/>
          <w:sz w:val="22"/>
          <w:lang w:val="en-US"/>
        </w:rPr>
        <w:t xml:space="preserve"> proofs</w:t>
      </w:r>
      <w:r w:rsidR="00D63A44" w:rsidRPr="00CA4113">
        <w:rPr>
          <w:rFonts w:ascii="Arial" w:hAnsi="Arial" w:cs="Arial"/>
          <w:sz w:val="22"/>
          <w:lang w:val="en-US"/>
        </w:rPr>
        <w:t>, including the front and back covers,</w:t>
      </w:r>
      <w:r w:rsidR="00947E00" w:rsidRPr="00CA4113">
        <w:rPr>
          <w:rFonts w:ascii="Arial" w:hAnsi="Arial" w:cs="Arial"/>
          <w:sz w:val="22"/>
          <w:lang w:val="en-US"/>
        </w:rPr>
        <w:t xml:space="preserve"> will need to be sent to IARC</w:t>
      </w:r>
      <w:r>
        <w:rPr>
          <w:rFonts w:ascii="Arial" w:hAnsi="Arial" w:cs="Arial"/>
          <w:sz w:val="22"/>
          <w:lang w:val="en-US"/>
        </w:rPr>
        <w:t>-DEX</w:t>
      </w:r>
      <w:r w:rsidR="00947E00" w:rsidRPr="00CA4113">
        <w:rPr>
          <w:rFonts w:ascii="Arial" w:hAnsi="Arial" w:cs="Arial"/>
          <w:sz w:val="22"/>
          <w:lang w:val="en-US"/>
        </w:rPr>
        <w:t xml:space="preserve"> for approval prior to their printing and use in the field </w:t>
      </w:r>
      <w:r w:rsidR="00525C03" w:rsidRPr="00CA4113">
        <w:rPr>
          <w:rFonts w:ascii="Arial" w:hAnsi="Arial" w:cs="Arial"/>
          <w:sz w:val="22"/>
          <w:lang w:val="en-US"/>
        </w:rPr>
        <w:t xml:space="preserve">(i.e. </w:t>
      </w:r>
      <w:r w:rsidR="00947E00" w:rsidRPr="00CA4113">
        <w:rPr>
          <w:rFonts w:ascii="Arial" w:hAnsi="Arial" w:cs="Arial"/>
          <w:sz w:val="22"/>
          <w:lang w:val="en-US"/>
        </w:rPr>
        <w:t xml:space="preserve">before the final version of the local </w:t>
      </w:r>
      <w:r w:rsidR="003C6671">
        <w:rPr>
          <w:rFonts w:ascii="Arial" w:hAnsi="Arial" w:cs="Arial"/>
          <w:sz w:val="22"/>
          <w:lang w:val="en-US"/>
        </w:rPr>
        <w:t>GloboDiet</w:t>
      </w:r>
      <w:r w:rsidR="00947E00" w:rsidRPr="00CA4113">
        <w:rPr>
          <w:rFonts w:ascii="Arial" w:hAnsi="Arial" w:cs="Arial"/>
          <w:sz w:val="22"/>
          <w:lang w:val="en-US"/>
        </w:rPr>
        <w:t xml:space="preserve"> application is released</w:t>
      </w:r>
      <w:r w:rsidR="00525C03" w:rsidRPr="00CA4113">
        <w:rPr>
          <w:rFonts w:ascii="Arial" w:hAnsi="Arial" w:cs="Arial"/>
          <w:sz w:val="22"/>
          <w:lang w:val="en-US"/>
        </w:rPr>
        <w:t>)</w:t>
      </w:r>
      <w:r w:rsidR="00947E00" w:rsidRPr="00CA4113">
        <w:rPr>
          <w:rFonts w:ascii="Arial" w:hAnsi="Arial" w:cs="Arial"/>
          <w:sz w:val="22"/>
          <w:lang w:val="en-US"/>
        </w:rPr>
        <w:t xml:space="preserve">. A couple of reasons necessitate this. First, the technical team from </w:t>
      </w:r>
      <w:r w:rsidR="008233C9" w:rsidRPr="00CA4113">
        <w:rPr>
          <w:rFonts w:ascii="Arial" w:hAnsi="Arial" w:cs="Arial"/>
          <w:sz w:val="22"/>
          <w:lang w:val="en-US"/>
        </w:rPr>
        <w:t xml:space="preserve">IARC’s </w:t>
      </w:r>
      <w:r w:rsidR="000D2B87" w:rsidRPr="00CA4113">
        <w:rPr>
          <w:rFonts w:ascii="Arial" w:hAnsi="Arial" w:cs="Arial"/>
          <w:sz w:val="22"/>
          <w:lang w:val="en-US"/>
        </w:rPr>
        <w:t xml:space="preserve">Dietary Exposure </w:t>
      </w:r>
      <w:r w:rsidR="008233C9" w:rsidRPr="00CA4113">
        <w:rPr>
          <w:rFonts w:ascii="Arial" w:hAnsi="Arial" w:cs="Arial"/>
          <w:sz w:val="22"/>
          <w:lang w:val="en-US"/>
        </w:rPr>
        <w:t>Assessment (</w:t>
      </w:r>
      <w:r w:rsidR="00947E00" w:rsidRPr="00CA4113">
        <w:rPr>
          <w:rFonts w:ascii="Arial" w:hAnsi="Arial" w:cs="Arial"/>
          <w:sz w:val="22"/>
          <w:lang w:val="en-US"/>
        </w:rPr>
        <w:t>DEX</w:t>
      </w:r>
      <w:r w:rsidR="008233C9" w:rsidRPr="00CA4113">
        <w:rPr>
          <w:rFonts w:ascii="Arial" w:hAnsi="Arial" w:cs="Arial"/>
          <w:sz w:val="22"/>
          <w:lang w:val="en-US"/>
        </w:rPr>
        <w:t>) group</w:t>
      </w:r>
      <w:r w:rsidR="00947E00" w:rsidRPr="00CA4113">
        <w:rPr>
          <w:rFonts w:ascii="Arial" w:hAnsi="Arial" w:cs="Arial"/>
          <w:sz w:val="22"/>
          <w:lang w:val="en-US"/>
        </w:rPr>
        <w:t xml:space="preserve"> will need to </w:t>
      </w:r>
      <w:r w:rsidR="008F73FB" w:rsidRPr="00CA4113">
        <w:rPr>
          <w:rFonts w:ascii="Arial" w:hAnsi="Arial" w:cs="Arial"/>
          <w:sz w:val="22"/>
          <w:lang w:val="en-US"/>
        </w:rPr>
        <w:t xml:space="preserve">make final </w:t>
      </w:r>
      <w:r w:rsidR="00947E00" w:rsidRPr="00CA4113">
        <w:rPr>
          <w:rFonts w:ascii="Arial" w:hAnsi="Arial" w:cs="Arial"/>
          <w:sz w:val="22"/>
          <w:lang w:val="en-US"/>
        </w:rPr>
        <w:t>check</w:t>
      </w:r>
      <w:r w:rsidR="008F73FB" w:rsidRPr="00CA4113">
        <w:rPr>
          <w:rFonts w:ascii="Arial" w:hAnsi="Arial" w:cs="Arial"/>
          <w:sz w:val="22"/>
          <w:lang w:val="en-US"/>
        </w:rPr>
        <w:t>s</w:t>
      </w:r>
      <w:r w:rsidR="00947E00" w:rsidRPr="00CA4113">
        <w:rPr>
          <w:rFonts w:ascii="Arial" w:hAnsi="Arial" w:cs="Arial"/>
          <w:sz w:val="22"/>
          <w:lang w:val="en-US"/>
        </w:rPr>
        <w:t xml:space="preserve"> </w:t>
      </w:r>
      <w:r w:rsidR="008F73FB" w:rsidRPr="00CA4113">
        <w:rPr>
          <w:rFonts w:ascii="Arial" w:hAnsi="Arial" w:cs="Arial"/>
          <w:sz w:val="22"/>
          <w:lang w:val="en-US"/>
        </w:rPr>
        <w:t>of all</w:t>
      </w:r>
      <w:r w:rsidR="00947E00" w:rsidRPr="00CA4113">
        <w:rPr>
          <w:rFonts w:ascii="Arial" w:hAnsi="Arial" w:cs="Arial"/>
          <w:sz w:val="22"/>
          <w:lang w:val="en-US"/>
        </w:rPr>
        <w:t xml:space="preserve"> the codes, names/translations for accuracy and completeness. If any discrepancies are detected between the picture book</w:t>
      </w:r>
      <w:r w:rsidR="008F73FB" w:rsidRPr="00CA4113">
        <w:rPr>
          <w:rFonts w:ascii="Arial" w:hAnsi="Arial" w:cs="Arial"/>
          <w:sz w:val="22"/>
          <w:lang w:val="en-US"/>
        </w:rPr>
        <w:t>let</w:t>
      </w:r>
      <w:r w:rsidR="00947E00" w:rsidRPr="00CA4113">
        <w:rPr>
          <w:rFonts w:ascii="Arial" w:hAnsi="Arial" w:cs="Arial"/>
          <w:sz w:val="22"/>
          <w:lang w:val="en-US"/>
        </w:rPr>
        <w:t xml:space="preserve"> proofs and the local </w:t>
      </w:r>
      <w:r w:rsidR="003C6671">
        <w:rPr>
          <w:rFonts w:ascii="Arial" w:hAnsi="Arial" w:cs="Arial"/>
          <w:sz w:val="22"/>
          <w:lang w:val="en-US"/>
        </w:rPr>
        <w:t>GloboDiet</w:t>
      </w:r>
      <w:r w:rsidR="00947E00" w:rsidRPr="00CA4113">
        <w:rPr>
          <w:rFonts w:ascii="Arial" w:hAnsi="Arial" w:cs="Arial"/>
          <w:sz w:val="22"/>
          <w:lang w:val="en-US"/>
        </w:rPr>
        <w:t xml:space="preserve"> version, corrections must be made either in the application or the picture book</w:t>
      </w:r>
      <w:r w:rsidR="008F73FB" w:rsidRPr="00CA4113">
        <w:rPr>
          <w:rFonts w:ascii="Arial" w:hAnsi="Arial" w:cs="Arial"/>
          <w:sz w:val="22"/>
          <w:lang w:val="en-US"/>
        </w:rPr>
        <w:t>let</w:t>
      </w:r>
      <w:r w:rsidR="00947E00" w:rsidRPr="00CA4113">
        <w:rPr>
          <w:rFonts w:ascii="Arial" w:hAnsi="Arial" w:cs="Arial"/>
          <w:sz w:val="22"/>
          <w:lang w:val="en-US"/>
        </w:rPr>
        <w:t xml:space="preserve"> proofs </w:t>
      </w:r>
      <w:r w:rsidR="00A2494B" w:rsidRPr="00CA4113">
        <w:rPr>
          <w:rFonts w:ascii="Arial" w:hAnsi="Arial" w:cs="Arial"/>
          <w:sz w:val="22"/>
          <w:lang w:val="en-US"/>
        </w:rPr>
        <w:t>(</w:t>
      </w:r>
      <w:r w:rsidR="00947E00" w:rsidRPr="00CA4113">
        <w:rPr>
          <w:rFonts w:ascii="Arial" w:hAnsi="Arial" w:cs="Arial"/>
          <w:sz w:val="22"/>
          <w:lang w:val="en-US"/>
        </w:rPr>
        <w:t>to be determined by the DEX team) before they are used. Second, IARC has a strict policy on the use of IARC</w:t>
      </w:r>
      <w:r w:rsidR="008F73FB" w:rsidRPr="00CA4113">
        <w:rPr>
          <w:rFonts w:ascii="Arial" w:hAnsi="Arial" w:cs="Arial"/>
          <w:sz w:val="22"/>
          <w:lang w:val="en-US"/>
        </w:rPr>
        <w:t>’</w:t>
      </w:r>
      <w:r w:rsidR="00947E00" w:rsidRPr="00CA4113">
        <w:rPr>
          <w:rFonts w:ascii="Arial" w:hAnsi="Arial" w:cs="Arial"/>
          <w:sz w:val="22"/>
          <w:lang w:val="en-US"/>
        </w:rPr>
        <w:t xml:space="preserve">s logo and any proprietary tools of IARC (i.e. </w:t>
      </w:r>
      <w:r w:rsidR="003C6671">
        <w:rPr>
          <w:rFonts w:ascii="Arial" w:hAnsi="Arial" w:cs="Arial"/>
          <w:sz w:val="22"/>
          <w:lang w:val="en-US"/>
        </w:rPr>
        <w:t>GloboDiet</w:t>
      </w:r>
      <w:r w:rsidR="00947E00" w:rsidRPr="00CA4113">
        <w:rPr>
          <w:rFonts w:ascii="Arial" w:hAnsi="Arial" w:cs="Arial"/>
          <w:sz w:val="22"/>
          <w:lang w:val="en-US"/>
        </w:rPr>
        <w:t xml:space="preserve">) in any </w:t>
      </w:r>
      <w:r w:rsidR="008F73FB" w:rsidRPr="00CA4113">
        <w:rPr>
          <w:rFonts w:ascii="Arial" w:hAnsi="Arial" w:cs="Arial"/>
          <w:sz w:val="22"/>
          <w:lang w:val="en-US"/>
        </w:rPr>
        <w:t>published (printed, electronic or web)</w:t>
      </w:r>
      <w:r w:rsidR="00947E00" w:rsidRPr="00CA4113">
        <w:rPr>
          <w:rFonts w:ascii="Arial" w:hAnsi="Arial" w:cs="Arial"/>
          <w:sz w:val="22"/>
          <w:lang w:val="en-US"/>
        </w:rPr>
        <w:t xml:space="preserve"> material by external parties. Therefore, prior to the printing of the picture book</w:t>
      </w:r>
      <w:r w:rsidR="008F73FB" w:rsidRPr="00CA4113">
        <w:rPr>
          <w:rFonts w:ascii="Arial" w:hAnsi="Arial" w:cs="Arial"/>
          <w:sz w:val="22"/>
          <w:lang w:val="en-US"/>
        </w:rPr>
        <w:t>let</w:t>
      </w:r>
      <w:r w:rsidR="00947E00" w:rsidRPr="00CA4113">
        <w:rPr>
          <w:rFonts w:ascii="Arial" w:hAnsi="Arial" w:cs="Arial"/>
          <w:sz w:val="22"/>
          <w:lang w:val="en-US"/>
        </w:rPr>
        <w:t xml:space="preserve"> the use of IARC/WHO logo and the wording related to the use of </w:t>
      </w:r>
      <w:r w:rsidR="003C6671">
        <w:rPr>
          <w:rFonts w:ascii="Arial" w:hAnsi="Arial" w:cs="Arial"/>
          <w:sz w:val="22"/>
          <w:lang w:val="en-US"/>
        </w:rPr>
        <w:t>GloboDiet</w:t>
      </w:r>
      <w:r w:rsidR="00947E00" w:rsidRPr="00CA4113">
        <w:rPr>
          <w:rFonts w:ascii="Arial" w:hAnsi="Arial" w:cs="Arial"/>
          <w:sz w:val="22"/>
          <w:lang w:val="en-US"/>
        </w:rPr>
        <w:t xml:space="preserve"> methodology will need to be approved by IARC.</w:t>
      </w:r>
      <w:r w:rsidR="000D2B87" w:rsidRPr="00CA4113">
        <w:rPr>
          <w:rFonts w:ascii="Arial" w:hAnsi="Arial" w:cs="Arial"/>
          <w:sz w:val="22"/>
          <w:lang w:val="en-US"/>
        </w:rPr>
        <w:t xml:space="preserve"> Thus a written of request will need to be submitted </w:t>
      </w:r>
      <w:r w:rsidR="008233C9" w:rsidRPr="00CA4113">
        <w:rPr>
          <w:rFonts w:ascii="Arial" w:hAnsi="Arial" w:cs="Arial"/>
          <w:sz w:val="22"/>
          <w:lang w:val="en-US"/>
        </w:rPr>
        <w:t xml:space="preserve">by the collaborators outlining the use of the logo and specifying the wording to be used </w:t>
      </w:r>
      <w:r w:rsidR="005E202D" w:rsidRPr="00CA4113">
        <w:rPr>
          <w:rFonts w:ascii="Arial" w:hAnsi="Arial" w:cs="Arial"/>
          <w:sz w:val="22"/>
          <w:lang w:val="en-US"/>
        </w:rPr>
        <w:t xml:space="preserve">in </w:t>
      </w:r>
      <w:r w:rsidR="008233C9" w:rsidRPr="00CA4113">
        <w:rPr>
          <w:rFonts w:ascii="Arial" w:hAnsi="Arial" w:cs="Arial"/>
          <w:sz w:val="22"/>
          <w:lang w:val="en-US"/>
        </w:rPr>
        <w:t xml:space="preserve">reference to the </w:t>
      </w:r>
      <w:r w:rsidR="003C6671">
        <w:rPr>
          <w:rFonts w:ascii="Arial" w:hAnsi="Arial" w:cs="Arial"/>
          <w:sz w:val="22"/>
          <w:lang w:val="en-US"/>
        </w:rPr>
        <w:t>GloboDiet</w:t>
      </w:r>
      <w:r w:rsidR="005E202D" w:rsidRPr="00CA4113">
        <w:rPr>
          <w:rFonts w:ascii="Arial" w:hAnsi="Arial" w:cs="Arial"/>
          <w:sz w:val="22"/>
          <w:lang w:val="en-US"/>
        </w:rPr>
        <w:t xml:space="preserve"> </w:t>
      </w:r>
      <w:r w:rsidR="008233C9" w:rsidRPr="00CA4113">
        <w:rPr>
          <w:rFonts w:ascii="Arial" w:hAnsi="Arial" w:cs="Arial"/>
          <w:sz w:val="22"/>
          <w:lang w:val="en-US"/>
        </w:rPr>
        <w:t>methodology</w:t>
      </w:r>
      <w:r w:rsidR="000D2B87" w:rsidRPr="00CA4113">
        <w:rPr>
          <w:rFonts w:ascii="Arial" w:hAnsi="Arial" w:cs="Arial"/>
          <w:sz w:val="22"/>
          <w:lang w:val="en-US"/>
        </w:rPr>
        <w:t>.</w:t>
      </w:r>
      <w:r w:rsidR="00947E00" w:rsidRPr="00CA4113">
        <w:rPr>
          <w:rFonts w:ascii="Arial" w:hAnsi="Arial" w:cs="Arial"/>
          <w:sz w:val="22"/>
          <w:lang w:val="en-US"/>
        </w:rPr>
        <w:t xml:space="preserve"> </w:t>
      </w:r>
      <w:r w:rsidR="00D63A44" w:rsidRPr="00CA4113">
        <w:rPr>
          <w:rFonts w:ascii="Arial" w:hAnsi="Arial" w:cs="Arial"/>
          <w:sz w:val="22"/>
          <w:lang w:val="en-US"/>
        </w:rPr>
        <w:t xml:space="preserve">This is rather a formality but nevertheless </w:t>
      </w:r>
      <w:r w:rsidR="008F73FB" w:rsidRPr="00CA4113">
        <w:rPr>
          <w:rFonts w:ascii="Arial" w:hAnsi="Arial" w:cs="Arial"/>
          <w:sz w:val="22"/>
          <w:lang w:val="en-US"/>
        </w:rPr>
        <w:t>IARC</w:t>
      </w:r>
      <w:r w:rsidR="00D63A44" w:rsidRPr="00CA4113">
        <w:rPr>
          <w:rFonts w:ascii="Arial" w:hAnsi="Arial" w:cs="Arial"/>
          <w:sz w:val="22"/>
          <w:lang w:val="en-US"/>
        </w:rPr>
        <w:t>’s</w:t>
      </w:r>
      <w:r w:rsidR="008F73FB" w:rsidRPr="00CA4113">
        <w:rPr>
          <w:rFonts w:ascii="Arial" w:hAnsi="Arial" w:cs="Arial"/>
          <w:sz w:val="22"/>
          <w:lang w:val="en-US"/>
        </w:rPr>
        <w:t xml:space="preserve"> logo should not be used by any external parties (print, electronic, or web) unless </w:t>
      </w:r>
      <w:r w:rsidR="000D2B87" w:rsidRPr="00CA4113">
        <w:rPr>
          <w:rFonts w:ascii="Arial" w:hAnsi="Arial" w:cs="Arial"/>
          <w:sz w:val="22"/>
          <w:lang w:val="en-US"/>
        </w:rPr>
        <w:t xml:space="preserve">this </w:t>
      </w:r>
      <w:r w:rsidR="008F73FB" w:rsidRPr="00CA4113">
        <w:rPr>
          <w:rFonts w:ascii="Arial" w:hAnsi="Arial" w:cs="Arial"/>
          <w:sz w:val="22"/>
          <w:lang w:val="en-US"/>
        </w:rPr>
        <w:t xml:space="preserve">explicit written permission has been granted by </w:t>
      </w:r>
      <w:r w:rsidR="00525C03" w:rsidRPr="00CA4113">
        <w:rPr>
          <w:rFonts w:ascii="Arial" w:hAnsi="Arial" w:cs="Arial"/>
          <w:sz w:val="22"/>
          <w:lang w:val="en-US"/>
        </w:rPr>
        <w:t>IARC</w:t>
      </w:r>
      <w:r w:rsidR="00463458">
        <w:rPr>
          <w:rFonts w:ascii="Arial" w:hAnsi="Arial" w:cs="Arial"/>
          <w:sz w:val="22"/>
          <w:lang w:val="en-US"/>
        </w:rPr>
        <w:t>’s Communications group</w:t>
      </w:r>
      <w:r w:rsidR="008F73FB" w:rsidRPr="00CA4113">
        <w:rPr>
          <w:rFonts w:ascii="Arial" w:hAnsi="Arial" w:cs="Arial"/>
          <w:sz w:val="22"/>
          <w:lang w:val="en-US"/>
        </w:rPr>
        <w:t xml:space="preserve">. </w:t>
      </w:r>
      <w:r w:rsidR="007D0256" w:rsidRPr="00CA4113">
        <w:rPr>
          <w:rFonts w:ascii="Arial" w:hAnsi="Arial" w:cs="Arial"/>
          <w:sz w:val="22"/>
          <w:lang w:val="en-US"/>
        </w:rPr>
        <w:t xml:space="preserve">New developed pictures will belong to the producers but should be made available with free access if used within the </w:t>
      </w:r>
      <w:r w:rsidR="003C6671">
        <w:rPr>
          <w:rFonts w:ascii="Arial" w:hAnsi="Arial" w:cs="Arial"/>
          <w:sz w:val="22"/>
          <w:lang w:val="en-US"/>
        </w:rPr>
        <w:t>GloboDiet</w:t>
      </w:r>
      <w:r w:rsidR="007D0256" w:rsidRPr="00CA4113">
        <w:rPr>
          <w:rFonts w:ascii="Arial" w:hAnsi="Arial" w:cs="Arial"/>
          <w:sz w:val="22"/>
          <w:lang w:val="en-US"/>
        </w:rPr>
        <w:t xml:space="preserve"> methodology.</w:t>
      </w:r>
    </w:p>
    <w:p w:rsidR="00947E00" w:rsidRPr="00CA4113" w:rsidRDefault="00947E00" w:rsidP="00392649">
      <w:pPr>
        <w:spacing w:after="0" w:line="360" w:lineRule="auto"/>
        <w:ind w:right="-118"/>
        <w:jc w:val="both"/>
        <w:rPr>
          <w:rFonts w:ascii="Arial" w:hAnsi="Arial" w:cs="Arial"/>
          <w:b/>
          <w:sz w:val="22"/>
          <w:lang w:val="en-US"/>
        </w:rPr>
      </w:pPr>
    </w:p>
    <w:p w:rsidR="00741643" w:rsidRPr="00CA4113" w:rsidRDefault="00741643" w:rsidP="00147768">
      <w:pPr>
        <w:spacing w:after="0" w:line="360" w:lineRule="auto"/>
        <w:ind w:right="-118"/>
        <w:jc w:val="both"/>
        <w:rPr>
          <w:rFonts w:ascii="Arial" w:hAnsi="Arial" w:cs="Arial"/>
          <w:sz w:val="22"/>
          <w:lang w:val="en-US"/>
        </w:rPr>
      </w:pPr>
    </w:p>
    <w:p w:rsidR="008C47C2" w:rsidRPr="00CA4113" w:rsidRDefault="00E44163" w:rsidP="00A2494B">
      <w:pPr>
        <w:pStyle w:val="Heading1"/>
        <w:rPr>
          <w:rFonts w:ascii="Arial" w:hAnsi="Arial"/>
          <w:noProof/>
        </w:rPr>
      </w:pPr>
      <w:r w:rsidRPr="00CA4113">
        <w:rPr>
          <w:rFonts w:ascii="Arial" w:hAnsi="Arial"/>
        </w:rPr>
        <w:fldChar w:fldCharType="begin"/>
      </w:r>
      <w:r w:rsidRPr="00CA4113">
        <w:rPr>
          <w:rFonts w:ascii="Arial" w:hAnsi="Arial"/>
        </w:rPr>
        <w:instrText xml:space="preserve"> ADDIN EN.REFLIST </w:instrText>
      </w:r>
      <w:r w:rsidRPr="00CA4113">
        <w:rPr>
          <w:rFonts w:ascii="Arial" w:hAnsi="Arial"/>
        </w:rPr>
        <w:fldChar w:fldCharType="separate"/>
      </w:r>
      <w:bookmarkStart w:id="41" w:name="_Toc381984376"/>
      <w:bookmarkStart w:id="42" w:name="_Toc384913712"/>
      <w:r w:rsidR="008C47C2" w:rsidRPr="00CA4113">
        <w:rPr>
          <w:rFonts w:ascii="Arial" w:hAnsi="Arial"/>
          <w:noProof/>
        </w:rPr>
        <w:t>References</w:t>
      </w:r>
      <w:bookmarkEnd w:id="41"/>
      <w:bookmarkEnd w:id="42"/>
    </w:p>
    <w:p w:rsidR="008C47C2" w:rsidRPr="00CA4113" w:rsidRDefault="008C47C2" w:rsidP="008C47C2">
      <w:pPr>
        <w:spacing w:after="0"/>
        <w:jc w:val="center"/>
        <w:rPr>
          <w:rFonts w:ascii="Arial" w:hAnsi="Arial" w:cs="Arial"/>
          <w:noProof/>
          <w:sz w:val="20"/>
          <w:szCs w:val="20"/>
          <w:lang w:val="en-US"/>
        </w:rPr>
      </w:pPr>
    </w:p>
    <w:p w:rsidR="008C47C2" w:rsidRPr="00CA4113" w:rsidRDefault="008C47C2" w:rsidP="002A5218">
      <w:pPr>
        <w:numPr>
          <w:ilvl w:val="0"/>
          <w:numId w:val="19"/>
        </w:numPr>
        <w:spacing w:after="0" w:line="240" w:lineRule="auto"/>
        <w:ind w:left="426"/>
        <w:jc w:val="both"/>
        <w:rPr>
          <w:rFonts w:ascii="Arial" w:hAnsi="Arial" w:cs="Arial"/>
          <w:noProof/>
          <w:sz w:val="20"/>
          <w:szCs w:val="20"/>
          <w:lang w:val="en-US"/>
        </w:rPr>
      </w:pPr>
      <w:bookmarkStart w:id="43" w:name="_ENREF_1"/>
      <w:r w:rsidRPr="00D3201E">
        <w:rPr>
          <w:rFonts w:ascii="Arial" w:hAnsi="Arial" w:cs="Arial"/>
          <w:noProof/>
          <w:sz w:val="20"/>
          <w:szCs w:val="20"/>
          <w:lang w:val="es-ES"/>
        </w:rPr>
        <w:t>van Kappel AL, Amoyel J, Slimani N</w:t>
      </w:r>
      <w:r w:rsidRPr="00D3201E">
        <w:rPr>
          <w:rFonts w:ascii="Arial" w:hAnsi="Arial" w:cs="Arial"/>
          <w:i/>
          <w:noProof/>
          <w:sz w:val="20"/>
          <w:szCs w:val="20"/>
          <w:lang w:val="es-ES"/>
        </w:rPr>
        <w:t xml:space="preserve"> et al.</w:t>
      </w:r>
      <w:r w:rsidRPr="00D3201E">
        <w:rPr>
          <w:rFonts w:ascii="Arial" w:hAnsi="Arial" w:cs="Arial"/>
          <w:noProof/>
          <w:sz w:val="20"/>
          <w:szCs w:val="20"/>
          <w:lang w:val="es-ES"/>
        </w:rPr>
        <w:t xml:space="preserve"> </w:t>
      </w:r>
      <w:r w:rsidRPr="00CA4113">
        <w:rPr>
          <w:rFonts w:ascii="Arial" w:hAnsi="Arial" w:cs="Arial"/>
          <w:noProof/>
          <w:sz w:val="20"/>
          <w:szCs w:val="20"/>
          <w:lang w:val="en-US"/>
        </w:rPr>
        <w:t xml:space="preserve">(1995) </w:t>
      </w:r>
      <w:r w:rsidR="00D3201E">
        <w:rPr>
          <w:rFonts w:ascii="Arial" w:hAnsi="Arial" w:cs="Arial"/>
          <w:i/>
          <w:noProof/>
          <w:sz w:val="20"/>
          <w:szCs w:val="20"/>
          <w:lang w:val="en-US"/>
        </w:rPr>
        <w:t>EPIC-soft</w:t>
      </w:r>
      <w:r w:rsidRPr="00CA4113">
        <w:rPr>
          <w:rFonts w:ascii="Arial" w:hAnsi="Arial" w:cs="Arial"/>
          <w:i/>
          <w:noProof/>
          <w:sz w:val="20"/>
          <w:szCs w:val="20"/>
          <w:lang w:val="en-US"/>
        </w:rPr>
        <w:t xml:space="preserve"> picture book for estimation of food portion sizes</w:t>
      </w:r>
      <w:r w:rsidRPr="00CA4113">
        <w:rPr>
          <w:rFonts w:ascii="Arial" w:hAnsi="Arial" w:cs="Arial"/>
          <w:noProof/>
          <w:sz w:val="20"/>
          <w:szCs w:val="20"/>
          <w:lang w:val="en-US"/>
        </w:rPr>
        <w:t>.  Lyon, France: International Agency for Research on Cancer.</w:t>
      </w:r>
      <w:bookmarkEnd w:id="43"/>
    </w:p>
    <w:p w:rsidR="008C47C2" w:rsidRPr="00CA4113" w:rsidRDefault="008C47C2" w:rsidP="002A5218">
      <w:pPr>
        <w:numPr>
          <w:ilvl w:val="0"/>
          <w:numId w:val="19"/>
        </w:numPr>
        <w:spacing w:after="0" w:line="240" w:lineRule="auto"/>
        <w:ind w:left="426"/>
        <w:jc w:val="both"/>
        <w:rPr>
          <w:rFonts w:ascii="Arial" w:hAnsi="Arial" w:cs="Arial"/>
          <w:noProof/>
          <w:sz w:val="20"/>
          <w:szCs w:val="20"/>
          <w:lang w:val="en-US"/>
        </w:rPr>
      </w:pPr>
      <w:bookmarkStart w:id="44" w:name="_ENREF_2"/>
      <w:r w:rsidRPr="00CA4113">
        <w:rPr>
          <w:rFonts w:ascii="Arial" w:hAnsi="Arial" w:cs="Arial"/>
          <w:noProof/>
          <w:sz w:val="20"/>
          <w:szCs w:val="20"/>
          <w:lang w:val="en-US"/>
        </w:rPr>
        <w:t xml:space="preserve">Kaaks R, Slimani N &amp; Riboli E (1997) Pilot phase studies on the accuracy of dietary intake measurements in the EPIC project: overall evaluation of results. European Prospective Investigation into Cancer and Nutrition. </w:t>
      </w:r>
      <w:r w:rsidRPr="00CA4113">
        <w:rPr>
          <w:rFonts w:ascii="Arial" w:hAnsi="Arial" w:cs="Arial"/>
          <w:i/>
          <w:noProof/>
          <w:sz w:val="20"/>
          <w:szCs w:val="20"/>
          <w:lang w:val="en-US"/>
        </w:rPr>
        <w:t>International Journal of Epidemiology</w:t>
      </w:r>
      <w:r w:rsidRPr="00CA4113">
        <w:rPr>
          <w:rFonts w:ascii="Arial" w:hAnsi="Arial" w:cs="Arial"/>
          <w:noProof/>
          <w:sz w:val="20"/>
          <w:szCs w:val="20"/>
          <w:lang w:val="en-US"/>
        </w:rPr>
        <w:t xml:space="preserve"> 26, S26.</w:t>
      </w:r>
      <w:bookmarkEnd w:id="44"/>
    </w:p>
    <w:p w:rsidR="008C47C2" w:rsidRPr="00CA4113" w:rsidRDefault="008C47C2" w:rsidP="002A5218">
      <w:pPr>
        <w:numPr>
          <w:ilvl w:val="0"/>
          <w:numId w:val="19"/>
        </w:numPr>
        <w:spacing w:after="0" w:line="240" w:lineRule="auto"/>
        <w:ind w:left="426"/>
        <w:jc w:val="both"/>
        <w:rPr>
          <w:rFonts w:ascii="Arial" w:hAnsi="Arial" w:cs="Arial"/>
          <w:noProof/>
          <w:sz w:val="20"/>
          <w:szCs w:val="20"/>
          <w:lang w:val="en-US"/>
        </w:rPr>
      </w:pPr>
      <w:bookmarkStart w:id="45" w:name="_ENREF_3"/>
      <w:r w:rsidRPr="00CA4113">
        <w:rPr>
          <w:rFonts w:ascii="Arial" w:hAnsi="Arial" w:cs="Arial"/>
          <w:noProof/>
          <w:sz w:val="20"/>
          <w:szCs w:val="20"/>
          <w:lang w:val="en-US"/>
        </w:rPr>
        <w:t xml:space="preserve">Nelson M &amp; Haraldsdottir J (1998) Food photographs: practical guidelines II. Development and use of photographic atlases for assessing food portion size. </w:t>
      </w:r>
      <w:r w:rsidRPr="00CA4113">
        <w:rPr>
          <w:rFonts w:ascii="Arial" w:hAnsi="Arial" w:cs="Arial"/>
          <w:i/>
          <w:noProof/>
          <w:sz w:val="20"/>
          <w:szCs w:val="20"/>
          <w:lang w:val="en-US"/>
        </w:rPr>
        <w:t>Public Health Nutr</w:t>
      </w:r>
      <w:r w:rsidRPr="00CA4113">
        <w:rPr>
          <w:rFonts w:ascii="Arial" w:hAnsi="Arial" w:cs="Arial"/>
          <w:noProof/>
          <w:sz w:val="20"/>
          <w:szCs w:val="20"/>
          <w:lang w:val="en-US"/>
        </w:rPr>
        <w:t xml:space="preserve"> 1, 231-237.</w:t>
      </w:r>
      <w:bookmarkEnd w:id="45"/>
    </w:p>
    <w:p w:rsidR="008C47C2" w:rsidRPr="00CA4113" w:rsidRDefault="008C47C2" w:rsidP="002A5218">
      <w:pPr>
        <w:numPr>
          <w:ilvl w:val="0"/>
          <w:numId w:val="19"/>
        </w:numPr>
        <w:spacing w:after="0" w:line="240" w:lineRule="auto"/>
        <w:ind w:left="426"/>
        <w:jc w:val="both"/>
        <w:rPr>
          <w:rFonts w:ascii="Arial" w:hAnsi="Arial" w:cs="Arial"/>
          <w:noProof/>
          <w:sz w:val="20"/>
          <w:szCs w:val="20"/>
          <w:lang w:val="en-US"/>
        </w:rPr>
      </w:pPr>
      <w:bookmarkStart w:id="46" w:name="_ENREF_4"/>
      <w:r w:rsidRPr="00CA4113">
        <w:rPr>
          <w:rFonts w:ascii="Arial" w:hAnsi="Arial" w:cs="Arial"/>
          <w:noProof/>
          <w:sz w:val="20"/>
          <w:szCs w:val="20"/>
          <w:lang w:val="en-US"/>
        </w:rPr>
        <w:t xml:space="preserve">Nelson M, Atkinson M &amp; Darbyshire S (1996) Food photographs improve estimates of nutrient intake in dietary surveys. </w:t>
      </w:r>
      <w:r w:rsidRPr="00CA4113">
        <w:rPr>
          <w:rFonts w:ascii="Arial" w:hAnsi="Arial" w:cs="Arial"/>
          <w:i/>
          <w:noProof/>
          <w:sz w:val="20"/>
          <w:szCs w:val="20"/>
          <w:lang w:val="en-US"/>
        </w:rPr>
        <w:t>Proc Nutr Soc</w:t>
      </w:r>
      <w:r w:rsidRPr="00CA4113">
        <w:rPr>
          <w:rFonts w:ascii="Arial" w:hAnsi="Arial" w:cs="Arial"/>
          <w:noProof/>
          <w:sz w:val="20"/>
          <w:szCs w:val="20"/>
          <w:lang w:val="en-US"/>
        </w:rPr>
        <w:t xml:space="preserve"> 56, 205A.</w:t>
      </w:r>
      <w:bookmarkEnd w:id="46"/>
    </w:p>
    <w:p w:rsidR="008C47C2" w:rsidRPr="00CA4113" w:rsidRDefault="008C47C2" w:rsidP="002A5218">
      <w:pPr>
        <w:numPr>
          <w:ilvl w:val="0"/>
          <w:numId w:val="19"/>
        </w:numPr>
        <w:spacing w:after="0" w:line="240" w:lineRule="auto"/>
        <w:ind w:left="426"/>
        <w:jc w:val="both"/>
        <w:rPr>
          <w:rFonts w:ascii="Arial" w:hAnsi="Arial" w:cs="Arial"/>
          <w:noProof/>
          <w:sz w:val="20"/>
          <w:szCs w:val="20"/>
          <w:lang w:val="en-US"/>
        </w:rPr>
      </w:pPr>
      <w:bookmarkStart w:id="47" w:name="_ENREF_5"/>
      <w:r w:rsidRPr="00CA4113">
        <w:rPr>
          <w:rFonts w:ascii="Arial" w:hAnsi="Arial" w:cs="Arial"/>
          <w:noProof/>
          <w:sz w:val="20"/>
          <w:szCs w:val="20"/>
          <w:lang w:val="en-US"/>
        </w:rPr>
        <w:t>Subar AF, Crafts J, Zimmerman TP</w:t>
      </w:r>
      <w:r w:rsidRPr="00CA4113">
        <w:rPr>
          <w:rFonts w:ascii="Arial" w:hAnsi="Arial" w:cs="Arial"/>
          <w:i/>
          <w:noProof/>
          <w:sz w:val="20"/>
          <w:szCs w:val="20"/>
          <w:lang w:val="en-US"/>
        </w:rPr>
        <w:t xml:space="preserve"> et al.</w:t>
      </w:r>
      <w:r w:rsidRPr="00CA4113">
        <w:rPr>
          <w:rFonts w:ascii="Arial" w:hAnsi="Arial" w:cs="Arial"/>
          <w:noProof/>
          <w:sz w:val="20"/>
          <w:szCs w:val="20"/>
          <w:lang w:val="en-US"/>
        </w:rPr>
        <w:t xml:space="preserve"> (2010) Assessment of the accuracy of portion size reports using computer-based food photographs aids in the development of an automated self-administered 24-hour recall. </w:t>
      </w:r>
      <w:r w:rsidRPr="00CA4113">
        <w:rPr>
          <w:rFonts w:ascii="Arial" w:hAnsi="Arial" w:cs="Arial"/>
          <w:i/>
          <w:noProof/>
          <w:sz w:val="20"/>
          <w:szCs w:val="20"/>
          <w:lang w:val="en-US"/>
        </w:rPr>
        <w:t>J Am Diet Assoc</w:t>
      </w:r>
      <w:r w:rsidRPr="00CA4113">
        <w:rPr>
          <w:rFonts w:ascii="Arial" w:hAnsi="Arial" w:cs="Arial"/>
          <w:noProof/>
          <w:sz w:val="20"/>
          <w:szCs w:val="20"/>
          <w:lang w:val="en-US"/>
        </w:rPr>
        <w:t xml:space="preserve"> 110, 55-64.</w:t>
      </w:r>
      <w:bookmarkEnd w:id="47"/>
    </w:p>
    <w:p w:rsidR="008C47C2" w:rsidRPr="00CA4113" w:rsidRDefault="00FA794D" w:rsidP="008C47C2">
      <w:pPr>
        <w:spacing w:after="0" w:line="240" w:lineRule="auto"/>
        <w:jc w:val="both"/>
        <w:rPr>
          <w:rFonts w:ascii="Arial" w:hAnsi="Arial" w:cs="Arial"/>
          <w:noProof/>
          <w:sz w:val="20"/>
          <w:szCs w:val="20"/>
          <w:lang w:val="en-US"/>
        </w:rPr>
      </w:pPr>
      <w:r>
        <w:rPr>
          <w:rFonts w:ascii="Arial" w:hAnsi="Arial" w:cs="Arial"/>
          <w:noProof/>
          <w:sz w:val="20"/>
          <w:szCs w:val="20"/>
          <w:lang w:val="en-US"/>
        </w:rPr>
        <w:br w:type="page"/>
      </w:r>
    </w:p>
    <w:p w:rsidR="004C70B7" w:rsidRPr="00FA794D" w:rsidRDefault="00E44163" w:rsidP="00D47E20">
      <w:pPr>
        <w:pStyle w:val="Heading2"/>
      </w:pPr>
      <w:r w:rsidRPr="00CA4113">
        <w:rPr>
          <w:sz w:val="20"/>
          <w:szCs w:val="20"/>
          <w:lang w:val="en-US"/>
        </w:rPr>
        <w:lastRenderedPageBreak/>
        <w:fldChar w:fldCharType="end"/>
      </w:r>
      <w:r w:rsidR="00DF3DEC" w:rsidRPr="00FA794D">
        <w:t xml:space="preserve"> </w:t>
      </w:r>
      <w:bookmarkStart w:id="48" w:name="_Toc380758350"/>
      <w:bookmarkStart w:id="49" w:name="_Toc380758453"/>
      <w:bookmarkStart w:id="50" w:name="_Toc380758460"/>
      <w:bookmarkStart w:id="51" w:name="_Toc381984377"/>
      <w:bookmarkStart w:id="52" w:name="_Toc384913713"/>
      <w:r w:rsidR="004C70B7" w:rsidRPr="00FA794D">
        <w:t xml:space="preserve">Appendix 1 – </w:t>
      </w:r>
      <w:r w:rsidR="007068CB" w:rsidRPr="00FA794D">
        <w:t xml:space="preserve">Contents of the </w:t>
      </w:r>
      <w:r w:rsidR="00A74455" w:rsidRPr="00FA794D">
        <w:t xml:space="preserve">IARC </w:t>
      </w:r>
      <w:r w:rsidR="003C6671">
        <w:t>GloboDiet</w:t>
      </w:r>
      <w:r w:rsidR="00A74455" w:rsidRPr="00FA794D">
        <w:t xml:space="preserve"> </w:t>
      </w:r>
      <w:r w:rsidR="007068CB" w:rsidRPr="00FA794D">
        <w:t>picture library</w:t>
      </w:r>
      <w:bookmarkEnd w:id="48"/>
      <w:bookmarkEnd w:id="49"/>
      <w:bookmarkEnd w:id="50"/>
      <w:r w:rsidR="007068CB" w:rsidRPr="00FA794D">
        <w:t xml:space="preserve"> and </w:t>
      </w:r>
      <w:r w:rsidR="009966FD" w:rsidRPr="00FA794D">
        <w:t xml:space="preserve">how to </w:t>
      </w:r>
      <w:r w:rsidR="007068CB" w:rsidRPr="00FA794D">
        <w:t>access it</w:t>
      </w:r>
      <w:bookmarkEnd w:id="51"/>
      <w:bookmarkEnd w:id="52"/>
    </w:p>
    <w:p w:rsidR="00975D8C" w:rsidRPr="00A60E51" w:rsidRDefault="00975D8C" w:rsidP="001A6862">
      <w:pPr>
        <w:spacing w:after="0" w:line="240" w:lineRule="auto"/>
        <w:ind w:right="-119"/>
        <w:jc w:val="both"/>
        <w:rPr>
          <w:rFonts w:ascii="Arial" w:hAnsi="Arial" w:cs="Arial"/>
          <w:sz w:val="22"/>
          <w:lang w:val="en-US"/>
        </w:rPr>
      </w:pPr>
    </w:p>
    <w:p w:rsidR="00977A4C" w:rsidRPr="00A60E51" w:rsidRDefault="00977A4C" w:rsidP="00977A4C">
      <w:pPr>
        <w:pStyle w:val="ListParagraph"/>
        <w:spacing w:after="0" w:line="360" w:lineRule="auto"/>
        <w:ind w:left="0" w:right="-118"/>
        <w:jc w:val="both"/>
        <w:rPr>
          <w:rFonts w:ascii="Arial" w:hAnsi="Arial" w:cs="Arial"/>
          <w:sz w:val="22"/>
          <w:lang w:val="en-US"/>
        </w:rPr>
      </w:pPr>
      <w:r w:rsidRPr="00A60E51">
        <w:rPr>
          <w:rFonts w:ascii="Arial" w:eastAsia="MS Mincho" w:hAnsi="Arial" w:cs="Arial"/>
          <w:sz w:val="22"/>
        </w:rPr>
        <w:t xml:space="preserve">The content of the </w:t>
      </w:r>
      <w:r w:rsidR="003C6671">
        <w:rPr>
          <w:rFonts w:ascii="Arial" w:eastAsia="MS Mincho" w:hAnsi="Arial" w:cs="Arial"/>
          <w:sz w:val="22"/>
        </w:rPr>
        <w:t>GloboDiet</w:t>
      </w:r>
      <w:r w:rsidRPr="00A60E51">
        <w:rPr>
          <w:rFonts w:ascii="Arial" w:eastAsia="MS Mincho" w:hAnsi="Arial" w:cs="Arial"/>
          <w:sz w:val="22"/>
        </w:rPr>
        <w:t xml:space="preserve"> picture library can be shared with the local partners on request via a dedicated </w:t>
      </w:r>
      <w:r w:rsidRPr="00A60E51">
        <w:rPr>
          <w:rFonts w:ascii="Arial" w:hAnsi="Arial" w:cs="Arial"/>
          <w:sz w:val="22"/>
          <w:lang w:val="en-US"/>
        </w:rPr>
        <w:t xml:space="preserve">ftp site </w:t>
      </w:r>
      <w:r w:rsidR="008233C9" w:rsidRPr="00A60E51">
        <w:rPr>
          <w:rFonts w:ascii="Arial" w:hAnsi="Arial" w:cs="Arial"/>
          <w:sz w:val="22"/>
          <w:lang w:val="en-US"/>
        </w:rPr>
        <w:t xml:space="preserve">(filedepot.iarc.fr) </w:t>
      </w:r>
      <w:r w:rsidRPr="00A60E51">
        <w:rPr>
          <w:rFonts w:ascii="Arial" w:hAnsi="Arial" w:cs="Arial"/>
          <w:sz w:val="22"/>
          <w:lang w:val="en-US"/>
        </w:rPr>
        <w:t>set up by IARC. Due to the limitations regarding the size of the files on the ftp site, the content may have to be provided in parts. Currently, the library includes pictures</w:t>
      </w:r>
      <w:r w:rsidR="007068CB" w:rsidRPr="00A60E51">
        <w:rPr>
          <w:rFonts w:ascii="Arial" w:hAnsi="Arial" w:cs="Arial"/>
          <w:sz w:val="22"/>
          <w:lang w:val="en-US"/>
        </w:rPr>
        <w:t xml:space="preserve"> </w:t>
      </w:r>
      <w:r w:rsidRPr="00A60E51">
        <w:rPr>
          <w:rFonts w:ascii="Arial" w:hAnsi="Arial" w:cs="Arial"/>
          <w:sz w:val="22"/>
          <w:lang w:val="en-US"/>
        </w:rPr>
        <w:t>from:</w:t>
      </w:r>
    </w:p>
    <w:p w:rsidR="00977A4C" w:rsidRPr="00A60E51" w:rsidRDefault="00977A4C" w:rsidP="007068CB">
      <w:pPr>
        <w:pStyle w:val="ListParagraph"/>
        <w:numPr>
          <w:ilvl w:val="1"/>
          <w:numId w:val="5"/>
        </w:numPr>
        <w:spacing w:after="0" w:line="360" w:lineRule="auto"/>
        <w:ind w:right="-118"/>
        <w:jc w:val="both"/>
        <w:rPr>
          <w:rFonts w:ascii="Arial" w:hAnsi="Arial" w:cs="Arial"/>
          <w:sz w:val="22"/>
          <w:lang w:val="en-US"/>
        </w:rPr>
      </w:pPr>
      <w:r w:rsidRPr="00A60E51">
        <w:rPr>
          <w:rFonts w:ascii="Arial" w:hAnsi="Arial" w:cs="Arial"/>
          <w:sz w:val="22"/>
          <w:lang w:val="en-US"/>
        </w:rPr>
        <w:t>EPIC study</w:t>
      </w:r>
      <w:r w:rsidR="009966FD" w:rsidRPr="00A60E51">
        <w:rPr>
          <w:rFonts w:ascii="Arial" w:hAnsi="Arial" w:cs="Arial"/>
          <w:sz w:val="22"/>
          <w:lang w:val="en-US"/>
        </w:rPr>
        <w:t xml:space="preserve"> (included Denmark, France, Germany, Greece, Italy, </w:t>
      </w:r>
      <w:r w:rsidR="00A60E51">
        <w:rPr>
          <w:rFonts w:ascii="Arial" w:hAnsi="Arial" w:cs="Arial"/>
          <w:sz w:val="22"/>
          <w:lang w:val="en-US"/>
        </w:rPr>
        <w:t xml:space="preserve">the </w:t>
      </w:r>
      <w:r w:rsidR="00854230" w:rsidRPr="00A60E51">
        <w:rPr>
          <w:rFonts w:ascii="Arial" w:hAnsi="Arial" w:cs="Arial"/>
          <w:sz w:val="22"/>
          <w:lang w:val="en-US"/>
        </w:rPr>
        <w:t xml:space="preserve">Netherlands, </w:t>
      </w:r>
      <w:r w:rsidR="009966FD" w:rsidRPr="00A60E51">
        <w:rPr>
          <w:rFonts w:ascii="Arial" w:hAnsi="Arial" w:cs="Arial"/>
          <w:sz w:val="22"/>
          <w:lang w:val="en-US"/>
        </w:rPr>
        <w:t>Norway,</w:t>
      </w:r>
      <w:r w:rsidR="00854230" w:rsidRPr="00A60E51">
        <w:rPr>
          <w:rFonts w:ascii="Arial" w:hAnsi="Arial" w:cs="Arial"/>
          <w:sz w:val="22"/>
          <w:lang w:val="en-US"/>
        </w:rPr>
        <w:t xml:space="preserve"> Spain, Sweden, </w:t>
      </w:r>
      <w:r w:rsidR="009966FD" w:rsidRPr="00A60E51">
        <w:rPr>
          <w:rFonts w:ascii="Arial" w:hAnsi="Arial" w:cs="Arial"/>
          <w:sz w:val="22"/>
          <w:lang w:val="en-US"/>
        </w:rPr>
        <w:t>and UK )</w:t>
      </w:r>
    </w:p>
    <w:p w:rsidR="00977A4C" w:rsidRPr="00A60E51" w:rsidRDefault="00977A4C" w:rsidP="007068CB">
      <w:pPr>
        <w:pStyle w:val="ListParagraph"/>
        <w:numPr>
          <w:ilvl w:val="1"/>
          <w:numId w:val="5"/>
        </w:numPr>
        <w:spacing w:after="0" w:line="360" w:lineRule="auto"/>
        <w:ind w:right="-118"/>
        <w:jc w:val="both"/>
        <w:rPr>
          <w:rFonts w:ascii="Arial" w:hAnsi="Arial" w:cs="Arial"/>
          <w:sz w:val="22"/>
          <w:lang w:val="en-US"/>
        </w:rPr>
      </w:pPr>
      <w:r w:rsidRPr="00A60E51">
        <w:rPr>
          <w:rFonts w:ascii="Arial" w:hAnsi="Arial" w:cs="Arial"/>
          <w:sz w:val="22"/>
          <w:lang w:val="en-US"/>
        </w:rPr>
        <w:t>EFCOVAL study</w:t>
      </w:r>
      <w:r w:rsidR="009966FD" w:rsidRPr="00A60E51">
        <w:rPr>
          <w:rFonts w:ascii="Arial" w:hAnsi="Arial" w:cs="Arial"/>
          <w:sz w:val="22"/>
          <w:lang w:val="en-US"/>
        </w:rPr>
        <w:t xml:space="preserve"> (included Belgium, </w:t>
      </w:r>
      <w:r w:rsidR="00A60E51">
        <w:rPr>
          <w:rFonts w:ascii="Arial" w:hAnsi="Arial" w:cs="Arial"/>
          <w:sz w:val="22"/>
          <w:lang w:val="en-US"/>
        </w:rPr>
        <w:t>Czech Republic</w:t>
      </w:r>
      <w:r w:rsidR="00854230" w:rsidRPr="00A60E51">
        <w:rPr>
          <w:rFonts w:ascii="Arial" w:hAnsi="Arial" w:cs="Arial"/>
          <w:sz w:val="22"/>
          <w:lang w:val="en-US"/>
        </w:rPr>
        <w:t xml:space="preserve">, </w:t>
      </w:r>
      <w:r w:rsidR="00A60E51">
        <w:rPr>
          <w:rFonts w:ascii="Arial" w:hAnsi="Arial" w:cs="Arial"/>
          <w:sz w:val="22"/>
          <w:lang w:val="en-US"/>
        </w:rPr>
        <w:t xml:space="preserve">France, the </w:t>
      </w:r>
      <w:r w:rsidR="009966FD" w:rsidRPr="00A60E51">
        <w:rPr>
          <w:rFonts w:ascii="Arial" w:hAnsi="Arial" w:cs="Arial"/>
          <w:sz w:val="22"/>
          <w:lang w:val="en-US"/>
        </w:rPr>
        <w:t>Netherlands</w:t>
      </w:r>
      <w:r w:rsidR="00854230" w:rsidRPr="00A60E51">
        <w:rPr>
          <w:rFonts w:ascii="Arial" w:hAnsi="Arial" w:cs="Arial"/>
          <w:sz w:val="22"/>
          <w:lang w:val="en-US"/>
        </w:rPr>
        <w:t xml:space="preserve">, </w:t>
      </w:r>
      <w:r w:rsidR="00A60E51">
        <w:rPr>
          <w:rFonts w:ascii="Arial" w:hAnsi="Arial" w:cs="Arial"/>
          <w:sz w:val="22"/>
          <w:lang w:val="en-US"/>
        </w:rPr>
        <w:t xml:space="preserve">Norway, Denmark </w:t>
      </w:r>
      <w:r w:rsidR="00854230" w:rsidRPr="00A60E51">
        <w:rPr>
          <w:rFonts w:ascii="Arial" w:hAnsi="Arial" w:cs="Arial"/>
          <w:sz w:val="22"/>
          <w:lang w:val="en-US"/>
        </w:rPr>
        <w:t>and Spain</w:t>
      </w:r>
      <w:r w:rsidR="009966FD" w:rsidRPr="00A60E51">
        <w:rPr>
          <w:rFonts w:ascii="Arial" w:hAnsi="Arial" w:cs="Arial"/>
          <w:sz w:val="22"/>
          <w:lang w:val="en-US"/>
        </w:rPr>
        <w:t>)</w:t>
      </w:r>
    </w:p>
    <w:p w:rsidR="00977A4C" w:rsidRPr="00A60E51" w:rsidRDefault="00977A4C" w:rsidP="007068CB">
      <w:pPr>
        <w:pStyle w:val="ListParagraph"/>
        <w:numPr>
          <w:ilvl w:val="1"/>
          <w:numId w:val="5"/>
        </w:numPr>
        <w:spacing w:after="0" w:line="360" w:lineRule="auto"/>
        <w:ind w:right="-118"/>
        <w:jc w:val="both"/>
        <w:rPr>
          <w:rFonts w:ascii="Arial" w:hAnsi="Arial" w:cs="Arial"/>
          <w:sz w:val="22"/>
          <w:lang w:val="en-US"/>
        </w:rPr>
      </w:pPr>
      <w:r w:rsidRPr="00A60E51">
        <w:rPr>
          <w:rFonts w:ascii="Arial" w:hAnsi="Arial" w:cs="Arial"/>
          <w:sz w:val="22"/>
          <w:lang w:val="en-US"/>
        </w:rPr>
        <w:t>PANCAKE</w:t>
      </w:r>
      <w:r w:rsidR="00630525" w:rsidRPr="00A60E51">
        <w:rPr>
          <w:rFonts w:ascii="Arial" w:hAnsi="Arial" w:cs="Arial"/>
          <w:sz w:val="22"/>
          <w:lang w:val="en-US"/>
        </w:rPr>
        <w:t xml:space="preserve"> (included Belgium, Czech Republic)</w:t>
      </w:r>
      <w:r w:rsidRPr="00A60E51">
        <w:rPr>
          <w:rFonts w:ascii="Arial" w:hAnsi="Arial" w:cs="Arial"/>
          <w:sz w:val="22"/>
          <w:lang w:val="en-US"/>
        </w:rPr>
        <w:t xml:space="preserve"> and PILOT-PANEU studies</w:t>
      </w:r>
      <w:r w:rsidR="009966FD" w:rsidRPr="00A60E51">
        <w:rPr>
          <w:rFonts w:ascii="Arial" w:hAnsi="Arial" w:cs="Arial"/>
          <w:sz w:val="22"/>
          <w:lang w:val="en-US"/>
        </w:rPr>
        <w:t xml:space="preserve"> (included</w:t>
      </w:r>
      <w:r w:rsidR="00854230" w:rsidRPr="00A60E51">
        <w:rPr>
          <w:rFonts w:ascii="Arial" w:hAnsi="Arial" w:cs="Arial"/>
          <w:sz w:val="22"/>
          <w:lang w:val="en-US"/>
        </w:rPr>
        <w:t xml:space="preserve"> Bulgaria,</w:t>
      </w:r>
      <w:r w:rsidR="009966FD" w:rsidRPr="00A60E51">
        <w:rPr>
          <w:rFonts w:ascii="Arial" w:hAnsi="Arial" w:cs="Arial"/>
          <w:sz w:val="22"/>
          <w:lang w:val="en-US"/>
        </w:rPr>
        <w:t xml:space="preserve"> </w:t>
      </w:r>
      <w:r w:rsidR="00854230" w:rsidRPr="00A60E51">
        <w:rPr>
          <w:rFonts w:ascii="Arial" w:hAnsi="Arial" w:cs="Arial"/>
          <w:sz w:val="22"/>
          <w:lang w:val="en-US"/>
        </w:rPr>
        <w:t>Finland,</w:t>
      </w:r>
      <w:r w:rsidR="009966FD" w:rsidRPr="00A60E51">
        <w:rPr>
          <w:rFonts w:ascii="Arial" w:hAnsi="Arial" w:cs="Arial"/>
          <w:sz w:val="22"/>
          <w:lang w:val="en-US"/>
        </w:rPr>
        <w:t xml:space="preserve"> </w:t>
      </w:r>
      <w:r w:rsidR="00854230" w:rsidRPr="00A60E51">
        <w:rPr>
          <w:rFonts w:ascii="Arial" w:hAnsi="Arial" w:cs="Arial"/>
          <w:sz w:val="22"/>
          <w:lang w:val="en-US"/>
        </w:rPr>
        <w:t>Hungary and Portugal)</w:t>
      </w:r>
      <w:r w:rsidR="009966FD" w:rsidRPr="00A60E51">
        <w:rPr>
          <w:rFonts w:ascii="Arial" w:hAnsi="Arial" w:cs="Arial"/>
          <w:sz w:val="22"/>
          <w:lang w:val="en-US"/>
        </w:rPr>
        <w:t xml:space="preserve"> </w:t>
      </w:r>
    </w:p>
    <w:p w:rsidR="00A60E51" w:rsidRDefault="00977A4C" w:rsidP="007068CB">
      <w:pPr>
        <w:pStyle w:val="ListParagraph"/>
        <w:numPr>
          <w:ilvl w:val="1"/>
          <w:numId w:val="5"/>
        </w:numPr>
        <w:spacing w:after="0" w:line="360" w:lineRule="auto"/>
        <w:ind w:right="-118"/>
        <w:jc w:val="both"/>
        <w:rPr>
          <w:rFonts w:ascii="Arial" w:hAnsi="Arial" w:cs="Arial"/>
          <w:sz w:val="22"/>
          <w:lang w:val="en-US"/>
        </w:rPr>
      </w:pPr>
      <w:r w:rsidRPr="00A60E51">
        <w:rPr>
          <w:rFonts w:ascii="Arial" w:hAnsi="Arial" w:cs="Arial"/>
          <w:sz w:val="22"/>
          <w:lang w:val="en-US"/>
        </w:rPr>
        <w:t>National studies in Be</w:t>
      </w:r>
      <w:r w:rsidR="00855ECF">
        <w:rPr>
          <w:rFonts w:ascii="Arial" w:hAnsi="Arial" w:cs="Arial"/>
          <w:sz w:val="22"/>
          <w:lang w:val="en-US"/>
        </w:rPr>
        <w:t>lgium, France, Germany</w:t>
      </w:r>
      <w:r w:rsidRPr="00A60E51">
        <w:rPr>
          <w:rFonts w:ascii="Arial" w:hAnsi="Arial" w:cs="Arial"/>
          <w:sz w:val="22"/>
          <w:lang w:val="en-US"/>
        </w:rPr>
        <w:t xml:space="preserve">, </w:t>
      </w:r>
      <w:r w:rsidR="00A60E51">
        <w:rPr>
          <w:rFonts w:ascii="Arial" w:hAnsi="Arial" w:cs="Arial"/>
          <w:sz w:val="22"/>
          <w:lang w:val="en-US"/>
        </w:rPr>
        <w:t xml:space="preserve">the </w:t>
      </w:r>
      <w:r w:rsidR="00854230" w:rsidRPr="00A60E51">
        <w:rPr>
          <w:rFonts w:ascii="Arial" w:hAnsi="Arial" w:cs="Arial"/>
          <w:sz w:val="22"/>
          <w:lang w:val="en-US"/>
        </w:rPr>
        <w:t xml:space="preserve">Netherlands, and </w:t>
      </w:r>
      <w:r w:rsidRPr="00A60E51">
        <w:rPr>
          <w:rFonts w:ascii="Arial" w:hAnsi="Arial" w:cs="Arial"/>
          <w:sz w:val="22"/>
          <w:lang w:val="en-US"/>
        </w:rPr>
        <w:t>Switzerland</w:t>
      </w:r>
    </w:p>
    <w:p w:rsidR="00977A4C" w:rsidRPr="00A60E51" w:rsidRDefault="00A60E51" w:rsidP="007068CB">
      <w:pPr>
        <w:pStyle w:val="ListParagraph"/>
        <w:numPr>
          <w:ilvl w:val="1"/>
          <w:numId w:val="5"/>
        </w:numPr>
        <w:spacing w:after="0" w:line="360" w:lineRule="auto"/>
        <w:ind w:right="-118"/>
        <w:jc w:val="both"/>
        <w:rPr>
          <w:rFonts w:ascii="Arial" w:hAnsi="Arial" w:cs="Arial"/>
          <w:sz w:val="22"/>
          <w:lang w:val="en-US"/>
        </w:rPr>
      </w:pPr>
      <w:r>
        <w:rPr>
          <w:rFonts w:ascii="Arial" w:hAnsi="Arial" w:cs="Arial"/>
          <w:sz w:val="22"/>
          <w:lang w:val="en-US"/>
        </w:rPr>
        <w:t>Korea</w:t>
      </w:r>
      <w:r w:rsidR="00D27243" w:rsidRPr="00A60E51">
        <w:rPr>
          <w:rFonts w:ascii="Arial" w:hAnsi="Arial" w:cs="Arial"/>
          <w:sz w:val="22"/>
          <w:lang w:val="en-US"/>
        </w:rPr>
        <w:t xml:space="preserve"> </w:t>
      </w:r>
    </w:p>
    <w:p w:rsidR="00D07F3A" w:rsidRDefault="00D07F3A" w:rsidP="004C70B7">
      <w:pPr>
        <w:pStyle w:val="PlainText"/>
        <w:rPr>
          <w:rFonts w:ascii="Arial" w:eastAsia="MS Mincho" w:hAnsi="Arial" w:cs="Arial"/>
          <w:sz w:val="22"/>
          <w:szCs w:val="22"/>
        </w:rPr>
      </w:pPr>
    </w:p>
    <w:p w:rsidR="00855ECF" w:rsidRPr="00855ECF" w:rsidRDefault="00855ECF" w:rsidP="004C70B7">
      <w:pPr>
        <w:pStyle w:val="PlainText"/>
        <w:rPr>
          <w:rFonts w:ascii="Arial" w:eastAsia="MS Mincho" w:hAnsi="Arial" w:cs="Arial"/>
          <w:bCs w:val="0"/>
          <w:sz w:val="22"/>
          <w:szCs w:val="22"/>
          <w:lang w:val="en-GB"/>
        </w:rPr>
      </w:pPr>
      <w:r w:rsidRPr="00855ECF">
        <w:rPr>
          <w:rFonts w:ascii="Arial" w:eastAsia="MS Mincho" w:hAnsi="Arial" w:cs="Arial"/>
          <w:bCs w:val="0"/>
          <w:sz w:val="22"/>
          <w:szCs w:val="22"/>
          <w:lang w:val="en-GB"/>
        </w:rPr>
        <w:t xml:space="preserve">For choosing the pictures, pdf format files are available. For preparing the picture booklet, jpeg and/or </w:t>
      </w:r>
      <w:proofErr w:type="spellStart"/>
      <w:r w:rsidRPr="00855ECF">
        <w:rPr>
          <w:rFonts w:ascii="Arial" w:eastAsia="MS Mincho" w:hAnsi="Arial" w:cs="Arial"/>
          <w:bCs w:val="0"/>
          <w:sz w:val="22"/>
          <w:szCs w:val="22"/>
          <w:lang w:val="en-GB"/>
        </w:rPr>
        <w:t>tif</w:t>
      </w:r>
      <w:proofErr w:type="spellEnd"/>
      <w:r w:rsidRPr="00855ECF">
        <w:rPr>
          <w:rFonts w:ascii="Arial" w:eastAsia="MS Mincho" w:hAnsi="Arial" w:cs="Arial"/>
          <w:bCs w:val="0"/>
          <w:sz w:val="22"/>
          <w:szCs w:val="22"/>
          <w:lang w:val="en-GB"/>
        </w:rPr>
        <w:t xml:space="preserve"> formats are preferred and </w:t>
      </w:r>
      <w:r w:rsidR="00740A13">
        <w:rPr>
          <w:rFonts w:ascii="Arial" w:eastAsia="MS Mincho" w:hAnsi="Arial" w:cs="Arial"/>
          <w:bCs w:val="0"/>
          <w:sz w:val="22"/>
          <w:szCs w:val="22"/>
          <w:lang w:val="en-GB"/>
        </w:rPr>
        <w:t xml:space="preserve">are </w:t>
      </w:r>
      <w:r w:rsidRPr="00855ECF">
        <w:rPr>
          <w:rFonts w:ascii="Arial" w:eastAsia="MS Mincho" w:hAnsi="Arial" w:cs="Arial"/>
          <w:bCs w:val="0"/>
          <w:sz w:val="22"/>
          <w:szCs w:val="22"/>
          <w:lang w:val="en-GB"/>
        </w:rPr>
        <w:t xml:space="preserve">also available </w:t>
      </w:r>
      <w:r w:rsidR="00740A13">
        <w:rPr>
          <w:rFonts w:ascii="Arial" w:eastAsia="MS Mincho" w:hAnsi="Arial" w:cs="Arial"/>
          <w:bCs w:val="0"/>
          <w:sz w:val="22"/>
          <w:szCs w:val="22"/>
          <w:lang w:val="en-GB"/>
        </w:rPr>
        <w:t xml:space="preserve">from IARC </w:t>
      </w:r>
      <w:r w:rsidRPr="00855ECF">
        <w:rPr>
          <w:rFonts w:ascii="Arial" w:eastAsia="MS Mincho" w:hAnsi="Arial" w:cs="Arial"/>
          <w:bCs w:val="0"/>
          <w:sz w:val="22"/>
          <w:szCs w:val="22"/>
          <w:lang w:val="en-GB"/>
        </w:rPr>
        <w:t>on request.</w:t>
      </w:r>
    </w:p>
    <w:p w:rsidR="00855ECF" w:rsidRPr="00855ECF" w:rsidRDefault="00855ECF" w:rsidP="004C70B7">
      <w:pPr>
        <w:pStyle w:val="PlainText"/>
        <w:rPr>
          <w:rFonts w:ascii="Arial" w:eastAsia="MS Mincho" w:hAnsi="Arial" w:cs="Arial"/>
          <w:bCs w:val="0"/>
          <w:sz w:val="22"/>
          <w:szCs w:val="22"/>
          <w:lang w:val="en-GB"/>
        </w:rPr>
      </w:pPr>
    </w:p>
    <w:p w:rsidR="007068CB" w:rsidRDefault="00855ECF" w:rsidP="00A60E51">
      <w:pPr>
        <w:pStyle w:val="PlainText"/>
        <w:spacing w:line="360" w:lineRule="auto"/>
        <w:rPr>
          <w:rFonts w:ascii="Arial" w:eastAsia="MS Mincho" w:hAnsi="Arial" w:cs="Arial"/>
          <w:sz w:val="22"/>
          <w:szCs w:val="22"/>
        </w:rPr>
      </w:pPr>
      <w:r w:rsidRPr="00855ECF">
        <w:rPr>
          <w:rFonts w:ascii="Arial" w:eastAsia="MS Mincho" w:hAnsi="Arial" w:cs="Arial"/>
          <w:b/>
          <w:sz w:val="22"/>
          <w:szCs w:val="22"/>
        </w:rPr>
        <w:t xml:space="preserve">Folder </w:t>
      </w:r>
      <w:r w:rsidR="00740A13" w:rsidRPr="00855ECF">
        <w:rPr>
          <w:rFonts w:ascii="Arial" w:eastAsia="MS Mincho" w:hAnsi="Arial" w:cs="Arial"/>
          <w:b/>
          <w:sz w:val="22"/>
          <w:szCs w:val="22"/>
        </w:rPr>
        <w:t>Photos</w:t>
      </w:r>
      <w:r w:rsidR="00740A13">
        <w:rPr>
          <w:rFonts w:ascii="Arial" w:eastAsia="MS Mincho" w:hAnsi="Arial" w:cs="Arial"/>
          <w:sz w:val="22"/>
          <w:szCs w:val="22"/>
        </w:rPr>
        <w:t>:</w:t>
      </w:r>
      <w:r w:rsidR="00740A13" w:rsidRPr="00A60E51">
        <w:rPr>
          <w:rFonts w:ascii="Arial" w:eastAsia="MS Mincho" w:hAnsi="Arial" w:cs="Arial"/>
          <w:sz w:val="22"/>
          <w:szCs w:val="22"/>
        </w:rPr>
        <w:t xml:space="preserve"> The</w:t>
      </w:r>
      <w:r w:rsidR="007068CB" w:rsidRPr="00A60E51">
        <w:rPr>
          <w:rFonts w:ascii="Arial" w:eastAsia="MS Mincho" w:hAnsi="Arial" w:cs="Arial"/>
          <w:sz w:val="22"/>
          <w:szCs w:val="22"/>
        </w:rPr>
        <w:t xml:space="preserve"> food photos will be accompanied by the weights of each of the</w:t>
      </w:r>
      <w:r w:rsidR="000E4666">
        <w:rPr>
          <w:rFonts w:ascii="Arial" w:eastAsia="MS Mincho" w:hAnsi="Arial" w:cs="Arial"/>
          <w:sz w:val="22"/>
          <w:szCs w:val="22"/>
        </w:rPr>
        <w:t xml:space="preserve"> series in a spreadsheet format,</w:t>
      </w:r>
      <w:r w:rsidR="007068CB" w:rsidRPr="00A60E51">
        <w:rPr>
          <w:rFonts w:ascii="Arial" w:eastAsia="MS Mincho" w:hAnsi="Arial" w:cs="Arial"/>
          <w:sz w:val="22"/>
          <w:szCs w:val="22"/>
        </w:rPr>
        <w:t xml:space="preserve"> </w:t>
      </w:r>
      <w:r w:rsidR="000E4666" w:rsidRPr="000E4666">
        <w:rPr>
          <w:rFonts w:ascii="Arial" w:eastAsia="MS Mincho" w:hAnsi="Arial" w:cs="Arial"/>
          <w:b/>
          <w:sz w:val="22"/>
          <w:szCs w:val="22"/>
        </w:rPr>
        <w:t>M_PHOTOSglobal.xls</w:t>
      </w:r>
      <w:r w:rsidR="000E4666">
        <w:rPr>
          <w:rFonts w:ascii="Arial" w:eastAsia="MS Mincho" w:hAnsi="Arial" w:cs="Arial"/>
          <w:b/>
          <w:sz w:val="22"/>
          <w:szCs w:val="22"/>
        </w:rPr>
        <w:t xml:space="preserve"> </w:t>
      </w:r>
      <w:r w:rsidR="00F23267">
        <w:rPr>
          <w:rFonts w:ascii="Arial" w:eastAsia="MS Mincho" w:hAnsi="Arial" w:cs="Arial"/>
          <w:sz w:val="22"/>
          <w:szCs w:val="22"/>
        </w:rPr>
        <w:t xml:space="preserve">and guidelines </w:t>
      </w:r>
      <w:r w:rsidR="000E4666">
        <w:rPr>
          <w:rFonts w:ascii="Arial" w:eastAsia="MS Mincho" w:hAnsi="Arial" w:cs="Arial"/>
          <w:sz w:val="22"/>
          <w:szCs w:val="22"/>
        </w:rPr>
        <w:t xml:space="preserve">on their use </w:t>
      </w:r>
      <w:r w:rsidR="000E4666" w:rsidRPr="000E4666">
        <w:rPr>
          <w:rFonts w:ascii="Arial" w:eastAsia="MS Mincho" w:hAnsi="Arial" w:cs="Arial"/>
          <w:b/>
          <w:sz w:val="22"/>
          <w:szCs w:val="22"/>
        </w:rPr>
        <w:t>PHOTO.doc</w:t>
      </w:r>
      <w:r w:rsidR="000E4666">
        <w:rPr>
          <w:rFonts w:ascii="Arial" w:eastAsia="MS Mincho" w:hAnsi="Arial" w:cs="Arial"/>
          <w:sz w:val="22"/>
          <w:szCs w:val="22"/>
        </w:rPr>
        <w:t>.</w:t>
      </w:r>
    </w:p>
    <w:p w:rsidR="00855ECF" w:rsidRDefault="00855ECF" w:rsidP="00A60E51">
      <w:pPr>
        <w:pStyle w:val="PlainText"/>
        <w:spacing w:line="360" w:lineRule="auto"/>
        <w:rPr>
          <w:rFonts w:ascii="Arial" w:eastAsia="MS Mincho" w:hAnsi="Arial" w:cs="Arial"/>
          <w:sz w:val="22"/>
          <w:szCs w:val="22"/>
        </w:rPr>
      </w:pPr>
    </w:p>
    <w:p w:rsidR="00855ECF" w:rsidRDefault="00855ECF" w:rsidP="00A60E51">
      <w:pPr>
        <w:pStyle w:val="PlainText"/>
        <w:spacing w:line="360" w:lineRule="auto"/>
        <w:rPr>
          <w:rFonts w:ascii="Arial" w:eastAsia="MS Mincho" w:hAnsi="Arial" w:cs="Arial"/>
          <w:sz w:val="22"/>
          <w:szCs w:val="22"/>
        </w:rPr>
      </w:pPr>
      <w:r w:rsidRPr="00855ECF">
        <w:rPr>
          <w:rFonts w:ascii="Arial" w:eastAsia="MS Mincho" w:hAnsi="Arial" w:cs="Arial"/>
          <w:b/>
          <w:sz w:val="22"/>
          <w:szCs w:val="22"/>
        </w:rPr>
        <w:t>Folder HHM</w:t>
      </w:r>
      <w:r>
        <w:rPr>
          <w:rFonts w:ascii="Arial" w:eastAsia="MS Mincho" w:hAnsi="Arial" w:cs="Arial"/>
          <w:sz w:val="22"/>
          <w:szCs w:val="22"/>
        </w:rPr>
        <w:t>: Household measures pictures.</w:t>
      </w:r>
    </w:p>
    <w:p w:rsidR="00855ECF" w:rsidRDefault="00855ECF" w:rsidP="00A60E51">
      <w:pPr>
        <w:pStyle w:val="PlainText"/>
        <w:spacing w:line="360" w:lineRule="auto"/>
        <w:rPr>
          <w:rFonts w:ascii="Arial" w:eastAsia="MS Mincho" w:hAnsi="Arial" w:cs="Arial"/>
          <w:sz w:val="22"/>
          <w:szCs w:val="22"/>
        </w:rPr>
      </w:pPr>
    </w:p>
    <w:p w:rsidR="00855ECF" w:rsidRPr="00855ECF" w:rsidRDefault="00855ECF" w:rsidP="00A60E51">
      <w:pPr>
        <w:pStyle w:val="PlainText"/>
        <w:spacing w:line="360" w:lineRule="auto"/>
        <w:rPr>
          <w:rFonts w:ascii="Arial" w:eastAsia="MS Mincho" w:hAnsi="Arial" w:cs="Arial"/>
          <w:b/>
          <w:sz w:val="22"/>
          <w:szCs w:val="22"/>
        </w:rPr>
      </w:pPr>
      <w:r w:rsidRPr="00855ECF">
        <w:rPr>
          <w:rFonts w:ascii="Arial" w:eastAsia="MS Mincho" w:hAnsi="Arial" w:cs="Arial"/>
          <w:b/>
          <w:sz w:val="22"/>
          <w:szCs w:val="22"/>
        </w:rPr>
        <w:t>Folder Shapes</w:t>
      </w:r>
      <w:r w:rsidR="00E8608C">
        <w:rPr>
          <w:rFonts w:ascii="Arial" w:eastAsia="MS Mincho" w:hAnsi="Arial" w:cs="Arial"/>
          <w:b/>
          <w:sz w:val="22"/>
          <w:szCs w:val="22"/>
        </w:rPr>
        <w:t xml:space="preserve">: </w:t>
      </w:r>
      <w:r w:rsidR="00E8608C" w:rsidRPr="00E8608C">
        <w:rPr>
          <w:rFonts w:ascii="Arial" w:eastAsia="MS Mincho" w:hAnsi="Arial" w:cs="Arial"/>
          <w:sz w:val="22"/>
          <w:szCs w:val="22"/>
        </w:rPr>
        <w:t>Surfaces</w:t>
      </w:r>
      <w:r w:rsidR="00E8608C">
        <w:rPr>
          <w:rFonts w:ascii="Arial" w:eastAsia="MS Mincho" w:hAnsi="Arial" w:cs="Arial"/>
          <w:sz w:val="22"/>
          <w:szCs w:val="22"/>
        </w:rPr>
        <w:t xml:space="preserve"> (sometimes with old ‘58’ (EPIC) or ‘99’ (EFCOVAL) codes).</w:t>
      </w:r>
    </w:p>
    <w:p w:rsidR="00855ECF" w:rsidRDefault="00855ECF" w:rsidP="00A60E51">
      <w:pPr>
        <w:pStyle w:val="PlainText"/>
        <w:spacing w:line="360" w:lineRule="auto"/>
        <w:rPr>
          <w:rFonts w:ascii="Arial" w:eastAsia="MS Mincho" w:hAnsi="Arial" w:cs="Arial"/>
          <w:sz w:val="22"/>
          <w:szCs w:val="22"/>
        </w:rPr>
      </w:pPr>
    </w:p>
    <w:p w:rsidR="00855ECF" w:rsidRPr="00A60E51" w:rsidRDefault="00855ECF" w:rsidP="00A60E51">
      <w:pPr>
        <w:pStyle w:val="PlainText"/>
        <w:spacing w:line="360" w:lineRule="auto"/>
        <w:rPr>
          <w:rFonts w:ascii="Arial" w:eastAsia="MS Mincho" w:hAnsi="Arial" w:cs="Arial"/>
          <w:sz w:val="22"/>
          <w:szCs w:val="22"/>
        </w:rPr>
        <w:sectPr w:rsidR="00855ECF" w:rsidRPr="00A60E51" w:rsidSect="00DA2979">
          <w:type w:val="continuous"/>
          <w:pgSz w:w="11906" w:h="16838"/>
          <w:pgMar w:top="1440" w:right="1440" w:bottom="1440" w:left="1440" w:header="708" w:footer="708" w:gutter="0"/>
          <w:cols w:space="708"/>
          <w:titlePg/>
          <w:docGrid w:linePitch="360"/>
        </w:sectPr>
      </w:pPr>
    </w:p>
    <w:p w:rsidR="004C70B7" w:rsidRPr="00855ECF" w:rsidRDefault="00D07F3A" w:rsidP="00D47E20">
      <w:pPr>
        <w:pStyle w:val="Heading2"/>
      </w:pPr>
      <w:bookmarkStart w:id="53" w:name="_Toc380758351"/>
      <w:bookmarkStart w:id="54" w:name="_Toc380758454"/>
      <w:bookmarkStart w:id="55" w:name="_Toc380758461"/>
      <w:bookmarkStart w:id="56" w:name="_Toc381984378"/>
      <w:bookmarkStart w:id="57" w:name="_Toc384913714"/>
      <w:r w:rsidRPr="00855ECF">
        <w:lastRenderedPageBreak/>
        <w:t xml:space="preserve">Appendix 2 – </w:t>
      </w:r>
      <w:r w:rsidR="007752D8" w:rsidRPr="00855ECF">
        <w:t xml:space="preserve">Procedure and </w:t>
      </w:r>
      <w:r w:rsidR="00691B7E" w:rsidRPr="00855ECF">
        <w:t>e</w:t>
      </w:r>
      <w:r w:rsidRPr="00855ECF">
        <w:t>xample</w:t>
      </w:r>
      <w:r w:rsidR="007752D8" w:rsidRPr="00855ECF">
        <w:t>s</w:t>
      </w:r>
      <w:r w:rsidRPr="00855ECF">
        <w:t xml:space="preserve"> of file</w:t>
      </w:r>
      <w:r w:rsidR="007752D8" w:rsidRPr="00855ECF">
        <w:t>s</w:t>
      </w:r>
      <w:r w:rsidRPr="00855ECF">
        <w:t xml:space="preserve"> for adapting </w:t>
      </w:r>
      <w:r w:rsidR="00046449" w:rsidRPr="00855ECF">
        <w:t xml:space="preserve">the </w:t>
      </w:r>
      <w:r w:rsidRPr="00855ECF">
        <w:t>existing HHM pictures for use in another country</w:t>
      </w:r>
      <w:bookmarkEnd w:id="53"/>
      <w:bookmarkEnd w:id="54"/>
      <w:bookmarkEnd w:id="55"/>
      <w:bookmarkEnd w:id="56"/>
      <w:bookmarkEnd w:id="57"/>
    </w:p>
    <w:p w:rsidR="007752D8" w:rsidRPr="00855ECF" w:rsidRDefault="007752D8" w:rsidP="00D838C2">
      <w:pPr>
        <w:pStyle w:val="PlainText"/>
        <w:rPr>
          <w:rFonts w:ascii="Arial" w:eastAsia="MS Mincho" w:hAnsi="Arial" w:cs="Arial"/>
          <w:sz w:val="22"/>
          <w:szCs w:val="22"/>
        </w:rPr>
      </w:pPr>
    </w:p>
    <w:p w:rsidR="00D838C2" w:rsidRPr="00855ECF" w:rsidRDefault="00D838C2" w:rsidP="00D838C2">
      <w:pPr>
        <w:pStyle w:val="PlainText"/>
        <w:rPr>
          <w:rFonts w:ascii="Arial" w:eastAsia="MS Mincho" w:hAnsi="Arial" w:cs="Arial"/>
          <w:sz w:val="22"/>
          <w:szCs w:val="22"/>
        </w:rPr>
      </w:pPr>
      <w:r w:rsidRPr="00855ECF">
        <w:rPr>
          <w:rFonts w:ascii="Arial" w:eastAsia="MS Mincho" w:hAnsi="Arial" w:cs="Arial"/>
          <w:sz w:val="22"/>
          <w:szCs w:val="22"/>
        </w:rPr>
        <w:t xml:space="preserve">HHM are used to measure volumes that will be transformed into grams by </w:t>
      </w:r>
      <w:r w:rsidR="003C6671">
        <w:rPr>
          <w:rFonts w:ascii="Arial" w:eastAsia="MS Mincho" w:hAnsi="Arial" w:cs="Arial"/>
          <w:sz w:val="22"/>
          <w:szCs w:val="22"/>
        </w:rPr>
        <w:t>GloboDiet</w:t>
      </w:r>
      <w:r w:rsidRPr="00855ECF">
        <w:rPr>
          <w:rFonts w:ascii="Arial" w:eastAsia="MS Mincho" w:hAnsi="Arial" w:cs="Arial"/>
          <w:sz w:val="22"/>
          <w:szCs w:val="22"/>
        </w:rPr>
        <w:t xml:space="preserve"> application using the specific density of a food. These measures include glasses, cups, spoons etc. The recommended procedure </w:t>
      </w:r>
      <w:r w:rsidR="00766B0F" w:rsidRPr="00855ECF">
        <w:rPr>
          <w:rFonts w:ascii="Arial" w:eastAsia="MS Mincho" w:hAnsi="Arial" w:cs="Arial"/>
          <w:sz w:val="22"/>
          <w:szCs w:val="22"/>
        </w:rPr>
        <w:t>is as follows</w:t>
      </w:r>
      <w:r w:rsidRPr="00855ECF">
        <w:rPr>
          <w:rFonts w:ascii="Arial" w:eastAsia="MS Mincho" w:hAnsi="Arial" w:cs="Arial"/>
          <w:sz w:val="22"/>
          <w:szCs w:val="22"/>
        </w:rPr>
        <w:t>:</w:t>
      </w:r>
    </w:p>
    <w:p w:rsidR="007752D8" w:rsidRPr="00855ECF" w:rsidRDefault="007752D8" w:rsidP="00D838C2">
      <w:pPr>
        <w:pStyle w:val="PlainText"/>
        <w:rPr>
          <w:rFonts w:ascii="Arial" w:eastAsia="MS Mincho" w:hAnsi="Arial" w:cs="Arial"/>
          <w:sz w:val="22"/>
          <w:szCs w:val="22"/>
          <w:lang w:val="en-GB"/>
        </w:rPr>
      </w:pPr>
    </w:p>
    <w:p w:rsidR="00D838C2" w:rsidRPr="00855ECF" w:rsidRDefault="00766B0F" w:rsidP="00D838C2">
      <w:pPr>
        <w:pStyle w:val="PlainText"/>
        <w:numPr>
          <w:ilvl w:val="0"/>
          <w:numId w:val="31"/>
        </w:numPr>
        <w:rPr>
          <w:rFonts w:ascii="Arial" w:eastAsia="MS Mincho" w:hAnsi="Arial" w:cs="Arial"/>
          <w:sz w:val="22"/>
          <w:szCs w:val="22"/>
          <w:lang w:val="en-GB"/>
        </w:rPr>
      </w:pPr>
      <w:r w:rsidRPr="00855ECF">
        <w:rPr>
          <w:rFonts w:ascii="Arial" w:eastAsia="MS Mincho" w:hAnsi="Arial" w:cs="Arial"/>
          <w:sz w:val="22"/>
          <w:szCs w:val="22"/>
          <w:lang w:val="en-GB"/>
        </w:rPr>
        <w:t>L</w:t>
      </w:r>
      <w:r w:rsidR="00D838C2" w:rsidRPr="00855ECF">
        <w:rPr>
          <w:rFonts w:ascii="Arial" w:eastAsia="MS Mincho" w:hAnsi="Arial" w:cs="Arial"/>
          <w:sz w:val="22"/>
          <w:szCs w:val="22"/>
          <w:lang w:val="en-GB"/>
        </w:rPr>
        <w:t xml:space="preserve">ist </w:t>
      </w:r>
      <w:r w:rsidR="00D838C2" w:rsidRPr="00855ECF">
        <w:rPr>
          <w:rFonts w:ascii="Arial" w:eastAsia="MS Mincho" w:hAnsi="Arial" w:cs="Arial"/>
          <w:b/>
          <w:sz w:val="22"/>
          <w:szCs w:val="22"/>
          <w:u w:val="single"/>
          <w:lang w:val="en-GB"/>
        </w:rPr>
        <w:t>all</w:t>
      </w:r>
      <w:r w:rsidR="00D838C2" w:rsidRPr="00855ECF">
        <w:rPr>
          <w:rFonts w:ascii="Arial" w:eastAsia="MS Mincho" w:hAnsi="Arial" w:cs="Arial"/>
          <w:sz w:val="22"/>
          <w:szCs w:val="22"/>
          <w:lang w:val="en-GB"/>
        </w:rPr>
        <w:t xml:space="preserve"> the household measures (associated with volume) that will be needed in your local survey (e.g. serving spoons, bowls, </w:t>
      </w:r>
      <w:proofErr w:type="gramStart"/>
      <w:r w:rsidR="00D838C2" w:rsidRPr="00855ECF">
        <w:rPr>
          <w:rFonts w:ascii="Arial" w:eastAsia="MS Mincho" w:hAnsi="Arial" w:cs="Arial"/>
          <w:sz w:val="22"/>
          <w:szCs w:val="22"/>
          <w:lang w:val="en-GB"/>
        </w:rPr>
        <w:t>glasses</w:t>
      </w:r>
      <w:proofErr w:type="gramEnd"/>
      <w:r w:rsidR="00D838C2" w:rsidRPr="00855ECF">
        <w:rPr>
          <w:rFonts w:ascii="Arial" w:eastAsia="MS Mincho" w:hAnsi="Arial" w:cs="Arial"/>
          <w:sz w:val="22"/>
          <w:szCs w:val="22"/>
          <w:lang w:val="en-GB"/>
        </w:rPr>
        <w:t xml:space="preserve">) and should be available in your local version of </w:t>
      </w:r>
      <w:r w:rsidR="003C6671">
        <w:rPr>
          <w:rFonts w:ascii="Arial" w:eastAsia="MS Mincho" w:hAnsi="Arial" w:cs="Arial"/>
          <w:sz w:val="22"/>
          <w:szCs w:val="22"/>
          <w:lang w:val="en-GB"/>
        </w:rPr>
        <w:t>GloboDiet</w:t>
      </w:r>
      <w:r w:rsidR="00D838C2" w:rsidRPr="00855ECF">
        <w:rPr>
          <w:rFonts w:ascii="Arial" w:eastAsia="MS Mincho" w:hAnsi="Arial" w:cs="Arial"/>
          <w:sz w:val="22"/>
          <w:szCs w:val="22"/>
          <w:lang w:val="en-GB"/>
        </w:rPr>
        <w:t xml:space="preserve"> (Column 1 from the left, in the </w:t>
      </w:r>
      <w:r w:rsidR="00932AC0" w:rsidRPr="00A94734">
        <w:rPr>
          <w:rFonts w:ascii="Arial" w:eastAsia="MS Mincho" w:hAnsi="Arial" w:cs="Arial"/>
          <w:b/>
          <w:sz w:val="22"/>
          <w:szCs w:val="22"/>
          <w:lang w:val="en-GB"/>
        </w:rPr>
        <w:t>Table 1</w:t>
      </w:r>
      <w:r w:rsidR="00D838C2" w:rsidRPr="00855ECF">
        <w:rPr>
          <w:rFonts w:ascii="Arial" w:eastAsia="MS Mincho" w:hAnsi="Arial" w:cs="Arial"/>
          <w:sz w:val="22"/>
          <w:szCs w:val="22"/>
          <w:lang w:val="en-GB"/>
        </w:rPr>
        <w:t xml:space="preserve"> below).  The name of the HHM should be in your local language. </w:t>
      </w:r>
    </w:p>
    <w:p w:rsidR="00D838C2" w:rsidRPr="00855ECF" w:rsidRDefault="00D838C2" w:rsidP="00D838C2">
      <w:pPr>
        <w:pStyle w:val="PlainText"/>
        <w:numPr>
          <w:ilvl w:val="0"/>
          <w:numId w:val="31"/>
        </w:numPr>
        <w:rPr>
          <w:rFonts w:ascii="Arial" w:eastAsia="MS Mincho" w:hAnsi="Arial" w:cs="Arial"/>
          <w:sz w:val="22"/>
          <w:szCs w:val="22"/>
          <w:lang w:val="en-GB"/>
        </w:rPr>
      </w:pPr>
      <w:r w:rsidRPr="00855ECF">
        <w:rPr>
          <w:rFonts w:ascii="Arial" w:eastAsia="MS Mincho" w:hAnsi="Arial" w:cs="Arial"/>
          <w:sz w:val="22"/>
          <w:szCs w:val="22"/>
          <w:lang w:val="en-GB"/>
        </w:rPr>
        <w:t>Provide the English name for your HHM (Column 2</w:t>
      </w:r>
      <w:r w:rsidR="00932AC0" w:rsidRPr="00855ECF">
        <w:rPr>
          <w:rFonts w:ascii="Arial" w:eastAsia="MS Mincho" w:hAnsi="Arial" w:cs="Arial"/>
          <w:sz w:val="22"/>
          <w:szCs w:val="22"/>
          <w:lang w:val="en-GB"/>
        </w:rPr>
        <w:t xml:space="preserve"> of </w:t>
      </w:r>
      <w:r w:rsidR="00932AC0" w:rsidRPr="00A94734">
        <w:rPr>
          <w:rFonts w:ascii="Arial" w:eastAsia="MS Mincho" w:hAnsi="Arial" w:cs="Arial"/>
          <w:b/>
          <w:sz w:val="22"/>
          <w:szCs w:val="22"/>
          <w:lang w:val="en-GB"/>
        </w:rPr>
        <w:t>Table 1</w:t>
      </w:r>
      <w:r w:rsidRPr="00855ECF">
        <w:rPr>
          <w:rFonts w:ascii="Arial" w:eastAsia="MS Mincho" w:hAnsi="Arial" w:cs="Arial"/>
          <w:sz w:val="22"/>
          <w:szCs w:val="22"/>
          <w:lang w:val="en-GB"/>
        </w:rPr>
        <w:t>)</w:t>
      </w:r>
    </w:p>
    <w:p w:rsidR="00D838C2" w:rsidRPr="00855ECF" w:rsidRDefault="00D838C2" w:rsidP="00D838C2">
      <w:pPr>
        <w:pStyle w:val="PlainText"/>
        <w:numPr>
          <w:ilvl w:val="0"/>
          <w:numId w:val="31"/>
        </w:numPr>
        <w:rPr>
          <w:rFonts w:ascii="Arial" w:eastAsia="MS Mincho" w:hAnsi="Arial" w:cs="Arial"/>
          <w:sz w:val="22"/>
          <w:szCs w:val="22"/>
          <w:lang w:val="en-GB"/>
        </w:rPr>
      </w:pPr>
      <w:r w:rsidRPr="00855ECF">
        <w:rPr>
          <w:rFonts w:ascii="Arial" w:eastAsia="MS Mincho" w:hAnsi="Arial" w:cs="Arial"/>
          <w:sz w:val="22"/>
          <w:szCs w:val="22"/>
          <w:lang w:val="en-GB"/>
        </w:rPr>
        <w:t>Provide the total volume, to the rim of the HHM, as found in your country (Column 3</w:t>
      </w:r>
      <w:r w:rsidR="00932AC0" w:rsidRPr="00855ECF">
        <w:rPr>
          <w:rFonts w:ascii="Arial" w:eastAsia="MS Mincho" w:hAnsi="Arial" w:cs="Arial"/>
          <w:sz w:val="22"/>
          <w:szCs w:val="22"/>
          <w:lang w:val="en-GB"/>
        </w:rPr>
        <w:t xml:space="preserve"> of </w:t>
      </w:r>
      <w:r w:rsidR="00932AC0" w:rsidRPr="00A94734">
        <w:rPr>
          <w:rFonts w:ascii="Arial" w:eastAsia="MS Mincho" w:hAnsi="Arial" w:cs="Arial"/>
          <w:b/>
          <w:sz w:val="22"/>
          <w:szCs w:val="22"/>
          <w:lang w:val="en-GB"/>
        </w:rPr>
        <w:t>Table 1</w:t>
      </w:r>
      <w:r w:rsidRPr="00855ECF">
        <w:rPr>
          <w:rFonts w:ascii="Arial" w:eastAsia="MS Mincho" w:hAnsi="Arial" w:cs="Arial"/>
          <w:sz w:val="22"/>
          <w:szCs w:val="22"/>
          <w:lang w:val="en-GB"/>
        </w:rPr>
        <w:t>).</w:t>
      </w:r>
    </w:p>
    <w:p w:rsidR="00D838C2" w:rsidRPr="00855ECF" w:rsidRDefault="00D838C2" w:rsidP="00D838C2">
      <w:pPr>
        <w:pStyle w:val="PlainText"/>
        <w:numPr>
          <w:ilvl w:val="0"/>
          <w:numId w:val="31"/>
        </w:numPr>
        <w:rPr>
          <w:rFonts w:ascii="Arial" w:eastAsia="MS Mincho" w:hAnsi="Arial" w:cs="Arial"/>
          <w:sz w:val="22"/>
          <w:szCs w:val="22"/>
          <w:lang w:val="en-GB"/>
        </w:rPr>
      </w:pPr>
      <w:r w:rsidRPr="00855ECF">
        <w:rPr>
          <w:rFonts w:ascii="Arial" w:eastAsia="MS Mincho" w:hAnsi="Arial" w:cs="Arial"/>
          <w:sz w:val="22"/>
          <w:szCs w:val="22"/>
          <w:lang w:val="en-GB"/>
        </w:rPr>
        <w:t xml:space="preserve">For each of the pictures listed in your HHM list (Column 1), decide whether you wish to have a picture of it to aid the interviewees </w:t>
      </w:r>
      <w:r w:rsidR="00691B7E" w:rsidRPr="00855ECF">
        <w:rPr>
          <w:rFonts w:ascii="Arial" w:eastAsia="MS Mincho" w:hAnsi="Arial" w:cs="Arial"/>
          <w:sz w:val="22"/>
          <w:szCs w:val="22"/>
          <w:lang w:val="en-GB"/>
        </w:rPr>
        <w:t>in identifying</w:t>
      </w:r>
      <w:r w:rsidRPr="00855ECF">
        <w:rPr>
          <w:rFonts w:ascii="Arial" w:eastAsia="MS Mincho" w:hAnsi="Arial" w:cs="Arial"/>
          <w:sz w:val="22"/>
          <w:szCs w:val="22"/>
          <w:lang w:val="en-GB"/>
        </w:rPr>
        <w:t xml:space="preserve"> the correct HHM</w:t>
      </w:r>
      <w:r w:rsidR="00766B0F" w:rsidRPr="00855ECF">
        <w:rPr>
          <w:rFonts w:ascii="Arial" w:eastAsia="MS Mincho" w:hAnsi="Arial" w:cs="Arial"/>
          <w:sz w:val="22"/>
          <w:szCs w:val="22"/>
          <w:lang w:val="en-GB"/>
        </w:rPr>
        <w:t xml:space="preserve">. </w:t>
      </w:r>
      <w:r w:rsidR="00691B7E" w:rsidRPr="00855ECF">
        <w:rPr>
          <w:rFonts w:ascii="Arial" w:eastAsia="MS Mincho" w:hAnsi="Arial" w:cs="Arial"/>
          <w:sz w:val="22"/>
          <w:szCs w:val="22"/>
          <w:lang w:val="en-GB"/>
        </w:rPr>
        <w:t>Indicate</w:t>
      </w:r>
      <w:r w:rsidR="00A94734">
        <w:rPr>
          <w:rFonts w:ascii="Arial" w:eastAsia="MS Mincho" w:hAnsi="Arial" w:cs="Arial"/>
          <w:sz w:val="22"/>
          <w:szCs w:val="22"/>
          <w:lang w:val="en-GB"/>
        </w:rPr>
        <w:t xml:space="preserve"> this in Column 4 of </w:t>
      </w:r>
      <w:r w:rsidR="00A94734" w:rsidRPr="00A94734">
        <w:rPr>
          <w:rFonts w:ascii="Arial" w:eastAsia="MS Mincho" w:hAnsi="Arial" w:cs="Arial"/>
          <w:b/>
          <w:sz w:val="22"/>
          <w:szCs w:val="22"/>
          <w:lang w:val="en-GB"/>
        </w:rPr>
        <w:t>T</w:t>
      </w:r>
      <w:r w:rsidR="00766B0F" w:rsidRPr="00A94734">
        <w:rPr>
          <w:rFonts w:ascii="Arial" w:eastAsia="MS Mincho" w:hAnsi="Arial" w:cs="Arial"/>
          <w:b/>
          <w:sz w:val="22"/>
          <w:szCs w:val="22"/>
          <w:lang w:val="en-GB"/>
        </w:rPr>
        <w:t>able</w:t>
      </w:r>
      <w:r w:rsidR="00932AC0" w:rsidRPr="00A94734">
        <w:rPr>
          <w:rFonts w:ascii="Arial" w:eastAsia="MS Mincho" w:hAnsi="Arial" w:cs="Arial"/>
          <w:b/>
          <w:sz w:val="22"/>
          <w:szCs w:val="22"/>
          <w:lang w:val="en-GB"/>
        </w:rPr>
        <w:t xml:space="preserve"> 1</w:t>
      </w:r>
      <w:r w:rsidR="00766B0F" w:rsidRPr="00855ECF">
        <w:rPr>
          <w:rFonts w:ascii="Arial" w:eastAsia="MS Mincho" w:hAnsi="Arial" w:cs="Arial"/>
          <w:sz w:val="22"/>
          <w:szCs w:val="22"/>
          <w:lang w:val="en-GB"/>
        </w:rPr>
        <w:t xml:space="preserve">. Note that it is not necessary to photograph all the household measures available in a country/region. Pictures are not needed particularly for those HHM that </w:t>
      </w:r>
      <w:proofErr w:type="gramStart"/>
      <w:r w:rsidR="00766B0F" w:rsidRPr="00855ECF">
        <w:rPr>
          <w:rFonts w:ascii="Arial" w:eastAsia="MS Mincho" w:hAnsi="Arial" w:cs="Arial"/>
          <w:sz w:val="22"/>
          <w:szCs w:val="22"/>
          <w:lang w:val="en-GB"/>
        </w:rPr>
        <w:t>are</w:t>
      </w:r>
      <w:proofErr w:type="gramEnd"/>
      <w:r w:rsidR="00766B0F" w:rsidRPr="00855ECF">
        <w:rPr>
          <w:rFonts w:ascii="Arial" w:eastAsia="MS Mincho" w:hAnsi="Arial" w:cs="Arial"/>
          <w:sz w:val="22"/>
          <w:szCs w:val="22"/>
          <w:lang w:val="en-GB"/>
        </w:rPr>
        <w:t xml:space="preserve"> quite common/standard thus vary little within a country/region (e.g. ladles, spoons, plastic or cardboard cups).</w:t>
      </w:r>
    </w:p>
    <w:p w:rsidR="00766B0F" w:rsidRPr="00855ECF" w:rsidRDefault="00766B0F" w:rsidP="00D838C2">
      <w:pPr>
        <w:pStyle w:val="PlainText"/>
        <w:numPr>
          <w:ilvl w:val="0"/>
          <w:numId w:val="31"/>
        </w:numPr>
        <w:rPr>
          <w:rFonts w:ascii="Arial" w:eastAsia="MS Mincho" w:hAnsi="Arial" w:cs="Arial"/>
          <w:sz w:val="22"/>
          <w:szCs w:val="22"/>
          <w:lang w:val="en-GB"/>
        </w:rPr>
      </w:pPr>
      <w:r w:rsidRPr="00855ECF">
        <w:rPr>
          <w:rFonts w:ascii="Arial" w:eastAsia="MS Mincho" w:hAnsi="Arial" w:cs="Arial"/>
          <w:sz w:val="22"/>
          <w:szCs w:val="22"/>
          <w:lang w:val="en-GB"/>
        </w:rPr>
        <w:t xml:space="preserve">For those HHM where a picture would be needed, search through the </w:t>
      </w:r>
      <w:r w:rsidR="003C6671">
        <w:rPr>
          <w:rFonts w:ascii="Arial" w:eastAsia="MS Mincho" w:hAnsi="Arial" w:cs="Arial"/>
          <w:sz w:val="22"/>
          <w:szCs w:val="22"/>
          <w:lang w:val="en-GB"/>
        </w:rPr>
        <w:t>GloboDiet</w:t>
      </w:r>
      <w:r w:rsidRPr="00855ECF">
        <w:rPr>
          <w:rFonts w:ascii="Arial" w:eastAsia="MS Mincho" w:hAnsi="Arial" w:cs="Arial"/>
          <w:sz w:val="22"/>
          <w:szCs w:val="22"/>
          <w:lang w:val="en-GB"/>
        </w:rPr>
        <w:t xml:space="preserve"> library to see if one of similar shape may already be available from another country / project. Note that, if the shape of the existent HHM is overall suitable, the total volume can be </w:t>
      </w:r>
      <w:r w:rsidR="007752D8" w:rsidRPr="00855ECF">
        <w:rPr>
          <w:rFonts w:ascii="Arial" w:eastAsia="MS Mincho" w:hAnsi="Arial" w:cs="Arial"/>
          <w:sz w:val="22"/>
          <w:szCs w:val="22"/>
          <w:lang w:val="en-GB"/>
        </w:rPr>
        <w:t>adapted. If</w:t>
      </w:r>
      <w:r w:rsidRPr="00855ECF">
        <w:rPr>
          <w:rFonts w:ascii="Arial" w:eastAsia="MS Mincho" w:hAnsi="Arial" w:cs="Arial"/>
          <w:sz w:val="22"/>
          <w:szCs w:val="22"/>
          <w:lang w:val="en-GB"/>
        </w:rPr>
        <w:t xml:space="preserve"> a suitable picture/photo is available, provide the code of a HHM from the </w:t>
      </w:r>
      <w:r w:rsidR="003C6671">
        <w:rPr>
          <w:rFonts w:ascii="Arial" w:eastAsia="MS Mincho" w:hAnsi="Arial" w:cs="Arial"/>
          <w:sz w:val="22"/>
          <w:szCs w:val="22"/>
          <w:lang w:val="en-GB"/>
        </w:rPr>
        <w:t>GloboDiet</w:t>
      </w:r>
      <w:r w:rsidRPr="00855ECF">
        <w:rPr>
          <w:rFonts w:ascii="Arial" w:eastAsia="MS Mincho" w:hAnsi="Arial" w:cs="Arial"/>
          <w:sz w:val="22"/>
          <w:szCs w:val="22"/>
          <w:lang w:val="en-GB"/>
        </w:rPr>
        <w:t xml:space="preserve"> picture and the original HHM name as it appears in the </w:t>
      </w:r>
      <w:r w:rsidR="003C6671">
        <w:rPr>
          <w:rFonts w:ascii="Arial" w:eastAsia="MS Mincho" w:hAnsi="Arial" w:cs="Arial"/>
          <w:sz w:val="22"/>
          <w:szCs w:val="22"/>
          <w:lang w:val="en-GB"/>
        </w:rPr>
        <w:t>GloboDiet</w:t>
      </w:r>
      <w:r w:rsidRPr="00855ECF">
        <w:rPr>
          <w:rFonts w:ascii="Arial" w:eastAsia="MS Mincho" w:hAnsi="Arial" w:cs="Arial"/>
          <w:sz w:val="22"/>
          <w:szCs w:val="22"/>
          <w:lang w:val="en-GB"/>
        </w:rPr>
        <w:t xml:space="preserve"> picture booklet of that country in Columns 5 and 6, respectively. </w:t>
      </w:r>
    </w:p>
    <w:p w:rsidR="00766B0F" w:rsidRPr="00855ECF" w:rsidRDefault="00766B0F" w:rsidP="00D838C2">
      <w:pPr>
        <w:pStyle w:val="PlainText"/>
        <w:numPr>
          <w:ilvl w:val="0"/>
          <w:numId w:val="31"/>
        </w:numPr>
        <w:rPr>
          <w:rFonts w:ascii="Arial" w:eastAsia="MS Mincho" w:hAnsi="Arial" w:cs="Arial"/>
          <w:sz w:val="22"/>
          <w:szCs w:val="22"/>
          <w:lang w:val="en-GB"/>
        </w:rPr>
      </w:pPr>
      <w:r w:rsidRPr="00855ECF">
        <w:rPr>
          <w:rFonts w:ascii="Arial" w:eastAsia="MS Mincho" w:hAnsi="Arial" w:cs="Arial"/>
          <w:sz w:val="22"/>
          <w:szCs w:val="22"/>
          <w:lang w:val="en-GB"/>
        </w:rPr>
        <w:t xml:space="preserve">Provide this file to IARC for approval. For HHM where pictures have been selected from the </w:t>
      </w:r>
      <w:r w:rsidR="003C6671">
        <w:rPr>
          <w:rFonts w:ascii="Arial" w:eastAsia="MS Mincho" w:hAnsi="Arial" w:cs="Arial"/>
          <w:sz w:val="22"/>
          <w:szCs w:val="22"/>
          <w:lang w:val="en-GB"/>
        </w:rPr>
        <w:t>GloboDiet</w:t>
      </w:r>
      <w:r w:rsidRPr="00855ECF">
        <w:rPr>
          <w:rFonts w:ascii="Arial" w:eastAsia="MS Mincho" w:hAnsi="Arial" w:cs="Arial"/>
          <w:sz w:val="22"/>
          <w:szCs w:val="22"/>
          <w:lang w:val="en-GB"/>
        </w:rPr>
        <w:t xml:space="preserve"> picture booklets, IARC will check to see if the </w:t>
      </w:r>
      <w:r w:rsidR="002C385A" w:rsidRPr="002C385A">
        <w:rPr>
          <w:rFonts w:ascii="Arial" w:eastAsia="MS Mincho" w:hAnsi="Arial" w:cs="Arial"/>
          <w:i/>
          <w:sz w:val="22"/>
          <w:szCs w:val="22"/>
          <w:lang w:val="en-GB"/>
        </w:rPr>
        <w:t>original</w:t>
      </w:r>
      <w:r w:rsidR="002C385A">
        <w:rPr>
          <w:rFonts w:ascii="Arial" w:eastAsia="MS Mincho" w:hAnsi="Arial" w:cs="Arial"/>
          <w:sz w:val="22"/>
          <w:szCs w:val="22"/>
          <w:lang w:val="en-GB"/>
        </w:rPr>
        <w:t xml:space="preserve"> and the </w:t>
      </w:r>
      <w:r w:rsidR="002C385A" w:rsidRPr="002C385A">
        <w:rPr>
          <w:rFonts w:ascii="Arial" w:eastAsia="MS Mincho" w:hAnsi="Arial" w:cs="Arial"/>
          <w:i/>
          <w:sz w:val="22"/>
          <w:szCs w:val="22"/>
          <w:lang w:val="en-GB"/>
        </w:rPr>
        <w:t>country-specific</w:t>
      </w:r>
      <w:r w:rsidR="002C385A">
        <w:rPr>
          <w:rFonts w:ascii="Arial" w:eastAsia="MS Mincho" w:hAnsi="Arial" w:cs="Arial"/>
          <w:sz w:val="22"/>
          <w:szCs w:val="22"/>
          <w:lang w:val="en-GB"/>
        </w:rPr>
        <w:t xml:space="preserve"> </w:t>
      </w:r>
      <w:r w:rsidRPr="00855ECF">
        <w:rPr>
          <w:rFonts w:ascii="Arial" w:eastAsia="MS Mincho" w:hAnsi="Arial" w:cs="Arial"/>
          <w:sz w:val="22"/>
          <w:szCs w:val="22"/>
          <w:lang w:val="en-GB"/>
        </w:rPr>
        <w:t>volumes</w:t>
      </w:r>
      <w:r w:rsidR="00912932" w:rsidRPr="00855ECF">
        <w:rPr>
          <w:rFonts w:ascii="Arial" w:eastAsia="MS Mincho" w:hAnsi="Arial" w:cs="Arial"/>
          <w:sz w:val="22"/>
          <w:szCs w:val="22"/>
          <w:lang w:val="en-GB"/>
        </w:rPr>
        <w:t xml:space="preserve"> and dimensions of the HHM</w:t>
      </w:r>
      <w:r w:rsidRPr="00855ECF">
        <w:rPr>
          <w:rFonts w:ascii="Arial" w:eastAsia="MS Mincho" w:hAnsi="Arial" w:cs="Arial"/>
          <w:sz w:val="22"/>
          <w:szCs w:val="22"/>
          <w:lang w:val="en-GB"/>
        </w:rPr>
        <w:t xml:space="preserve"> are </w:t>
      </w:r>
      <w:r w:rsidR="00912932" w:rsidRPr="00855ECF">
        <w:rPr>
          <w:rFonts w:ascii="Arial" w:eastAsia="MS Mincho" w:hAnsi="Arial" w:cs="Arial"/>
          <w:sz w:val="22"/>
          <w:szCs w:val="22"/>
          <w:lang w:val="en-GB"/>
        </w:rPr>
        <w:t>comparable</w:t>
      </w:r>
      <w:r w:rsidRPr="00855ECF">
        <w:rPr>
          <w:rFonts w:ascii="Arial" w:eastAsia="MS Mincho" w:hAnsi="Arial" w:cs="Arial"/>
          <w:sz w:val="22"/>
          <w:szCs w:val="22"/>
          <w:lang w:val="en-GB"/>
        </w:rPr>
        <w:t xml:space="preserve">. If not, they will have to be adapted and the </w:t>
      </w:r>
      <w:r w:rsidR="00912932" w:rsidRPr="00855ECF">
        <w:rPr>
          <w:rFonts w:ascii="Arial" w:eastAsia="MS Mincho" w:hAnsi="Arial" w:cs="Arial"/>
          <w:sz w:val="22"/>
          <w:szCs w:val="22"/>
          <w:lang w:val="en-GB"/>
        </w:rPr>
        <w:t>local team will need to provide new dimensions for their HHM of different volumes</w:t>
      </w:r>
      <w:r w:rsidRPr="00855ECF">
        <w:rPr>
          <w:rFonts w:ascii="Arial" w:eastAsia="MS Mincho" w:hAnsi="Arial" w:cs="Arial"/>
          <w:sz w:val="22"/>
          <w:szCs w:val="22"/>
          <w:lang w:val="en-GB"/>
        </w:rPr>
        <w:t>.</w:t>
      </w:r>
      <w:r w:rsidR="00A94734">
        <w:rPr>
          <w:rFonts w:ascii="Arial" w:eastAsia="MS Mincho" w:hAnsi="Arial" w:cs="Arial"/>
          <w:sz w:val="22"/>
          <w:szCs w:val="22"/>
          <w:lang w:val="en-GB"/>
        </w:rPr>
        <w:t xml:space="preserve"> See </w:t>
      </w:r>
      <w:r w:rsidR="00A94734" w:rsidRPr="00A94734">
        <w:rPr>
          <w:rFonts w:ascii="Arial" w:eastAsia="MS Mincho" w:hAnsi="Arial" w:cs="Arial"/>
          <w:b/>
          <w:sz w:val="22"/>
          <w:szCs w:val="22"/>
          <w:lang w:val="en-GB"/>
        </w:rPr>
        <w:t>T</w:t>
      </w:r>
      <w:r w:rsidR="00912932" w:rsidRPr="00A94734">
        <w:rPr>
          <w:rFonts w:ascii="Arial" w:eastAsia="MS Mincho" w:hAnsi="Arial" w:cs="Arial"/>
          <w:b/>
          <w:sz w:val="22"/>
          <w:szCs w:val="22"/>
          <w:lang w:val="en-GB"/>
        </w:rPr>
        <w:t>able 2</w:t>
      </w:r>
      <w:r w:rsidR="00912932" w:rsidRPr="00855ECF">
        <w:rPr>
          <w:rFonts w:ascii="Arial" w:eastAsia="MS Mincho" w:hAnsi="Arial" w:cs="Arial"/>
          <w:sz w:val="22"/>
          <w:szCs w:val="22"/>
          <w:lang w:val="en-GB"/>
        </w:rPr>
        <w:t xml:space="preserve"> below for an example of how two HHM pictures were adapted for country </w:t>
      </w:r>
      <w:r w:rsidR="00912932" w:rsidRPr="00855ECF">
        <w:rPr>
          <w:rFonts w:ascii="Arial" w:eastAsia="MS Mincho" w:hAnsi="Arial" w:cs="Arial"/>
          <w:sz w:val="22"/>
          <w:szCs w:val="22"/>
        </w:rPr>
        <w:t xml:space="preserve">‘X’ from the existing HHM originally used in France and the UK.  </w:t>
      </w:r>
    </w:p>
    <w:p w:rsidR="00912932" w:rsidRPr="00855ECF" w:rsidRDefault="00912932" w:rsidP="00912932">
      <w:pPr>
        <w:pStyle w:val="PlainText"/>
        <w:numPr>
          <w:ilvl w:val="0"/>
          <w:numId w:val="31"/>
        </w:numPr>
        <w:rPr>
          <w:rFonts w:ascii="Arial" w:eastAsia="MS Mincho" w:hAnsi="Arial" w:cs="Arial"/>
          <w:sz w:val="22"/>
          <w:szCs w:val="22"/>
        </w:rPr>
      </w:pPr>
      <w:r w:rsidRPr="00855ECF">
        <w:rPr>
          <w:rFonts w:ascii="Arial" w:eastAsia="MS Mincho" w:hAnsi="Arial" w:cs="Arial"/>
          <w:sz w:val="22"/>
          <w:szCs w:val="22"/>
        </w:rPr>
        <w:t xml:space="preserve">For those HHM </w:t>
      </w:r>
      <w:r w:rsidR="00932AC0" w:rsidRPr="00855ECF">
        <w:rPr>
          <w:rFonts w:ascii="Arial" w:eastAsia="MS Mincho" w:hAnsi="Arial" w:cs="Arial"/>
          <w:sz w:val="22"/>
          <w:szCs w:val="22"/>
        </w:rPr>
        <w:t>needing</w:t>
      </w:r>
      <w:r w:rsidRPr="00855ECF">
        <w:rPr>
          <w:rFonts w:ascii="Arial" w:eastAsia="MS Mincho" w:hAnsi="Arial" w:cs="Arial"/>
          <w:sz w:val="22"/>
          <w:szCs w:val="22"/>
        </w:rPr>
        <w:t xml:space="preserve"> a photo to aid during the interview but no suitable photo could be found in the </w:t>
      </w:r>
      <w:r w:rsidR="003C6671">
        <w:rPr>
          <w:rFonts w:ascii="Arial" w:eastAsia="MS Mincho" w:hAnsi="Arial" w:cs="Arial"/>
          <w:sz w:val="22"/>
          <w:szCs w:val="22"/>
        </w:rPr>
        <w:t>GloboDiet</w:t>
      </w:r>
      <w:r w:rsidRPr="00855ECF">
        <w:rPr>
          <w:rFonts w:ascii="Arial" w:eastAsia="MS Mincho" w:hAnsi="Arial" w:cs="Arial"/>
          <w:sz w:val="22"/>
          <w:szCs w:val="22"/>
        </w:rPr>
        <w:t xml:space="preserve"> picture library, new photos will need to be </w:t>
      </w:r>
      <w:r w:rsidR="00932AC0" w:rsidRPr="00855ECF">
        <w:rPr>
          <w:rFonts w:ascii="Arial" w:eastAsia="MS Mincho" w:hAnsi="Arial" w:cs="Arial"/>
          <w:sz w:val="22"/>
          <w:szCs w:val="22"/>
        </w:rPr>
        <w:t>prepared for them</w:t>
      </w:r>
      <w:r w:rsidRPr="00855ECF">
        <w:rPr>
          <w:rFonts w:ascii="Arial" w:eastAsia="MS Mincho" w:hAnsi="Arial" w:cs="Arial"/>
          <w:sz w:val="22"/>
          <w:szCs w:val="22"/>
        </w:rPr>
        <w:t xml:space="preserve">. In such case, follow the procedure in Section </w:t>
      </w:r>
      <w:r w:rsidR="007752D8" w:rsidRPr="00855ECF">
        <w:rPr>
          <w:rFonts w:ascii="Arial" w:eastAsia="MS Mincho" w:hAnsi="Arial" w:cs="Arial"/>
          <w:sz w:val="22"/>
          <w:szCs w:val="22"/>
        </w:rPr>
        <w:t>3 “</w:t>
      </w:r>
      <w:r w:rsidRPr="00855ECF">
        <w:rPr>
          <w:rFonts w:ascii="Arial" w:eastAsia="MS Mincho" w:hAnsi="Arial" w:cs="Arial"/>
          <w:sz w:val="22"/>
          <w:szCs w:val="22"/>
        </w:rPr>
        <w:t>Guidelines to prepare household measures (HHM)” at the beginning of this document</w:t>
      </w:r>
      <w:r w:rsidR="00932AC0" w:rsidRPr="00855ECF">
        <w:rPr>
          <w:rFonts w:ascii="Arial" w:eastAsia="MS Mincho" w:hAnsi="Arial" w:cs="Arial"/>
          <w:sz w:val="22"/>
          <w:szCs w:val="22"/>
        </w:rPr>
        <w:t xml:space="preserve"> on how to prepare new photos</w:t>
      </w:r>
      <w:r w:rsidRPr="00855ECF">
        <w:rPr>
          <w:rFonts w:ascii="Arial" w:eastAsia="MS Mincho" w:hAnsi="Arial" w:cs="Arial"/>
          <w:sz w:val="22"/>
          <w:szCs w:val="22"/>
        </w:rPr>
        <w:t>.</w:t>
      </w:r>
    </w:p>
    <w:p w:rsidR="00C6691E" w:rsidRDefault="00C6691E" w:rsidP="00932AC0">
      <w:pPr>
        <w:pStyle w:val="PlainText"/>
        <w:rPr>
          <w:rFonts w:ascii="Arial" w:eastAsia="MS Mincho" w:hAnsi="Arial" w:cs="Arial"/>
          <w:lang w:val="en-GB"/>
        </w:rPr>
      </w:pPr>
    </w:p>
    <w:p w:rsidR="00C6691E" w:rsidRDefault="00C6691E" w:rsidP="00932AC0">
      <w:pPr>
        <w:pStyle w:val="PlainText"/>
        <w:rPr>
          <w:rFonts w:ascii="Arial" w:eastAsia="MS Mincho" w:hAnsi="Arial" w:cs="Arial"/>
          <w:lang w:val="en-GB"/>
        </w:rPr>
      </w:pPr>
    </w:p>
    <w:p w:rsidR="00C6691E" w:rsidRDefault="00C6691E" w:rsidP="00932AC0">
      <w:pPr>
        <w:pStyle w:val="PlainText"/>
        <w:rPr>
          <w:rFonts w:ascii="Arial" w:eastAsia="MS Mincho" w:hAnsi="Arial" w:cs="Arial"/>
          <w:lang w:val="en-GB"/>
        </w:rPr>
      </w:pPr>
    </w:p>
    <w:p w:rsidR="00C6691E" w:rsidRDefault="00C6691E" w:rsidP="00932AC0">
      <w:pPr>
        <w:pStyle w:val="PlainText"/>
        <w:rPr>
          <w:rFonts w:ascii="Arial" w:eastAsia="MS Mincho" w:hAnsi="Arial" w:cs="Arial"/>
          <w:lang w:val="en-GB"/>
        </w:rPr>
      </w:pPr>
    </w:p>
    <w:p w:rsidR="00C6691E" w:rsidRDefault="00C6691E" w:rsidP="00932AC0">
      <w:pPr>
        <w:pStyle w:val="PlainText"/>
        <w:rPr>
          <w:rFonts w:ascii="Arial" w:eastAsia="MS Mincho" w:hAnsi="Arial" w:cs="Arial"/>
          <w:lang w:val="en-GB"/>
        </w:rPr>
        <w:sectPr w:rsidR="00C6691E" w:rsidSect="00C6691E">
          <w:pgSz w:w="11906" w:h="16838"/>
          <w:pgMar w:top="1440" w:right="1440" w:bottom="1440" w:left="1440" w:header="708" w:footer="708" w:gutter="0"/>
          <w:cols w:space="708"/>
          <w:titlePg/>
          <w:docGrid w:linePitch="360"/>
        </w:sectPr>
      </w:pPr>
    </w:p>
    <w:p w:rsidR="00932AC0" w:rsidRPr="00855ECF" w:rsidRDefault="00932AC0" w:rsidP="00932AC0">
      <w:pPr>
        <w:pStyle w:val="PlainText"/>
        <w:rPr>
          <w:rFonts w:ascii="Arial" w:eastAsia="MS Mincho" w:hAnsi="Arial" w:cs="Arial"/>
          <w:lang w:val="en-GB"/>
        </w:rPr>
      </w:pPr>
      <w:r w:rsidRPr="00855ECF">
        <w:rPr>
          <w:rFonts w:ascii="Arial" w:eastAsia="MS Mincho" w:hAnsi="Arial" w:cs="Arial"/>
          <w:b/>
          <w:lang w:val="en-GB"/>
        </w:rPr>
        <w:lastRenderedPageBreak/>
        <w:t>Table 1</w:t>
      </w:r>
      <w:r w:rsidRPr="00855ECF">
        <w:rPr>
          <w:rFonts w:ascii="Arial" w:eastAsia="MS Mincho" w:hAnsi="Arial" w:cs="Arial"/>
          <w:lang w:val="en-GB"/>
        </w:rPr>
        <w:t xml:space="preserve">:  List of </w:t>
      </w:r>
      <w:r w:rsidRPr="00855ECF">
        <w:rPr>
          <w:rFonts w:ascii="Arial" w:eastAsia="MS Mincho" w:hAnsi="Arial" w:cs="Arial"/>
          <w:u w:val="single"/>
          <w:lang w:val="en-GB"/>
        </w:rPr>
        <w:t>all</w:t>
      </w:r>
      <w:r w:rsidRPr="00855ECF">
        <w:rPr>
          <w:rFonts w:ascii="Arial" w:eastAsia="MS Mincho" w:hAnsi="Arial" w:cs="Arial"/>
          <w:lang w:val="en-GB"/>
        </w:rPr>
        <w:t xml:space="preserve"> the HHM needed in the local </w:t>
      </w:r>
      <w:r w:rsidR="003C6671">
        <w:rPr>
          <w:rFonts w:ascii="Arial" w:eastAsia="MS Mincho" w:hAnsi="Arial" w:cs="Arial"/>
          <w:lang w:val="en-GB"/>
        </w:rPr>
        <w:t>GloboDiet</w:t>
      </w:r>
      <w:r w:rsidRPr="00855ECF">
        <w:rPr>
          <w:rFonts w:ascii="Arial" w:eastAsia="MS Mincho" w:hAnsi="Arial" w:cs="Arial"/>
          <w:lang w:val="en-GB"/>
        </w:rPr>
        <w:t xml:space="preserve"> version, their names and volumes</w:t>
      </w:r>
      <w:r w:rsidR="007752D8" w:rsidRPr="00855ECF">
        <w:rPr>
          <w:rFonts w:ascii="Arial" w:eastAsia="MS Mincho" w:hAnsi="Arial" w:cs="Arial"/>
          <w:lang w:val="en-GB"/>
        </w:rPr>
        <w:t xml:space="preserve"> to be provided to IARC for inclusion in the local </w:t>
      </w:r>
      <w:r w:rsidR="003C6671">
        <w:rPr>
          <w:rFonts w:ascii="Arial" w:eastAsia="MS Mincho" w:hAnsi="Arial" w:cs="Arial"/>
          <w:lang w:val="en-GB"/>
        </w:rPr>
        <w:t>GloboDiet</w:t>
      </w:r>
      <w:r w:rsidR="007752D8" w:rsidRPr="00855ECF">
        <w:rPr>
          <w:rFonts w:ascii="Arial" w:eastAsia="MS Mincho" w:hAnsi="Arial" w:cs="Arial"/>
          <w:lang w:val="en-GB"/>
        </w:rPr>
        <w:t xml:space="preserve"> version</w:t>
      </w:r>
      <w:r w:rsidRPr="00855ECF">
        <w:rPr>
          <w:rFonts w:ascii="Arial" w:eastAsia="MS Mincho" w:hAnsi="Arial" w:cs="Arial"/>
          <w:lang w:val="en-GB"/>
        </w:rPr>
        <w:t>.</w:t>
      </w:r>
    </w:p>
    <w:p w:rsidR="007752D8" w:rsidRDefault="007752D8" w:rsidP="004C70B7">
      <w:pPr>
        <w:pStyle w:val="PlainText"/>
        <w:rPr>
          <w:rFonts w:ascii="Arial" w:eastAsia="MS Mincho" w:hAnsi="Arial" w:cs="Arial"/>
          <w:b/>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1582"/>
        <w:gridCol w:w="2018"/>
        <w:gridCol w:w="1620"/>
        <w:gridCol w:w="3442"/>
        <w:gridCol w:w="3848"/>
      </w:tblGrid>
      <w:tr w:rsidR="00A94734" w:rsidRPr="00340B26" w:rsidTr="00886285">
        <w:trPr>
          <w:trHeight w:val="692"/>
        </w:trPr>
        <w:tc>
          <w:tcPr>
            <w:tcW w:w="1260" w:type="dxa"/>
            <w:shd w:val="clear" w:color="auto" w:fill="auto"/>
            <w:hideMark/>
          </w:tcPr>
          <w:p w:rsidR="00A94734" w:rsidRPr="00A94734" w:rsidRDefault="00A94734" w:rsidP="00886285">
            <w:pPr>
              <w:pStyle w:val="PlainText"/>
              <w:rPr>
                <w:rFonts w:ascii="Arial" w:eastAsia="MS Mincho" w:hAnsi="Arial" w:cs="Arial"/>
                <w:b/>
              </w:rPr>
            </w:pPr>
            <w:r w:rsidRPr="00A94734">
              <w:rPr>
                <w:rFonts w:ascii="Arial" w:eastAsia="MS Mincho" w:hAnsi="Arial" w:cs="Arial"/>
                <w:b/>
              </w:rPr>
              <w:t xml:space="preserve">Local HHM name </w:t>
            </w:r>
          </w:p>
        </w:tc>
        <w:tc>
          <w:tcPr>
            <w:tcW w:w="1582" w:type="dxa"/>
            <w:shd w:val="clear" w:color="auto" w:fill="auto"/>
            <w:hideMark/>
          </w:tcPr>
          <w:p w:rsidR="00A94734" w:rsidRPr="00A94734" w:rsidRDefault="00A94734" w:rsidP="00886285">
            <w:pPr>
              <w:pStyle w:val="PlainText"/>
              <w:rPr>
                <w:rFonts w:ascii="Arial" w:eastAsia="MS Mincho" w:hAnsi="Arial" w:cs="Arial"/>
                <w:b/>
              </w:rPr>
            </w:pPr>
            <w:r w:rsidRPr="00A94734">
              <w:rPr>
                <w:rFonts w:ascii="Arial" w:eastAsia="MS Mincho" w:hAnsi="Arial" w:cs="Arial"/>
                <w:b/>
              </w:rPr>
              <w:t>English HHM name</w:t>
            </w:r>
          </w:p>
        </w:tc>
        <w:tc>
          <w:tcPr>
            <w:tcW w:w="2018" w:type="dxa"/>
            <w:shd w:val="clear" w:color="auto" w:fill="auto"/>
            <w:hideMark/>
          </w:tcPr>
          <w:p w:rsidR="00A94734" w:rsidRPr="00A94734" w:rsidRDefault="00A94734" w:rsidP="00886285">
            <w:pPr>
              <w:pStyle w:val="PlainText"/>
              <w:rPr>
                <w:rFonts w:ascii="Arial" w:eastAsia="MS Mincho" w:hAnsi="Arial" w:cs="Arial"/>
                <w:b/>
              </w:rPr>
            </w:pPr>
            <w:r w:rsidRPr="00A94734">
              <w:rPr>
                <w:rFonts w:ascii="Arial" w:eastAsia="MS Mincho" w:hAnsi="Arial" w:cs="Arial"/>
                <w:b/>
              </w:rPr>
              <w:t>HHM volume (as is in your country)</w:t>
            </w:r>
          </w:p>
        </w:tc>
        <w:tc>
          <w:tcPr>
            <w:tcW w:w="1620" w:type="dxa"/>
            <w:shd w:val="clear" w:color="auto" w:fill="auto"/>
            <w:hideMark/>
          </w:tcPr>
          <w:p w:rsidR="00A94734" w:rsidRPr="00A94734" w:rsidRDefault="00A94734" w:rsidP="00886285">
            <w:pPr>
              <w:pStyle w:val="PlainText"/>
              <w:rPr>
                <w:rFonts w:ascii="Arial" w:eastAsia="MS Mincho" w:hAnsi="Arial" w:cs="Arial"/>
                <w:b/>
              </w:rPr>
            </w:pPr>
            <w:r w:rsidRPr="00A94734">
              <w:rPr>
                <w:rFonts w:ascii="Arial" w:eastAsia="MS Mincho" w:hAnsi="Arial" w:cs="Arial"/>
                <w:b/>
              </w:rPr>
              <w:t>Is a picture needed (Y/N)</w:t>
            </w:r>
          </w:p>
        </w:tc>
        <w:tc>
          <w:tcPr>
            <w:tcW w:w="3442" w:type="dxa"/>
            <w:shd w:val="clear" w:color="auto" w:fill="auto"/>
            <w:hideMark/>
          </w:tcPr>
          <w:p w:rsidR="00A94734" w:rsidRPr="00A94734" w:rsidRDefault="00A94734" w:rsidP="00886285">
            <w:pPr>
              <w:pStyle w:val="PlainText"/>
              <w:rPr>
                <w:rFonts w:ascii="Arial" w:eastAsia="MS Mincho" w:hAnsi="Arial" w:cs="Arial"/>
                <w:b/>
              </w:rPr>
            </w:pPr>
            <w:r w:rsidRPr="00A94734">
              <w:rPr>
                <w:rFonts w:ascii="Arial" w:eastAsia="MS Mincho" w:hAnsi="Arial" w:cs="Arial"/>
                <w:b/>
              </w:rPr>
              <w:t xml:space="preserve">HHM code from </w:t>
            </w:r>
            <w:r w:rsidR="003C6671">
              <w:rPr>
                <w:rFonts w:ascii="Arial" w:eastAsia="MS Mincho" w:hAnsi="Arial" w:cs="Arial"/>
                <w:b/>
              </w:rPr>
              <w:t>GloboDiet</w:t>
            </w:r>
            <w:r w:rsidRPr="00A94734">
              <w:rPr>
                <w:rFonts w:ascii="Arial" w:eastAsia="MS Mincho" w:hAnsi="Arial" w:cs="Arial"/>
                <w:b/>
              </w:rPr>
              <w:t xml:space="preserve"> picture booklet (if a picture is needed)</w:t>
            </w:r>
          </w:p>
        </w:tc>
        <w:tc>
          <w:tcPr>
            <w:tcW w:w="3848" w:type="dxa"/>
            <w:shd w:val="clear" w:color="auto" w:fill="auto"/>
            <w:hideMark/>
          </w:tcPr>
          <w:p w:rsidR="00A94734" w:rsidRPr="00340B26" w:rsidRDefault="00A94734" w:rsidP="00886285">
            <w:pPr>
              <w:pStyle w:val="PlainText"/>
              <w:rPr>
                <w:rFonts w:ascii="Arial" w:eastAsia="MS Mincho" w:hAnsi="Arial" w:cs="Arial"/>
                <w:b/>
              </w:rPr>
            </w:pPr>
            <w:r w:rsidRPr="00A94734">
              <w:rPr>
                <w:rFonts w:ascii="Arial" w:eastAsia="MS Mincho" w:hAnsi="Arial" w:cs="Arial"/>
                <w:b/>
              </w:rPr>
              <w:t xml:space="preserve">Original HHM name (as it appears in the </w:t>
            </w:r>
            <w:r w:rsidR="003C6671">
              <w:rPr>
                <w:rFonts w:ascii="Arial" w:eastAsia="MS Mincho" w:hAnsi="Arial" w:cs="Arial"/>
                <w:b/>
              </w:rPr>
              <w:t>GloboDiet</w:t>
            </w:r>
            <w:r w:rsidRPr="00A94734">
              <w:rPr>
                <w:rFonts w:ascii="Arial" w:eastAsia="MS Mincho" w:hAnsi="Arial" w:cs="Arial"/>
                <w:b/>
              </w:rPr>
              <w:t xml:space="preserve"> library picture booklet)</w:t>
            </w:r>
          </w:p>
        </w:tc>
      </w:tr>
      <w:tr w:rsidR="00A94734" w:rsidRPr="00340B26" w:rsidTr="00886285">
        <w:trPr>
          <w:trHeight w:val="300"/>
        </w:trPr>
        <w:tc>
          <w:tcPr>
            <w:tcW w:w="1260" w:type="dxa"/>
            <w:shd w:val="clear" w:color="auto" w:fill="auto"/>
            <w:noWrap/>
            <w:hideMark/>
          </w:tcPr>
          <w:p w:rsidR="00A94734" w:rsidRPr="00340B26" w:rsidRDefault="00A94734" w:rsidP="00886285">
            <w:pPr>
              <w:pStyle w:val="PlainText"/>
              <w:rPr>
                <w:rFonts w:ascii="Arial" w:eastAsia="MS Mincho" w:hAnsi="Arial" w:cs="Arial"/>
              </w:rPr>
            </w:pPr>
            <w:r>
              <w:rPr>
                <w:rFonts w:ascii="Arial" w:eastAsia="MS Mincho" w:hAnsi="Arial" w:cs="Arial"/>
              </w:rPr>
              <w:t>Xxx</w:t>
            </w:r>
          </w:p>
        </w:tc>
        <w:tc>
          <w:tcPr>
            <w:tcW w:w="1582" w:type="dxa"/>
            <w:shd w:val="clear" w:color="auto" w:fill="auto"/>
            <w:noWrap/>
            <w:hideMark/>
          </w:tcPr>
          <w:p w:rsidR="00A94734" w:rsidRPr="00340B26" w:rsidRDefault="00A94734" w:rsidP="00886285">
            <w:pPr>
              <w:pStyle w:val="PlainText"/>
              <w:rPr>
                <w:rFonts w:ascii="Arial" w:eastAsia="MS Mincho" w:hAnsi="Arial" w:cs="Arial"/>
              </w:rPr>
            </w:pPr>
            <w:r>
              <w:rPr>
                <w:rFonts w:ascii="Arial" w:eastAsia="MS Mincho" w:hAnsi="Arial" w:cs="Arial"/>
              </w:rPr>
              <w:t>Glass</w:t>
            </w:r>
            <w:r w:rsidR="005331EB">
              <w:rPr>
                <w:rFonts w:ascii="Arial" w:eastAsia="MS Mincho" w:hAnsi="Arial" w:cs="Arial"/>
              </w:rPr>
              <w:t>,</w:t>
            </w:r>
            <w:r>
              <w:rPr>
                <w:rFonts w:ascii="Arial" w:eastAsia="MS Mincho" w:hAnsi="Arial" w:cs="Arial"/>
              </w:rPr>
              <w:t xml:space="preserve"> wine </w:t>
            </w:r>
          </w:p>
        </w:tc>
        <w:tc>
          <w:tcPr>
            <w:tcW w:w="2018" w:type="dxa"/>
            <w:shd w:val="clear" w:color="auto" w:fill="auto"/>
            <w:noWrap/>
            <w:hideMark/>
          </w:tcPr>
          <w:p w:rsidR="00A94734" w:rsidRPr="00340B26" w:rsidRDefault="00A94734" w:rsidP="00886285">
            <w:pPr>
              <w:pStyle w:val="PlainText"/>
              <w:rPr>
                <w:rFonts w:ascii="Arial" w:eastAsia="MS Mincho" w:hAnsi="Arial" w:cs="Arial"/>
              </w:rPr>
            </w:pPr>
            <w:r>
              <w:rPr>
                <w:rFonts w:ascii="Arial" w:eastAsia="MS Mincho" w:hAnsi="Arial" w:cs="Arial"/>
              </w:rPr>
              <w:t>50</w:t>
            </w:r>
          </w:p>
        </w:tc>
        <w:tc>
          <w:tcPr>
            <w:tcW w:w="1620" w:type="dxa"/>
            <w:shd w:val="clear" w:color="auto" w:fill="auto"/>
            <w:noWrap/>
            <w:hideMark/>
          </w:tcPr>
          <w:p w:rsidR="00A94734" w:rsidRPr="00340B26" w:rsidRDefault="00A94734" w:rsidP="00886285">
            <w:pPr>
              <w:pStyle w:val="PlainText"/>
              <w:rPr>
                <w:rFonts w:ascii="Arial" w:eastAsia="MS Mincho" w:hAnsi="Arial" w:cs="Arial"/>
              </w:rPr>
            </w:pPr>
            <w:r>
              <w:rPr>
                <w:rFonts w:ascii="Arial" w:eastAsia="MS Mincho" w:hAnsi="Arial" w:cs="Arial"/>
              </w:rPr>
              <w:t>y</w:t>
            </w:r>
          </w:p>
        </w:tc>
        <w:tc>
          <w:tcPr>
            <w:tcW w:w="3442" w:type="dxa"/>
            <w:shd w:val="clear" w:color="auto" w:fill="auto"/>
            <w:noWrap/>
            <w:hideMark/>
          </w:tcPr>
          <w:p w:rsidR="00A94734" w:rsidRPr="00340B26" w:rsidRDefault="00A94734" w:rsidP="00886285">
            <w:pPr>
              <w:pStyle w:val="PlainText"/>
              <w:rPr>
                <w:rFonts w:ascii="Arial" w:eastAsia="MS Mincho" w:hAnsi="Arial" w:cs="Arial"/>
              </w:rPr>
            </w:pPr>
            <w:r w:rsidRPr="00346775">
              <w:rPr>
                <w:rFonts w:ascii="Arial" w:hAnsi="Arial" w:cs="Arial"/>
                <w:lang w:eastAsia="en-GB"/>
              </w:rPr>
              <w:t>FR1-35</w:t>
            </w:r>
          </w:p>
        </w:tc>
        <w:tc>
          <w:tcPr>
            <w:tcW w:w="3848" w:type="dxa"/>
            <w:shd w:val="clear" w:color="auto" w:fill="auto"/>
            <w:noWrap/>
            <w:hideMark/>
          </w:tcPr>
          <w:p w:rsidR="00A94734" w:rsidRPr="00340B26" w:rsidRDefault="00A94734" w:rsidP="00886285">
            <w:pPr>
              <w:pStyle w:val="PlainText"/>
              <w:rPr>
                <w:rFonts w:ascii="Arial" w:eastAsia="MS Mincho" w:hAnsi="Arial" w:cs="Arial"/>
              </w:rPr>
            </w:pPr>
            <w:proofErr w:type="spellStart"/>
            <w:r w:rsidRPr="00346775">
              <w:rPr>
                <w:rFonts w:ascii="Arial" w:hAnsi="Arial" w:cs="Arial"/>
                <w:lang w:eastAsia="en-GB"/>
              </w:rPr>
              <w:t>verre</w:t>
            </w:r>
            <w:proofErr w:type="spellEnd"/>
            <w:r w:rsidRPr="00346775">
              <w:rPr>
                <w:rFonts w:ascii="Arial" w:hAnsi="Arial" w:cs="Arial"/>
                <w:lang w:eastAsia="en-GB"/>
              </w:rPr>
              <w:t>, eau de vie</w:t>
            </w:r>
          </w:p>
        </w:tc>
      </w:tr>
      <w:tr w:rsidR="00A94734" w:rsidRPr="00340B26" w:rsidTr="00886285">
        <w:trPr>
          <w:trHeight w:val="300"/>
        </w:trPr>
        <w:tc>
          <w:tcPr>
            <w:tcW w:w="1260" w:type="dxa"/>
            <w:shd w:val="clear" w:color="auto" w:fill="auto"/>
            <w:noWrap/>
            <w:hideMark/>
          </w:tcPr>
          <w:p w:rsidR="00A94734" w:rsidRPr="00340B26" w:rsidRDefault="00A94734" w:rsidP="00886285">
            <w:pPr>
              <w:pStyle w:val="PlainText"/>
              <w:rPr>
                <w:rFonts w:ascii="Arial" w:eastAsia="MS Mincho" w:hAnsi="Arial" w:cs="Arial"/>
              </w:rPr>
            </w:pPr>
            <w:proofErr w:type="spellStart"/>
            <w:r>
              <w:rPr>
                <w:rFonts w:ascii="Arial" w:eastAsia="MS Mincho" w:hAnsi="Arial" w:cs="Arial"/>
              </w:rPr>
              <w:t>Yyyy</w:t>
            </w:r>
            <w:proofErr w:type="spellEnd"/>
          </w:p>
        </w:tc>
        <w:tc>
          <w:tcPr>
            <w:tcW w:w="1582" w:type="dxa"/>
            <w:shd w:val="clear" w:color="auto" w:fill="auto"/>
            <w:noWrap/>
            <w:hideMark/>
          </w:tcPr>
          <w:p w:rsidR="00A94734" w:rsidRPr="00340B26" w:rsidRDefault="00A94734" w:rsidP="00886285">
            <w:pPr>
              <w:pStyle w:val="PlainText"/>
              <w:rPr>
                <w:rFonts w:ascii="Arial" w:eastAsia="MS Mincho" w:hAnsi="Arial" w:cs="Arial"/>
              </w:rPr>
            </w:pPr>
            <w:r>
              <w:rPr>
                <w:rFonts w:ascii="Arial" w:eastAsia="MS Mincho" w:hAnsi="Arial" w:cs="Arial"/>
              </w:rPr>
              <w:t>Glass</w:t>
            </w:r>
            <w:r w:rsidR="005331EB">
              <w:rPr>
                <w:rFonts w:ascii="Arial" w:eastAsia="MS Mincho" w:hAnsi="Arial" w:cs="Arial"/>
              </w:rPr>
              <w:t>,</w:t>
            </w:r>
            <w:r>
              <w:rPr>
                <w:rFonts w:ascii="Arial" w:eastAsia="MS Mincho" w:hAnsi="Arial" w:cs="Arial"/>
              </w:rPr>
              <w:t xml:space="preserve"> juice</w:t>
            </w:r>
          </w:p>
        </w:tc>
        <w:tc>
          <w:tcPr>
            <w:tcW w:w="2018" w:type="dxa"/>
            <w:shd w:val="clear" w:color="auto" w:fill="auto"/>
            <w:noWrap/>
            <w:hideMark/>
          </w:tcPr>
          <w:p w:rsidR="00A94734" w:rsidRPr="00340B26" w:rsidRDefault="00A94734" w:rsidP="00886285">
            <w:pPr>
              <w:pStyle w:val="PlainText"/>
              <w:rPr>
                <w:rFonts w:ascii="Arial" w:eastAsia="MS Mincho" w:hAnsi="Arial" w:cs="Arial"/>
              </w:rPr>
            </w:pPr>
            <w:r>
              <w:rPr>
                <w:rFonts w:ascii="Arial" w:eastAsia="MS Mincho" w:hAnsi="Arial" w:cs="Arial"/>
              </w:rPr>
              <w:t>250</w:t>
            </w:r>
          </w:p>
        </w:tc>
        <w:tc>
          <w:tcPr>
            <w:tcW w:w="1620" w:type="dxa"/>
            <w:shd w:val="clear" w:color="auto" w:fill="auto"/>
            <w:noWrap/>
            <w:hideMark/>
          </w:tcPr>
          <w:p w:rsidR="00A94734" w:rsidRPr="00340B26" w:rsidRDefault="00A94734" w:rsidP="00886285">
            <w:pPr>
              <w:pStyle w:val="PlainText"/>
              <w:rPr>
                <w:rFonts w:ascii="Arial" w:eastAsia="MS Mincho" w:hAnsi="Arial" w:cs="Arial"/>
              </w:rPr>
            </w:pPr>
            <w:r>
              <w:rPr>
                <w:rFonts w:ascii="Arial" w:eastAsia="MS Mincho" w:hAnsi="Arial" w:cs="Arial"/>
              </w:rPr>
              <w:t>y</w:t>
            </w:r>
          </w:p>
        </w:tc>
        <w:tc>
          <w:tcPr>
            <w:tcW w:w="3442" w:type="dxa"/>
            <w:shd w:val="clear" w:color="auto" w:fill="auto"/>
            <w:noWrap/>
            <w:hideMark/>
          </w:tcPr>
          <w:p w:rsidR="00A94734" w:rsidRPr="00340B26" w:rsidRDefault="00A94734" w:rsidP="00886285">
            <w:pPr>
              <w:pStyle w:val="PlainText"/>
              <w:rPr>
                <w:rFonts w:ascii="Arial" w:eastAsia="MS Mincho" w:hAnsi="Arial" w:cs="Arial"/>
              </w:rPr>
            </w:pPr>
            <w:r w:rsidRPr="00346775">
              <w:rPr>
                <w:rFonts w:ascii="Arial" w:hAnsi="Arial" w:cs="Arial"/>
                <w:lang w:eastAsia="en-GB"/>
              </w:rPr>
              <w:t>UK1-41</w:t>
            </w:r>
          </w:p>
        </w:tc>
        <w:tc>
          <w:tcPr>
            <w:tcW w:w="3848" w:type="dxa"/>
            <w:shd w:val="clear" w:color="auto" w:fill="auto"/>
            <w:noWrap/>
            <w:hideMark/>
          </w:tcPr>
          <w:p w:rsidR="00A94734" w:rsidRPr="00340B26" w:rsidRDefault="00A94734" w:rsidP="00886285">
            <w:pPr>
              <w:pStyle w:val="PlainText"/>
              <w:rPr>
                <w:rFonts w:ascii="Arial" w:eastAsia="MS Mincho" w:hAnsi="Arial" w:cs="Arial"/>
              </w:rPr>
            </w:pPr>
            <w:r w:rsidRPr="00346775">
              <w:rPr>
                <w:rFonts w:ascii="Arial" w:hAnsi="Arial" w:cs="Arial"/>
                <w:lang w:eastAsia="en-GB"/>
              </w:rPr>
              <w:t>Glass, juice (large tumbler)</w:t>
            </w:r>
          </w:p>
        </w:tc>
      </w:tr>
      <w:tr w:rsidR="00A94734" w:rsidRPr="00340B26" w:rsidTr="00886285">
        <w:trPr>
          <w:trHeight w:val="300"/>
        </w:trPr>
        <w:tc>
          <w:tcPr>
            <w:tcW w:w="1260" w:type="dxa"/>
            <w:shd w:val="clear" w:color="auto" w:fill="auto"/>
            <w:noWrap/>
            <w:hideMark/>
          </w:tcPr>
          <w:p w:rsidR="00A94734" w:rsidRPr="00340B26" w:rsidRDefault="008E0EA6" w:rsidP="00886285">
            <w:pPr>
              <w:pStyle w:val="PlainText"/>
              <w:rPr>
                <w:rFonts w:ascii="Arial" w:eastAsia="MS Mincho" w:hAnsi="Arial" w:cs="Arial"/>
              </w:rPr>
            </w:pPr>
            <w:proofErr w:type="spellStart"/>
            <w:r>
              <w:rPr>
                <w:rFonts w:ascii="Arial" w:eastAsia="MS Mincho" w:hAnsi="Arial" w:cs="Arial"/>
              </w:rPr>
              <w:t>zzz</w:t>
            </w:r>
            <w:proofErr w:type="spellEnd"/>
          </w:p>
        </w:tc>
        <w:tc>
          <w:tcPr>
            <w:tcW w:w="1582" w:type="dxa"/>
            <w:shd w:val="clear" w:color="auto" w:fill="auto"/>
            <w:noWrap/>
            <w:hideMark/>
          </w:tcPr>
          <w:p w:rsidR="00A94734" w:rsidRPr="00340B26" w:rsidRDefault="008E0EA6" w:rsidP="00886285">
            <w:pPr>
              <w:pStyle w:val="PlainText"/>
              <w:rPr>
                <w:rFonts w:ascii="Arial" w:eastAsia="MS Mincho" w:hAnsi="Arial" w:cs="Arial"/>
              </w:rPr>
            </w:pPr>
            <w:r>
              <w:rPr>
                <w:rFonts w:ascii="Arial" w:eastAsia="MS Mincho" w:hAnsi="Arial" w:cs="Arial"/>
              </w:rPr>
              <w:t>Spoon, coffee</w:t>
            </w:r>
          </w:p>
        </w:tc>
        <w:tc>
          <w:tcPr>
            <w:tcW w:w="2018" w:type="dxa"/>
            <w:shd w:val="clear" w:color="auto" w:fill="auto"/>
            <w:noWrap/>
            <w:hideMark/>
          </w:tcPr>
          <w:p w:rsidR="00A94734" w:rsidRPr="00340B26" w:rsidRDefault="008E0EA6" w:rsidP="00886285">
            <w:pPr>
              <w:pStyle w:val="PlainText"/>
              <w:rPr>
                <w:rFonts w:ascii="Arial" w:eastAsia="MS Mincho" w:hAnsi="Arial" w:cs="Arial"/>
              </w:rPr>
            </w:pPr>
            <w:r>
              <w:rPr>
                <w:rFonts w:ascii="Arial" w:eastAsia="MS Mincho" w:hAnsi="Arial" w:cs="Arial"/>
              </w:rPr>
              <w:t>5</w:t>
            </w:r>
          </w:p>
        </w:tc>
        <w:tc>
          <w:tcPr>
            <w:tcW w:w="1620" w:type="dxa"/>
            <w:shd w:val="clear" w:color="auto" w:fill="auto"/>
            <w:noWrap/>
            <w:hideMark/>
          </w:tcPr>
          <w:p w:rsidR="00A94734" w:rsidRPr="00340B26" w:rsidRDefault="008E0EA6" w:rsidP="00886285">
            <w:pPr>
              <w:pStyle w:val="PlainText"/>
              <w:rPr>
                <w:rFonts w:ascii="Arial" w:eastAsia="MS Mincho" w:hAnsi="Arial" w:cs="Arial"/>
              </w:rPr>
            </w:pPr>
            <w:r>
              <w:rPr>
                <w:rFonts w:ascii="Arial" w:eastAsia="MS Mincho" w:hAnsi="Arial" w:cs="Arial"/>
              </w:rPr>
              <w:t>N</w:t>
            </w:r>
          </w:p>
        </w:tc>
        <w:tc>
          <w:tcPr>
            <w:tcW w:w="3442" w:type="dxa"/>
            <w:shd w:val="clear" w:color="auto" w:fill="auto"/>
            <w:noWrap/>
            <w:hideMark/>
          </w:tcPr>
          <w:p w:rsidR="00A94734" w:rsidRPr="00340B26" w:rsidRDefault="00740A13" w:rsidP="00740A13">
            <w:pPr>
              <w:pStyle w:val="PlainText"/>
              <w:tabs>
                <w:tab w:val="left" w:pos="1035"/>
              </w:tabs>
              <w:rPr>
                <w:rFonts w:ascii="Arial" w:eastAsia="MS Mincho" w:hAnsi="Arial" w:cs="Arial"/>
              </w:rPr>
            </w:pPr>
            <w:r>
              <w:rPr>
                <w:rFonts w:ascii="Arial" w:eastAsia="MS Mincho" w:hAnsi="Arial" w:cs="Arial"/>
              </w:rPr>
              <w:t>-</w:t>
            </w:r>
            <w:r>
              <w:rPr>
                <w:rFonts w:ascii="Arial" w:eastAsia="MS Mincho" w:hAnsi="Arial" w:cs="Arial"/>
              </w:rPr>
              <w:tab/>
            </w:r>
          </w:p>
        </w:tc>
        <w:tc>
          <w:tcPr>
            <w:tcW w:w="3848" w:type="dxa"/>
            <w:shd w:val="clear" w:color="auto" w:fill="auto"/>
            <w:noWrap/>
            <w:hideMark/>
          </w:tcPr>
          <w:p w:rsidR="00A94734" w:rsidRPr="00340B26" w:rsidRDefault="00740A13" w:rsidP="00886285">
            <w:pPr>
              <w:pStyle w:val="PlainText"/>
              <w:rPr>
                <w:rFonts w:ascii="Arial" w:eastAsia="MS Mincho" w:hAnsi="Arial" w:cs="Arial"/>
              </w:rPr>
            </w:pPr>
            <w:r>
              <w:rPr>
                <w:rFonts w:ascii="Arial" w:eastAsia="MS Mincho" w:hAnsi="Arial" w:cs="Arial"/>
              </w:rPr>
              <w:t>-</w:t>
            </w:r>
          </w:p>
        </w:tc>
      </w:tr>
      <w:tr w:rsidR="00A94734" w:rsidRPr="00340B26" w:rsidTr="00886285">
        <w:trPr>
          <w:trHeight w:val="300"/>
        </w:trPr>
        <w:tc>
          <w:tcPr>
            <w:tcW w:w="1260" w:type="dxa"/>
            <w:shd w:val="clear" w:color="auto" w:fill="auto"/>
            <w:noWrap/>
            <w:hideMark/>
          </w:tcPr>
          <w:p w:rsidR="00A94734" w:rsidRPr="00340B26" w:rsidRDefault="00A94734" w:rsidP="00886285">
            <w:pPr>
              <w:pStyle w:val="PlainText"/>
              <w:rPr>
                <w:rFonts w:ascii="Arial" w:eastAsia="MS Mincho" w:hAnsi="Arial" w:cs="Arial"/>
              </w:rPr>
            </w:pPr>
          </w:p>
        </w:tc>
        <w:tc>
          <w:tcPr>
            <w:tcW w:w="1582" w:type="dxa"/>
            <w:shd w:val="clear" w:color="auto" w:fill="auto"/>
            <w:noWrap/>
            <w:hideMark/>
          </w:tcPr>
          <w:p w:rsidR="00A94734" w:rsidRPr="00340B26" w:rsidRDefault="00A94734" w:rsidP="00886285">
            <w:pPr>
              <w:pStyle w:val="PlainText"/>
              <w:rPr>
                <w:rFonts w:ascii="Arial" w:eastAsia="MS Mincho" w:hAnsi="Arial" w:cs="Arial"/>
              </w:rPr>
            </w:pPr>
          </w:p>
        </w:tc>
        <w:tc>
          <w:tcPr>
            <w:tcW w:w="2018" w:type="dxa"/>
            <w:shd w:val="clear" w:color="auto" w:fill="auto"/>
            <w:noWrap/>
            <w:hideMark/>
          </w:tcPr>
          <w:p w:rsidR="00A94734" w:rsidRPr="00340B26" w:rsidRDefault="00A94734" w:rsidP="00886285">
            <w:pPr>
              <w:pStyle w:val="PlainText"/>
              <w:rPr>
                <w:rFonts w:ascii="Arial" w:eastAsia="MS Mincho" w:hAnsi="Arial" w:cs="Arial"/>
              </w:rPr>
            </w:pPr>
          </w:p>
        </w:tc>
        <w:tc>
          <w:tcPr>
            <w:tcW w:w="1620" w:type="dxa"/>
            <w:shd w:val="clear" w:color="auto" w:fill="auto"/>
            <w:noWrap/>
            <w:hideMark/>
          </w:tcPr>
          <w:p w:rsidR="00A94734" w:rsidRPr="00340B26" w:rsidRDefault="00A94734" w:rsidP="00886285">
            <w:pPr>
              <w:pStyle w:val="PlainText"/>
              <w:rPr>
                <w:rFonts w:ascii="Arial" w:eastAsia="MS Mincho" w:hAnsi="Arial" w:cs="Arial"/>
              </w:rPr>
            </w:pPr>
          </w:p>
        </w:tc>
        <w:tc>
          <w:tcPr>
            <w:tcW w:w="3442" w:type="dxa"/>
            <w:shd w:val="clear" w:color="auto" w:fill="auto"/>
            <w:noWrap/>
            <w:hideMark/>
          </w:tcPr>
          <w:p w:rsidR="00A94734" w:rsidRPr="00340B26" w:rsidRDefault="00A94734" w:rsidP="00886285">
            <w:pPr>
              <w:pStyle w:val="PlainText"/>
              <w:rPr>
                <w:rFonts w:ascii="Arial" w:eastAsia="MS Mincho" w:hAnsi="Arial" w:cs="Arial"/>
              </w:rPr>
            </w:pPr>
          </w:p>
        </w:tc>
        <w:tc>
          <w:tcPr>
            <w:tcW w:w="3848" w:type="dxa"/>
            <w:shd w:val="clear" w:color="auto" w:fill="auto"/>
            <w:noWrap/>
            <w:hideMark/>
          </w:tcPr>
          <w:p w:rsidR="00A94734" w:rsidRPr="00340B26" w:rsidRDefault="00A94734" w:rsidP="00886285">
            <w:pPr>
              <w:pStyle w:val="PlainText"/>
              <w:rPr>
                <w:rFonts w:ascii="Arial" w:eastAsia="MS Mincho" w:hAnsi="Arial" w:cs="Arial"/>
              </w:rPr>
            </w:pPr>
          </w:p>
        </w:tc>
      </w:tr>
      <w:tr w:rsidR="00A94734" w:rsidRPr="00340B26" w:rsidTr="00886285">
        <w:trPr>
          <w:trHeight w:val="300"/>
        </w:trPr>
        <w:tc>
          <w:tcPr>
            <w:tcW w:w="1260" w:type="dxa"/>
            <w:shd w:val="clear" w:color="auto" w:fill="auto"/>
            <w:noWrap/>
            <w:hideMark/>
          </w:tcPr>
          <w:p w:rsidR="00A94734" w:rsidRPr="00340B26" w:rsidRDefault="00A94734" w:rsidP="00886285">
            <w:pPr>
              <w:pStyle w:val="PlainText"/>
              <w:rPr>
                <w:rFonts w:ascii="Arial" w:eastAsia="MS Mincho" w:hAnsi="Arial" w:cs="Arial"/>
              </w:rPr>
            </w:pPr>
          </w:p>
        </w:tc>
        <w:tc>
          <w:tcPr>
            <w:tcW w:w="1582" w:type="dxa"/>
            <w:shd w:val="clear" w:color="auto" w:fill="auto"/>
            <w:noWrap/>
            <w:hideMark/>
          </w:tcPr>
          <w:p w:rsidR="00A94734" w:rsidRPr="00340B26" w:rsidRDefault="00A94734" w:rsidP="00886285">
            <w:pPr>
              <w:pStyle w:val="PlainText"/>
              <w:rPr>
                <w:rFonts w:ascii="Arial" w:eastAsia="MS Mincho" w:hAnsi="Arial" w:cs="Arial"/>
              </w:rPr>
            </w:pPr>
          </w:p>
        </w:tc>
        <w:tc>
          <w:tcPr>
            <w:tcW w:w="2018" w:type="dxa"/>
            <w:shd w:val="clear" w:color="auto" w:fill="auto"/>
            <w:noWrap/>
            <w:hideMark/>
          </w:tcPr>
          <w:p w:rsidR="00A94734" w:rsidRPr="00340B26" w:rsidRDefault="00A94734" w:rsidP="00886285">
            <w:pPr>
              <w:pStyle w:val="PlainText"/>
              <w:rPr>
                <w:rFonts w:ascii="Arial" w:eastAsia="MS Mincho" w:hAnsi="Arial" w:cs="Arial"/>
              </w:rPr>
            </w:pPr>
          </w:p>
        </w:tc>
        <w:tc>
          <w:tcPr>
            <w:tcW w:w="1620" w:type="dxa"/>
            <w:shd w:val="clear" w:color="auto" w:fill="auto"/>
            <w:noWrap/>
            <w:hideMark/>
          </w:tcPr>
          <w:p w:rsidR="00A94734" w:rsidRPr="00340B26" w:rsidRDefault="00A94734" w:rsidP="00886285">
            <w:pPr>
              <w:pStyle w:val="PlainText"/>
              <w:rPr>
                <w:rFonts w:ascii="Arial" w:eastAsia="MS Mincho" w:hAnsi="Arial" w:cs="Arial"/>
              </w:rPr>
            </w:pPr>
          </w:p>
        </w:tc>
        <w:tc>
          <w:tcPr>
            <w:tcW w:w="3442" w:type="dxa"/>
            <w:shd w:val="clear" w:color="auto" w:fill="auto"/>
            <w:noWrap/>
            <w:hideMark/>
          </w:tcPr>
          <w:p w:rsidR="00A94734" w:rsidRPr="00340B26" w:rsidRDefault="00A94734" w:rsidP="00886285">
            <w:pPr>
              <w:pStyle w:val="PlainText"/>
              <w:rPr>
                <w:rFonts w:ascii="Arial" w:eastAsia="MS Mincho" w:hAnsi="Arial" w:cs="Arial"/>
              </w:rPr>
            </w:pPr>
          </w:p>
        </w:tc>
        <w:tc>
          <w:tcPr>
            <w:tcW w:w="3848" w:type="dxa"/>
            <w:shd w:val="clear" w:color="auto" w:fill="auto"/>
            <w:noWrap/>
            <w:hideMark/>
          </w:tcPr>
          <w:p w:rsidR="00A94734" w:rsidRPr="00340B26" w:rsidRDefault="00A94734" w:rsidP="00886285">
            <w:pPr>
              <w:pStyle w:val="PlainText"/>
              <w:rPr>
                <w:rFonts w:ascii="Arial" w:eastAsia="MS Mincho" w:hAnsi="Arial" w:cs="Arial"/>
              </w:rPr>
            </w:pPr>
          </w:p>
        </w:tc>
      </w:tr>
      <w:tr w:rsidR="00A94734" w:rsidRPr="00340B26" w:rsidTr="00886285">
        <w:trPr>
          <w:trHeight w:val="300"/>
        </w:trPr>
        <w:tc>
          <w:tcPr>
            <w:tcW w:w="1260" w:type="dxa"/>
            <w:shd w:val="clear" w:color="auto" w:fill="auto"/>
            <w:noWrap/>
            <w:hideMark/>
          </w:tcPr>
          <w:p w:rsidR="00A94734" w:rsidRPr="00340B26" w:rsidRDefault="00A94734" w:rsidP="00886285">
            <w:pPr>
              <w:pStyle w:val="PlainText"/>
              <w:rPr>
                <w:rFonts w:ascii="Arial" w:eastAsia="MS Mincho" w:hAnsi="Arial" w:cs="Arial"/>
              </w:rPr>
            </w:pPr>
          </w:p>
        </w:tc>
        <w:tc>
          <w:tcPr>
            <w:tcW w:w="1582" w:type="dxa"/>
            <w:shd w:val="clear" w:color="auto" w:fill="auto"/>
            <w:noWrap/>
            <w:hideMark/>
          </w:tcPr>
          <w:p w:rsidR="00A94734" w:rsidRPr="00340B26" w:rsidRDefault="00A94734" w:rsidP="00886285">
            <w:pPr>
              <w:pStyle w:val="PlainText"/>
              <w:rPr>
                <w:rFonts w:ascii="Arial" w:eastAsia="MS Mincho" w:hAnsi="Arial" w:cs="Arial"/>
              </w:rPr>
            </w:pPr>
          </w:p>
        </w:tc>
        <w:tc>
          <w:tcPr>
            <w:tcW w:w="2018" w:type="dxa"/>
            <w:shd w:val="clear" w:color="auto" w:fill="auto"/>
            <w:noWrap/>
            <w:hideMark/>
          </w:tcPr>
          <w:p w:rsidR="00A94734" w:rsidRPr="00340B26" w:rsidRDefault="00A94734" w:rsidP="00886285">
            <w:pPr>
              <w:pStyle w:val="PlainText"/>
              <w:rPr>
                <w:rFonts w:ascii="Arial" w:eastAsia="MS Mincho" w:hAnsi="Arial" w:cs="Arial"/>
              </w:rPr>
            </w:pPr>
          </w:p>
        </w:tc>
        <w:tc>
          <w:tcPr>
            <w:tcW w:w="1620" w:type="dxa"/>
            <w:shd w:val="clear" w:color="auto" w:fill="auto"/>
            <w:noWrap/>
            <w:hideMark/>
          </w:tcPr>
          <w:p w:rsidR="00A94734" w:rsidRPr="00340B26" w:rsidRDefault="00A94734" w:rsidP="00886285">
            <w:pPr>
              <w:pStyle w:val="PlainText"/>
              <w:rPr>
                <w:rFonts w:ascii="Arial" w:eastAsia="MS Mincho" w:hAnsi="Arial" w:cs="Arial"/>
              </w:rPr>
            </w:pPr>
          </w:p>
        </w:tc>
        <w:tc>
          <w:tcPr>
            <w:tcW w:w="3442" w:type="dxa"/>
            <w:shd w:val="clear" w:color="auto" w:fill="auto"/>
            <w:noWrap/>
            <w:hideMark/>
          </w:tcPr>
          <w:p w:rsidR="00A94734" w:rsidRPr="00340B26" w:rsidRDefault="00A94734" w:rsidP="00886285">
            <w:pPr>
              <w:pStyle w:val="PlainText"/>
              <w:rPr>
                <w:rFonts w:ascii="Arial" w:eastAsia="MS Mincho" w:hAnsi="Arial" w:cs="Arial"/>
              </w:rPr>
            </w:pPr>
          </w:p>
        </w:tc>
        <w:tc>
          <w:tcPr>
            <w:tcW w:w="3848" w:type="dxa"/>
            <w:shd w:val="clear" w:color="auto" w:fill="auto"/>
            <w:noWrap/>
            <w:hideMark/>
          </w:tcPr>
          <w:p w:rsidR="00A94734" w:rsidRPr="00340B26" w:rsidRDefault="00A94734" w:rsidP="00886285">
            <w:pPr>
              <w:pStyle w:val="PlainText"/>
              <w:rPr>
                <w:rFonts w:ascii="Arial" w:eastAsia="MS Mincho" w:hAnsi="Arial" w:cs="Arial"/>
              </w:rPr>
            </w:pPr>
          </w:p>
        </w:tc>
      </w:tr>
    </w:tbl>
    <w:p w:rsidR="00A94734" w:rsidRDefault="00A94734" w:rsidP="004C70B7">
      <w:pPr>
        <w:pStyle w:val="PlainText"/>
        <w:rPr>
          <w:rFonts w:ascii="Arial" w:eastAsia="MS Mincho" w:hAnsi="Arial" w:cs="Arial"/>
          <w:b/>
        </w:rPr>
      </w:pPr>
    </w:p>
    <w:p w:rsidR="00D07F3A" w:rsidRDefault="00912932" w:rsidP="004C70B7">
      <w:pPr>
        <w:pStyle w:val="PlainText"/>
        <w:rPr>
          <w:rFonts w:ascii="Arial" w:eastAsia="MS Mincho" w:hAnsi="Arial" w:cs="Arial"/>
        </w:rPr>
      </w:pPr>
      <w:r w:rsidRPr="00912932">
        <w:rPr>
          <w:rFonts w:ascii="Arial" w:eastAsia="MS Mincho" w:hAnsi="Arial" w:cs="Arial"/>
          <w:b/>
        </w:rPr>
        <w:t>Table 2</w:t>
      </w:r>
      <w:r>
        <w:rPr>
          <w:rFonts w:ascii="Arial" w:eastAsia="MS Mincho" w:hAnsi="Arial" w:cs="Arial"/>
        </w:rPr>
        <w:t xml:space="preserve">: </w:t>
      </w:r>
      <w:r w:rsidR="00D07F3A" w:rsidRPr="00346775">
        <w:rPr>
          <w:rFonts w:ascii="Arial" w:eastAsia="MS Mincho" w:hAnsi="Arial" w:cs="Arial"/>
        </w:rPr>
        <w:t xml:space="preserve">In the example below, </w:t>
      </w:r>
      <w:r w:rsidR="00046449" w:rsidRPr="00346775">
        <w:rPr>
          <w:rFonts w:ascii="Arial" w:eastAsia="MS Mincho" w:hAnsi="Arial" w:cs="Arial"/>
        </w:rPr>
        <w:t xml:space="preserve">the </w:t>
      </w:r>
      <w:r w:rsidR="007D6025" w:rsidRPr="00346775">
        <w:rPr>
          <w:rFonts w:ascii="Arial" w:eastAsia="MS Mincho" w:hAnsi="Arial" w:cs="Arial"/>
        </w:rPr>
        <w:t xml:space="preserve">existing </w:t>
      </w:r>
      <w:r w:rsidR="00D07F3A" w:rsidRPr="00346775">
        <w:rPr>
          <w:rFonts w:ascii="Arial" w:eastAsia="MS Mincho" w:hAnsi="Arial" w:cs="Arial"/>
        </w:rPr>
        <w:t>HHM</w:t>
      </w:r>
      <w:r w:rsidR="00EF64C1" w:rsidRPr="00346775">
        <w:rPr>
          <w:rFonts w:ascii="Arial" w:eastAsia="MS Mincho" w:hAnsi="Arial" w:cs="Arial"/>
        </w:rPr>
        <w:t>s</w:t>
      </w:r>
      <w:r w:rsidR="00D07F3A" w:rsidRPr="00346775">
        <w:rPr>
          <w:rFonts w:ascii="Arial" w:eastAsia="MS Mincho" w:hAnsi="Arial" w:cs="Arial"/>
        </w:rPr>
        <w:t xml:space="preserve"> from </w:t>
      </w:r>
      <w:r w:rsidR="007D6025" w:rsidRPr="00346775">
        <w:rPr>
          <w:rFonts w:ascii="Arial" w:eastAsia="MS Mincho" w:hAnsi="Arial" w:cs="Arial"/>
        </w:rPr>
        <w:t>France and the United Kingdom</w:t>
      </w:r>
      <w:r w:rsidR="00D07F3A" w:rsidRPr="00346775">
        <w:rPr>
          <w:rFonts w:ascii="Arial" w:eastAsia="MS Mincho" w:hAnsi="Arial" w:cs="Arial"/>
        </w:rPr>
        <w:t xml:space="preserve"> were sel</w:t>
      </w:r>
      <w:r w:rsidR="007D6025" w:rsidRPr="00346775">
        <w:rPr>
          <w:rFonts w:ascii="Arial" w:eastAsia="MS Mincho" w:hAnsi="Arial" w:cs="Arial"/>
        </w:rPr>
        <w:t>ected to be used in country ‘X’ as the shapes of the HHM are suitable.</w:t>
      </w:r>
      <w:r w:rsidR="00D07F3A" w:rsidRPr="00346775">
        <w:rPr>
          <w:rFonts w:ascii="Arial" w:eastAsia="MS Mincho" w:hAnsi="Arial" w:cs="Arial"/>
        </w:rPr>
        <w:t xml:space="preserve"> </w:t>
      </w:r>
      <w:r w:rsidR="007D6025" w:rsidRPr="00346775">
        <w:rPr>
          <w:rFonts w:ascii="Arial" w:eastAsia="MS Mincho" w:hAnsi="Arial" w:cs="Arial"/>
        </w:rPr>
        <w:t>The data on those HHMs are the following:</w:t>
      </w:r>
    </w:p>
    <w:p w:rsidR="007752D8" w:rsidRPr="00346775" w:rsidRDefault="007752D8" w:rsidP="004C70B7">
      <w:pPr>
        <w:pStyle w:val="PlainText"/>
        <w:rPr>
          <w:rFonts w:ascii="Arial" w:eastAsia="MS Mincho" w:hAnsi="Arial" w:cs="Arial"/>
        </w:rPr>
      </w:pPr>
    </w:p>
    <w:tbl>
      <w:tblPr>
        <w:tblW w:w="5000" w:type="pct"/>
        <w:tblLook w:val="04A0" w:firstRow="1" w:lastRow="0" w:firstColumn="1" w:lastColumn="0" w:noHBand="0" w:noVBand="1"/>
      </w:tblPr>
      <w:tblGrid>
        <w:gridCol w:w="1703"/>
        <w:gridCol w:w="4512"/>
        <w:gridCol w:w="917"/>
        <w:gridCol w:w="1996"/>
        <w:gridCol w:w="1072"/>
        <w:gridCol w:w="1357"/>
        <w:gridCol w:w="1334"/>
        <w:gridCol w:w="1283"/>
      </w:tblGrid>
      <w:tr w:rsidR="006E2305" w:rsidRPr="00346775" w:rsidTr="007D6025">
        <w:trPr>
          <w:trHeight w:val="1080"/>
        </w:trPr>
        <w:tc>
          <w:tcPr>
            <w:tcW w:w="613" w:type="pct"/>
            <w:tcBorders>
              <w:top w:val="single" w:sz="4" w:space="0" w:color="auto"/>
              <w:left w:val="nil"/>
              <w:bottom w:val="single" w:sz="4" w:space="0" w:color="auto"/>
              <w:right w:val="nil"/>
            </w:tcBorders>
            <w:shd w:val="clear" w:color="auto" w:fill="auto"/>
            <w:vAlign w:val="center"/>
          </w:tcPr>
          <w:p w:rsidR="00D07F3A" w:rsidRPr="00346775" w:rsidRDefault="00D07F3A" w:rsidP="00D07F3A">
            <w:pPr>
              <w:spacing w:after="0" w:line="240" w:lineRule="auto"/>
              <w:jc w:val="center"/>
              <w:rPr>
                <w:rFonts w:ascii="Arial" w:eastAsia="Times New Roman" w:hAnsi="Arial" w:cs="Arial"/>
                <w:b/>
                <w:bCs/>
                <w:sz w:val="20"/>
                <w:szCs w:val="20"/>
                <w:lang w:eastAsia="en-GB"/>
              </w:rPr>
            </w:pPr>
            <w:r w:rsidRPr="00346775">
              <w:rPr>
                <w:rFonts w:ascii="Arial" w:eastAsia="Times New Roman" w:hAnsi="Arial" w:cs="Arial"/>
                <w:b/>
                <w:bCs/>
                <w:sz w:val="20"/>
                <w:szCs w:val="20"/>
                <w:lang w:eastAsia="en-GB"/>
              </w:rPr>
              <w:t>HHM code</w:t>
            </w:r>
            <w:r w:rsidR="00FA79EE">
              <w:rPr>
                <w:rFonts w:ascii="Arial" w:eastAsia="Times New Roman" w:hAnsi="Arial" w:cs="Arial"/>
                <w:b/>
                <w:bCs/>
                <w:sz w:val="20"/>
                <w:szCs w:val="20"/>
                <w:lang w:eastAsia="en-GB"/>
              </w:rPr>
              <w:t xml:space="preserve"> </w:t>
            </w:r>
            <w:r w:rsidR="00FA79EE" w:rsidRPr="00932AC0">
              <w:rPr>
                <w:rFonts w:ascii="Arial" w:eastAsia="MS Mincho" w:hAnsi="Arial" w:cs="Arial"/>
                <w:b/>
                <w:bCs/>
                <w:sz w:val="20"/>
                <w:szCs w:val="20"/>
              </w:rPr>
              <w:t xml:space="preserve">from </w:t>
            </w:r>
            <w:r w:rsidR="003C6671">
              <w:rPr>
                <w:rFonts w:ascii="Arial" w:eastAsia="MS Mincho" w:hAnsi="Arial" w:cs="Arial"/>
                <w:b/>
                <w:bCs/>
                <w:sz w:val="20"/>
                <w:szCs w:val="20"/>
              </w:rPr>
              <w:t>GloboDiet</w:t>
            </w:r>
            <w:r w:rsidR="00FA79EE" w:rsidRPr="00932AC0">
              <w:rPr>
                <w:rFonts w:ascii="Arial" w:eastAsia="MS Mincho" w:hAnsi="Arial" w:cs="Arial"/>
                <w:b/>
                <w:bCs/>
                <w:sz w:val="20"/>
                <w:szCs w:val="20"/>
              </w:rPr>
              <w:t xml:space="preserve"> picture booklet (if a picture is needed)</w:t>
            </w:r>
          </w:p>
        </w:tc>
        <w:tc>
          <w:tcPr>
            <w:tcW w:w="1604" w:type="pct"/>
            <w:tcBorders>
              <w:top w:val="single" w:sz="4" w:space="0" w:color="auto"/>
              <w:left w:val="nil"/>
              <w:bottom w:val="single" w:sz="4" w:space="0" w:color="auto"/>
              <w:right w:val="nil"/>
            </w:tcBorders>
            <w:shd w:val="clear" w:color="auto" w:fill="auto"/>
            <w:vAlign w:val="center"/>
          </w:tcPr>
          <w:p w:rsidR="00D07F3A" w:rsidRPr="00346775" w:rsidRDefault="001D550F" w:rsidP="00D07F3A">
            <w:pPr>
              <w:spacing w:after="0" w:line="240" w:lineRule="auto"/>
              <w:rPr>
                <w:rFonts w:ascii="Arial" w:eastAsia="Times New Roman" w:hAnsi="Arial" w:cs="Arial"/>
                <w:b/>
                <w:bCs/>
                <w:sz w:val="20"/>
                <w:szCs w:val="20"/>
                <w:lang w:eastAsia="en-GB"/>
              </w:rPr>
            </w:pPr>
            <w:r w:rsidRPr="00346775">
              <w:rPr>
                <w:rFonts w:ascii="Arial" w:eastAsia="Times New Roman" w:hAnsi="Arial" w:cs="Arial"/>
                <w:b/>
                <w:bCs/>
                <w:sz w:val="20"/>
                <w:szCs w:val="20"/>
                <w:lang w:eastAsia="en-GB"/>
              </w:rPr>
              <w:t xml:space="preserve">Original </w:t>
            </w:r>
            <w:r w:rsidR="00D07F3A" w:rsidRPr="00346775">
              <w:rPr>
                <w:rFonts w:ascii="Arial" w:eastAsia="Times New Roman" w:hAnsi="Arial" w:cs="Arial"/>
                <w:b/>
                <w:bCs/>
                <w:sz w:val="20"/>
                <w:szCs w:val="20"/>
                <w:lang w:eastAsia="en-GB"/>
              </w:rPr>
              <w:t>HHM name</w:t>
            </w:r>
            <w:r w:rsidR="00FA79EE">
              <w:rPr>
                <w:rFonts w:ascii="Arial" w:eastAsia="Times New Roman" w:hAnsi="Arial" w:cs="Arial"/>
                <w:b/>
                <w:bCs/>
                <w:sz w:val="20"/>
                <w:szCs w:val="20"/>
                <w:lang w:eastAsia="en-GB"/>
              </w:rPr>
              <w:t xml:space="preserve"> </w:t>
            </w:r>
            <w:r w:rsidR="00FA79EE" w:rsidRPr="00932AC0">
              <w:rPr>
                <w:rFonts w:ascii="Arial" w:eastAsia="MS Mincho" w:hAnsi="Arial" w:cs="Arial"/>
                <w:b/>
                <w:bCs/>
                <w:sz w:val="20"/>
                <w:szCs w:val="20"/>
              </w:rPr>
              <w:t xml:space="preserve">(as it appears in the </w:t>
            </w:r>
            <w:r w:rsidR="003C6671">
              <w:rPr>
                <w:rFonts w:ascii="Arial" w:eastAsia="MS Mincho" w:hAnsi="Arial" w:cs="Arial"/>
                <w:b/>
                <w:bCs/>
                <w:sz w:val="20"/>
                <w:szCs w:val="20"/>
              </w:rPr>
              <w:t>GloboDiet</w:t>
            </w:r>
            <w:r w:rsidR="00FA79EE" w:rsidRPr="00932AC0">
              <w:rPr>
                <w:rFonts w:ascii="Arial" w:eastAsia="MS Mincho" w:hAnsi="Arial" w:cs="Arial"/>
                <w:b/>
                <w:bCs/>
                <w:sz w:val="20"/>
                <w:szCs w:val="20"/>
              </w:rPr>
              <w:t xml:space="preserve"> library picture booklet)</w:t>
            </w:r>
          </w:p>
        </w:tc>
        <w:tc>
          <w:tcPr>
            <w:tcW w:w="285" w:type="pct"/>
            <w:tcBorders>
              <w:top w:val="single" w:sz="4" w:space="0" w:color="auto"/>
              <w:left w:val="nil"/>
              <w:bottom w:val="single" w:sz="4" w:space="0" w:color="auto"/>
              <w:right w:val="nil"/>
            </w:tcBorders>
            <w:shd w:val="clear" w:color="auto" w:fill="auto"/>
            <w:vAlign w:val="center"/>
          </w:tcPr>
          <w:p w:rsidR="00D07F3A" w:rsidRPr="00346775" w:rsidRDefault="00D07F3A" w:rsidP="00D07F3A">
            <w:pPr>
              <w:spacing w:after="0" w:line="240" w:lineRule="auto"/>
              <w:jc w:val="center"/>
              <w:rPr>
                <w:rFonts w:ascii="Arial" w:eastAsia="Times New Roman" w:hAnsi="Arial" w:cs="Arial"/>
                <w:b/>
                <w:bCs/>
                <w:sz w:val="20"/>
                <w:szCs w:val="20"/>
                <w:lang w:eastAsia="en-GB"/>
              </w:rPr>
            </w:pPr>
            <w:r w:rsidRPr="00346775">
              <w:rPr>
                <w:rFonts w:ascii="Arial" w:eastAsia="Times New Roman" w:hAnsi="Arial" w:cs="Arial"/>
                <w:b/>
                <w:bCs/>
                <w:sz w:val="20"/>
                <w:szCs w:val="20"/>
                <w:lang w:eastAsia="en-GB"/>
              </w:rPr>
              <w:t>HHM volume [ml]</w:t>
            </w:r>
          </w:p>
        </w:tc>
        <w:tc>
          <w:tcPr>
            <w:tcW w:w="704" w:type="pct"/>
            <w:tcBorders>
              <w:top w:val="single" w:sz="4" w:space="0" w:color="auto"/>
              <w:left w:val="nil"/>
              <w:bottom w:val="single" w:sz="4" w:space="0" w:color="auto"/>
              <w:right w:val="nil"/>
            </w:tcBorders>
            <w:shd w:val="clear" w:color="auto" w:fill="auto"/>
            <w:vAlign w:val="center"/>
          </w:tcPr>
          <w:p w:rsidR="00D07F3A" w:rsidRPr="00346775" w:rsidRDefault="00D07F3A" w:rsidP="00D07F3A">
            <w:pPr>
              <w:spacing w:after="0" w:line="240" w:lineRule="auto"/>
              <w:jc w:val="center"/>
              <w:rPr>
                <w:rFonts w:ascii="Arial" w:eastAsia="Times New Roman" w:hAnsi="Arial" w:cs="Arial"/>
                <w:b/>
                <w:bCs/>
                <w:sz w:val="20"/>
                <w:szCs w:val="20"/>
                <w:lang w:eastAsia="en-GB"/>
              </w:rPr>
            </w:pPr>
            <w:r w:rsidRPr="00346775">
              <w:rPr>
                <w:rFonts w:ascii="Arial" w:eastAsia="Times New Roman" w:hAnsi="Arial" w:cs="Arial"/>
                <w:b/>
                <w:bCs/>
                <w:sz w:val="20"/>
                <w:szCs w:val="20"/>
                <w:lang w:eastAsia="en-GB"/>
              </w:rPr>
              <w:t>Fractions</w:t>
            </w:r>
          </w:p>
        </w:tc>
        <w:tc>
          <w:tcPr>
            <w:tcW w:w="355" w:type="pct"/>
            <w:tcBorders>
              <w:top w:val="single" w:sz="4" w:space="0" w:color="auto"/>
              <w:left w:val="nil"/>
              <w:bottom w:val="single" w:sz="4" w:space="0" w:color="auto"/>
              <w:right w:val="nil"/>
            </w:tcBorders>
            <w:shd w:val="clear" w:color="auto" w:fill="auto"/>
            <w:vAlign w:val="center"/>
          </w:tcPr>
          <w:p w:rsidR="00D07F3A" w:rsidRPr="00346775" w:rsidRDefault="00D07F3A" w:rsidP="0054154E">
            <w:pPr>
              <w:spacing w:after="0" w:line="240" w:lineRule="auto"/>
              <w:jc w:val="center"/>
              <w:rPr>
                <w:rFonts w:ascii="Arial" w:eastAsia="Times New Roman" w:hAnsi="Arial" w:cs="Arial"/>
                <w:b/>
                <w:bCs/>
                <w:sz w:val="20"/>
                <w:szCs w:val="20"/>
                <w:lang w:eastAsia="en-GB"/>
              </w:rPr>
            </w:pPr>
            <w:r w:rsidRPr="00346775">
              <w:rPr>
                <w:rFonts w:ascii="Arial" w:eastAsia="Times New Roman" w:hAnsi="Arial" w:cs="Arial"/>
                <w:b/>
                <w:bCs/>
                <w:sz w:val="20"/>
                <w:szCs w:val="20"/>
                <w:lang w:eastAsia="en-GB"/>
              </w:rPr>
              <w:t>Diameter [</w:t>
            </w:r>
            <w:r w:rsidR="0054154E" w:rsidRPr="00346775">
              <w:rPr>
                <w:rFonts w:ascii="Arial" w:eastAsia="Times New Roman" w:hAnsi="Arial" w:cs="Arial"/>
                <w:b/>
                <w:bCs/>
                <w:sz w:val="20"/>
                <w:szCs w:val="20"/>
                <w:lang w:eastAsia="en-GB"/>
              </w:rPr>
              <w:t>cm</w:t>
            </w:r>
            <w:r w:rsidRPr="00346775">
              <w:rPr>
                <w:rFonts w:ascii="Arial" w:eastAsia="Times New Roman" w:hAnsi="Arial" w:cs="Arial"/>
                <w:b/>
                <w:bCs/>
                <w:sz w:val="20"/>
                <w:szCs w:val="20"/>
                <w:lang w:eastAsia="en-GB"/>
              </w:rPr>
              <w:t>]</w:t>
            </w:r>
          </w:p>
        </w:tc>
        <w:tc>
          <w:tcPr>
            <w:tcW w:w="491" w:type="pct"/>
            <w:tcBorders>
              <w:top w:val="single" w:sz="4" w:space="0" w:color="auto"/>
              <w:left w:val="nil"/>
              <w:bottom w:val="single" w:sz="4" w:space="0" w:color="auto"/>
              <w:right w:val="nil"/>
            </w:tcBorders>
            <w:shd w:val="clear" w:color="auto" w:fill="auto"/>
            <w:vAlign w:val="center"/>
          </w:tcPr>
          <w:p w:rsidR="00D07F3A" w:rsidRPr="00346775" w:rsidRDefault="00D07F3A" w:rsidP="0099216E">
            <w:pPr>
              <w:spacing w:after="0" w:line="240" w:lineRule="auto"/>
              <w:jc w:val="center"/>
              <w:rPr>
                <w:rFonts w:ascii="Arial" w:eastAsia="Times New Roman" w:hAnsi="Arial" w:cs="Arial"/>
                <w:b/>
                <w:bCs/>
                <w:sz w:val="20"/>
                <w:szCs w:val="20"/>
                <w:lang w:eastAsia="en-GB"/>
              </w:rPr>
            </w:pPr>
            <w:r w:rsidRPr="00346775">
              <w:rPr>
                <w:rFonts w:ascii="Arial" w:eastAsia="Times New Roman" w:hAnsi="Arial" w:cs="Arial"/>
                <w:b/>
                <w:bCs/>
                <w:sz w:val="20"/>
                <w:szCs w:val="20"/>
                <w:lang w:eastAsia="en-GB"/>
              </w:rPr>
              <w:t>Total height (from bottom to top) [</w:t>
            </w:r>
            <w:r w:rsidR="0054154E" w:rsidRPr="00346775">
              <w:rPr>
                <w:rFonts w:ascii="Arial" w:eastAsia="Times New Roman" w:hAnsi="Arial" w:cs="Arial"/>
                <w:b/>
                <w:bCs/>
                <w:sz w:val="20"/>
                <w:szCs w:val="20"/>
                <w:lang w:eastAsia="en-GB"/>
              </w:rPr>
              <w:t>c</w:t>
            </w:r>
            <w:r w:rsidRPr="00346775">
              <w:rPr>
                <w:rFonts w:ascii="Arial" w:eastAsia="Times New Roman" w:hAnsi="Arial" w:cs="Arial"/>
                <w:b/>
                <w:bCs/>
                <w:sz w:val="20"/>
                <w:szCs w:val="20"/>
                <w:lang w:eastAsia="en-GB"/>
              </w:rPr>
              <w:t>m]</w:t>
            </w:r>
            <w:r w:rsidR="0054154E" w:rsidRPr="00346775">
              <w:rPr>
                <w:rFonts w:ascii="Arial" w:eastAsia="Times New Roman" w:hAnsi="Arial" w:cs="Arial"/>
                <w:b/>
                <w:bCs/>
                <w:sz w:val="20"/>
                <w:szCs w:val="20"/>
                <w:lang w:eastAsia="en-GB"/>
              </w:rPr>
              <w:t xml:space="preserve"> </w:t>
            </w:r>
            <w:r w:rsidR="00931F75" w:rsidRPr="00346775">
              <w:rPr>
                <w:rFonts w:ascii="Arial" w:eastAsia="Times New Roman" w:hAnsi="Arial" w:cs="Arial"/>
                <w:b/>
                <w:bCs/>
                <w:sz w:val="20"/>
                <w:szCs w:val="20"/>
                <w:lang w:eastAsia="en-GB"/>
              </w:rPr>
              <w:t>including the stem if the case.</w:t>
            </w:r>
          </w:p>
        </w:tc>
        <w:tc>
          <w:tcPr>
            <w:tcW w:w="483" w:type="pct"/>
            <w:tcBorders>
              <w:top w:val="single" w:sz="4" w:space="0" w:color="auto"/>
              <w:left w:val="nil"/>
              <w:bottom w:val="single" w:sz="4" w:space="0" w:color="auto"/>
              <w:right w:val="nil"/>
            </w:tcBorders>
            <w:shd w:val="clear" w:color="auto" w:fill="auto"/>
            <w:vAlign w:val="center"/>
          </w:tcPr>
          <w:p w:rsidR="00D07F3A" w:rsidRPr="00346775" w:rsidRDefault="00B42ACA" w:rsidP="00B42ACA">
            <w:pPr>
              <w:spacing w:after="0" w:line="240" w:lineRule="auto"/>
              <w:jc w:val="center"/>
              <w:rPr>
                <w:rFonts w:ascii="Arial" w:eastAsia="Times New Roman" w:hAnsi="Arial" w:cs="Arial"/>
                <w:b/>
                <w:bCs/>
                <w:sz w:val="20"/>
                <w:szCs w:val="20"/>
                <w:lang w:eastAsia="en-GB"/>
              </w:rPr>
            </w:pPr>
            <w:r w:rsidRPr="00346775">
              <w:rPr>
                <w:rFonts w:ascii="Arial" w:eastAsia="Times New Roman" w:hAnsi="Arial" w:cs="Arial"/>
                <w:b/>
                <w:bCs/>
                <w:sz w:val="20"/>
                <w:szCs w:val="20"/>
                <w:lang w:eastAsia="en-GB"/>
              </w:rPr>
              <w:t>Outer h</w:t>
            </w:r>
            <w:r w:rsidR="00D07F3A" w:rsidRPr="00346775">
              <w:rPr>
                <w:rFonts w:ascii="Arial" w:eastAsia="Times New Roman" w:hAnsi="Arial" w:cs="Arial"/>
                <w:b/>
                <w:bCs/>
                <w:sz w:val="20"/>
                <w:szCs w:val="20"/>
                <w:lang w:eastAsia="en-GB"/>
              </w:rPr>
              <w:t>eight of the liquid containing "body"</w:t>
            </w:r>
            <w:r w:rsidR="006E2305" w:rsidRPr="00346775">
              <w:rPr>
                <w:rFonts w:ascii="Arial" w:eastAsia="Times New Roman" w:hAnsi="Arial" w:cs="Arial"/>
                <w:b/>
                <w:bCs/>
                <w:sz w:val="20"/>
                <w:szCs w:val="20"/>
                <w:lang w:eastAsia="en-GB"/>
              </w:rPr>
              <w:t xml:space="preserve"> </w:t>
            </w:r>
            <w:r w:rsidR="00D07F3A" w:rsidRPr="00346775">
              <w:rPr>
                <w:rFonts w:ascii="Arial" w:eastAsia="Times New Roman" w:hAnsi="Arial" w:cs="Arial"/>
                <w:b/>
                <w:bCs/>
                <w:sz w:val="20"/>
                <w:szCs w:val="20"/>
                <w:lang w:eastAsia="en-GB"/>
              </w:rPr>
              <w:t>[</w:t>
            </w:r>
            <w:r w:rsidR="0054154E" w:rsidRPr="00346775">
              <w:rPr>
                <w:rFonts w:ascii="Arial" w:eastAsia="Times New Roman" w:hAnsi="Arial" w:cs="Arial"/>
                <w:b/>
                <w:bCs/>
                <w:sz w:val="20"/>
                <w:szCs w:val="20"/>
                <w:lang w:eastAsia="en-GB"/>
              </w:rPr>
              <w:t>c</w:t>
            </w:r>
            <w:r w:rsidR="00D07F3A" w:rsidRPr="00346775">
              <w:rPr>
                <w:rFonts w:ascii="Arial" w:eastAsia="Times New Roman" w:hAnsi="Arial" w:cs="Arial"/>
                <w:b/>
                <w:bCs/>
                <w:sz w:val="20"/>
                <w:szCs w:val="20"/>
                <w:lang w:eastAsia="en-GB"/>
              </w:rPr>
              <w:t>m]</w:t>
            </w:r>
          </w:p>
        </w:tc>
        <w:tc>
          <w:tcPr>
            <w:tcW w:w="465" w:type="pct"/>
            <w:tcBorders>
              <w:top w:val="single" w:sz="4" w:space="0" w:color="auto"/>
              <w:left w:val="nil"/>
              <w:bottom w:val="single" w:sz="4" w:space="0" w:color="auto"/>
              <w:right w:val="nil"/>
            </w:tcBorders>
            <w:shd w:val="clear" w:color="auto" w:fill="auto"/>
            <w:vAlign w:val="center"/>
          </w:tcPr>
          <w:p w:rsidR="00D07F3A" w:rsidRPr="00346775" w:rsidRDefault="006E2305" w:rsidP="0099216E">
            <w:pPr>
              <w:spacing w:after="0" w:line="240" w:lineRule="auto"/>
              <w:jc w:val="center"/>
              <w:rPr>
                <w:rFonts w:ascii="Arial" w:eastAsia="Times New Roman" w:hAnsi="Arial" w:cs="Arial"/>
                <w:b/>
                <w:bCs/>
                <w:sz w:val="20"/>
                <w:szCs w:val="20"/>
                <w:lang w:eastAsia="en-GB"/>
              </w:rPr>
            </w:pPr>
            <w:r w:rsidRPr="00346775">
              <w:rPr>
                <w:rFonts w:ascii="Arial" w:eastAsia="Times New Roman" w:hAnsi="Arial" w:cs="Arial"/>
                <w:b/>
                <w:bCs/>
                <w:sz w:val="20"/>
                <w:szCs w:val="20"/>
                <w:lang w:eastAsia="en-GB"/>
              </w:rPr>
              <w:t>*Total internal height of the “liquid containing body” [</w:t>
            </w:r>
            <w:r w:rsidR="0054154E" w:rsidRPr="00346775">
              <w:rPr>
                <w:rFonts w:ascii="Arial" w:eastAsia="Times New Roman" w:hAnsi="Arial" w:cs="Arial"/>
                <w:b/>
                <w:bCs/>
                <w:sz w:val="20"/>
                <w:szCs w:val="20"/>
                <w:lang w:eastAsia="en-GB"/>
              </w:rPr>
              <w:t>c</w:t>
            </w:r>
            <w:r w:rsidRPr="00346775">
              <w:rPr>
                <w:rFonts w:ascii="Arial" w:eastAsia="Times New Roman" w:hAnsi="Arial" w:cs="Arial"/>
                <w:b/>
                <w:bCs/>
                <w:sz w:val="20"/>
                <w:szCs w:val="20"/>
                <w:lang w:eastAsia="en-GB"/>
              </w:rPr>
              <w:t>m]</w:t>
            </w:r>
          </w:p>
        </w:tc>
      </w:tr>
      <w:tr w:rsidR="006E2305" w:rsidRPr="00346775" w:rsidTr="007D6025">
        <w:trPr>
          <w:trHeight w:val="255"/>
        </w:trPr>
        <w:tc>
          <w:tcPr>
            <w:tcW w:w="613" w:type="pct"/>
            <w:tcBorders>
              <w:top w:val="nil"/>
              <w:left w:val="nil"/>
              <w:bottom w:val="nil"/>
              <w:right w:val="nil"/>
            </w:tcBorders>
            <w:shd w:val="clear" w:color="auto" w:fill="auto"/>
            <w:noWrap/>
            <w:vAlign w:val="bottom"/>
          </w:tcPr>
          <w:p w:rsidR="00D07F3A" w:rsidRPr="00346775" w:rsidRDefault="00F368B5" w:rsidP="00D07F3A">
            <w:pPr>
              <w:spacing w:after="0" w:line="240" w:lineRule="auto"/>
              <w:rPr>
                <w:rFonts w:ascii="Arial" w:eastAsia="Times New Roman" w:hAnsi="Arial" w:cs="Arial"/>
                <w:sz w:val="20"/>
                <w:szCs w:val="20"/>
                <w:lang w:eastAsia="en-GB"/>
              </w:rPr>
            </w:pPr>
            <w:r w:rsidRPr="00346775">
              <w:rPr>
                <w:rFonts w:ascii="Arial" w:eastAsia="Times New Roman" w:hAnsi="Arial" w:cs="Arial"/>
                <w:sz w:val="20"/>
                <w:szCs w:val="20"/>
                <w:lang w:eastAsia="en-GB"/>
              </w:rPr>
              <w:t>FR1-35</w:t>
            </w:r>
          </w:p>
        </w:tc>
        <w:tc>
          <w:tcPr>
            <w:tcW w:w="1604" w:type="pct"/>
            <w:tcBorders>
              <w:top w:val="nil"/>
              <w:left w:val="nil"/>
              <w:bottom w:val="nil"/>
              <w:right w:val="nil"/>
            </w:tcBorders>
            <w:shd w:val="clear" w:color="auto" w:fill="auto"/>
            <w:noWrap/>
            <w:vAlign w:val="bottom"/>
          </w:tcPr>
          <w:p w:rsidR="00D07F3A" w:rsidRPr="00346775" w:rsidRDefault="00F368B5" w:rsidP="00D07F3A">
            <w:pPr>
              <w:spacing w:after="0" w:line="240" w:lineRule="auto"/>
              <w:rPr>
                <w:rFonts w:ascii="Arial" w:eastAsia="Times New Roman" w:hAnsi="Arial" w:cs="Arial"/>
                <w:sz w:val="20"/>
                <w:szCs w:val="20"/>
                <w:lang w:eastAsia="en-GB"/>
              </w:rPr>
            </w:pPr>
            <w:proofErr w:type="spellStart"/>
            <w:r w:rsidRPr="00346775">
              <w:rPr>
                <w:rFonts w:ascii="Arial" w:eastAsia="Times New Roman" w:hAnsi="Arial" w:cs="Arial"/>
                <w:sz w:val="20"/>
                <w:szCs w:val="20"/>
                <w:lang w:eastAsia="en-GB"/>
              </w:rPr>
              <w:t>verre</w:t>
            </w:r>
            <w:proofErr w:type="spellEnd"/>
            <w:r w:rsidRPr="00346775">
              <w:rPr>
                <w:rFonts w:ascii="Arial" w:eastAsia="Times New Roman" w:hAnsi="Arial" w:cs="Arial"/>
                <w:sz w:val="20"/>
                <w:szCs w:val="20"/>
                <w:lang w:eastAsia="en-GB"/>
              </w:rPr>
              <w:t>, eau de vie</w:t>
            </w:r>
          </w:p>
        </w:tc>
        <w:tc>
          <w:tcPr>
            <w:tcW w:w="285" w:type="pct"/>
            <w:tcBorders>
              <w:top w:val="nil"/>
              <w:left w:val="nil"/>
              <w:bottom w:val="nil"/>
              <w:right w:val="nil"/>
            </w:tcBorders>
            <w:shd w:val="clear" w:color="auto" w:fill="A6A6A6"/>
            <w:noWrap/>
            <w:vAlign w:val="bottom"/>
          </w:tcPr>
          <w:p w:rsidR="00D07F3A" w:rsidRPr="00346775" w:rsidRDefault="00F368B5" w:rsidP="00D07F3A">
            <w:pPr>
              <w:spacing w:after="0" w:line="240" w:lineRule="auto"/>
              <w:jc w:val="center"/>
              <w:rPr>
                <w:rFonts w:ascii="Arial" w:eastAsia="Times New Roman" w:hAnsi="Arial" w:cs="Arial"/>
                <w:sz w:val="20"/>
                <w:szCs w:val="20"/>
                <w:lang w:eastAsia="en-GB"/>
              </w:rPr>
            </w:pPr>
            <w:r w:rsidRPr="00346775">
              <w:rPr>
                <w:rFonts w:ascii="Arial" w:eastAsia="Times New Roman" w:hAnsi="Arial" w:cs="Arial"/>
                <w:sz w:val="20"/>
                <w:szCs w:val="20"/>
                <w:lang w:eastAsia="en-GB"/>
              </w:rPr>
              <w:t>60</w:t>
            </w:r>
          </w:p>
        </w:tc>
        <w:tc>
          <w:tcPr>
            <w:tcW w:w="704" w:type="pct"/>
            <w:tcBorders>
              <w:top w:val="nil"/>
              <w:left w:val="nil"/>
              <w:bottom w:val="nil"/>
              <w:right w:val="nil"/>
            </w:tcBorders>
            <w:shd w:val="clear" w:color="auto" w:fill="auto"/>
            <w:noWrap/>
            <w:vAlign w:val="bottom"/>
          </w:tcPr>
          <w:p w:rsidR="00D07F3A" w:rsidRPr="00346775" w:rsidRDefault="00F368B5" w:rsidP="00D07F3A">
            <w:pPr>
              <w:spacing w:after="0" w:line="240" w:lineRule="auto"/>
              <w:jc w:val="center"/>
              <w:rPr>
                <w:rFonts w:ascii="Arial" w:eastAsia="Times New Roman" w:hAnsi="Arial" w:cs="Arial"/>
                <w:sz w:val="20"/>
                <w:szCs w:val="20"/>
                <w:lang w:eastAsia="en-GB"/>
              </w:rPr>
            </w:pPr>
            <w:r w:rsidRPr="00346775">
              <w:rPr>
                <w:rFonts w:ascii="Arial" w:eastAsia="Times New Roman" w:hAnsi="Arial" w:cs="Arial"/>
                <w:sz w:val="20"/>
                <w:szCs w:val="20"/>
                <w:lang w:eastAsia="en-GB"/>
              </w:rPr>
              <w:t>1/6,1/3,1/2,2/3,5/6,1</w:t>
            </w:r>
          </w:p>
        </w:tc>
        <w:tc>
          <w:tcPr>
            <w:tcW w:w="355" w:type="pct"/>
            <w:tcBorders>
              <w:top w:val="nil"/>
              <w:left w:val="nil"/>
              <w:bottom w:val="nil"/>
              <w:right w:val="nil"/>
            </w:tcBorders>
            <w:shd w:val="clear" w:color="auto" w:fill="A6A6A6"/>
            <w:vAlign w:val="bottom"/>
          </w:tcPr>
          <w:p w:rsidR="00D07F3A" w:rsidRPr="00346775" w:rsidRDefault="00F368B5" w:rsidP="0099216E">
            <w:pPr>
              <w:spacing w:after="0" w:line="240" w:lineRule="auto"/>
              <w:jc w:val="center"/>
              <w:rPr>
                <w:rFonts w:ascii="Arial" w:eastAsia="Times New Roman" w:hAnsi="Arial" w:cs="Arial"/>
                <w:sz w:val="20"/>
                <w:szCs w:val="20"/>
                <w:lang w:eastAsia="en-GB"/>
              </w:rPr>
            </w:pPr>
            <w:r w:rsidRPr="00346775">
              <w:rPr>
                <w:rFonts w:ascii="Arial" w:eastAsia="Times New Roman" w:hAnsi="Arial" w:cs="Arial"/>
                <w:sz w:val="20"/>
                <w:szCs w:val="20"/>
                <w:lang w:eastAsia="en-GB"/>
              </w:rPr>
              <w:t>4</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4</w:t>
            </w:r>
          </w:p>
        </w:tc>
        <w:tc>
          <w:tcPr>
            <w:tcW w:w="491" w:type="pct"/>
            <w:tcBorders>
              <w:top w:val="nil"/>
              <w:left w:val="nil"/>
              <w:bottom w:val="nil"/>
              <w:right w:val="nil"/>
            </w:tcBorders>
            <w:shd w:val="clear" w:color="auto" w:fill="A6A6A6"/>
            <w:noWrap/>
            <w:vAlign w:val="bottom"/>
          </w:tcPr>
          <w:p w:rsidR="00D07F3A" w:rsidRPr="00346775" w:rsidRDefault="00F368B5" w:rsidP="0099216E">
            <w:pPr>
              <w:spacing w:after="0" w:line="240" w:lineRule="auto"/>
              <w:jc w:val="center"/>
              <w:rPr>
                <w:rFonts w:ascii="Arial" w:eastAsia="Times New Roman" w:hAnsi="Arial" w:cs="Arial"/>
                <w:sz w:val="20"/>
                <w:szCs w:val="20"/>
                <w:lang w:eastAsia="en-GB"/>
              </w:rPr>
            </w:pPr>
            <w:r w:rsidRPr="00346775">
              <w:rPr>
                <w:rFonts w:ascii="Arial" w:eastAsia="Times New Roman" w:hAnsi="Arial" w:cs="Arial"/>
                <w:sz w:val="20"/>
                <w:szCs w:val="20"/>
                <w:lang w:eastAsia="en-GB"/>
              </w:rPr>
              <w:t>8</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1</w:t>
            </w:r>
          </w:p>
        </w:tc>
        <w:tc>
          <w:tcPr>
            <w:tcW w:w="483" w:type="pct"/>
            <w:tcBorders>
              <w:top w:val="nil"/>
              <w:left w:val="nil"/>
              <w:bottom w:val="nil"/>
              <w:right w:val="nil"/>
            </w:tcBorders>
            <w:shd w:val="clear" w:color="auto" w:fill="A6A6A6"/>
            <w:vAlign w:val="bottom"/>
          </w:tcPr>
          <w:p w:rsidR="00D07F3A" w:rsidRPr="00346775" w:rsidRDefault="00F368B5" w:rsidP="0099216E">
            <w:pPr>
              <w:spacing w:after="0" w:line="240" w:lineRule="auto"/>
              <w:jc w:val="center"/>
              <w:rPr>
                <w:rFonts w:ascii="Arial" w:eastAsia="Times New Roman" w:hAnsi="Arial" w:cs="Arial"/>
                <w:sz w:val="20"/>
                <w:szCs w:val="20"/>
                <w:lang w:eastAsia="en-GB"/>
              </w:rPr>
            </w:pPr>
            <w:r w:rsidRPr="00346775">
              <w:rPr>
                <w:rFonts w:ascii="Arial" w:eastAsia="Times New Roman" w:hAnsi="Arial" w:cs="Arial"/>
                <w:sz w:val="20"/>
                <w:szCs w:val="20"/>
                <w:lang w:eastAsia="en-GB"/>
              </w:rPr>
              <w:t>5</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5</w:t>
            </w:r>
          </w:p>
        </w:tc>
        <w:tc>
          <w:tcPr>
            <w:tcW w:w="465" w:type="pct"/>
            <w:tcBorders>
              <w:top w:val="nil"/>
              <w:left w:val="nil"/>
              <w:bottom w:val="nil"/>
              <w:right w:val="nil"/>
            </w:tcBorders>
            <w:shd w:val="clear" w:color="auto" w:fill="A6A6A6"/>
            <w:noWrap/>
            <w:vAlign w:val="bottom"/>
          </w:tcPr>
          <w:p w:rsidR="00D07F3A" w:rsidRPr="00346775" w:rsidRDefault="0099216E" w:rsidP="00D07F3A">
            <w:pPr>
              <w:spacing w:after="0" w:line="240" w:lineRule="auto"/>
              <w:jc w:val="center"/>
              <w:rPr>
                <w:rFonts w:ascii="Arial" w:eastAsia="Times New Roman" w:hAnsi="Arial" w:cs="Arial"/>
                <w:sz w:val="20"/>
                <w:szCs w:val="20"/>
                <w:lang w:eastAsia="en-GB"/>
              </w:rPr>
            </w:pPr>
            <w:r w:rsidRPr="00346775">
              <w:rPr>
                <w:rFonts w:ascii="Arial" w:eastAsia="Times New Roman" w:hAnsi="Arial" w:cs="Arial"/>
                <w:sz w:val="20"/>
                <w:szCs w:val="20"/>
                <w:lang w:eastAsia="en-GB"/>
              </w:rPr>
              <w:t>4</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5</w:t>
            </w:r>
          </w:p>
        </w:tc>
      </w:tr>
      <w:tr w:rsidR="006E2305" w:rsidRPr="00346775" w:rsidTr="007D6025">
        <w:trPr>
          <w:trHeight w:val="255"/>
        </w:trPr>
        <w:tc>
          <w:tcPr>
            <w:tcW w:w="613" w:type="pct"/>
            <w:tcBorders>
              <w:top w:val="nil"/>
              <w:left w:val="nil"/>
              <w:bottom w:val="nil"/>
              <w:right w:val="nil"/>
            </w:tcBorders>
            <w:shd w:val="clear" w:color="auto" w:fill="auto"/>
            <w:noWrap/>
            <w:vAlign w:val="bottom"/>
          </w:tcPr>
          <w:p w:rsidR="007D6025" w:rsidRPr="00346775" w:rsidRDefault="007D6025" w:rsidP="00D07F3A">
            <w:pPr>
              <w:spacing w:after="0" w:line="240" w:lineRule="auto"/>
              <w:rPr>
                <w:rFonts w:ascii="Arial" w:eastAsia="Times New Roman" w:hAnsi="Arial" w:cs="Arial"/>
                <w:sz w:val="20"/>
                <w:szCs w:val="20"/>
                <w:lang w:eastAsia="en-GB"/>
              </w:rPr>
            </w:pPr>
            <w:r w:rsidRPr="00346775">
              <w:rPr>
                <w:rFonts w:ascii="Arial" w:eastAsia="Times New Roman" w:hAnsi="Arial" w:cs="Arial"/>
                <w:sz w:val="20"/>
                <w:szCs w:val="20"/>
                <w:lang w:eastAsia="en-GB"/>
              </w:rPr>
              <w:t>UK1-41</w:t>
            </w:r>
          </w:p>
        </w:tc>
        <w:tc>
          <w:tcPr>
            <w:tcW w:w="1604" w:type="pct"/>
            <w:tcBorders>
              <w:top w:val="nil"/>
              <w:left w:val="nil"/>
              <w:bottom w:val="nil"/>
              <w:right w:val="nil"/>
            </w:tcBorders>
            <w:shd w:val="clear" w:color="auto" w:fill="auto"/>
            <w:noWrap/>
            <w:vAlign w:val="bottom"/>
          </w:tcPr>
          <w:p w:rsidR="007D6025" w:rsidRPr="00346775" w:rsidRDefault="007D6025" w:rsidP="00D07F3A">
            <w:pPr>
              <w:spacing w:after="0" w:line="240" w:lineRule="auto"/>
              <w:rPr>
                <w:rFonts w:ascii="Arial" w:eastAsia="Times New Roman" w:hAnsi="Arial" w:cs="Arial"/>
                <w:sz w:val="20"/>
                <w:szCs w:val="20"/>
                <w:lang w:eastAsia="en-GB"/>
              </w:rPr>
            </w:pPr>
            <w:r w:rsidRPr="00346775">
              <w:rPr>
                <w:rFonts w:ascii="Arial" w:eastAsia="Times New Roman" w:hAnsi="Arial" w:cs="Arial"/>
                <w:sz w:val="20"/>
                <w:szCs w:val="20"/>
                <w:lang w:eastAsia="en-GB"/>
              </w:rPr>
              <w:t>Glass, juice (large tumbler)</w:t>
            </w:r>
          </w:p>
        </w:tc>
        <w:tc>
          <w:tcPr>
            <w:tcW w:w="285" w:type="pct"/>
            <w:tcBorders>
              <w:top w:val="nil"/>
              <w:left w:val="nil"/>
              <w:bottom w:val="nil"/>
              <w:right w:val="nil"/>
            </w:tcBorders>
            <w:shd w:val="clear" w:color="auto" w:fill="A6A6A6"/>
            <w:noWrap/>
            <w:vAlign w:val="bottom"/>
          </w:tcPr>
          <w:p w:rsidR="007D6025" w:rsidRPr="00346775" w:rsidRDefault="007D6025" w:rsidP="00D07F3A">
            <w:pPr>
              <w:spacing w:after="0" w:line="240" w:lineRule="auto"/>
              <w:jc w:val="center"/>
              <w:rPr>
                <w:rFonts w:ascii="Arial" w:eastAsia="Times New Roman" w:hAnsi="Arial" w:cs="Arial"/>
                <w:sz w:val="20"/>
                <w:szCs w:val="20"/>
                <w:lang w:eastAsia="en-GB"/>
              </w:rPr>
            </w:pPr>
            <w:r w:rsidRPr="00346775">
              <w:rPr>
                <w:rFonts w:ascii="Arial" w:eastAsia="Times New Roman" w:hAnsi="Arial" w:cs="Arial"/>
                <w:sz w:val="20"/>
                <w:szCs w:val="20"/>
                <w:lang w:eastAsia="en-GB"/>
              </w:rPr>
              <w:t>360</w:t>
            </w:r>
          </w:p>
        </w:tc>
        <w:tc>
          <w:tcPr>
            <w:tcW w:w="704" w:type="pct"/>
            <w:tcBorders>
              <w:top w:val="nil"/>
              <w:left w:val="nil"/>
              <w:bottom w:val="nil"/>
              <w:right w:val="nil"/>
            </w:tcBorders>
            <w:shd w:val="clear" w:color="auto" w:fill="auto"/>
            <w:noWrap/>
            <w:vAlign w:val="bottom"/>
          </w:tcPr>
          <w:p w:rsidR="007D6025" w:rsidRPr="00346775" w:rsidRDefault="007D6025" w:rsidP="00031F5F">
            <w:pPr>
              <w:spacing w:after="0" w:line="240" w:lineRule="auto"/>
              <w:rPr>
                <w:rFonts w:ascii="Arial" w:eastAsia="Times New Roman" w:hAnsi="Arial" w:cs="Arial"/>
                <w:sz w:val="20"/>
                <w:szCs w:val="20"/>
                <w:lang w:eastAsia="en-GB"/>
              </w:rPr>
            </w:pPr>
            <w:r w:rsidRPr="00346775">
              <w:rPr>
                <w:rFonts w:ascii="Arial" w:eastAsia="Times New Roman" w:hAnsi="Arial" w:cs="Arial"/>
                <w:sz w:val="20"/>
                <w:szCs w:val="20"/>
                <w:lang w:eastAsia="en-GB"/>
              </w:rPr>
              <w:t>1/6,1/3,1/2,2/3,5/6,1</w:t>
            </w:r>
          </w:p>
        </w:tc>
        <w:tc>
          <w:tcPr>
            <w:tcW w:w="355" w:type="pct"/>
            <w:tcBorders>
              <w:top w:val="nil"/>
              <w:left w:val="nil"/>
              <w:bottom w:val="nil"/>
              <w:right w:val="nil"/>
            </w:tcBorders>
            <w:shd w:val="clear" w:color="auto" w:fill="A6A6A6"/>
            <w:vAlign w:val="bottom"/>
          </w:tcPr>
          <w:p w:rsidR="007D6025" w:rsidRPr="00346775" w:rsidRDefault="007D6025" w:rsidP="00D07F3A">
            <w:pPr>
              <w:spacing w:after="0" w:line="240" w:lineRule="auto"/>
              <w:jc w:val="center"/>
              <w:rPr>
                <w:rFonts w:ascii="Arial" w:eastAsia="Times New Roman" w:hAnsi="Arial" w:cs="Arial"/>
                <w:sz w:val="20"/>
                <w:szCs w:val="20"/>
                <w:lang w:eastAsia="en-GB"/>
              </w:rPr>
            </w:pPr>
            <w:r w:rsidRPr="00346775">
              <w:rPr>
                <w:rFonts w:ascii="Arial" w:eastAsia="Times New Roman" w:hAnsi="Arial" w:cs="Arial"/>
                <w:sz w:val="20"/>
                <w:szCs w:val="20"/>
                <w:lang w:eastAsia="en-GB"/>
              </w:rPr>
              <w:t>8</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1</w:t>
            </w:r>
          </w:p>
        </w:tc>
        <w:tc>
          <w:tcPr>
            <w:tcW w:w="491" w:type="pct"/>
            <w:tcBorders>
              <w:top w:val="nil"/>
              <w:left w:val="nil"/>
              <w:bottom w:val="nil"/>
              <w:right w:val="nil"/>
            </w:tcBorders>
            <w:shd w:val="clear" w:color="auto" w:fill="A6A6A6"/>
            <w:noWrap/>
            <w:vAlign w:val="bottom"/>
          </w:tcPr>
          <w:p w:rsidR="007D6025" w:rsidRPr="00346775" w:rsidRDefault="007D6025" w:rsidP="00D07F3A">
            <w:pPr>
              <w:spacing w:after="0" w:line="240" w:lineRule="auto"/>
              <w:jc w:val="center"/>
              <w:rPr>
                <w:rFonts w:ascii="Arial" w:eastAsia="Times New Roman" w:hAnsi="Arial" w:cs="Arial"/>
                <w:sz w:val="20"/>
                <w:szCs w:val="20"/>
                <w:lang w:eastAsia="en-GB"/>
              </w:rPr>
            </w:pPr>
            <w:r w:rsidRPr="00346775">
              <w:rPr>
                <w:rFonts w:ascii="Arial" w:eastAsia="Times New Roman" w:hAnsi="Arial" w:cs="Arial"/>
                <w:sz w:val="20"/>
                <w:szCs w:val="20"/>
                <w:lang w:eastAsia="en-GB"/>
              </w:rPr>
              <w:t>9</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6</w:t>
            </w:r>
          </w:p>
        </w:tc>
        <w:tc>
          <w:tcPr>
            <w:tcW w:w="483" w:type="pct"/>
            <w:tcBorders>
              <w:top w:val="nil"/>
              <w:left w:val="nil"/>
              <w:bottom w:val="nil"/>
              <w:right w:val="nil"/>
            </w:tcBorders>
            <w:shd w:val="clear" w:color="auto" w:fill="A6A6A6"/>
            <w:vAlign w:val="bottom"/>
          </w:tcPr>
          <w:p w:rsidR="007D6025" w:rsidRPr="00346775" w:rsidRDefault="007D6025" w:rsidP="00D07F3A">
            <w:pPr>
              <w:spacing w:after="0" w:line="240" w:lineRule="auto"/>
              <w:jc w:val="center"/>
              <w:rPr>
                <w:rFonts w:ascii="Arial" w:eastAsia="Times New Roman" w:hAnsi="Arial" w:cs="Arial"/>
                <w:sz w:val="20"/>
                <w:szCs w:val="20"/>
                <w:lang w:eastAsia="en-GB"/>
              </w:rPr>
            </w:pPr>
            <w:r w:rsidRPr="00346775">
              <w:rPr>
                <w:rFonts w:ascii="Arial" w:eastAsia="Times New Roman" w:hAnsi="Arial" w:cs="Arial"/>
                <w:sz w:val="20"/>
                <w:szCs w:val="20"/>
                <w:lang w:eastAsia="en-GB"/>
              </w:rPr>
              <w:t>11</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0</w:t>
            </w:r>
          </w:p>
        </w:tc>
        <w:tc>
          <w:tcPr>
            <w:tcW w:w="465" w:type="pct"/>
            <w:tcBorders>
              <w:top w:val="nil"/>
              <w:left w:val="nil"/>
              <w:bottom w:val="nil"/>
              <w:right w:val="nil"/>
            </w:tcBorders>
            <w:shd w:val="clear" w:color="auto" w:fill="A6A6A6"/>
            <w:noWrap/>
            <w:vAlign w:val="bottom"/>
          </w:tcPr>
          <w:p w:rsidR="007D6025" w:rsidRPr="00346775" w:rsidRDefault="00D57EB4" w:rsidP="00D57EB4">
            <w:pPr>
              <w:spacing w:after="0" w:line="240" w:lineRule="auto"/>
              <w:jc w:val="center"/>
              <w:rPr>
                <w:rFonts w:ascii="Arial" w:eastAsia="Times New Roman" w:hAnsi="Arial" w:cs="Arial"/>
                <w:sz w:val="20"/>
                <w:szCs w:val="20"/>
                <w:lang w:eastAsia="en-GB"/>
              </w:rPr>
            </w:pPr>
            <w:r w:rsidRPr="00346775">
              <w:rPr>
                <w:rFonts w:ascii="Arial" w:eastAsia="Times New Roman" w:hAnsi="Arial" w:cs="Arial"/>
                <w:sz w:val="20"/>
                <w:szCs w:val="20"/>
                <w:lang w:eastAsia="en-GB"/>
              </w:rPr>
              <w:t>9</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4</w:t>
            </w:r>
          </w:p>
        </w:tc>
      </w:tr>
    </w:tbl>
    <w:p w:rsidR="00D07F3A" w:rsidRPr="00346775" w:rsidRDefault="00D07F3A" w:rsidP="004C70B7">
      <w:pPr>
        <w:pStyle w:val="PlainText"/>
        <w:rPr>
          <w:rFonts w:ascii="Arial" w:eastAsia="MS Mincho" w:hAnsi="Arial" w:cs="Arial"/>
        </w:rPr>
      </w:pPr>
    </w:p>
    <w:p w:rsidR="00D07F3A" w:rsidRPr="00346775" w:rsidRDefault="007D6025" w:rsidP="004C70B7">
      <w:pPr>
        <w:pStyle w:val="PlainText"/>
        <w:rPr>
          <w:rFonts w:ascii="Arial" w:eastAsia="MS Mincho" w:hAnsi="Arial" w:cs="Arial"/>
        </w:rPr>
      </w:pPr>
      <w:r w:rsidRPr="00346775">
        <w:rPr>
          <w:rFonts w:ascii="Arial" w:eastAsia="MS Mincho" w:hAnsi="Arial" w:cs="Arial"/>
        </w:rPr>
        <w:t>FR</w:t>
      </w:r>
      <w:r w:rsidR="00D07F3A" w:rsidRPr="00346775">
        <w:rPr>
          <w:rFonts w:ascii="Arial" w:eastAsia="MS Mincho" w:hAnsi="Arial" w:cs="Arial"/>
        </w:rPr>
        <w:t xml:space="preserve">= </w:t>
      </w:r>
      <w:r w:rsidRPr="00346775">
        <w:rPr>
          <w:rFonts w:ascii="Arial" w:eastAsia="MS Mincho" w:hAnsi="Arial" w:cs="Arial"/>
        </w:rPr>
        <w:t>France</w:t>
      </w:r>
      <w:r w:rsidR="00D07F3A" w:rsidRPr="00346775">
        <w:rPr>
          <w:rFonts w:ascii="Arial" w:eastAsia="MS Mincho" w:hAnsi="Arial" w:cs="Arial"/>
        </w:rPr>
        <w:t xml:space="preserve">, </w:t>
      </w:r>
      <w:r w:rsidRPr="00346775">
        <w:rPr>
          <w:rFonts w:ascii="Arial" w:eastAsia="MS Mincho" w:hAnsi="Arial" w:cs="Arial"/>
        </w:rPr>
        <w:t>UK= United Kingdom</w:t>
      </w:r>
    </w:p>
    <w:p w:rsidR="00D1502C" w:rsidRPr="00346775" w:rsidRDefault="00D1502C" w:rsidP="004C70B7">
      <w:pPr>
        <w:pStyle w:val="PlainText"/>
        <w:rPr>
          <w:rFonts w:ascii="Arial" w:eastAsia="MS Mincho" w:hAnsi="Arial" w:cs="Arial"/>
        </w:rPr>
      </w:pPr>
    </w:p>
    <w:p w:rsidR="007D6025" w:rsidRPr="00346775" w:rsidRDefault="007D6025" w:rsidP="007D6025">
      <w:pPr>
        <w:pStyle w:val="PlainText"/>
        <w:rPr>
          <w:rFonts w:ascii="Arial" w:eastAsia="MS Mincho" w:hAnsi="Arial" w:cs="Arial"/>
        </w:rPr>
      </w:pPr>
      <w:r w:rsidRPr="00346775">
        <w:rPr>
          <w:rFonts w:ascii="Arial" w:eastAsia="MS Mincho" w:hAnsi="Arial" w:cs="Arial"/>
        </w:rPr>
        <w:t xml:space="preserve">Country ‘X’ will need to check if the dimensions reported by France and the United Kingdom (above gray columns) need to be adapted for use in its own country. The new volume, fractions and dimensions will be provided to IARC. The measurements to draw the new fraction lines will also be provided. They are measured from </w:t>
      </w:r>
      <w:r w:rsidR="002043EA" w:rsidRPr="00346775">
        <w:rPr>
          <w:rFonts w:ascii="Arial" w:eastAsia="MS Mincho" w:hAnsi="Arial" w:cs="Arial"/>
        </w:rPr>
        <w:t>the point where the liquid containing body is filled.</w:t>
      </w:r>
    </w:p>
    <w:p w:rsidR="007D6025" w:rsidRPr="00346775" w:rsidRDefault="007D6025" w:rsidP="004C70B7">
      <w:pPr>
        <w:pStyle w:val="PlainText"/>
        <w:rPr>
          <w:rFonts w:ascii="Arial" w:eastAsia="MS Mincho" w:hAnsi="Arial" w:cs="Arial"/>
        </w:rPr>
      </w:pPr>
    </w:p>
    <w:tbl>
      <w:tblPr>
        <w:tblW w:w="5000" w:type="pct"/>
        <w:tblLook w:val="04A0" w:firstRow="1" w:lastRow="0" w:firstColumn="1" w:lastColumn="0" w:noHBand="0" w:noVBand="1"/>
      </w:tblPr>
      <w:tblGrid>
        <w:gridCol w:w="991"/>
        <w:gridCol w:w="2173"/>
        <w:gridCol w:w="949"/>
        <w:gridCol w:w="2274"/>
        <w:gridCol w:w="1072"/>
        <w:gridCol w:w="1025"/>
        <w:gridCol w:w="1507"/>
        <w:gridCol w:w="1228"/>
        <w:gridCol w:w="2955"/>
      </w:tblGrid>
      <w:tr w:rsidR="00B85B33" w:rsidRPr="00346775" w:rsidTr="0099216E">
        <w:trPr>
          <w:trHeight w:val="1080"/>
        </w:trPr>
        <w:tc>
          <w:tcPr>
            <w:tcW w:w="369" w:type="pct"/>
            <w:tcBorders>
              <w:top w:val="single" w:sz="4" w:space="0" w:color="auto"/>
              <w:left w:val="nil"/>
              <w:bottom w:val="single" w:sz="4" w:space="0" w:color="auto"/>
              <w:right w:val="nil"/>
            </w:tcBorders>
            <w:shd w:val="clear" w:color="auto" w:fill="auto"/>
            <w:vAlign w:val="center"/>
          </w:tcPr>
          <w:p w:rsidR="006E2305" w:rsidRPr="00346775" w:rsidRDefault="006E2305" w:rsidP="00665F00">
            <w:pPr>
              <w:spacing w:after="0" w:line="240" w:lineRule="auto"/>
              <w:jc w:val="center"/>
              <w:rPr>
                <w:rFonts w:ascii="Arial" w:eastAsia="Times New Roman" w:hAnsi="Arial" w:cs="Arial"/>
                <w:b/>
                <w:bCs/>
                <w:sz w:val="20"/>
                <w:szCs w:val="20"/>
                <w:lang w:eastAsia="en-GB"/>
              </w:rPr>
            </w:pPr>
            <w:r w:rsidRPr="00346775">
              <w:rPr>
                <w:rFonts w:ascii="Arial" w:eastAsia="Times New Roman" w:hAnsi="Arial" w:cs="Arial"/>
                <w:b/>
                <w:bCs/>
                <w:sz w:val="20"/>
                <w:szCs w:val="20"/>
                <w:lang w:eastAsia="en-GB"/>
              </w:rPr>
              <w:lastRenderedPageBreak/>
              <w:t>HHM code</w:t>
            </w:r>
          </w:p>
        </w:tc>
        <w:tc>
          <w:tcPr>
            <w:tcW w:w="691" w:type="pct"/>
            <w:tcBorders>
              <w:top w:val="single" w:sz="4" w:space="0" w:color="auto"/>
              <w:left w:val="nil"/>
              <w:bottom w:val="single" w:sz="4" w:space="0" w:color="auto"/>
              <w:right w:val="nil"/>
            </w:tcBorders>
            <w:shd w:val="clear" w:color="auto" w:fill="auto"/>
            <w:vAlign w:val="center"/>
          </w:tcPr>
          <w:p w:rsidR="006E2305" w:rsidRPr="00346775" w:rsidRDefault="001D550F" w:rsidP="00665F00">
            <w:pPr>
              <w:spacing w:after="0" w:line="240" w:lineRule="auto"/>
              <w:rPr>
                <w:rFonts w:ascii="Arial" w:eastAsia="Times New Roman" w:hAnsi="Arial" w:cs="Arial"/>
                <w:b/>
                <w:bCs/>
                <w:sz w:val="20"/>
                <w:szCs w:val="20"/>
                <w:lang w:eastAsia="en-GB"/>
              </w:rPr>
            </w:pPr>
            <w:r w:rsidRPr="00346775">
              <w:rPr>
                <w:rFonts w:ascii="Arial" w:eastAsia="Times New Roman" w:hAnsi="Arial" w:cs="Arial"/>
                <w:b/>
                <w:bCs/>
                <w:sz w:val="20"/>
                <w:szCs w:val="20"/>
                <w:lang w:eastAsia="en-GB"/>
              </w:rPr>
              <w:t xml:space="preserve">Adapted </w:t>
            </w:r>
            <w:r w:rsidR="006E2305" w:rsidRPr="00346775">
              <w:rPr>
                <w:rFonts w:ascii="Arial" w:eastAsia="Times New Roman" w:hAnsi="Arial" w:cs="Arial"/>
                <w:b/>
                <w:bCs/>
                <w:sz w:val="20"/>
                <w:szCs w:val="20"/>
                <w:lang w:eastAsia="en-GB"/>
              </w:rPr>
              <w:t>HHM name</w:t>
            </w:r>
          </w:p>
        </w:tc>
        <w:tc>
          <w:tcPr>
            <w:tcW w:w="354" w:type="pct"/>
            <w:tcBorders>
              <w:top w:val="single" w:sz="4" w:space="0" w:color="auto"/>
              <w:left w:val="nil"/>
              <w:bottom w:val="single" w:sz="4" w:space="0" w:color="auto"/>
              <w:right w:val="nil"/>
            </w:tcBorders>
            <w:shd w:val="clear" w:color="auto" w:fill="auto"/>
            <w:vAlign w:val="center"/>
          </w:tcPr>
          <w:p w:rsidR="006E2305" w:rsidRPr="00346775" w:rsidRDefault="006E2305" w:rsidP="00665F00">
            <w:pPr>
              <w:spacing w:after="0" w:line="240" w:lineRule="auto"/>
              <w:jc w:val="center"/>
              <w:rPr>
                <w:rFonts w:ascii="Arial" w:eastAsia="Times New Roman" w:hAnsi="Arial" w:cs="Arial"/>
                <w:b/>
                <w:bCs/>
                <w:sz w:val="20"/>
                <w:szCs w:val="20"/>
                <w:lang w:eastAsia="en-GB"/>
              </w:rPr>
            </w:pPr>
            <w:r w:rsidRPr="00346775">
              <w:rPr>
                <w:rFonts w:ascii="Arial" w:eastAsia="Times New Roman" w:hAnsi="Arial" w:cs="Arial"/>
                <w:b/>
                <w:bCs/>
                <w:sz w:val="20"/>
                <w:szCs w:val="20"/>
                <w:lang w:eastAsia="en-GB"/>
              </w:rPr>
              <w:t>HHM volume [ml]</w:t>
            </w:r>
          </w:p>
        </w:tc>
        <w:tc>
          <w:tcPr>
            <w:tcW w:w="782" w:type="pct"/>
            <w:tcBorders>
              <w:top w:val="single" w:sz="4" w:space="0" w:color="auto"/>
              <w:left w:val="nil"/>
              <w:bottom w:val="single" w:sz="4" w:space="0" w:color="auto"/>
              <w:right w:val="nil"/>
            </w:tcBorders>
            <w:shd w:val="clear" w:color="auto" w:fill="auto"/>
            <w:vAlign w:val="center"/>
          </w:tcPr>
          <w:p w:rsidR="006E2305" w:rsidRPr="00346775" w:rsidRDefault="006E2305" w:rsidP="00665F00">
            <w:pPr>
              <w:spacing w:after="0" w:line="240" w:lineRule="auto"/>
              <w:jc w:val="center"/>
              <w:rPr>
                <w:rFonts w:ascii="Arial" w:eastAsia="Times New Roman" w:hAnsi="Arial" w:cs="Arial"/>
                <w:b/>
                <w:bCs/>
                <w:sz w:val="20"/>
                <w:szCs w:val="20"/>
                <w:lang w:eastAsia="en-GB"/>
              </w:rPr>
            </w:pPr>
            <w:r w:rsidRPr="00346775">
              <w:rPr>
                <w:rFonts w:ascii="Arial" w:eastAsia="Times New Roman" w:hAnsi="Arial" w:cs="Arial"/>
                <w:b/>
                <w:bCs/>
                <w:sz w:val="20"/>
                <w:szCs w:val="20"/>
                <w:lang w:eastAsia="en-GB"/>
              </w:rPr>
              <w:t>Fractions</w:t>
            </w:r>
          </w:p>
        </w:tc>
        <w:tc>
          <w:tcPr>
            <w:tcW w:w="357" w:type="pct"/>
            <w:tcBorders>
              <w:top w:val="single" w:sz="4" w:space="0" w:color="auto"/>
              <w:left w:val="nil"/>
              <w:bottom w:val="single" w:sz="4" w:space="0" w:color="auto"/>
              <w:right w:val="nil"/>
            </w:tcBorders>
            <w:shd w:val="clear" w:color="auto" w:fill="auto"/>
            <w:vAlign w:val="center"/>
          </w:tcPr>
          <w:p w:rsidR="006E2305" w:rsidRPr="00346775" w:rsidRDefault="006E2305" w:rsidP="00665F00">
            <w:pPr>
              <w:spacing w:after="0" w:line="240" w:lineRule="auto"/>
              <w:jc w:val="center"/>
              <w:rPr>
                <w:rFonts w:ascii="Arial" w:eastAsia="Times New Roman" w:hAnsi="Arial" w:cs="Arial"/>
                <w:b/>
                <w:bCs/>
                <w:sz w:val="20"/>
                <w:szCs w:val="20"/>
                <w:lang w:eastAsia="en-GB"/>
              </w:rPr>
            </w:pPr>
            <w:r w:rsidRPr="00346775">
              <w:rPr>
                <w:rFonts w:ascii="Arial" w:eastAsia="Times New Roman" w:hAnsi="Arial" w:cs="Arial"/>
                <w:b/>
                <w:bCs/>
                <w:sz w:val="20"/>
                <w:szCs w:val="20"/>
                <w:lang w:eastAsia="en-GB"/>
              </w:rPr>
              <w:t>Diameter [</w:t>
            </w:r>
            <w:r w:rsidR="0054154E" w:rsidRPr="00346775">
              <w:rPr>
                <w:rFonts w:ascii="Arial" w:eastAsia="Times New Roman" w:hAnsi="Arial" w:cs="Arial"/>
                <w:b/>
                <w:bCs/>
                <w:sz w:val="20"/>
                <w:szCs w:val="20"/>
                <w:lang w:eastAsia="en-GB"/>
              </w:rPr>
              <w:t>c</w:t>
            </w:r>
            <w:r w:rsidRPr="00346775">
              <w:rPr>
                <w:rFonts w:ascii="Arial" w:eastAsia="Times New Roman" w:hAnsi="Arial" w:cs="Arial"/>
                <w:b/>
                <w:bCs/>
                <w:sz w:val="20"/>
                <w:szCs w:val="20"/>
                <w:lang w:eastAsia="en-GB"/>
              </w:rPr>
              <w:t>m]</w:t>
            </w:r>
          </w:p>
        </w:tc>
        <w:tc>
          <w:tcPr>
            <w:tcW w:w="381" w:type="pct"/>
            <w:tcBorders>
              <w:top w:val="single" w:sz="4" w:space="0" w:color="auto"/>
              <w:left w:val="nil"/>
              <w:bottom w:val="single" w:sz="4" w:space="0" w:color="auto"/>
              <w:right w:val="nil"/>
            </w:tcBorders>
            <w:shd w:val="clear" w:color="auto" w:fill="auto"/>
            <w:vAlign w:val="center"/>
          </w:tcPr>
          <w:p w:rsidR="006E2305" w:rsidRPr="00346775" w:rsidRDefault="006E2305" w:rsidP="00665F00">
            <w:pPr>
              <w:spacing w:after="0" w:line="240" w:lineRule="auto"/>
              <w:jc w:val="center"/>
              <w:rPr>
                <w:rFonts w:ascii="Arial" w:eastAsia="Times New Roman" w:hAnsi="Arial" w:cs="Arial"/>
                <w:b/>
                <w:bCs/>
                <w:sz w:val="20"/>
                <w:szCs w:val="20"/>
                <w:lang w:eastAsia="en-GB"/>
              </w:rPr>
            </w:pPr>
            <w:r w:rsidRPr="00346775">
              <w:rPr>
                <w:rFonts w:ascii="Arial" w:eastAsia="Times New Roman" w:hAnsi="Arial" w:cs="Arial"/>
                <w:b/>
                <w:bCs/>
                <w:sz w:val="20"/>
                <w:szCs w:val="20"/>
                <w:lang w:eastAsia="en-GB"/>
              </w:rPr>
              <w:t>Total height (from bottom to top) [</w:t>
            </w:r>
            <w:r w:rsidR="0054154E" w:rsidRPr="00346775">
              <w:rPr>
                <w:rFonts w:ascii="Arial" w:eastAsia="Times New Roman" w:hAnsi="Arial" w:cs="Arial"/>
                <w:b/>
                <w:bCs/>
                <w:sz w:val="20"/>
                <w:szCs w:val="20"/>
                <w:lang w:eastAsia="en-GB"/>
              </w:rPr>
              <w:t>c</w:t>
            </w:r>
            <w:r w:rsidRPr="00346775">
              <w:rPr>
                <w:rFonts w:ascii="Arial" w:eastAsia="Times New Roman" w:hAnsi="Arial" w:cs="Arial"/>
                <w:b/>
                <w:bCs/>
                <w:sz w:val="20"/>
                <w:szCs w:val="20"/>
                <w:lang w:eastAsia="en-GB"/>
              </w:rPr>
              <w:t>m]</w:t>
            </w:r>
          </w:p>
        </w:tc>
        <w:tc>
          <w:tcPr>
            <w:tcW w:w="551" w:type="pct"/>
            <w:tcBorders>
              <w:top w:val="single" w:sz="4" w:space="0" w:color="auto"/>
              <w:left w:val="nil"/>
              <w:bottom w:val="single" w:sz="4" w:space="0" w:color="auto"/>
              <w:right w:val="nil"/>
            </w:tcBorders>
            <w:shd w:val="clear" w:color="auto" w:fill="auto"/>
            <w:vAlign w:val="center"/>
          </w:tcPr>
          <w:p w:rsidR="006E2305" w:rsidRPr="00346775" w:rsidRDefault="00AE400C" w:rsidP="00AE400C">
            <w:pPr>
              <w:spacing w:after="0" w:line="240" w:lineRule="auto"/>
              <w:jc w:val="center"/>
              <w:rPr>
                <w:rFonts w:ascii="Arial" w:eastAsia="Times New Roman" w:hAnsi="Arial" w:cs="Arial"/>
                <w:b/>
                <w:bCs/>
                <w:sz w:val="20"/>
                <w:szCs w:val="20"/>
                <w:lang w:eastAsia="en-GB"/>
              </w:rPr>
            </w:pPr>
            <w:r w:rsidRPr="00346775">
              <w:rPr>
                <w:rFonts w:ascii="Arial" w:eastAsia="Times New Roman" w:hAnsi="Arial" w:cs="Arial"/>
                <w:b/>
                <w:bCs/>
                <w:sz w:val="20"/>
                <w:szCs w:val="20"/>
                <w:lang w:eastAsia="en-GB"/>
              </w:rPr>
              <w:t>Outer h</w:t>
            </w:r>
            <w:r w:rsidR="006E2305" w:rsidRPr="00346775">
              <w:rPr>
                <w:rFonts w:ascii="Arial" w:eastAsia="Times New Roman" w:hAnsi="Arial" w:cs="Arial"/>
                <w:b/>
                <w:bCs/>
                <w:sz w:val="20"/>
                <w:szCs w:val="20"/>
                <w:lang w:eastAsia="en-GB"/>
              </w:rPr>
              <w:t>eight of the liquid containing "body" [</w:t>
            </w:r>
            <w:r w:rsidR="0054154E" w:rsidRPr="00346775">
              <w:rPr>
                <w:rFonts w:ascii="Arial" w:eastAsia="Times New Roman" w:hAnsi="Arial" w:cs="Arial"/>
                <w:b/>
                <w:bCs/>
                <w:sz w:val="20"/>
                <w:szCs w:val="20"/>
                <w:lang w:eastAsia="en-GB"/>
              </w:rPr>
              <w:t>c</w:t>
            </w:r>
            <w:r w:rsidR="006E2305" w:rsidRPr="00346775">
              <w:rPr>
                <w:rFonts w:ascii="Arial" w:eastAsia="Times New Roman" w:hAnsi="Arial" w:cs="Arial"/>
                <w:b/>
                <w:bCs/>
                <w:sz w:val="20"/>
                <w:szCs w:val="20"/>
                <w:lang w:eastAsia="en-GB"/>
              </w:rPr>
              <w:t>m]</w:t>
            </w:r>
          </w:p>
        </w:tc>
        <w:tc>
          <w:tcPr>
            <w:tcW w:w="450" w:type="pct"/>
            <w:tcBorders>
              <w:top w:val="single" w:sz="4" w:space="0" w:color="auto"/>
              <w:left w:val="nil"/>
              <w:bottom w:val="single" w:sz="4" w:space="0" w:color="auto"/>
              <w:right w:val="nil"/>
            </w:tcBorders>
            <w:vAlign w:val="center"/>
          </w:tcPr>
          <w:p w:rsidR="006E2305" w:rsidRPr="00346775" w:rsidRDefault="006E2305" w:rsidP="002043EA">
            <w:pPr>
              <w:spacing w:after="0" w:line="240" w:lineRule="auto"/>
              <w:jc w:val="center"/>
              <w:rPr>
                <w:rFonts w:ascii="Arial" w:eastAsia="Times New Roman" w:hAnsi="Arial" w:cs="Arial"/>
                <w:b/>
                <w:bCs/>
                <w:sz w:val="20"/>
                <w:szCs w:val="20"/>
                <w:lang w:eastAsia="en-GB"/>
              </w:rPr>
            </w:pPr>
            <w:r w:rsidRPr="00346775">
              <w:rPr>
                <w:rFonts w:ascii="Arial" w:eastAsia="Times New Roman" w:hAnsi="Arial" w:cs="Arial"/>
                <w:b/>
                <w:bCs/>
                <w:sz w:val="20"/>
                <w:szCs w:val="20"/>
                <w:lang w:eastAsia="en-GB"/>
              </w:rPr>
              <w:t>*Total internal height of the “liquid containing body” [</w:t>
            </w:r>
            <w:r w:rsidR="0054154E" w:rsidRPr="00346775">
              <w:rPr>
                <w:rFonts w:ascii="Arial" w:eastAsia="Times New Roman" w:hAnsi="Arial" w:cs="Arial"/>
                <w:b/>
                <w:bCs/>
                <w:sz w:val="20"/>
                <w:szCs w:val="20"/>
                <w:lang w:eastAsia="en-GB"/>
              </w:rPr>
              <w:t>c</w:t>
            </w:r>
            <w:r w:rsidRPr="00346775">
              <w:rPr>
                <w:rFonts w:ascii="Arial" w:eastAsia="Times New Roman" w:hAnsi="Arial" w:cs="Arial"/>
                <w:b/>
                <w:bCs/>
                <w:sz w:val="20"/>
                <w:szCs w:val="20"/>
                <w:lang w:eastAsia="en-GB"/>
              </w:rPr>
              <w:t>m]</w:t>
            </w:r>
          </w:p>
        </w:tc>
        <w:tc>
          <w:tcPr>
            <w:tcW w:w="1064" w:type="pct"/>
            <w:tcBorders>
              <w:top w:val="single" w:sz="4" w:space="0" w:color="auto"/>
              <w:left w:val="nil"/>
              <w:bottom w:val="single" w:sz="4" w:space="0" w:color="auto"/>
              <w:right w:val="nil"/>
            </w:tcBorders>
            <w:vAlign w:val="center"/>
          </w:tcPr>
          <w:p w:rsidR="006E2305" w:rsidRPr="00346775" w:rsidRDefault="006E2305" w:rsidP="0054154E">
            <w:pPr>
              <w:spacing w:after="0" w:line="240" w:lineRule="auto"/>
              <w:jc w:val="center"/>
              <w:rPr>
                <w:rFonts w:ascii="Arial" w:eastAsia="Times New Roman" w:hAnsi="Arial" w:cs="Arial"/>
                <w:b/>
                <w:bCs/>
                <w:sz w:val="20"/>
                <w:szCs w:val="20"/>
                <w:lang w:eastAsia="en-GB"/>
              </w:rPr>
            </w:pPr>
            <w:r w:rsidRPr="00346775">
              <w:rPr>
                <w:rFonts w:ascii="Arial" w:eastAsia="Times New Roman" w:hAnsi="Arial" w:cs="Arial"/>
                <w:b/>
                <w:bCs/>
                <w:sz w:val="20"/>
                <w:szCs w:val="20"/>
                <w:lang w:eastAsia="en-GB"/>
              </w:rPr>
              <w:t>Measurements for the fractions from the inside of the glass [</w:t>
            </w:r>
            <w:r w:rsidR="0054154E" w:rsidRPr="00346775">
              <w:rPr>
                <w:rFonts w:ascii="Arial" w:eastAsia="Times New Roman" w:hAnsi="Arial" w:cs="Arial"/>
                <w:b/>
                <w:bCs/>
                <w:sz w:val="20"/>
                <w:szCs w:val="20"/>
                <w:lang w:eastAsia="en-GB"/>
              </w:rPr>
              <w:t>c</w:t>
            </w:r>
            <w:r w:rsidRPr="00346775">
              <w:rPr>
                <w:rFonts w:ascii="Arial" w:eastAsia="Times New Roman" w:hAnsi="Arial" w:cs="Arial"/>
                <w:b/>
                <w:bCs/>
                <w:sz w:val="20"/>
                <w:szCs w:val="20"/>
                <w:lang w:eastAsia="en-GB"/>
              </w:rPr>
              <w:t>m]</w:t>
            </w:r>
          </w:p>
        </w:tc>
      </w:tr>
      <w:tr w:rsidR="006E2305" w:rsidRPr="00346775" w:rsidTr="0099216E">
        <w:trPr>
          <w:trHeight w:val="255"/>
        </w:trPr>
        <w:tc>
          <w:tcPr>
            <w:tcW w:w="369" w:type="pct"/>
            <w:tcBorders>
              <w:top w:val="nil"/>
              <w:left w:val="nil"/>
              <w:bottom w:val="nil"/>
              <w:right w:val="nil"/>
            </w:tcBorders>
            <w:shd w:val="clear" w:color="auto" w:fill="auto"/>
            <w:noWrap/>
            <w:vAlign w:val="bottom"/>
          </w:tcPr>
          <w:p w:rsidR="006E2305" w:rsidRPr="00346775" w:rsidRDefault="00D966FF" w:rsidP="00D966FF">
            <w:pPr>
              <w:spacing w:after="0" w:line="240" w:lineRule="auto"/>
              <w:rPr>
                <w:rFonts w:ascii="Arial" w:eastAsia="Times New Roman" w:hAnsi="Arial" w:cs="Arial"/>
                <w:sz w:val="20"/>
                <w:szCs w:val="20"/>
                <w:lang w:eastAsia="en-GB"/>
              </w:rPr>
            </w:pPr>
            <w:r w:rsidRPr="00346775">
              <w:rPr>
                <w:rFonts w:ascii="Arial" w:eastAsia="Times New Roman" w:hAnsi="Arial" w:cs="Arial"/>
                <w:sz w:val="20"/>
                <w:szCs w:val="20"/>
                <w:lang w:eastAsia="en-GB"/>
              </w:rPr>
              <w:t>XX</w:t>
            </w:r>
            <w:r w:rsidR="006E2305" w:rsidRPr="00346775">
              <w:rPr>
                <w:rFonts w:ascii="Arial" w:eastAsia="Times New Roman" w:hAnsi="Arial" w:cs="Arial"/>
                <w:sz w:val="20"/>
                <w:szCs w:val="20"/>
                <w:lang w:eastAsia="en-GB"/>
              </w:rPr>
              <w:t>1-35</w:t>
            </w:r>
          </w:p>
        </w:tc>
        <w:tc>
          <w:tcPr>
            <w:tcW w:w="691" w:type="pct"/>
            <w:tcBorders>
              <w:top w:val="nil"/>
              <w:left w:val="nil"/>
              <w:bottom w:val="nil"/>
              <w:right w:val="nil"/>
            </w:tcBorders>
            <w:shd w:val="clear" w:color="auto" w:fill="auto"/>
            <w:noWrap/>
            <w:vAlign w:val="bottom"/>
          </w:tcPr>
          <w:p w:rsidR="006E2305" w:rsidRPr="00346775" w:rsidRDefault="006E2305" w:rsidP="00665F00">
            <w:pPr>
              <w:spacing w:after="0" w:line="240" w:lineRule="auto"/>
              <w:rPr>
                <w:rFonts w:ascii="Arial" w:eastAsia="Times New Roman" w:hAnsi="Arial" w:cs="Arial"/>
                <w:sz w:val="20"/>
                <w:szCs w:val="20"/>
                <w:lang w:eastAsia="en-GB"/>
              </w:rPr>
            </w:pPr>
            <w:r w:rsidRPr="00346775">
              <w:rPr>
                <w:rFonts w:ascii="Arial" w:eastAsia="Times New Roman" w:hAnsi="Arial" w:cs="Arial"/>
                <w:sz w:val="20"/>
                <w:szCs w:val="20"/>
                <w:lang w:eastAsia="en-GB"/>
              </w:rPr>
              <w:t xml:space="preserve">Glass with stem, </w:t>
            </w:r>
            <w:proofErr w:type="spellStart"/>
            <w:r w:rsidRPr="00346775">
              <w:rPr>
                <w:rFonts w:ascii="Arial" w:eastAsia="Times New Roman" w:hAnsi="Arial" w:cs="Arial"/>
                <w:sz w:val="20"/>
                <w:szCs w:val="20"/>
                <w:lang w:eastAsia="en-GB"/>
              </w:rPr>
              <w:t>rakia</w:t>
            </w:r>
            <w:proofErr w:type="spellEnd"/>
          </w:p>
        </w:tc>
        <w:tc>
          <w:tcPr>
            <w:tcW w:w="354" w:type="pct"/>
            <w:tcBorders>
              <w:top w:val="nil"/>
              <w:left w:val="nil"/>
              <w:bottom w:val="nil"/>
              <w:right w:val="nil"/>
            </w:tcBorders>
            <w:shd w:val="clear" w:color="auto" w:fill="A6A6A6"/>
            <w:noWrap/>
            <w:vAlign w:val="bottom"/>
          </w:tcPr>
          <w:p w:rsidR="006E2305" w:rsidRPr="00346775" w:rsidRDefault="006E2305" w:rsidP="0050307C">
            <w:pPr>
              <w:spacing w:after="0" w:line="240" w:lineRule="auto"/>
              <w:jc w:val="center"/>
              <w:rPr>
                <w:rFonts w:ascii="Arial" w:eastAsia="Times New Roman" w:hAnsi="Arial" w:cs="Arial"/>
                <w:sz w:val="20"/>
                <w:szCs w:val="20"/>
                <w:lang w:eastAsia="en-GB"/>
              </w:rPr>
            </w:pPr>
            <w:r w:rsidRPr="00346775">
              <w:rPr>
                <w:rFonts w:ascii="Arial" w:eastAsia="Times New Roman" w:hAnsi="Arial" w:cs="Arial"/>
                <w:sz w:val="20"/>
                <w:szCs w:val="20"/>
                <w:lang w:eastAsia="en-GB"/>
              </w:rPr>
              <w:t>50</w:t>
            </w:r>
          </w:p>
        </w:tc>
        <w:tc>
          <w:tcPr>
            <w:tcW w:w="782" w:type="pct"/>
            <w:tcBorders>
              <w:top w:val="nil"/>
              <w:left w:val="nil"/>
              <w:bottom w:val="nil"/>
              <w:right w:val="nil"/>
            </w:tcBorders>
            <w:shd w:val="clear" w:color="auto" w:fill="auto"/>
            <w:noWrap/>
            <w:vAlign w:val="bottom"/>
          </w:tcPr>
          <w:p w:rsidR="006E2305" w:rsidRPr="00346775" w:rsidRDefault="006E2305" w:rsidP="0054154E">
            <w:pPr>
              <w:spacing w:after="0" w:line="240" w:lineRule="auto"/>
              <w:jc w:val="center"/>
              <w:rPr>
                <w:rFonts w:ascii="Arial" w:eastAsia="Times New Roman" w:hAnsi="Arial" w:cs="Arial"/>
                <w:sz w:val="20"/>
                <w:szCs w:val="20"/>
                <w:lang w:eastAsia="en-GB"/>
              </w:rPr>
            </w:pPr>
            <w:r w:rsidRPr="00346775">
              <w:rPr>
                <w:rFonts w:ascii="Arial" w:eastAsia="Times New Roman" w:hAnsi="Arial" w:cs="Arial"/>
                <w:sz w:val="20"/>
                <w:szCs w:val="20"/>
                <w:lang w:eastAsia="en-GB"/>
              </w:rPr>
              <w:t xml:space="preserve">1/4, 1/2, </w:t>
            </w:r>
            <w:r w:rsidR="0054154E" w:rsidRPr="00346775">
              <w:rPr>
                <w:rFonts w:ascii="Arial" w:eastAsia="Times New Roman" w:hAnsi="Arial" w:cs="Arial"/>
                <w:sz w:val="20"/>
                <w:szCs w:val="20"/>
                <w:lang w:eastAsia="en-GB"/>
              </w:rPr>
              <w:t xml:space="preserve">3/4, </w:t>
            </w:r>
            <w:r w:rsidRPr="00346775">
              <w:rPr>
                <w:rFonts w:ascii="Arial" w:eastAsia="Times New Roman" w:hAnsi="Arial" w:cs="Arial"/>
                <w:sz w:val="20"/>
                <w:szCs w:val="20"/>
                <w:lang w:eastAsia="en-GB"/>
              </w:rPr>
              <w:t>1</w:t>
            </w:r>
          </w:p>
        </w:tc>
        <w:tc>
          <w:tcPr>
            <w:tcW w:w="357" w:type="pct"/>
            <w:tcBorders>
              <w:top w:val="nil"/>
              <w:left w:val="nil"/>
              <w:bottom w:val="nil"/>
              <w:right w:val="nil"/>
            </w:tcBorders>
            <w:shd w:val="clear" w:color="auto" w:fill="A6A6A6"/>
            <w:vAlign w:val="bottom"/>
          </w:tcPr>
          <w:p w:rsidR="006E2305" w:rsidRPr="00346775" w:rsidRDefault="006E2305" w:rsidP="00665F00">
            <w:pPr>
              <w:spacing w:after="0" w:line="240" w:lineRule="auto"/>
              <w:jc w:val="center"/>
              <w:rPr>
                <w:rFonts w:ascii="Arial" w:eastAsia="Times New Roman" w:hAnsi="Arial" w:cs="Arial"/>
                <w:sz w:val="20"/>
                <w:szCs w:val="20"/>
                <w:lang w:eastAsia="en-GB"/>
              </w:rPr>
            </w:pPr>
            <w:r w:rsidRPr="00346775">
              <w:rPr>
                <w:rFonts w:ascii="Arial" w:eastAsia="Times New Roman" w:hAnsi="Arial" w:cs="Arial"/>
                <w:sz w:val="20"/>
                <w:szCs w:val="20"/>
                <w:lang w:eastAsia="en-GB"/>
              </w:rPr>
              <w:t>4</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0</w:t>
            </w:r>
          </w:p>
        </w:tc>
        <w:tc>
          <w:tcPr>
            <w:tcW w:w="381" w:type="pct"/>
            <w:tcBorders>
              <w:top w:val="nil"/>
              <w:left w:val="nil"/>
              <w:bottom w:val="nil"/>
              <w:right w:val="nil"/>
            </w:tcBorders>
            <w:shd w:val="clear" w:color="auto" w:fill="A6A6A6"/>
            <w:noWrap/>
            <w:vAlign w:val="bottom"/>
          </w:tcPr>
          <w:p w:rsidR="006E2305" w:rsidRPr="00346775" w:rsidRDefault="006E2305" w:rsidP="00665F00">
            <w:pPr>
              <w:spacing w:after="0" w:line="240" w:lineRule="auto"/>
              <w:jc w:val="center"/>
              <w:rPr>
                <w:rFonts w:ascii="Arial" w:eastAsia="Times New Roman" w:hAnsi="Arial" w:cs="Arial"/>
                <w:sz w:val="20"/>
                <w:szCs w:val="20"/>
                <w:lang w:eastAsia="en-GB"/>
              </w:rPr>
            </w:pPr>
            <w:r w:rsidRPr="00346775">
              <w:rPr>
                <w:rFonts w:ascii="Arial" w:eastAsia="Times New Roman" w:hAnsi="Arial" w:cs="Arial"/>
                <w:sz w:val="20"/>
                <w:szCs w:val="20"/>
                <w:lang w:eastAsia="en-GB"/>
              </w:rPr>
              <w:t>10</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0</w:t>
            </w:r>
          </w:p>
        </w:tc>
        <w:tc>
          <w:tcPr>
            <w:tcW w:w="551" w:type="pct"/>
            <w:tcBorders>
              <w:top w:val="nil"/>
              <w:left w:val="nil"/>
              <w:bottom w:val="nil"/>
              <w:right w:val="nil"/>
            </w:tcBorders>
            <w:shd w:val="clear" w:color="auto" w:fill="A6A6A6"/>
            <w:vAlign w:val="bottom"/>
          </w:tcPr>
          <w:p w:rsidR="006E2305" w:rsidRPr="00346775" w:rsidRDefault="006E2305" w:rsidP="00665F00">
            <w:pPr>
              <w:spacing w:after="0" w:line="240" w:lineRule="auto"/>
              <w:jc w:val="center"/>
              <w:rPr>
                <w:rFonts w:ascii="Arial" w:eastAsia="Times New Roman" w:hAnsi="Arial" w:cs="Arial"/>
                <w:sz w:val="20"/>
                <w:szCs w:val="20"/>
                <w:lang w:eastAsia="en-GB"/>
              </w:rPr>
            </w:pPr>
            <w:r w:rsidRPr="00346775">
              <w:rPr>
                <w:rFonts w:ascii="Arial" w:eastAsia="Times New Roman" w:hAnsi="Arial" w:cs="Arial"/>
                <w:sz w:val="20"/>
                <w:szCs w:val="20"/>
                <w:lang w:eastAsia="en-GB"/>
              </w:rPr>
              <w:t>6</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0</w:t>
            </w:r>
          </w:p>
        </w:tc>
        <w:tc>
          <w:tcPr>
            <w:tcW w:w="450" w:type="pct"/>
            <w:tcBorders>
              <w:top w:val="nil"/>
              <w:left w:val="nil"/>
              <w:bottom w:val="nil"/>
              <w:right w:val="nil"/>
            </w:tcBorders>
            <w:shd w:val="clear" w:color="auto" w:fill="A6A6A6"/>
            <w:vAlign w:val="bottom"/>
          </w:tcPr>
          <w:p w:rsidR="006E2305" w:rsidRPr="00346775" w:rsidRDefault="00D57EB4" w:rsidP="00665F00">
            <w:pPr>
              <w:spacing w:after="0" w:line="240" w:lineRule="auto"/>
              <w:jc w:val="center"/>
              <w:rPr>
                <w:rFonts w:ascii="Arial" w:eastAsia="Times New Roman" w:hAnsi="Arial" w:cs="Arial"/>
                <w:sz w:val="20"/>
                <w:szCs w:val="20"/>
                <w:lang w:eastAsia="en-GB"/>
              </w:rPr>
            </w:pPr>
            <w:r w:rsidRPr="00346775">
              <w:rPr>
                <w:rFonts w:ascii="Arial" w:eastAsia="Times New Roman" w:hAnsi="Arial" w:cs="Arial"/>
                <w:sz w:val="20"/>
                <w:szCs w:val="20"/>
                <w:lang w:eastAsia="en-GB"/>
              </w:rPr>
              <w:t>5</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0</w:t>
            </w:r>
          </w:p>
        </w:tc>
        <w:tc>
          <w:tcPr>
            <w:tcW w:w="1064" w:type="pct"/>
            <w:tcBorders>
              <w:top w:val="nil"/>
              <w:left w:val="nil"/>
              <w:bottom w:val="nil"/>
              <w:right w:val="nil"/>
            </w:tcBorders>
            <w:shd w:val="clear" w:color="auto" w:fill="A6A6A6"/>
          </w:tcPr>
          <w:p w:rsidR="006E2305" w:rsidRPr="00346775" w:rsidRDefault="006E2305" w:rsidP="00665F00">
            <w:pPr>
              <w:spacing w:after="0" w:line="240" w:lineRule="auto"/>
              <w:jc w:val="center"/>
              <w:rPr>
                <w:rFonts w:ascii="Arial" w:eastAsia="Times New Roman" w:hAnsi="Arial" w:cs="Arial"/>
                <w:sz w:val="20"/>
                <w:szCs w:val="20"/>
                <w:lang w:eastAsia="en-GB"/>
              </w:rPr>
            </w:pPr>
            <w:r w:rsidRPr="00346775">
              <w:rPr>
                <w:rFonts w:ascii="Arial" w:eastAsia="Times New Roman" w:hAnsi="Arial" w:cs="Arial"/>
                <w:sz w:val="20"/>
                <w:szCs w:val="20"/>
                <w:lang w:eastAsia="en-GB"/>
              </w:rPr>
              <w:t>1</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8, 3</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0, 4</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0, 4</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5</w:t>
            </w:r>
          </w:p>
        </w:tc>
      </w:tr>
      <w:tr w:rsidR="006E2305" w:rsidRPr="00346775" w:rsidTr="0099216E">
        <w:trPr>
          <w:trHeight w:val="255"/>
        </w:trPr>
        <w:tc>
          <w:tcPr>
            <w:tcW w:w="369" w:type="pct"/>
            <w:tcBorders>
              <w:top w:val="nil"/>
              <w:left w:val="nil"/>
              <w:bottom w:val="single" w:sz="4" w:space="0" w:color="auto"/>
              <w:right w:val="nil"/>
            </w:tcBorders>
            <w:shd w:val="clear" w:color="auto" w:fill="auto"/>
            <w:noWrap/>
            <w:vAlign w:val="bottom"/>
          </w:tcPr>
          <w:p w:rsidR="006E2305" w:rsidRPr="00346775" w:rsidRDefault="00D966FF" w:rsidP="00D966FF">
            <w:pPr>
              <w:spacing w:after="0" w:line="240" w:lineRule="auto"/>
              <w:rPr>
                <w:rFonts w:ascii="Arial" w:eastAsia="Times New Roman" w:hAnsi="Arial" w:cs="Arial"/>
                <w:sz w:val="20"/>
                <w:szCs w:val="20"/>
                <w:lang w:eastAsia="en-GB"/>
              </w:rPr>
            </w:pPr>
            <w:r w:rsidRPr="00346775">
              <w:rPr>
                <w:rFonts w:ascii="Arial" w:eastAsia="Times New Roman" w:hAnsi="Arial" w:cs="Arial"/>
                <w:sz w:val="20"/>
                <w:szCs w:val="20"/>
                <w:lang w:eastAsia="en-GB"/>
              </w:rPr>
              <w:t>XX</w:t>
            </w:r>
            <w:r w:rsidR="006E2305" w:rsidRPr="00346775">
              <w:rPr>
                <w:rFonts w:ascii="Arial" w:eastAsia="Times New Roman" w:hAnsi="Arial" w:cs="Arial"/>
                <w:sz w:val="20"/>
                <w:szCs w:val="20"/>
                <w:lang w:eastAsia="en-GB"/>
              </w:rPr>
              <w:t>2-41</w:t>
            </w:r>
          </w:p>
        </w:tc>
        <w:tc>
          <w:tcPr>
            <w:tcW w:w="691" w:type="pct"/>
            <w:tcBorders>
              <w:top w:val="nil"/>
              <w:left w:val="nil"/>
              <w:bottom w:val="single" w:sz="4" w:space="0" w:color="auto"/>
              <w:right w:val="nil"/>
            </w:tcBorders>
            <w:shd w:val="clear" w:color="auto" w:fill="auto"/>
            <w:noWrap/>
            <w:vAlign w:val="bottom"/>
          </w:tcPr>
          <w:p w:rsidR="006E2305" w:rsidRPr="00346775" w:rsidRDefault="006E2305" w:rsidP="00031F5F">
            <w:pPr>
              <w:spacing w:after="0" w:line="240" w:lineRule="auto"/>
              <w:rPr>
                <w:rFonts w:ascii="Arial" w:eastAsia="Times New Roman" w:hAnsi="Arial" w:cs="Arial"/>
                <w:sz w:val="20"/>
                <w:szCs w:val="20"/>
                <w:lang w:eastAsia="en-GB"/>
              </w:rPr>
            </w:pPr>
            <w:r w:rsidRPr="00346775">
              <w:rPr>
                <w:rFonts w:ascii="Arial" w:eastAsia="Times New Roman" w:hAnsi="Arial" w:cs="Arial"/>
                <w:sz w:val="20"/>
                <w:szCs w:val="20"/>
                <w:lang w:eastAsia="en-GB"/>
              </w:rPr>
              <w:t>Glass, large, whiskey</w:t>
            </w:r>
          </w:p>
        </w:tc>
        <w:tc>
          <w:tcPr>
            <w:tcW w:w="354" w:type="pct"/>
            <w:tcBorders>
              <w:top w:val="nil"/>
              <w:left w:val="nil"/>
              <w:bottom w:val="single" w:sz="4" w:space="0" w:color="auto"/>
              <w:right w:val="nil"/>
            </w:tcBorders>
            <w:shd w:val="clear" w:color="auto" w:fill="A6A6A6"/>
            <w:noWrap/>
            <w:vAlign w:val="bottom"/>
          </w:tcPr>
          <w:p w:rsidR="006E2305" w:rsidRPr="00346775" w:rsidRDefault="006E2305" w:rsidP="007D6025">
            <w:pPr>
              <w:spacing w:after="0" w:line="240" w:lineRule="auto"/>
              <w:jc w:val="center"/>
              <w:rPr>
                <w:rFonts w:ascii="Arial" w:eastAsia="Times New Roman" w:hAnsi="Arial" w:cs="Arial"/>
                <w:sz w:val="20"/>
                <w:szCs w:val="20"/>
                <w:lang w:eastAsia="en-GB"/>
              </w:rPr>
            </w:pPr>
            <w:r w:rsidRPr="00346775">
              <w:rPr>
                <w:rFonts w:ascii="Arial" w:eastAsia="Times New Roman" w:hAnsi="Arial" w:cs="Arial"/>
                <w:sz w:val="20"/>
                <w:szCs w:val="20"/>
                <w:lang w:eastAsia="en-GB"/>
              </w:rPr>
              <w:t>250</w:t>
            </w:r>
          </w:p>
        </w:tc>
        <w:tc>
          <w:tcPr>
            <w:tcW w:w="782" w:type="pct"/>
            <w:tcBorders>
              <w:top w:val="nil"/>
              <w:left w:val="nil"/>
              <w:bottom w:val="single" w:sz="4" w:space="0" w:color="auto"/>
              <w:right w:val="nil"/>
            </w:tcBorders>
            <w:shd w:val="clear" w:color="auto" w:fill="auto"/>
            <w:noWrap/>
            <w:vAlign w:val="bottom"/>
          </w:tcPr>
          <w:p w:rsidR="006E2305" w:rsidRPr="00346775" w:rsidRDefault="006E2305" w:rsidP="00031F5F">
            <w:pPr>
              <w:spacing w:after="0" w:line="240" w:lineRule="auto"/>
              <w:rPr>
                <w:rFonts w:ascii="Arial" w:eastAsia="Times New Roman" w:hAnsi="Arial" w:cs="Arial"/>
                <w:sz w:val="20"/>
                <w:szCs w:val="20"/>
                <w:lang w:eastAsia="en-GB"/>
              </w:rPr>
            </w:pPr>
            <w:r w:rsidRPr="00346775">
              <w:rPr>
                <w:rFonts w:ascii="Arial" w:eastAsia="Times New Roman" w:hAnsi="Arial" w:cs="Arial"/>
                <w:sz w:val="20"/>
                <w:szCs w:val="20"/>
                <w:lang w:eastAsia="en-GB"/>
              </w:rPr>
              <w:t>1/6, 1/3, 1/2, 2/3, 5/6, 1</w:t>
            </w:r>
          </w:p>
        </w:tc>
        <w:tc>
          <w:tcPr>
            <w:tcW w:w="357" w:type="pct"/>
            <w:tcBorders>
              <w:top w:val="nil"/>
              <w:left w:val="nil"/>
              <w:bottom w:val="single" w:sz="4" w:space="0" w:color="auto"/>
              <w:right w:val="nil"/>
            </w:tcBorders>
            <w:shd w:val="clear" w:color="auto" w:fill="A6A6A6"/>
            <w:vAlign w:val="bottom"/>
          </w:tcPr>
          <w:p w:rsidR="006E2305" w:rsidRPr="00346775" w:rsidRDefault="006E2305" w:rsidP="00031F5F">
            <w:pPr>
              <w:spacing w:after="0" w:line="240" w:lineRule="auto"/>
              <w:jc w:val="center"/>
              <w:rPr>
                <w:rFonts w:ascii="Arial" w:eastAsia="Times New Roman" w:hAnsi="Arial" w:cs="Arial"/>
                <w:sz w:val="20"/>
                <w:szCs w:val="20"/>
                <w:lang w:eastAsia="en-GB"/>
              </w:rPr>
            </w:pPr>
            <w:r w:rsidRPr="00346775">
              <w:rPr>
                <w:rFonts w:ascii="Arial" w:eastAsia="Times New Roman" w:hAnsi="Arial" w:cs="Arial"/>
                <w:sz w:val="20"/>
                <w:szCs w:val="20"/>
                <w:lang w:eastAsia="en-GB"/>
              </w:rPr>
              <w:t>8</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0</w:t>
            </w:r>
          </w:p>
        </w:tc>
        <w:tc>
          <w:tcPr>
            <w:tcW w:w="381" w:type="pct"/>
            <w:tcBorders>
              <w:top w:val="nil"/>
              <w:left w:val="nil"/>
              <w:bottom w:val="single" w:sz="4" w:space="0" w:color="auto"/>
              <w:right w:val="nil"/>
            </w:tcBorders>
            <w:shd w:val="clear" w:color="auto" w:fill="A6A6A6"/>
            <w:vAlign w:val="bottom"/>
          </w:tcPr>
          <w:p w:rsidR="006E2305" w:rsidRPr="00346775" w:rsidRDefault="006E2305" w:rsidP="00031F5F">
            <w:pPr>
              <w:spacing w:after="0" w:line="240" w:lineRule="auto"/>
              <w:jc w:val="center"/>
              <w:rPr>
                <w:rFonts w:ascii="Arial" w:eastAsia="Times New Roman" w:hAnsi="Arial" w:cs="Arial"/>
                <w:sz w:val="20"/>
                <w:szCs w:val="20"/>
                <w:lang w:eastAsia="en-GB"/>
              </w:rPr>
            </w:pPr>
            <w:r w:rsidRPr="00346775">
              <w:rPr>
                <w:rFonts w:ascii="Arial" w:eastAsia="Times New Roman" w:hAnsi="Arial" w:cs="Arial"/>
                <w:sz w:val="20"/>
                <w:szCs w:val="20"/>
                <w:lang w:eastAsia="en-GB"/>
              </w:rPr>
              <w:t>8</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8</w:t>
            </w:r>
          </w:p>
        </w:tc>
        <w:tc>
          <w:tcPr>
            <w:tcW w:w="551" w:type="pct"/>
            <w:tcBorders>
              <w:top w:val="nil"/>
              <w:left w:val="nil"/>
              <w:bottom w:val="single" w:sz="4" w:space="0" w:color="auto"/>
              <w:right w:val="nil"/>
            </w:tcBorders>
            <w:shd w:val="clear" w:color="auto" w:fill="A6A6A6"/>
            <w:vAlign w:val="bottom"/>
          </w:tcPr>
          <w:p w:rsidR="006E2305" w:rsidRPr="00346775" w:rsidRDefault="00D57EB4" w:rsidP="00031F5F">
            <w:pPr>
              <w:spacing w:after="0" w:line="240" w:lineRule="auto"/>
              <w:jc w:val="center"/>
              <w:rPr>
                <w:rFonts w:ascii="Arial" w:eastAsia="Times New Roman" w:hAnsi="Arial" w:cs="Arial"/>
                <w:sz w:val="20"/>
                <w:szCs w:val="20"/>
                <w:lang w:eastAsia="en-GB"/>
              </w:rPr>
            </w:pPr>
            <w:r w:rsidRPr="00346775">
              <w:rPr>
                <w:rFonts w:ascii="Arial" w:eastAsia="Times New Roman" w:hAnsi="Arial" w:cs="Arial"/>
                <w:sz w:val="20"/>
                <w:szCs w:val="20"/>
                <w:lang w:eastAsia="en-GB"/>
              </w:rPr>
              <w:t>8</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8</w:t>
            </w:r>
          </w:p>
        </w:tc>
        <w:tc>
          <w:tcPr>
            <w:tcW w:w="450" w:type="pct"/>
            <w:tcBorders>
              <w:top w:val="nil"/>
              <w:left w:val="nil"/>
              <w:bottom w:val="single" w:sz="4" w:space="0" w:color="auto"/>
              <w:right w:val="nil"/>
            </w:tcBorders>
            <w:shd w:val="clear" w:color="auto" w:fill="A6A6A6"/>
            <w:vAlign w:val="bottom"/>
          </w:tcPr>
          <w:p w:rsidR="006E2305" w:rsidRPr="00346775" w:rsidRDefault="00D57EB4" w:rsidP="00A4607D">
            <w:pPr>
              <w:spacing w:after="0" w:line="240" w:lineRule="auto"/>
              <w:jc w:val="center"/>
              <w:rPr>
                <w:rFonts w:ascii="Arial" w:eastAsia="Times New Roman" w:hAnsi="Arial" w:cs="Arial"/>
                <w:sz w:val="20"/>
                <w:szCs w:val="20"/>
                <w:lang w:eastAsia="en-GB"/>
              </w:rPr>
            </w:pPr>
            <w:r w:rsidRPr="00346775">
              <w:rPr>
                <w:rFonts w:ascii="Arial" w:eastAsia="Times New Roman" w:hAnsi="Arial" w:cs="Arial"/>
                <w:sz w:val="20"/>
                <w:szCs w:val="20"/>
                <w:lang w:eastAsia="en-GB"/>
              </w:rPr>
              <w:t>7</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8</w:t>
            </w:r>
          </w:p>
        </w:tc>
        <w:tc>
          <w:tcPr>
            <w:tcW w:w="1064" w:type="pct"/>
            <w:tcBorders>
              <w:top w:val="nil"/>
              <w:left w:val="nil"/>
              <w:bottom w:val="single" w:sz="4" w:space="0" w:color="auto"/>
              <w:right w:val="nil"/>
            </w:tcBorders>
            <w:shd w:val="clear" w:color="auto" w:fill="A6A6A6"/>
          </w:tcPr>
          <w:p w:rsidR="006E2305" w:rsidRPr="00346775" w:rsidRDefault="006E2305" w:rsidP="00A4607D">
            <w:pPr>
              <w:spacing w:after="0" w:line="240" w:lineRule="auto"/>
              <w:jc w:val="center"/>
              <w:rPr>
                <w:rFonts w:ascii="Arial" w:eastAsia="Times New Roman" w:hAnsi="Arial" w:cs="Arial"/>
                <w:sz w:val="20"/>
                <w:szCs w:val="20"/>
                <w:lang w:eastAsia="en-GB"/>
              </w:rPr>
            </w:pPr>
            <w:r w:rsidRPr="00346775">
              <w:rPr>
                <w:rFonts w:ascii="Arial" w:eastAsia="Times New Roman" w:hAnsi="Arial" w:cs="Arial"/>
                <w:sz w:val="20"/>
                <w:szCs w:val="20"/>
                <w:lang w:eastAsia="en-GB"/>
              </w:rPr>
              <w:t>2</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5, 3</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5, 4</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5, 5</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2, 6</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2, 7</w:t>
            </w:r>
            <w:r w:rsidR="0054154E" w:rsidRPr="00346775">
              <w:rPr>
                <w:rFonts w:ascii="Arial" w:eastAsia="Times New Roman" w:hAnsi="Arial" w:cs="Arial"/>
                <w:sz w:val="20"/>
                <w:szCs w:val="20"/>
                <w:lang w:eastAsia="en-GB"/>
              </w:rPr>
              <w:t>.</w:t>
            </w:r>
            <w:r w:rsidRPr="00346775">
              <w:rPr>
                <w:rFonts w:ascii="Arial" w:eastAsia="Times New Roman" w:hAnsi="Arial" w:cs="Arial"/>
                <w:sz w:val="20"/>
                <w:szCs w:val="20"/>
                <w:lang w:eastAsia="en-GB"/>
              </w:rPr>
              <w:t>3</w:t>
            </w:r>
          </w:p>
        </w:tc>
      </w:tr>
    </w:tbl>
    <w:p w:rsidR="00D1502C" w:rsidRPr="00346775" w:rsidRDefault="00D1502C" w:rsidP="004C70B7">
      <w:pPr>
        <w:pStyle w:val="PlainText"/>
        <w:rPr>
          <w:rFonts w:ascii="Arial" w:eastAsia="MS Mincho" w:hAnsi="Arial" w:cs="Arial"/>
          <w:sz w:val="18"/>
          <w:szCs w:val="18"/>
        </w:rPr>
      </w:pPr>
    </w:p>
    <w:p w:rsidR="008610AF" w:rsidRPr="00346775" w:rsidRDefault="006E2305" w:rsidP="004C70B7">
      <w:pPr>
        <w:pStyle w:val="PlainText"/>
        <w:rPr>
          <w:rFonts w:ascii="Arial" w:eastAsia="MS Mincho" w:hAnsi="Arial" w:cs="Arial"/>
        </w:rPr>
      </w:pPr>
      <w:r w:rsidRPr="00346775">
        <w:rPr>
          <w:rFonts w:ascii="Arial" w:eastAsia="MS Mincho" w:hAnsi="Arial" w:cs="Arial"/>
        </w:rPr>
        <w:t xml:space="preserve">* This </w:t>
      </w:r>
      <w:r w:rsidR="0099216E" w:rsidRPr="00346775">
        <w:rPr>
          <w:rFonts w:ascii="Arial" w:eastAsia="MS Mincho" w:hAnsi="Arial" w:cs="Arial"/>
        </w:rPr>
        <w:t>height</w:t>
      </w:r>
      <w:r w:rsidRPr="00346775">
        <w:rPr>
          <w:rFonts w:ascii="Arial" w:eastAsia="MS Mincho" w:hAnsi="Arial" w:cs="Arial"/>
        </w:rPr>
        <w:t xml:space="preserve"> is measured on the inside of the liquid containing body to the rim.</w:t>
      </w:r>
    </w:p>
    <w:p w:rsidR="00F368B5" w:rsidRDefault="008610AF" w:rsidP="00D47E20">
      <w:pPr>
        <w:pStyle w:val="Heading2"/>
      </w:pPr>
      <w:bookmarkStart w:id="58" w:name="_Toc384913715"/>
      <w:r w:rsidRPr="00B85B33">
        <w:t xml:space="preserve">Appendix </w:t>
      </w:r>
      <w:r w:rsidR="0096650F" w:rsidRPr="00346775">
        <w:t>3</w:t>
      </w:r>
      <w:r w:rsidR="007752D8" w:rsidRPr="00346775">
        <w:t>- Final</w:t>
      </w:r>
      <w:r w:rsidR="00DA404C" w:rsidRPr="00346775">
        <w:t xml:space="preserve"> list of HHM with m</w:t>
      </w:r>
      <w:r w:rsidRPr="00346775">
        <w:t>easurements</w:t>
      </w:r>
      <w:r w:rsidRPr="00B85B33">
        <w:t xml:space="preserve"> to be provided to IARC</w:t>
      </w:r>
      <w:r w:rsidR="007752D8">
        <w:t xml:space="preserve"> with local volumes and </w:t>
      </w:r>
      <w:r w:rsidR="00852A87">
        <w:t>dimensions</w:t>
      </w:r>
      <w:bookmarkEnd w:id="58"/>
    </w:p>
    <w:p w:rsidR="007752D8" w:rsidRPr="007752D8" w:rsidRDefault="007752D8" w:rsidP="007752D8"/>
    <w:tbl>
      <w:tblPr>
        <w:tblW w:w="12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2835"/>
        <w:gridCol w:w="1276"/>
        <w:gridCol w:w="2495"/>
        <w:gridCol w:w="1350"/>
        <w:gridCol w:w="1440"/>
        <w:gridCol w:w="1980"/>
      </w:tblGrid>
      <w:tr w:rsidR="003B0ADF" w:rsidRPr="00346775" w:rsidTr="00476D2F">
        <w:trPr>
          <w:trHeight w:val="255"/>
        </w:trPr>
        <w:tc>
          <w:tcPr>
            <w:tcW w:w="4077" w:type="dxa"/>
            <w:gridSpan w:val="2"/>
            <w:shd w:val="clear" w:color="auto" w:fill="auto"/>
            <w:noWrap/>
            <w:hideMark/>
          </w:tcPr>
          <w:p w:rsidR="008610AF" w:rsidRPr="00346775" w:rsidRDefault="008610AF" w:rsidP="008C39F2">
            <w:pPr>
              <w:spacing w:after="0" w:line="240" w:lineRule="auto"/>
              <w:rPr>
                <w:rFonts w:ascii="Arial" w:hAnsi="Arial" w:cs="Arial"/>
                <w:sz w:val="22"/>
              </w:rPr>
            </w:pPr>
            <w:r w:rsidRPr="00346775">
              <w:rPr>
                <w:rFonts w:ascii="Arial" w:hAnsi="Arial" w:cs="Arial"/>
                <w:sz w:val="22"/>
              </w:rPr>
              <w:t>Date of measurements:</w:t>
            </w:r>
          </w:p>
        </w:tc>
        <w:tc>
          <w:tcPr>
            <w:tcW w:w="1276" w:type="dxa"/>
            <w:shd w:val="clear" w:color="auto" w:fill="auto"/>
            <w:noWrap/>
            <w:hideMark/>
          </w:tcPr>
          <w:p w:rsidR="008610AF" w:rsidRPr="00346775" w:rsidRDefault="00BA3634" w:rsidP="008C39F2">
            <w:pPr>
              <w:spacing w:after="0" w:line="240" w:lineRule="auto"/>
              <w:rPr>
                <w:rFonts w:ascii="Arial" w:hAnsi="Arial" w:cs="Arial"/>
                <w:sz w:val="22"/>
              </w:rPr>
            </w:pPr>
            <w:r w:rsidRPr="00346775">
              <w:rPr>
                <w:rFonts w:ascii="Arial" w:hAnsi="Arial" w:cs="Arial"/>
                <w:sz w:val="22"/>
              </w:rPr>
              <w:t>1999</w:t>
            </w:r>
          </w:p>
        </w:tc>
        <w:tc>
          <w:tcPr>
            <w:tcW w:w="2495" w:type="dxa"/>
            <w:shd w:val="clear" w:color="auto" w:fill="auto"/>
            <w:noWrap/>
            <w:hideMark/>
          </w:tcPr>
          <w:p w:rsidR="008610AF" w:rsidRPr="00346775" w:rsidRDefault="008610AF" w:rsidP="008C39F2">
            <w:pPr>
              <w:spacing w:after="0" w:line="240" w:lineRule="auto"/>
              <w:jc w:val="right"/>
              <w:rPr>
                <w:rFonts w:ascii="Arial" w:hAnsi="Arial" w:cs="Arial"/>
                <w:sz w:val="22"/>
              </w:rPr>
            </w:pPr>
          </w:p>
        </w:tc>
        <w:tc>
          <w:tcPr>
            <w:tcW w:w="1350" w:type="dxa"/>
            <w:shd w:val="clear" w:color="auto" w:fill="auto"/>
            <w:noWrap/>
            <w:hideMark/>
          </w:tcPr>
          <w:p w:rsidR="008610AF" w:rsidRPr="00346775" w:rsidRDefault="008610AF" w:rsidP="008C39F2">
            <w:pPr>
              <w:spacing w:after="0" w:line="240" w:lineRule="auto"/>
              <w:rPr>
                <w:rFonts w:ascii="Arial" w:hAnsi="Arial" w:cs="Arial"/>
                <w:sz w:val="22"/>
              </w:rPr>
            </w:pPr>
          </w:p>
        </w:tc>
        <w:tc>
          <w:tcPr>
            <w:tcW w:w="1440" w:type="dxa"/>
            <w:shd w:val="clear" w:color="auto" w:fill="auto"/>
            <w:noWrap/>
            <w:hideMark/>
          </w:tcPr>
          <w:p w:rsidR="008610AF" w:rsidRPr="00346775" w:rsidRDefault="008610AF" w:rsidP="008C39F2">
            <w:pPr>
              <w:spacing w:after="0" w:line="240" w:lineRule="auto"/>
              <w:rPr>
                <w:rFonts w:ascii="Arial" w:hAnsi="Arial" w:cs="Arial"/>
                <w:sz w:val="22"/>
              </w:rPr>
            </w:pPr>
          </w:p>
        </w:tc>
        <w:tc>
          <w:tcPr>
            <w:tcW w:w="1980" w:type="dxa"/>
            <w:shd w:val="clear" w:color="auto" w:fill="auto"/>
            <w:noWrap/>
            <w:hideMark/>
          </w:tcPr>
          <w:p w:rsidR="008610AF" w:rsidRPr="00346775" w:rsidRDefault="008610AF" w:rsidP="008C39F2">
            <w:pPr>
              <w:spacing w:after="0" w:line="240" w:lineRule="auto"/>
              <w:rPr>
                <w:rFonts w:ascii="Arial" w:hAnsi="Arial" w:cs="Arial"/>
                <w:sz w:val="22"/>
              </w:rPr>
            </w:pPr>
          </w:p>
        </w:tc>
      </w:tr>
      <w:tr w:rsidR="00346775" w:rsidRPr="00346775" w:rsidTr="00346775">
        <w:trPr>
          <w:trHeight w:val="255"/>
        </w:trPr>
        <w:tc>
          <w:tcPr>
            <w:tcW w:w="9198" w:type="dxa"/>
            <w:gridSpan w:val="5"/>
            <w:shd w:val="clear" w:color="auto" w:fill="auto"/>
            <w:noWrap/>
            <w:hideMark/>
          </w:tcPr>
          <w:p w:rsidR="008610AF" w:rsidRPr="00346775" w:rsidRDefault="008610AF" w:rsidP="008C39F2">
            <w:pPr>
              <w:spacing w:after="0" w:line="240" w:lineRule="auto"/>
              <w:rPr>
                <w:rFonts w:ascii="Arial" w:hAnsi="Arial" w:cs="Arial"/>
                <w:color w:val="FF0000"/>
                <w:sz w:val="22"/>
              </w:rPr>
            </w:pPr>
          </w:p>
        </w:tc>
        <w:tc>
          <w:tcPr>
            <w:tcW w:w="1440" w:type="dxa"/>
            <w:shd w:val="clear" w:color="auto" w:fill="auto"/>
            <w:noWrap/>
            <w:hideMark/>
          </w:tcPr>
          <w:p w:rsidR="008610AF" w:rsidRPr="00346775" w:rsidRDefault="008610AF" w:rsidP="008C39F2">
            <w:pPr>
              <w:spacing w:after="0" w:line="240" w:lineRule="auto"/>
              <w:rPr>
                <w:rFonts w:ascii="Arial" w:hAnsi="Arial" w:cs="Arial"/>
                <w:sz w:val="22"/>
              </w:rPr>
            </w:pPr>
          </w:p>
        </w:tc>
        <w:tc>
          <w:tcPr>
            <w:tcW w:w="1980" w:type="dxa"/>
            <w:shd w:val="clear" w:color="auto" w:fill="auto"/>
            <w:noWrap/>
            <w:hideMark/>
          </w:tcPr>
          <w:p w:rsidR="008610AF" w:rsidRPr="00346775" w:rsidRDefault="008610AF" w:rsidP="008C39F2">
            <w:pPr>
              <w:spacing w:after="0" w:line="240" w:lineRule="auto"/>
              <w:rPr>
                <w:rFonts w:ascii="Arial" w:hAnsi="Arial" w:cs="Arial"/>
                <w:sz w:val="22"/>
              </w:rPr>
            </w:pPr>
          </w:p>
        </w:tc>
      </w:tr>
      <w:tr w:rsidR="003B0ADF" w:rsidRPr="00346775" w:rsidTr="00476D2F">
        <w:trPr>
          <w:trHeight w:val="255"/>
        </w:trPr>
        <w:tc>
          <w:tcPr>
            <w:tcW w:w="1242" w:type="dxa"/>
            <w:shd w:val="clear" w:color="auto" w:fill="auto"/>
            <w:noWrap/>
            <w:hideMark/>
          </w:tcPr>
          <w:p w:rsidR="008610AF" w:rsidRPr="00346775" w:rsidRDefault="008610AF" w:rsidP="008C39F2">
            <w:pPr>
              <w:spacing w:after="0" w:line="240" w:lineRule="auto"/>
              <w:rPr>
                <w:rFonts w:ascii="Arial" w:hAnsi="Arial" w:cs="Arial"/>
                <w:sz w:val="22"/>
              </w:rPr>
            </w:pPr>
            <w:r w:rsidRPr="00346775">
              <w:rPr>
                <w:rFonts w:ascii="Arial" w:hAnsi="Arial" w:cs="Arial"/>
                <w:sz w:val="22"/>
              </w:rPr>
              <w:t>HHM code</w:t>
            </w:r>
            <w:r w:rsidR="007752D8">
              <w:rPr>
                <w:rFonts w:ascii="Arial" w:hAnsi="Arial" w:cs="Arial"/>
                <w:sz w:val="22"/>
              </w:rPr>
              <w:t xml:space="preserve"> in local </w:t>
            </w:r>
            <w:r w:rsidR="003C6671">
              <w:rPr>
                <w:rFonts w:ascii="Arial" w:hAnsi="Arial" w:cs="Arial"/>
                <w:sz w:val="22"/>
              </w:rPr>
              <w:t>GloboDiet</w:t>
            </w:r>
          </w:p>
        </w:tc>
        <w:tc>
          <w:tcPr>
            <w:tcW w:w="2835" w:type="dxa"/>
            <w:shd w:val="clear" w:color="auto" w:fill="auto"/>
            <w:noWrap/>
            <w:hideMark/>
          </w:tcPr>
          <w:p w:rsidR="008610AF" w:rsidRPr="00346775" w:rsidRDefault="008610AF" w:rsidP="008C39F2">
            <w:pPr>
              <w:spacing w:after="0" w:line="240" w:lineRule="auto"/>
              <w:rPr>
                <w:rFonts w:ascii="Arial" w:hAnsi="Arial" w:cs="Arial"/>
                <w:sz w:val="22"/>
              </w:rPr>
            </w:pPr>
            <w:r w:rsidRPr="00346775">
              <w:rPr>
                <w:rFonts w:ascii="Arial" w:hAnsi="Arial" w:cs="Arial"/>
                <w:sz w:val="22"/>
              </w:rPr>
              <w:t>HHM name</w:t>
            </w:r>
          </w:p>
        </w:tc>
        <w:tc>
          <w:tcPr>
            <w:tcW w:w="1276" w:type="dxa"/>
            <w:shd w:val="clear" w:color="auto" w:fill="auto"/>
            <w:noWrap/>
            <w:hideMark/>
          </w:tcPr>
          <w:p w:rsidR="008610AF" w:rsidRPr="00346775" w:rsidRDefault="008610AF" w:rsidP="008C39F2">
            <w:pPr>
              <w:spacing w:after="0" w:line="240" w:lineRule="auto"/>
              <w:rPr>
                <w:rFonts w:ascii="Arial" w:hAnsi="Arial" w:cs="Arial"/>
                <w:sz w:val="22"/>
              </w:rPr>
            </w:pPr>
            <w:r w:rsidRPr="00346775">
              <w:rPr>
                <w:rFonts w:ascii="Arial" w:hAnsi="Arial" w:cs="Arial"/>
                <w:sz w:val="22"/>
              </w:rPr>
              <w:t>HHM volume</w:t>
            </w:r>
            <w:r w:rsidR="00BA3634" w:rsidRPr="00346775">
              <w:rPr>
                <w:rFonts w:ascii="Arial" w:hAnsi="Arial" w:cs="Arial"/>
                <w:sz w:val="22"/>
              </w:rPr>
              <w:t xml:space="preserve"> [ml]</w:t>
            </w:r>
          </w:p>
        </w:tc>
        <w:tc>
          <w:tcPr>
            <w:tcW w:w="2495" w:type="dxa"/>
            <w:shd w:val="clear" w:color="auto" w:fill="auto"/>
            <w:noWrap/>
            <w:hideMark/>
          </w:tcPr>
          <w:p w:rsidR="008610AF" w:rsidRPr="00346775" w:rsidRDefault="008610AF" w:rsidP="008C39F2">
            <w:pPr>
              <w:spacing w:after="0" w:line="240" w:lineRule="auto"/>
              <w:rPr>
                <w:rFonts w:ascii="Arial" w:hAnsi="Arial" w:cs="Arial"/>
                <w:sz w:val="22"/>
              </w:rPr>
            </w:pPr>
            <w:r w:rsidRPr="00346775">
              <w:rPr>
                <w:rFonts w:ascii="Arial" w:hAnsi="Arial" w:cs="Arial"/>
                <w:sz w:val="22"/>
              </w:rPr>
              <w:t>Fractions</w:t>
            </w:r>
          </w:p>
        </w:tc>
        <w:tc>
          <w:tcPr>
            <w:tcW w:w="1350" w:type="dxa"/>
            <w:shd w:val="clear" w:color="auto" w:fill="auto"/>
            <w:noWrap/>
            <w:hideMark/>
          </w:tcPr>
          <w:p w:rsidR="008610AF" w:rsidRPr="00346775" w:rsidRDefault="008610AF" w:rsidP="008C39F2">
            <w:pPr>
              <w:spacing w:after="0" w:line="240" w:lineRule="auto"/>
              <w:rPr>
                <w:rFonts w:ascii="Arial" w:hAnsi="Arial" w:cs="Arial"/>
                <w:sz w:val="22"/>
              </w:rPr>
            </w:pPr>
            <w:r w:rsidRPr="00346775">
              <w:rPr>
                <w:rFonts w:ascii="Arial" w:hAnsi="Arial" w:cs="Arial"/>
                <w:sz w:val="22"/>
              </w:rPr>
              <w:t>Diameter</w:t>
            </w:r>
          </w:p>
          <w:p w:rsidR="008610AF" w:rsidRPr="00346775" w:rsidRDefault="008610AF" w:rsidP="008C39F2">
            <w:pPr>
              <w:spacing w:after="0" w:line="240" w:lineRule="auto"/>
              <w:rPr>
                <w:rFonts w:ascii="Arial" w:hAnsi="Arial" w:cs="Arial"/>
                <w:sz w:val="22"/>
              </w:rPr>
            </w:pPr>
            <w:r w:rsidRPr="00346775">
              <w:rPr>
                <w:rFonts w:ascii="Arial" w:hAnsi="Arial" w:cs="Arial"/>
                <w:sz w:val="22"/>
              </w:rPr>
              <w:t>[cm]</w:t>
            </w:r>
          </w:p>
        </w:tc>
        <w:tc>
          <w:tcPr>
            <w:tcW w:w="1440" w:type="dxa"/>
            <w:shd w:val="clear" w:color="auto" w:fill="auto"/>
            <w:noWrap/>
            <w:hideMark/>
          </w:tcPr>
          <w:p w:rsidR="008610AF" w:rsidRPr="00346775" w:rsidRDefault="008610AF" w:rsidP="008C39F2">
            <w:pPr>
              <w:spacing w:after="0" w:line="240" w:lineRule="auto"/>
              <w:rPr>
                <w:rFonts w:ascii="Arial" w:hAnsi="Arial" w:cs="Arial"/>
                <w:sz w:val="22"/>
              </w:rPr>
            </w:pPr>
            <w:r w:rsidRPr="00346775">
              <w:rPr>
                <w:rFonts w:ascii="Arial" w:hAnsi="Arial" w:cs="Arial"/>
                <w:sz w:val="22"/>
              </w:rPr>
              <w:t>Total height</w:t>
            </w:r>
          </w:p>
          <w:p w:rsidR="008610AF" w:rsidRPr="00346775" w:rsidRDefault="008610AF" w:rsidP="008C39F2">
            <w:pPr>
              <w:spacing w:after="0" w:line="240" w:lineRule="auto"/>
              <w:rPr>
                <w:rFonts w:ascii="Arial" w:hAnsi="Arial" w:cs="Arial"/>
                <w:sz w:val="22"/>
              </w:rPr>
            </w:pPr>
            <w:r w:rsidRPr="00346775">
              <w:rPr>
                <w:rFonts w:ascii="Arial" w:hAnsi="Arial" w:cs="Arial"/>
                <w:sz w:val="22"/>
              </w:rPr>
              <w:t>[cm]</w:t>
            </w:r>
          </w:p>
        </w:tc>
        <w:tc>
          <w:tcPr>
            <w:tcW w:w="1980" w:type="dxa"/>
            <w:shd w:val="clear" w:color="auto" w:fill="auto"/>
            <w:noWrap/>
            <w:hideMark/>
          </w:tcPr>
          <w:p w:rsidR="008610AF" w:rsidRPr="00346775" w:rsidRDefault="008610AF" w:rsidP="008C39F2">
            <w:pPr>
              <w:spacing w:after="0" w:line="240" w:lineRule="auto"/>
              <w:rPr>
                <w:rFonts w:ascii="Arial" w:hAnsi="Arial" w:cs="Arial"/>
                <w:sz w:val="22"/>
              </w:rPr>
            </w:pPr>
            <w:r w:rsidRPr="00346775">
              <w:rPr>
                <w:rFonts w:ascii="Arial" w:hAnsi="Arial" w:cs="Arial"/>
                <w:sz w:val="22"/>
              </w:rPr>
              <w:t>Height of bowl, if applicable [cm]</w:t>
            </w:r>
          </w:p>
        </w:tc>
      </w:tr>
      <w:tr w:rsidR="003B0ADF" w:rsidRPr="00346775" w:rsidTr="00476D2F">
        <w:trPr>
          <w:trHeight w:val="255"/>
        </w:trPr>
        <w:tc>
          <w:tcPr>
            <w:tcW w:w="1242" w:type="dxa"/>
            <w:shd w:val="clear" w:color="auto" w:fill="auto"/>
            <w:noWrap/>
            <w:hideMark/>
          </w:tcPr>
          <w:p w:rsidR="008610AF" w:rsidRPr="00346775" w:rsidRDefault="008610AF" w:rsidP="00346775">
            <w:pPr>
              <w:spacing w:after="0" w:line="240" w:lineRule="auto"/>
              <w:rPr>
                <w:rFonts w:ascii="Arial" w:hAnsi="Arial" w:cs="Arial"/>
                <w:sz w:val="22"/>
              </w:rPr>
            </w:pPr>
            <w:r w:rsidRPr="00346775">
              <w:rPr>
                <w:rFonts w:ascii="Arial" w:hAnsi="Arial" w:cs="Arial"/>
                <w:sz w:val="22"/>
              </w:rPr>
              <w:t>31</w:t>
            </w:r>
          </w:p>
        </w:tc>
        <w:tc>
          <w:tcPr>
            <w:tcW w:w="2835" w:type="dxa"/>
            <w:shd w:val="clear" w:color="auto" w:fill="auto"/>
            <w:noWrap/>
            <w:hideMark/>
          </w:tcPr>
          <w:p w:rsidR="008610AF" w:rsidRPr="00346775" w:rsidRDefault="008610AF" w:rsidP="008C39F2">
            <w:pPr>
              <w:spacing w:after="0" w:line="240" w:lineRule="auto"/>
              <w:rPr>
                <w:rFonts w:ascii="Arial" w:hAnsi="Arial" w:cs="Arial"/>
                <w:sz w:val="22"/>
              </w:rPr>
            </w:pPr>
            <w:proofErr w:type="spellStart"/>
            <w:r w:rsidRPr="00346775">
              <w:rPr>
                <w:rFonts w:ascii="Arial" w:hAnsi="Arial" w:cs="Arial"/>
                <w:sz w:val="22"/>
              </w:rPr>
              <w:t>verre</w:t>
            </w:r>
            <w:proofErr w:type="spellEnd"/>
            <w:r w:rsidRPr="00346775">
              <w:rPr>
                <w:rFonts w:ascii="Arial" w:hAnsi="Arial" w:cs="Arial"/>
                <w:sz w:val="22"/>
              </w:rPr>
              <w:t>, coupe champagne</w:t>
            </w:r>
          </w:p>
        </w:tc>
        <w:tc>
          <w:tcPr>
            <w:tcW w:w="1276" w:type="dxa"/>
            <w:shd w:val="clear" w:color="auto" w:fill="auto"/>
            <w:noWrap/>
            <w:hideMark/>
          </w:tcPr>
          <w:p w:rsidR="008610AF" w:rsidRPr="00346775" w:rsidRDefault="008610AF" w:rsidP="00346775">
            <w:pPr>
              <w:spacing w:after="0" w:line="240" w:lineRule="auto"/>
              <w:rPr>
                <w:rFonts w:ascii="Arial" w:hAnsi="Arial" w:cs="Arial"/>
                <w:sz w:val="22"/>
              </w:rPr>
            </w:pPr>
            <w:r w:rsidRPr="00346775">
              <w:rPr>
                <w:rFonts w:ascii="Arial" w:hAnsi="Arial" w:cs="Arial"/>
                <w:sz w:val="22"/>
              </w:rPr>
              <w:t>170</w:t>
            </w:r>
          </w:p>
        </w:tc>
        <w:tc>
          <w:tcPr>
            <w:tcW w:w="2495" w:type="dxa"/>
            <w:shd w:val="clear" w:color="auto" w:fill="auto"/>
            <w:noWrap/>
            <w:hideMark/>
          </w:tcPr>
          <w:p w:rsidR="008610AF" w:rsidRPr="00346775" w:rsidRDefault="008610AF" w:rsidP="008C39F2">
            <w:pPr>
              <w:spacing w:after="0" w:line="240" w:lineRule="auto"/>
              <w:rPr>
                <w:rFonts w:ascii="Arial" w:hAnsi="Arial" w:cs="Arial"/>
                <w:sz w:val="22"/>
              </w:rPr>
            </w:pPr>
            <w:r w:rsidRPr="00346775">
              <w:rPr>
                <w:rFonts w:ascii="Arial" w:hAnsi="Arial" w:cs="Arial"/>
                <w:sz w:val="22"/>
              </w:rPr>
              <w:t>1/4,1/2,3/4,1</w:t>
            </w:r>
          </w:p>
        </w:tc>
        <w:tc>
          <w:tcPr>
            <w:tcW w:w="1350" w:type="dxa"/>
            <w:shd w:val="clear" w:color="auto" w:fill="auto"/>
            <w:noWrap/>
            <w:hideMark/>
          </w:tcPr>
          <w:p w:rsidR="008610AF" w:rsidRPr="00346775" w:rsidRDefault="008610AF" w:rsidP="00346775">
            <w:pPr>
              <w:spacing w:after="0" w:line="240" w:lineRule="auto"/>
              <w:rPr>
                <w:rFonts w:ascii="Arial" w:hAnsi="Arial" w:cs="Arial"/>
                <w:sz w:val="22"/>
              </w:rPr>
            </w:pPr>
            <w:r w:rsidRPr="00346775">
              <w:rPr>
                <w:rFonts w:ascii="Arial" w:hAnsi="Arial" w:cs="Arial"/>
                <w:sz w:val="22"/>
              </w:rPr>
              <w:t>8.6</w:t>
            </w:r>
          </w:p>
        </w:tc>
        <w:tc>
          <w:tcPr>
            <w:tcW w:w="1440" w:type="dxa"/>
            <w:shd w:val="clear" w:color="auto" w:fill="auto"/>
            <w:noWrap/>
            <w:hideMark/>
          </w:tcPr>
          <w:p w:rsidR="008610AF" w:rsidRPr="00346775" w:rsidRDefault="008610AF" w:rsidP="00346775">
            <w:pPr>
              <w:spacing w:after="0" w:line="240" w:lineRule="auto"/>
              <w:rPr>
                <w:rFonts w:ascii="Arial" w:hAnsi="Arial" w:cs="Arial"/>
                <w:sz w:val="22"/>
              </w:rPr>
            </w:pPr>
            <w:r w:rsidRPr="00346775">
              <w:rPr>
                <w:rFonts w:ascii="Arial" w:hAnsi="Arial" w:cs="Arial"/>
                <w:sz w:val="22"/>
              </w:rPr>
              <w:t>10.4</w:t>
            </w:r>
          </w:p>
        </w:tc>
        <w:tc>
          <w:tcPr>
            <w:tcW w:w="1980" w:type="dxa"/>
            <w:shd w:val="clear" w:color="auto" w:fill="auto"/>
            <w:noWrap/>
            <w:hideMark/>
          </w:tcPr>
          <w:p w:rsidR="008610AF" w:rsidRPr="00346775" w:rsidRDefault="008610AF" w:rsidP="00346775">
            <w:pPr>
              <w:spacing w:after="0" w:line="240" w:lineRule="auto"/>
              <w:rPr>
                <w:rFonts w:ascii="Arial" w:hAnsi="Arial" w:cs="Arial"/>
                <w:sz w:val="22"/>
              </w:rPr>
            </w:pPr>
            <w:r w:rsidRPr="00346775">
              <w:rPr>
                <w:rFonts w:ascii="Arial" w:hAnsi="Arial" w:cs="Arial"/>
                <w:sz w:val="22"/>
              </w:rPr>
              <w:t>3.9</w:t>
            </w:r>
          </w:p>
        </w:tc>
      </w:tr>
      <w:tr w:rsidR="003B0ADF" w:rsidRPr="00346775" w:rsidTr="00476D2F">
        <w:trPr>
          <w:trHeight w:val="255"/>
        </w:trPr>
        <w:tc>
          <w:tcPr>
            <w:tcW w:w="1242" w:type="dxa"/>
            <w:shd w:val="clear" w:color="auto" w:fill="auto"/>
            <w:noWrap/>
            <w:hideMark/>
          </w:tcPr>
          <w:p w:rsidR="008610AF" w:rsidRPr="00346775" w:rsidRDefault="008610AF" w:rsidP="00346775">
            <w:pPr>
              <w:spacing w:after="0" w:line="240" w:lineRule="auto"/>
              <w:rPr>
                <w:rFonts w:ascii="Arial" w:hAnsi="Arial" w:cs="Arial"/>
                <w:sz w:val="22"/>
              </w:rPr>
            </w:pPr>
            <w:r w:rsidRPr="00346775">
              <w:rPr>
                <w:rFonts w:ascii="Arial" w:hAnsi="Arial" w:cs="Arial"/>
                <w:sz w:val="22"/>
              </w:rPr>
              <w:t>32</w:t>
            </w:r>
          </w:p>
        </w:tc>
        <w:tc>
          <w:tcPr>
            <w:tcW w:w="2835" w:type="dxa"/>
            <w:shd w:val="clear" w:color="auto" w:fill="auto"/>
            <w:noWrap/>
            <w:hideMark/>
          </w:tcPr>
          <w:p w:rsidR="008610AF" w:rsidRPr="00346775" w:rsidRDefault="008610AF" w:rsidP="008C39F2">
            <w:pPr>
              <w:spacing w:after="0" w:line="240" w:lineRule="auto"/>
              <w:rPr>
                <w:rFonts w:ascii="Arial" w:hAnsi="Arial" w:cs="Arial"/>
                <w:sz w:val="22"/>
              </w:rPr>
            </w:pPr>
            <w:proofErr w:type="spellStart"/>
            <w:r w:rsidRPr="00346775">
              <w:rPr>
                <w:rFonts w:ascii="Arial" w:hAnsi="Arial" w:cs="Arial"/>
                <w:sz w:val="22"/>
              </w:rPr>
              <w:t>verre</w:t>
            </w:r>
            <w:proofErr w:type="spellEnd"/>
            <w:r w:rsidRPr="00346775">
              <w:rPr>
                <w:rFonts w:ascii="Arial" w:hAnsi="Arial" w:cs="Arial"/>
                <w:sz w:val="22"/>
              </w:rPr>
              <w:t>, petit vin</w:t>
            </w:r>
          </w:p>
        </w:tc>
        <w:tc>
          <w:tcPr>
            <w:tcW w:w="1276" w:type="dxa"/>
            <w:shd w:val="clear" w:color="auto" w:fill="auto"/>
            <w:noWrap/>
            <w:hideMark/>
          </w:tcPr>
          <w:p w:rsidR="008610AF" w:rsidRPr="00346775" w:rsidRDefault="008610AF" w:rsidP="00346775">
            <w:pPr>
              <w:spacing w:after="0" w:line="240" w:lineRule="auto"/>
              <w:rPr>
                <w:rFonts w:ascii="Arial" w:hAnsi="Arial" w:cs="Arial"/>
                <w:sz w:val="22"/>
              </w:rPr>
            </w:pPr>
            <w:r w:rsidRPr="00346775">
              <w:rPr>
                <w:rFonts w:ascii="Arial" w:hAnsi="Arial" w:cs="Arial"/>
                <w:sz w:val="22"/>
              </w:rPr>
              <w:t>190</w:t>
            </w:r>
          </w:p>
        </w:tc>
        <w:tc>
          <w:tcPr>
            <w:tcW w:w="2495" w:type="dxa"/>
            <w:shd w:val="clear" w:color="auto" w:fill="auto"/>
            <w:noWrap/>
            <w:hideMark/>
          </w:tcPr>
          <w:p w:rsidR="008610AF" w:rsidRPr="00346775" w:rsidRDefault="008610AF" w:rsidP="008C39F2">
            <w:pPr>
              <w:spacing w:after="0" w:line="240" w:lineRule="auto"/>
              <w:rPr>
                <w:rFonts w:ascii="Arial" w:hAnsi="Arial" w:cs="Arial"/>
                <w:sz w:val="22"/>
              </w:rPr>
            </w:pPr>
            <w:r w:rsidRPr="00346775">
              <w:rPr>
                <w:rFonts w:ascii="Arial" w:hAnsi="Arial" w:cs="Arial"/>
                <w:sz w:val="22"/>
              </w:rPr>
              <w:t>1/8,1/4,1/2,3/4,7/8,1</w:t>
            </w:r>
          </w:p>
        </w:tc>
        <w:tc>
          <w:tcPr>
            <w:tcW w:w="1350" w:type="dxa"/>
            <w:shd w:val="clear" w:color="auto" w:fill="auto"/>
            <w:noWrap/>
            <w:hideMark/>
          </w:tcPr>
          <w:p w:rsidR="008610AF" w:rsidRPr="00346775" w:rsidRDefault="008610AF" w:rsidP="00346775">
            <w:pPr>
              <w:spacing w:after="0" w:line="240" w:lineRule="auto"/>
              <w:rPr>
                <w:rFonts w:ascii="Arial" w:hAnsi="Arial" w:cs="Arial"/>
                <w:sz w:val="22"/>
              </w:rPr>
            </w:pPr>
            <w:r w:rsidRPr="00346775">
              <w:rPr>
                <w:rFonts w:ascii="Arial" w:hAnsi="Arial" w:cs="Arial"/>
                <w:sz w:val="22"/>
              </w:rPr>
              <w:t>6.8</w:t>
            </w:r>
          </w:p>
        </w:tc>
        <w:tc>
          <w:tcPr>
            <w:tcW w:w="1440" w:type="dxa"/>
            <w:shd w:val="clear" w:color="auto" w:fill="auto"/>
            <w:noWrap/>
            <w:hideMark/>
          </w:tcPr>
          <w:p w:rsidR="008610AF" w:rsidRPr="00346775" w:rsidRDefault="008610AF" w:rsidP="00346775">
            <w:pPr>
              <w:spacing w:after="0" w:line="240" w:lineRule="auto"/>
              <w:rPr>
                <w:rFonts w:ascii="Arial" w:hAnsi="Arial" w:cs="Arial"/>
                <w:sz w:val="22"/>
              </w:rPr>
            </w:pPr>
            <w:r w:rsidRPr="00346775">
              <w:rPr>
                <w:rFonts w:ascii="Arial" w:hAnsi="Arial" w:cs="Arial"/>
                <w:sz w:val="22"/>
              </w:rPr>
              <w:t>13</w:t>
            </w:r>
          </w:p>
        </w:tc>
        <w:tc>
          <w:tcPr>
            <w:tcW w:w="1980" w:type="dxa"/>
            <w:shd w:val="clear" w:color="auto" w:fill="auto"/>
            <w:noWrap/>
            <w:hideMark/>
          </w:tcPr>
          <w:p w:rsidR="008610AF" w:rsidRPr="00346775" w:rsidRDefault="008610AF" w:rsidP="00346775">
            <w:pPr>
              <w:spacing w:after="0" w:line="240" w:lineRule="auto"/>
              <w:rPr>
                <w:rFonts w:ascii="Arial" w:hAnsi="Arial" w:cs="Arial"/>
                <w:sz w:val="22"/>
              </w:rPr>
            </w:pPr>
            <w:r w:rsidRPr="00346775">
              <w:rPr>
                <w:rFonts w:ascii="Arial" w:hAnsi="Arial" w:cs="Arial"/>
                <w:sz w:val="22"/>
              </w:rPr>
              <w:t>6.5</w:t>
            </w:r>
          </w:p>
        </w:tc>
      </w:tr>
      <w:tr w:rsidR="003B0ADF" w:rsidRPr="00346775" w:rsidTr="00476D2F">
        <w:trPr>
          <w:trHeight w:val="255"/>
        </w:trPr>
        <w:tc>
          <w:tcPr>
            <w:tcW w:w="1242" w:type="dxa"/>
            <w:shd w:val="clear" w:color="auto" w:fill="auto"/>
            <w:noWrap/>
            <w:hideMark/>
          </w:tcPr>
          <w:p w:rsidR="008610AF" w:rsidRPr="00346775" w:rsidRDefault="008610AF" w:rsidP="00346775">
            <w:pPr>
              <w:spacing w:after="0" w:line="240" w:lineRule="auto"/>
              <w:rPr>
                <w:rFonts w:ascii="Arial" w:hAnsi="Arial" w:cs="Arial"/>
                <w:sz w:val="22"/>
              </w:rPr>
            </w:pPr>
            <w:r w:rsidRPr="00346775">
              <w:rPr>
                <w:rFonts w:ascii="Arial" w:hAnsi="Arial" w:cs="Arial"/>
                <w:sz w:val="22"/>
              </w:rPr>
              <w:t>33</w:t>
            </w:r>
          </w:p>
        </w:tc>
        <w:tc>
          <w:tcPr>
            <w:tcW w:w="2835" w:type="dxa"/>
            <w:shd w:val="clear" w:color="auto" w:fill="auto"/>
            <w:noWrap/>
            <w:hideMark/>
          </w:tcPr>
          <w:p w:rsidR="008610AF" w:rsidRPr="00346775" w:rsidRDefault="008610AF" w:rsidP="008C39F2">
            <w:pPr>
              <w:spacing w:after="0" w:line="240" w:lineRule="auto"/>
              <w:rPr>
                <w:rFonts w:ascii="Arial" w:hAnsi="Arial" w:cs="Arial"/>
                <w:sz w:val="22"/>
              </w:rPr>
            </w:pPr>
            <w:proofErr w:type="spellStart"/>
            <w:r w:rsidRPr="00346775">
              <w:rPr>
                <w:rFonts w:ascii="Arial" w:hAnsi="Arial" w:cs="Arial"/>
                <w:sz w:val="22"/>
              </w:rPr>
              <w:t>verre</w:t>
            </w:r>
            <w:proofErr w:type="spellEnd"/>
            <w:r w:rsidRPr="00346775">
              <w:rPr>
                <w:rFonts w:ascii="Arial" w:hAnsi="Arial" w:cs="Arial"/>
                <w:sz w:val="22"/>
              </w:rPr>
              <w:t>, grand vin</w:t>
            </w:r>
          </w:p>
        </w:tc>
        <w:tc>
          <w:tcPr>
            <w:tcW w:w="1276" w:type="dxa"/>
            <w:shd w:val="clear" w:color="auto" w:fill="auto"/>
            <w:noWrap/>
            <w:hideMark/>
          </w:tcPr>
          <w:p w:rsidR="008610AF" w:rsidRPr="00346775" w:rsidRDefault="008610AF" w:rsidP="00346775">
            <w:pPr>
              <w:spacing w:after="0" w:line="240" w:lineRule="auto"/>
              <w:rPr>
                <w:rFonts w:ascii="Arial" w:hAnsi="Arial" w:cs="Arial"/>
                <w:sz w:val="22"/>
              </w:rPr>
            </w:pPr>
            <w:r w:rsidRPr="00346775">
              <w:rPr>
                <w:rFonts w:ascii="Arial" w:hAnsi="Arial" w:cs="Arial"/>
                <w:sz w:val="22"/>
              </w:rPr>
              <w:t>245</w:t>
            </w:r>
          </w:p>
        </w:tc>
        <w:tc>
          <w:tcPr>
            <w:tcW w:w="2495" w:type="dxa"/>
            <w:shd w:val="clear" w:color="auto" w:fill="auto"/>
            <w:noWrap/>
            <w:hideMark/>
          </w:tcPr>
          <w:p w:rsidR="008610AF" w:rsidRPr="00346775" w:rsidRDefault="008610AF" w:rsidP="008C39F2">
            <w:pPr>
              <w:spacing w:after="0" w:line="240" w:lineRule="auto"/>
              <w:rPr>
                <w:rFonts w:ascii="Arial" w:hAnsi="Arial" w:cs="Arial"/>
                <w:sz w:val="22"/>
              </w:rPr>
            </w:pPr>
            <w:r w:rsidRPr="00346775">
              <w:rPr>
                <w:rFonts w:ascii="Arial" w:hAnsi="Arial" w:cs="Arial"/>
                <w:sz w:val="22"/>
              </w:rPr>
              <w:t>1/6,1/3,1/2,2/3,5/6,1</w:t>
            </w:r>
          </w:p>
        </w:tc>
        <w:tc>
          <w:tcPr>
            <w:tcW w:w="1350" w:type="dxa"/>
            <w:shd w:val="clear" w:color="auto" w:fill="auto"/>
            <w:noWrap/>
            <w:hideMark/>
          </w:tcPr>
          <w:p w:rsidR="008610AF" w:rsidRPr="00346775" w:rsidRDefault="008610AF" w:rsidP="00346775">
            <w:pPr>
              <w:spacing w:after="0" w:line="240" w:lineRule="auto"/>
              <w:rPr>
                <w:rFonts w:ascii="Arial" w:hAnsi="Arial" w:cs="Arial"/>
                <w:sz w:val="22"/>
              </w:rPr>
            </w:pPr>
            <w:r w:rsidRPr="00346775">
              <w:rPr>
                <w:rFonts w:ascii="Arial" w:hAnsi="Arial" w:cs="Arial"/>
                <w:sz w:val="22"/>
              </w:rPr>
              <w:t>6.2</w:t>
            </w:r>
          </w:p>
        </w:tc>
        <w:tc>
          <w:tcPr>
            <w:tcW w:w="1440" w:type="dxa"/>
            <w:shd w:val="clear" w:color="auto" w:fill="auto"/>
            <w:noWrap/>
            <w:hideMark/>
          </w:tcPr>
          <w:p w:rsidR="008610AF" w:rsidRPr="00346775" w:rsidRDefault="008610AF" w:rsidP="00346775">
            <w:pPr>
              <w:spacing w:after="0" w:line="240" w:lineRule="auto"/>
              <w:rPr>
                <w:rFonts w:ascii="Arial" w:hAnsi="Arial" w:cs="Arial"/>
                <w:sz w:val="22"/>
              </w:rPr>
            </w:pPr>
            <w:r w:rsidRPr="00346775">
              <w:rPr>
                <w:rFonts w:ascii="Arial" w:hAnsi="Arial" w:cs="Arial"/>
                <w:sz w:val="22"/>
              </w:rPr>
              <w:t>16.1</w:t>
            </w:r>
          </w:p>
        </w:tc>
        <w:tc>
          <w:tcPr>
            <w:tcW w:w="1980" w:type="dxa"/>
            <w:shd w:val="clear" w:color="auto" w:fill="auto"/>
            <w:noWrap/>
            <w:hideMark/>
          </w:tcPr>
          <w:p w:rsidR="008610AF" w:rsidRPr="00346775" w:rsidRDefault="008610AF" w:rsidP="00346775">
            <w:pPr>
              <w:spacing w:after="0" w:line="240" w:lineRule="auto"/>
              <w:rPr>
                <w:rFonts w:ascii="Arial" w:hAnsi="Arial" w:cs="Arial"/>
                <w:sz w:val="22"/>
              </w:rPr>
            </w:pPr>
            <w:r w:rsidRPr="00346775">
              <w:rPr>
                <w:rFonts w:ascii="Arial" w:hAnsi="Arial" w:cs="Arial"/>
                <w:sz w:val="22"/>
              </w:rPr>
              <w:t>9.6</w:t>
            </w:r>
          </w:p>
        </w:tc>
      </w:tr>
      <w:tr w:rsidR="003B0ADF" w:rsidRPr="00346775" w:rsidTr="00476D2F">
        <w:trPr>
          <w:trHeight w:val="255"/>
        </w:trPr>
        <w:tc>
          <w:tcPr>
            <w:tcW w:w="1242" w:type="dxa"/>
            <w:shd w:val="clear" w:color="auto" w:fill="auto"/>
            <w:noWrap/>
            <w:hideMark/>
          </w:tcPr>
          <w:p w:rsidR="008610AF" w:rsidRPr="00346775" w:rsidRDefault="008610AF" w:rsidP="00346775">
            <w:pPr>
              <w:spacing w:after="0" w:line="240" w:lineRule="auto"/>
              <w:rPr>
                <w:rFonts w:ascii="Arial" w:hAnsi="Arial" w:cs="Arial"/>
                <w:sz w:val="22"/>
              </w:rPr>
            </w:pPr>
            <w:r w:rsidRPr="00346775">
              <w:rPr>
                <w:rFonts w:ascii="Arial" w:hAnsi="Arial" w:cs="Arial"/>
                <w:sz w:val="22"/>
              </w:rPr>
              <w:t>34</w:t>
            </w:r>
          </w:p>
        </w:tc>
        <w:tc>
          <w:tcPr>
            <w:tcW w:w="2835" w:type="dxa"/>
            <w:shd w:val="clear" w:color="auto" w:fill="auto"/>
            <w:noWrap/>
            <w:hideMark/>
          </w:tcPr>
          <w:p w:rsidR="008610AF" w:rsidRPr="00346775" w:rsidRDefault="008610AF" w:rsidP="008C39F2">
            <w:pPr>
              <w:spacing w:after="0" w:line="240" w:lineRule="auto"/>
              <w:rPr>
                <w:rFonts w:ascii="Arial" w:hAnsi="Arial" w:cs="Arial"/>
                <w:sz w:val="22"/>
              </w:rPr>
            </w:pPr>
            <w:proofErr w:type="spellStart"/>
            <w:r w:rsidRPr="00346775">
              <w:rPr>
                <w:rFonts w:ascii="Arial" w:hAnsi="Arial" w:cs="Arial"/>
                <w:sz w:val="22"/>
              </w:rPr>
              <w:t>verre</w:t>
            </w:r>
            <w:proofErr w:type="spellEnd"/>
            <w:r w:rsidRPr="00346775">
              <w:rPr>
                <w:rFonts w:ascii="Arial" w:hAnsi="Arial" w:cs="Arial"/>
                <w:sz w:val="22"/>
              </w:rPr>
              <w:t>, flute champagne</w:t>
            </w:r>
          </w:p>
        </w:tc>
        <w:tc>
          <w:tcPr>
            <w:tcW w:w="1276" w:type="dxa"/>
            <w:shd w:val="clear" w:color="auto" w:fill="auto"/>
            <w:noWrap/>
            <w:hideMark/>
          </w:tcPr>
          <w:p w:rsidR="008610AF" w:rsidRPr="00346775" w:rsidRDefault="008610AF" w:rsidP="00346775">
            <w:pPr>
              <w:spacing w:after="0" w:line="240" w:lineRule="auto"/>
              <w:rPr>
                <w:rFonts w:ascii="Arial" w:hAnsi="Arial" w:cs="Arial"/>
                <w:sz w:val="22"/>
              </w:rPr>
            </w:pPr>
            <w:r w:rsidRPr="00346775">
              <w:rPr>
                <w:rFonts w:ascii="Arial" w:hAnsi="Arial" w:cs="Arial"/>
                <w:sz w:val="22"/>
              </w:rPr>
              <w:t>180</w:t>
            </w:r>
          </w:p>
        </w:tc>
        <w:tc>
          <w:tcPr>
            <w:tcW w:w="2495" w:type="dxa"/>
            <w:shd w:val="clear" w:color="auto" w:fill="auto"/>
            <w:noWrap/>
            <w:hideMark/>
          </w:tcPr>
          <w:p w:rsidR="008610AF" w:rsidRPr="00346775" w:rsidRDefault="008610AF" w:rsidP="008C39F2">
            <w:pPr>
              <w:spacing w:after="0" w:line="240" w:lineRule="auto"/>
              <w:rPr>
                <w:rFonts w:ascii="Arial" w:hAnsi="Arial" w:cs="Arial"/>
                <w:sz w:val="22"/>
              </w:rPr>
            </w:pPr>
            <w:r w:rsidRPr="00346775">
              <w:rPr>
                <w:rFonts w:ascii="Arial" w:hAnsi="Arial" w:cs="Arial"/>
                <w:sz w:val="22"/>
              </w:rPr>
              <w:t>1/8,1/4,1/2,3/4,7/8,1</w:t>
            </w:r>
          </w:p>
        </w:tc>
        <w:tc>
          <w:tcPr>
            <w:tcW w:w="1350" w:type="dxa"/>
            <w:shd w:val="clear" w:color="auto" w:fill="auto"/>
            <w:noWrap/>
            <w:hideMark/>
          </w:tcPr>
          <w:p w:rsidR="008610AF" w:rsidRPr="00346775" w:rsidRDefault="008610AF" w:rsidP="00346775">
            <w:pPr>
              <w:spacing w:after="0" w:line="240" w:lineRule="auto"/>
              <w:rPr>
                <w:rFonts w:ascii="Arial" w:hAnsi="Arial" w:cs="Arial"/>
                <w:sz w:val="22"/>
              </w:rPr>
            </w:pPr>
            <w:r w:rsidRPr="00346775">
              <w:rPr>
                <w:rFonts w:ascii="Arial" w:hAnsi="Arial" w:cs="Arial"/>
                <w:sz w:val="22"/>
              </w:rPr>
              <w:t>4.4</w:t>
            </w:r>
          </w:p>
        </w:tc>
        <w:tc>
          <w:tcPr>
            <w:tcW w:w="1440" w:type="dxa"/>
            <w:shd w:val="clear" w:color="auto" w:fill="auto"/>
            <w:noWrap/>
            <w:hideMark/>
          </w:tcPr>
          <w:p w:rsidR="008610AF" w:rsidRPr="00346775" w:rsidRDefault="008610AF" w:rsidP="00346775">
            <w:pPr>
              <w:spacing w:after="0" w:line="240" w:lineRule="auto"/>
              <w:rPr>
                <w:rFonts w:ascii="Arial" w:hAnsi="Arial" w:cs="Arial"/>
                <w:sz w:val="22"/>
              </w:rPr>
            </w:pPr>
            <w:r w:rsidRPr="00346775">
              <w:rPr>
                <w:rFonts w:ascii="Arial" w:hAnsi="Arial" w:cs="Arial"/>
                <w:sz w:val="22"/>
              </w:rPr>
              <w:t>17.9</w:t>
            </w:r>
          </w:p>
        </w:tc>
        <w:tc>
          <w:tcPr>
            <w:tcW w:w="1980" w:type="dxa"/>
            <w:shd w:val="clear" w:color="auto" w:fill="auto"/>
            <w:noWrap/>
            <w:hideMark/>
          </w:tcPr>
          <w:p w:rsidR="008610AF" w:rsidRPr="00346775" w:rsidRDefault="008610AF" w:rsidP="00346775">
            <w:pPr>
              <w:spacing w:after="0" w:line="240" w:lineRule="auto"/>
              <w:rPr>
                <w:rFonts w:ascii="Arial" w:hAnsi="Arial" w:cs="Arial"/>
                <w:sz w:val="22"/>
              </w:rPr>
            </w:pPr>
            <w:r w:rsidRPr="00346775">
              <w:rPr>
                <w:rFonts w:ascii="Arial" w:hAnsi="Arial" w:cs="Arial"/>
                <w:sz w:val="22"/>
              </w:rPr>
              <w:t>11.2</w:t>
            </w:r>
          </w:p>
        </w:tc>
      </w:tr>
      <w:tr w:rsidR="003B0ADF" w:rsidRPr="00346775" w:rsidTr="00476D2F">
        <w:trPr>
          <w:trHeight w:val="255"/>
        </w:trPr>
        <w:tc>
          <w:tcPr>
            <w:tcW w:w="1242" w:type="dxa"/>
            <w:shd w:val="clear" w:color="auto" w:fill="auto"/>
            <w:noWrap/>
            <w:hideMark/>
          </w:tcPr>
          <w:p w:rsidR="008610AF" w:rsidRPr="00346775" w:rsidRDefault="008610AF" w:rsidP="00346775">
            <w:pPr>
              <w:spacing w:after="0" w:line="240" w:lineRule="auto"/>
              <w:rPr>
                <w:rFonts w:ascii="Arial" w:hAnsi="Arial" w:cs="Arial"/>
                <w:sz w:val="22"/>
              </w:rPr>
            </w:pPr>
            <w:r w:rsidRPr="00346775">
              <w:rPr>
                <w:rFonts w:ascii="Arial" w:hAnsi="Arial" w:cs="Arial"/>
                <w:sz w:val="22"/>
              </w:rPr>
              <w:t>35</w:t>
            </w:r>
          </w:p>
        </w:tc>
        <w:tc>
          <w:tcPr>
            <w:tcW w:w="2835" w:type="dxa"/>
            <w:shd w:val="clear" w:color="auto" w:fill="auto"/>
            <w:noWrap/>
            <w:hideMark/>
          </w:tcPr>
          <w:p w:rsidR="008610AF" w:rsidRPr="00346775" w:rsidRDefault="008610AF" w:rsidP="008C39F2">
            <w:pPr>
              <w:spacing w:after="0" w:line="240" w:lineRule="auto"/>
              <w:rPr>
                <w:rFonts w:ascii="Arial" w:hAnsi="Arial" w:cs="Arial"/>
                <w:sz w:val="22"/>
              </w:rPr>
            </w:pPr>
            <w:proofErr w:type="spellStart"/>
            <w:r w:rsidRPr="00346775">
              <w:rPr>
                <w:rFonts w:ascii="Arial" w:hAnsi="Arial" w:cs="Arial"/>
                <w:sz w:val="22"/>
              </w:rPr>
              <w:t>verre</w:t>
            </w:r>
            <w:proofErr w:type="spellEnd"/>
            <w:r w:rsidRPr="00346775">
              <w:rPr>
                <w:rFonts w:ascii="Arial" w:hAnsi="Arial" w:cs="Arial"/>
                <w:sz w:val="22"/>
              </w:rPr>
              <w:t>, eau de vie</w:t>
            </w:r>
          </w:p>
        </w:tc>
        <w:tc>
          <w:tcPr>
            <w:tcW w:w="1276" w:type="dxa"/>
            <w:shd w:val="clear" w:color="auto" w:fill="auto"/>
            <w:noWrap/>
            <w:hideMark/>
          </w:tcPr>
          <w:p w:rsidR="008610AF" w:rsidRPr="00346775" w:rsidRDefault="008610AF" w:rsidP="00346775">
            <w:pPr>
              <w:spacing w:after="0" w:line="240" w:lineRule="auto"/>
              <w:rPr>
                <w:rFonts w:ascii="Arial" w:hAnsi="Arial" w:cs="Arial"/>
                <w:sz w:val="22"/>
              </w:rPr>
            </w:pPr>
            <w:r w:rsidRPr="00346775">
              <w:rPr>
                <w:rFonts w:ascii="Arial" w:hAnsi="Arial" w:cs="Arial"/>
                <w:sz w:val="22"/>
              </w:rPr>
              <w:t>60</w:t>
            </w:r>
          </w:p>
        </w:tc>
        <w:tc>
          <w:tcPr>
            <w:tcW w:w="2495" w:type="dxa"/>
            <w:shd w:val="clear" w:color="auto" w:fill="auto"/>
            <w:noWrap/>
            <w:hideMark/>
          </w:tcPr>
          <w:p w:rsidR="008610AF" w:rsidRPr="00346775" w:rsidRDefault="008610AF" w:rsidP="008C39F2">
            <w:pPr>
              <w:spacing w:after="0" w:line="240" w:lineRule="auto"/>
              <w:rPr>
                <w:rFonts w:ascii="Arial" w:hAnsi="Arial" w:cs="Arial"/>
                <w:sz w:val="22"/>
              </w:rPr>
            </w:pPr>
            <w:r w:rsidRPr="00346775">
              <w:rPr>
                <w:rFonts w:ascii="Arial" w:hAnsi="Arial" w:cs="Arial"/>
                <w:sz w:val="22"/>
              </w:rPr>
              <w:t>1/6,1/3,1/2,2/3,5/6,1</w:t>
            </w:r>
          </w:p>
        </w:tc>
        <w:tc>
          <w:tcPr>
            <w:tcW w:w="1350" w:type="dxa"/>
            <w:shd w:val="clear" w:color="auto" w:fill="auto"/>
            <w:noWrap/>
            <w:hideMark/>
          </w:tcPr>
          <w:p w:rsidR="008610AF" w:rsidRPr="00346775" w:rsidRDefault="008610AF" w:rsidP="00346775">
            <w:pPr>
              <w:spacing w:after="0" w:line="240" w:lineRule="auto"/>
              <w:rPr>
                <w:rFonts w:ascii="Arial" w:hAnsi="Arial" w:cs="Arial"/>
                <w:sz w:val="22"/>
              </w:rPr>
            </w:pPr>
            <w:r w:rsidRPr="00346775">
              <w:rPr>
                <w:rFonts w:ascii="Arial" w:hAnsi="Arial" w:cs="Arial"/>
                <w:sz w:val="22"/>
              </w:rPr>
              <w:t>4.4</w:t>
            </w:r>
          </w:p>
        </w:tc>
        <w:tc>
          <w:tcPr>
            <w:tcW w:w="1440" w:type="dxa"/>
            <w:shd w:val="clear" w:color="auto" w:fill="auto"/>
            <w:noWrap/>
            <w:hideMark/>
          </w:tcPr>
          <w:p w:rsidR="008610AF" w:rsidRPr="00346775" w:rsidRDefault="008610AF" w:rsidP="00346775">
            <w:pPr>
              <w:spacing w:after="0" w:line="240" w:lineRule="auto"/>
              <w:rPr>
                <w:rFonts w:ascii="Arial" w:hAnsi="Arial" w:cs="Arial"/>
                <w:sz w:val="22"/>
              </w:rPr>
            </w:pPr>
            <w:r w:rsidRPr="00346775">
              <w:rPr>
                <w:rFonts w:ascii="Arial" w:hAnsi="Arial" w:cs="Arial"/>
                <w:sz w:val="22"/>
              </w:rPr>
              <w:t>8.1</w:t>
            </w:r>
          </w:p>
        </w:tc>
        <w:tc>
          <w:tcPr>
            <w:tcW w:w="1980" w:type="dxa"/>
            <w:shd w:val="clear" w:color="auto" w:fill="auto"/>
            <w:noWrap/>
            <w:hideMark/>
          </w:tcPr>
          <w:p w:rsidR="008610AF" w:rsidRPr="00346775" w:rsidRDefault="008610AF" w:rsidP="00346775">
            <w:pPr>
              <w:spacing w:after="0" w:line="240" w:lineRule="auto"/>
              <w:rPr>
                <w:rFonts w:ascii="Arial" w:hAnsi="Arial" w:cs="Arial"/>
                <w:sz w:val="22"/>
              </w:rPr>
            </w:pPr>
            <w:r w:rsidRPr="00346775">
              <w:rPr>
                <w:rFonts w:ascii="Arial" w:hAnsi="Arial" w:cs="Arial"/>
                <w:sz w:val="22"/>
              </w:rPr>
              <w:t>5.5</w:t>
            </w:r>
          </w:p>
        </w:tc>
      </w:tr>
      <w:tr w:rsidR="003B0ADF" w:rsidRPr="00346775" w:rsidTr="00476D2F">
        <w:trPr>
          <w:trHeight w:val="255"/>
        </w:trPr>
        <w:tc>
          <w:tcPr>
            <w:tcW w:w="1242" w:type="dxa"/>
            <w:shd w:val="clear" w:color="auto" w:fill="auto"/>
            <w:noWrap/>
          </w:tcPr>
          <w:p w:rsidR="00BA3634" w:rsidRPr="00346775" w:rsidRDefault="00BA3634" w:rsidP="00346775">
            <w:pPr>
              <w:spacing w:after="0" w:line="240" w:lineRule="auto"/>
              <w:rPr>
                <w:rFonts w:ascii="Arial" w:hAnsi="Arial" w:cs="Arial"/>
                <w:sz w:val="22"/>
              </w:rPr>
            </w:pPr>
          </w:p>
        </w:tc>
        <w:tc>
          <w:tcPr>
            <w:tcW w:w="2835" w:type="dxa"/>
            <w:shd w:val="clear" w:color="auto" w:fill="auto"/>
            <w:noWrap/>
          </w:tcPr>
          <w:p w:rsidR="00BA3634" w:rsidRPr="00346775" w:rsidRDefault="00BA3634" w:rsidP="008C39F2">
            <w:pPr>
              <w:spacing w:after="0" w:line="240" w:lineRule="auto"/>
              <w:rPr>
                <w:rFonts w:ascii="Arial" w:hAnsi="Arial" w:cs="Arial"/>
                <w:sz w:val="22"/>
              </w:rPr>
            </w:pPr>
          </w:p>
        </w:tc>
        <w:tc>
          <w:tcPr>
            <w:tcW w:w="1276" w:type="dxa"/>
            <w:shd w:val="clear" w:color="auto" w:fill="auto"/>
            <w:noWrap/>
          </w:tcPr>
          <w:p w:rsidR="00BA3634" w:rsidRPr="00346775" w:rsidRDefault="00BA3634" w:rsidP="00346775">
            <w:pPr>
              <w:spacing w:after="0" w:line="240" w:lineRule="auto"/>
              <w:rPr>
                <w:rFonts w:ascii="Arial" w:hAnsi="Arial" w:cs="Arial"/>
                <w:sz w:val="22"/>
              </w:rPr>
            </w:pPr>
          </w:p>
        </w:tc>
        <w:tc>
          <w:tcPr>
            <w:tcW w:w="2495" w:type="dxa"/>
            <w:shd w:val="clear" w:color="auto" w:fill="auto"/>
            <w:noWrap/>
          </w:tcPr>
          <w:p w:rsidR="00BA3634" w:rsidRPr="00346775" w:rsidRDefault="00BA3634" w:rsidP="008C39F2">
            <w:pPr>
              <w:spacing w:after="0" w:line="240" w:lineRule="auto"/>
              <w:rPr>
                <w:rFonts w:ascii="Arial" w:hAnsi="Arial" w:cs="Arial"/>
                <w:sz w:val="22"/>
              </w:rPr>
            </w:pPr>
          </w:p>
        </w:tc>
        <w:tc>
          <w:tcPr>
            <w:tcW w:w="1350" w:type="dxa"/>
            <w:shd w:val="clear" w:color="auto" w:fill="auto"/>
            <w:noWrap/>
          </w:tcPr>
          <w:p w:rsidR="00BA3634" w:rsidRPr="00346775" w:rsidRDefault="00BA3634" w:rsidP="00346775">
            <w:pPr>
              <w:spacing w:after="0" w:line="240" w:lineRule="auto"/>
              <w:rPr>
                <w:rFonts w:ascii="Arial" w:hAnsi="Arial" w:cs="Arial"/>
                <w:sz w:val="22"/>
              </w:rPr>
            </w:pPr>
          </w:p>
        </w:tc>
        <w:tc>
          <w:tcPr>
            <w:tcW w:w="1440" w:type="dxa"/>
            <w:shd w:val="clear" w:color="auto" w:fill="auto"/>
            <w:noWrap/>
          </w:tcPr>
          <w:p w:rsidR="00BA3634" w:rsidRPr="00346775" w:rsidRDefault="00BA3634" w:rsidP="00346775">
            <w:pPr>
              <w:spacing w:after="0" w:line="240" w:lineRule="auto"/>
              <w:rPr>
                <w:rFonts w:ascii="Arial" w:hAnsi="Arial" w:cs="Arial"/>
                <w:sz w:val="22"/>
              </w:rPr>
            </w:pPr>
          </w:p>
        </w:tc>
        <w:tc>
          <w:tcPr>
            <w:tcW w:w="1980" w:type="dxa"/>
            <w:shd w:val="clear" w:color="auto" w:fill="auto"/>
            <w:noWrap/>
          </w:tcPr>
          <w:p w:rsidR="00BA3634" w:rsidRPr="00346775" w:rsidRDefault="00BA3634" w:rsidP="00346775">
            <w:pPr>
              <w:spacing w:after="0" w:line="240" w:lineRule="auto"/>
              <w:rPr>
                <w:rFonts w:ascii="Arial" w:hAnsi="Arial" w:cs="Arial"/>
                <w:sz w:val="22"/>
              </w:rPr>
            </w:pPr>
          </w:p>
        </w:tc>
      </w:tr>
    </w:tbl>
    <w:p w:rsidR="009476F0" w:rsidRPr="00346775" w:rsidRDefault="009476F0" w:rsidP="004C70B7">
      <w:pPr>
        <w:pStyle w:val="PlainText"/>
        <w:rPr>
          <w:rFonts w:ascii="Arial" w:eastAsia="MS Mincho" w:hAnsi="Arial" w:cs="Arial"/>
          <w:sz w:val="18"/>
          <w:szCs w:val="18"/>
        </w:rPr>
      </w:pPr>
    </w:p>
    <w:p w:rsidR="00D3600D" w:rsidRPr="00E8608C" w:rsidRDefault="00841DC2" w:rsidP="00D47E20">
      <w:pPr>
        <w:pStyle w:val="Heading2"/>
      </w:pPr>
      <w:r>
        <w:br w:type="page"/>
      </w:r>
      <w:bookmarkStart w:id="59" w:name="_Toc384913716"/>
      <w:r w:rsidR="009476F0" w:rsidRPr="00E8608C">
        <w:lastRenderedPageBreak/>
        <w:t xml:space="preserve">Appendix </w:t>
      </w:r>
      <w:r w:rsidR="0096650F" w:rsidRPr="00E8608C">
        <w:t>4</w:t>
      </w:r>
      <w:r w:rsidR="007501D3" w:rsidRPr="00E8608C">
        <w:t xml:space="preserve"> </w:t>
      </w:r>
      <w:r w:rsidR="00740A13" w:rsidRPr="00E8608C">
        <w:t>– Sample</w:t>
      </w:r>
      <w:r w:rsidR="00D3600D" w:rsidRPr="00E8608C">
        <w:t xml:space="preserve"> list of shapes chosen from the </w:t>
      </w:r>
      <w:r w:rsidR="003C6671">
        <w:t>GloboDiet</w:t>
      </w:r>
      <w:r w:rsidR="00D3600D" w:rsidRPr="00E8608C">
        <w:t xml:space="preserve"> library.</w:t>
      </w:r>
      <w:bookmarkEnd w:id="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8"/>
        <w:gridCol w:w="1720"/>
        <w:gridCol w:w="1710"/>
        <w:gridCol w:w="1890"/>
        <w:gridCol w:w="2790"/>
        <w:gridCol w:w="1790"/>
        <w:gridCol w:w="2826"/>
      </w:tblGrid>
      <w:tr w:rsidR="00F80E6B" w:rsidRPr="00E8608C" w:rsidTr="00340B26">
        <w:trPr>
          <w:trHeight w:val="1290"/>
        </w:trPr>
        <w:tc>
          <w:tcPr>
            <w:tcW w:w="1448" w:type="dxa"/>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 xml:space="preserve">Shape code from </w:t>
            </w:r>
            <w:r w:rsidR="003C6671">
              <w:rPr>
                <w:rFonts w:ascii="Arial" w:hAnsi="Arial" w:cs="Arial"/>
                <w:sz w:val="22"/>
              </w:rPr>
              <w:t>GloboDiet</w:t>
            </w:r>
            <w:r w:rsidRPr="00E8608C">
              <w:rPr>
                <w:rFonts w:ascii="Arial" w:hAnsi="Arial" w:cs="Arial"/>
                <w:sz w:val="22"/>
              </w:rPr>
              <w:t xml:space="preserve"> library (other than D codes)</w:t>
            </w:r>
          </w:p>
        </w:tc>
        <w:tc>
          <w:tcPr>
            <w:tcW w:w="1720" w:type="dxa"/>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Country of the picture booklet from which originates the shape code</w:t>
            </w:r>
          </w:p>
        </w:tc>
        <w:tc>
          <w:tcPr>
            <w:tcW w:w="1710" w:type="dxa"/>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Surface area (cm2)</w:t>
            </w:r>
          </w:p>
        </w:tc>
        <w:tc>
          <w:tcPr>
            <w:tcW w:w="1890" w:type="dxa"/>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Shape's description to be used in the local picture book</w:t>
            </w:r>
          </w:p>
        </w:tc>
        <w:tc>
          <w:tcPr>
            <w:tcW w:w="2790" w:type="dxa"/>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Any comment, e.g. for which foods in the local food list is this shape applicable</w:t>
            </w:r>
          </w:p>
        </w:tc>
        <w:tc>
          <w:tcPr>
            <w:tcW w:w="1790" w:type="dxa"/>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Range of thicknesses associated with each shape*</w:t>
            </w:r>
          </w:p>
        </w:tc>
        <w:tc>
          <w:tcPr>
            <w:tcW w:w="2826" w:type="dxa"/>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Densities measured while gathering the shapes (associated with each food)</w:t>
            </w:r>
          </w:p>
        </w:tc>
      </w:tr>
      <w:tr w:rsidR="00F80E6B" w:rsidRPr="00E8608C" w:rsidTr="00340B26">
        <w:trPr>
          <w:trHeight w:val="491"/>
        </w:trPr>
        <w:tc>
          <w:tcPr>
            <w:tcW w:w="1448" w:type="dxa"/>
            <w:vMerge w:val="restart"/>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R015</w:t>
            </w:r>
          </w:p>
        </w:tc>
        <w:tc>
          <w:tcPr>
            <w:tcW w:w="1720" w:type="dxa"/>
            <w:vMerge w:val="restart"/>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 </w:t>
            </w:r>
            <w:r w:rsidR="00F80E6B" w:rsidRPr="00E8608C">
              <w:rPr>
                <w:rFonts w:ascii="Arial" w:hAnsi="Arial" w:cs="Arial"/>
                <w:sz w:val="22"/>
              </w:rPr>
              <w:t>Switzerland</w:t>
            </w:r>
          </w:p>
        </w:tc>
        <w:tc>
          <w:tcPr>
            <w:tcW w:w="1710" w:type="dxa"/>
            <w:vMerge w:val="restart"/>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15</w:t>
            </w:r>
          </w:p>
        </w:tc>
        <w:tc>
          <w:tcPr>
            <w:tcW w:w="1890" w:type="dxa"/>
            <w:vMerge w:val="restart"/>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Bread/brioche slice, rectangular</w:t>
            </w:r>
          </w:p>
        </w:tc>
        <w:tc>
          <w:tcPr>
            <w:tcW w:w="2790" w:type="dxa"/>
            <w:vMerge w:val="restart"/>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 xml:space="preserve">For rectangular breads (e.g. country-style) and also sweet brioche loaf </w:t>
            </w:r>
          </w:p>
        </w:tc>
        <w:tc>
          <w:tcPr>
            <w:tcW w:w="1790" w:type="dxa"/>
            <w:vMerge w:val="restart"/>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1-6 cm</w:t>
            </w:r>
          </w:p>
        </w:tc>
        <w:tc>
          <w:tcPr>
            <w:tcW w:w="2826" w:type="dxa"/>
            <w:vMerge w:val="restart"/>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Country-style bread = 0.45, Sweet brioche = 0.53</w:t>
            </w:r>
          </w:p>
        </w:tc>
      </w:tr>
      <w:tr w:rsidR="00F80E6B" w:rsidRPr="00E8608C" w:rsidTr="00340B26">
        <w:trPr>
          <w:trHeight w:val="540"/>
        </w:trPr>
        <w:tc>
          <w:tcPr>
            <w:tcW w:w="1448" w:type="dxa"/>
            <w:vMerge/>
            <w:shd w:val="clear" w:color="auto" w:fill="auto"/>
            <w:hideMark/>
          </w:tcPr>
          <w:p w:rsidR="00D3600D" w:rsidRPr="00E8608C" w:rsidRDefault="00D3600D" w:rsidP="00F80E6B">
            <w:pPr>
              <w:rPr>
                <w:rFonts w:ascii="Arial" w:hAnsi="Arial" w:cs="Arial"/>
                <w:sz w:val="22"/>
              </w:rPr>
            </w:pPr>
          </w:p>
        </w:tc>
        <w:tc>
          <w:tcPr>
            <w:tcW w:w="1720" w:type="dxa"/>
            <w:vMerge/>
            <w:shd w:val="clear" w:color="auto" w:fill="auto"/>
            <w:hideMark/>
          </w:tcPr>
          <w:p w:rsidR="00D3600D" w:rsidRPr="00E8608C" w:rsidRDefault="00D3600D" w:rsidP="00F80E6B">
            <w:pPr>
              <w:rPr>
                <w:rFonts w:ascii="Arial" w:hAnsi="Arial" w:cs="Arial"/>
                <w:sz w:val="22"/>
              </w:rPr>
            </w:pPr>
          </w:p>
        </w:tc>
        <w:tc>
          <w:tcPr>
            <w:tcW w:w="1710" w:type="dxa"/>
            <w:vMerge/>
            <w:shd w:val="clear" w:color="auto" w:fill="auto"/>
            <w:hideMark/>
          </w:tcPr>
          <w:p w:rsidR="00D3600D" w:rsidRPr="00E8608C" w:rsidRDefault="00D3600D" w:rsidP="00F80E6B">
            <w:pPr>
              <w:rPr>
                <w:rFonts w:ascii="Arial" w:hAnsi="Arial" w:cs="Arial"/>
                <w:sz w:val="22"/>
              </w:rPr>
            </w:pPr>
          </w:p>
        </w:tc>
        <w:tc>
          <w:tcPr>
            <w:tcW w:w="1890" w:type="dxa"/>
            <w:vMerge/>
            <w:shd w:val="clear" w:color="auto" w:fill="auto"/>
            <w:hideMark/>
          </w:tcPr>
          <w:p w:rsidR="00D3600D" w:rsidRPr="00E8608C" w:rsidRDefault="00D3600D" w:rsidP="00F80E6B">
            <w:pPr>
              <w:rPr>
                <w:rFonts w:ascii="Arial" w:hAnsi="Arial" w:cs="Arial"/>
                <w:sz w:val="22"/>
              </w:rPr>
            </w:pPr>
          </w:p>
        </w:tc>
        <w:tc>
          <w:tcPr>
            <w:tcW w:w="2790" w:type="dxa"/>
            <w:vMerge/>
            <w:shd w:val="clear" w:color="auto" w:fill="auto"/>
            <w:hideMark/>
          </w:tcPr>
          <w:p w:rsidR="00D3600D" w:rsidRPr="00E8608C" w:rsidRDefault="00D3600D" w:rsidP="00F80E6B">
            <w:pPr>
              <w:rPr>
                <w:rFonts w:ascii="Arial" w:hAnsi="Arial" w:cs="Arial"/>
                <w:sz w:val="22"/>
              </w:rPr>
            </w:pPr>
          </w:p>
        </w:tc>
        <w:tc>
          <w:tcPr>
            <w:tcW w:w="1790" w:type="dxa"/>
            <w:vMerge/>
            <w:shd w:val="clear" w:color="auto" w:fill="auto"/>
            <w:hideMark/>
          </w:tcPr>
          <w:p w:rsidR="00D3600D" w:rsidRPr="00E8608C" w:rsidRDefault="00D3600D" w:rsidP="00F80E6B">
            <w:pPr>
              <w:rPr>
                <w:rFonts w:ascii="Arial" w:hAnsi="Arial" w:cs="Arial"/>
                <w:sz w:val="22"/>
              </w:rPr>
            </w:pPr>
          </w:p>
        </w:tc>
        <w:tc>
          <w:tcPr>
            <w:tcW w:w="2826" w:type="dxa"/>
            <w:vMerge/>
            <w:shd w:val="clear" w:color="auto" w:fill="auto"/>
            <w:hideMark/>
          </w:tcPr>
          <w:p w:rsidR="00D3600D" w:rsidRPr="00E8608C" w:rsidRDefault="00D3600D" w:rsidP="00F80E6B">
            <w:pPr>
              <w:rPr>
                <w:rFonts w:ascii="Arial" w:hAnsi="Arial" w:cs="Arial"/>
                <w:sz w:val="22"/>
              </w:rPr>
            </w:pPr>
          </w:p>
        </w:tc>
      </w:tr>
      <w:tr w:rsidR="00F80E6B" w:rsidRPr="00E8608C" w:rsidTr="00340B26">
        <w:trPr>
          <w:trHeight w:val="765"/>
        </w:trPr>
        <w:tc>
          <w:tcPr>
            <w:tcW w:w="1448" w:type="dxa"/>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R065</w:t>
            </w:r>
          </w:p>
        </w:tc>
        <w:tc>
          <w:tcPr>
            <w:tcW w:w="1720" w:type="dxa"/>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 </w:t>
            </w:r>
            <w:r w:rsidR="00F80E6B" w:rsidRPr="00E8608C">
              <w:rPr>
                <w:rFonts w:ascii="Arial" w:hAnsi="Arial" w:cs="Arial"/>
                <w:sz w:val="22"/>
              </w:rPr>
              <w:t>Switzerland</w:t>
            </w:r>
          </w:p>
        </w:tc>
        <w:tc>
          <w:tcPr>
            <w:tcW w:w="1710" w:type="dxa"/>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65</w:t>
            </w:r>
          </w:p>
        </w:tc>
        <w:tc>
          <w:tcPr>
            <w:tcW w:w="1890" w:type="dxa"/>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Bread/brioche slice, rectangular</w:t>
            </w:r>
          </w:p>
        </w:tc>
        <w:tc>
          <w:tcPr>
            <w:tcW w:w="2790" w:type="dxa"/>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For rectangular breads (e.g. country-style) and also sweet brioche  loaf</w:t>
            </w:r>
          </w:p>
        </w:tc>
        <w:tc>
          <w:tcPr>
            <w:tcW w:w="1790" w:type="dxa"/>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1-6 cm</w:t>
            </w:r>
          </w:p>
        </w:tc>
        <w:tc>
          <w:tcPr>
            <w:tcW w:w="2826" w:type="dxa"/>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Same as above</w:t>
            </w:r>
          </w:p>
        </w:tc>
      </w:tr>
      <w:tr w:rsidR="00F80E6B" w:rsidRPr="00E8608C" w:rsidTr="00340B26">
        <w:trPr>
          <w:trHeight w:val="491"/>
        </w:trPr>
        <w:tc>
          <w:tcPr>
            <w:tcW w:w="1448" w:type="dxa"/>
            <w:vMerge w:val="restart"/>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S085</w:t>
            </w:r>
          </w:p>
        </w:tc>
        <w:tc>
          <w:tcPr>
            <w:tcW w:w="1720" w:type="dxa"/>
            <w:vMerge w:val="restart"/>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 </w:t>
            </w:r>
            <w:r w:rsidR="00F80E6B" w:rsidRPr="00E8608C">
              <w:rPr>
                <w:rFonts w:ascii="Arial" w:hAnsi="Arial" w:cs="Arial"/>
                <w:sz w:val="22"/>
              </w:rPr>
              <w:t>France</w:t>
            </w:r>
          </w:p>
        </w:tc>
        <w:tc>
          <w:tcPr>
            <w:tcW w:w="1710" w:type="dxa"/>
            <w:vMerge w:val="restart"/>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85</w:t>
            </w:r>
          </w:p>
        </w:tc>
        <w:tc>
          <w:tcPr>
            <w:tcW w:w="1890" w:type="dxa"/>
            <w:vMerge w:val="restart"/>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Bread slice, square</w:t>
            </w:r>
          </w:p>
        </w:tc>
        <w:tc>
          <w:tcPr>
            <w:tcW w:w="2790" w:type="dxa"/>
            <w:vMerge w:val="restart"/>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For refined wheat or wholemeal breads (e.g. sandwich bread)</w:t>
            </w:r>
          </w:p>
        </w:tc>
        <w:tc>
          <w:tcPr>
            <w:tcW w:w="1790" w:type="dxa"/>
            <w:vMerge w:val="restart"/>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0.5-2.5 cm</w:t>
            </w:r>
          </w:p>
        </w:tc>
        <w:tc>
          <w:tcPr>
            <w:tcW w:w="2826" w:type="dxa"/>
            <w:vMerge w:val="restart"/>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Refined wheat  bread = 0.3, Wholemeal sandwich bread = 0.4</w:t>
            </w:r>
          </w:p>
        </w:tc>
      </w:tr>
      <w:tr w:rsidR="00F80E6B" w:rsidRPr="00E8608C" w:rsidTr="00340B26">
        <w:trPr>
          <w:trHeight w:val="491"/>
        </w:trPr>
        <w:tc>
          <w:tcPr>
            <w:tcW w:w="1448" w:type="dxa"/>
            <w:vMerge/>
            <w:shd w:val="clear" w:color="auto" w:fill="auto"/>
            <w:hideMark/>
          </w:tcPr>
          <w:p w:rsidR="00D3600D" w:rsidRPr="00E8608C" w:rsidRDefault="00D3600D" w:rsidP="00F80E6B">
            <w:pPr>
              <w:rPr>
                <w:rFonts w:ascii="Arial" w:hAnsi="Arial" w:cs="Arial"/>
                <w:sz w:val="22"/>
              </w:rPr>
            </w:pPr>
          </w:p>
        </w:tc>
        <w:tc>
          <w:tcPr>
            <w:tcW w:w="1720" w:type="dxa"/>
            <w:vMerge/>
            <w:shd w:val="clear" w:color="auto" w:fill="auto"/>
            <w:hideMark/>
          </w:tcPr>
          <w:p w:rsidR="00D3600D" w:rsidRPr="00E8608C" w:rsidRDefault="00D3600D" w:rsidP="00F80E6B">
            <w:pPr>
              <w:rPr>
                <w:rFonts w:ascii="Arial" w:hAnsi="Arial" w:cs="Arial"/>
                <w:sz w:val="22"/>
              </w:rPr>
            </w:pPr>
          </w:p>
        </w:tc>
        <w:tc>
          <w:tcPr>
            <w:tcW w:w="1710" w:type="dxa"/>
            <w:vMerge/>
            <w:shd w:val="clear" w:color="auto" w:fill="auto"/>
            <w:hideMark/>
          </w:tcPr>
          <w:p w:rsidR="00D3600D" w:rsidRPr="00E8608C" w:rsidRDefault="00D3600D" w:rsidP="00F80E6B">
            <w:pPr>
              <w:rPr>
                <w:rFonts w:ascii="Arial" w:hAnsi="Arial" w:cs="Arial"/>
                <w:sz w:val="22"/>
              </w:rPr>
            </w:pPr>
          </w:p>
        </w:tc>
        <w:tc>
          <w:tcPr>
            <w:tcW w:w="1890" w:type="dxa"/>
            <w:vMerge/>
            <w:shd w:val="clear" w:color="auto" w:fill="auto"/>
            <w:hideMark/>
          </w:tcPr>
          <w:p w:rsidR="00D3600D" w:rsidRPr="00E8608C" w:rsidRDefault="00D3600D" w:rsidP="00F80E6B">
            <w:pPr>
              <w:rPr>
                <w:rFonts w:ascii="Arial" w:hAnsi="Arial" w:cs="Arial"/>
                <w:sz w:val="22"/>
              </w:rPr>
            </w:pPr>
          </w:p>
        </w:tc>
        <w:tc>
          <w:tcPr>
            <w:tcW w:w="2790" w:type="dxa"/>
            <w:vMerge/>
            <w:shd w:val="clear" w:color="auto" w:fill="auto"/>
            <w:hideMark/>
          </w:tcPr>
          <w:p w:rsidR="00D3600D" w:rsidRPr="00E8608C" w:rsidRDefault="00D3600D" w:rsidP="00F80E6B">
            <w:pPr>
              <w:rPr>
                <w:rFonts w:ascii="Arial" w:hAnsi="Arial" w:cs="Arial"/>
                <w:sz w:val="22"/>
              </w:rPr>
            </w:pPr>
          </w:p>
        </w:tc>
        <w:tc>
          <w:tcPr>
            <w:tcW w:w="1790" w:type="dxa"/>
            <w:vMerge/>
            <w:shd w:val="clear" w:color="auto" w:fill="auto"/>
            <w:hideMark/>
          </w:tcPr>
          <w:p w:rsidR="00D3600D" w:rsidRPr="00E8608C" w:rsidRDefault="00D3600D" w:rsidP="00F80E6B">
            <w:pPr>
              <w:rPr>
                <w:rFonts w:ascii="Arial" w:hAnsi="Arial" w:cs="Arial"/>
                <w:sz w:val="22"/>
              </w:rPr>
            </w:pPr>
          </w:p>
        </w:tc>
        <w:tc>
          <w:tcPr>
            <w:tcW w:w="2826" w:type="dxa"/>
            <w:vMerge/>
            <w:shd w:val="clear" w:color="auto" w:fill="auto"/>
            <w:hideMark/>
          </w:tcPr>
          <w:p w:rsidR="00D3600D" w:rsidRPr="00E8608C" w:rsidRDefault="00D3600D" w:rsidP="00F80E6B">
            <w:pPr>
              <w:rPr>
                <w:rFonts w:ascii="Arial" w:hAnsi="Arial" w:cs="Arial"/>
                <w:sz w:val="22"/>
              </w:rPr>
            </w:pPr>
          </w:p>
        </w:tc>
      </w:tr>
      <w:tr w:rsidR="00F80E6B" w:rsidRPr="00E8608C" w:rsidTr="00340B26">
        <w:trPr>
          <w:trHeight w:val="855"/>
        </w:trPr>
        <w:tc>
          <w:tcPr>
            <w:tcW w:w="1448" w:type="dxa"/>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W075</w:t>
            </w:r>
          </w:p>
        </w:tc>
        <w:tc>
          <w:tcPr>
            <w:tcW w:w="1720" w:type="dxa"/>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 </w:t>
            </w:r>
            <w:r w:rsidR="00F80E6B" w:rsidRPr="00E8608C">
              <w:rPr>
                <w:rFonts w:ascii="Arial" w:hAnsi="Arial" w:cs="Arial"/>
                <w:sz w:val="22"/>
              </w:rPr>
              <w:t>France</w:t>
            </w:r>
          </w:p>
        </w:tc>
        <w:tc>
          <w:tcPr>
            <w:tcW w:w="1710" w:type="dxa"/>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75</w:t>
            </w:r>
          </w:p>
        </w:tc>
        <w:tc>
          <w:tcPr>
            <w:tcW w:w="1890" w:type="dxa"/>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Braided loaf slice</w:t>
            </w:r>
          </w:p>
        </w:tc>
        <w:tc>
          <w:tcPr>
            <w:tcW w:w="2790" w:type="dxa"/>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For loaves braided or some brioche type breads, of similar shapes</w:t>
            </w:r>
          </w:p>
        </w:tc>
        <w:tc>
          <w:tcPr>
            <w:tcW w:w="1790" w:type="dxa"/>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0.7-2 cm</w:t>
            </w:r>
          </w:p>
        </w:tc>
        <w:tc>
          <w:tcPr>
            <w:tcW w:w="2826" w:type="dxa"/>
            <w:shd w:val="clear" w:color="auto" w:fill="auto"/>
            <w:hideMark/>
          </w:tcPr>
          <w:p w:rsidR="00D3600D" w:rsidRPr="00E8608C" w:rsidRDefault="00D3600D" w:rsidP="00F80E6B">
            <w:pPr>
              <w:rPr>
                <w:rFonts w:ascii="Arial" w:hAnsi="Arial" w:cs="Arial"/>
                <w:sz w:val="22"/>
              </w:rPr>
            </w:pPr>
            <w:r w:rsidRPr="00E8608C">
              <w:rPr>
                <w:rFonts w:ascii="Arial" w:hAnsi="Arial" w:cs="Arial"/>
                <w:sz w:val="22"/>
              </w:rPr>
              <w:t>will be provided later</w:t>
            </w:r>
          </w:p>
        </w:tc>
      </w:tr>
      <w:tr w:rsidR="00F80E6B" w:rsidRPr="00340B26" w:rsidTr="00340B26">
        <w:trPr>
          <w:trHeight w:val="300"/>
        </w:trPr>
        <w:tc>
          <w:tcPr>
            <w:tcW w:w="14174" w:type="dxa"/>
            <w:gridSpan w:val="7"/>
            <w:shd w:val="clear" w:color="auto" w:fill="auto"/>
            <w:noWrap/>
            <w:hideMark/>
          </w:tcPr>
          <w:p w:rsidR="00F80E6B" w:rsidRPr="00340B26" w:rsidRDefault="00F80E6B" w:rsidP="00F80E6B">
            <w:pPr>
              <w:rPr>
                <w:rFonts w:ascii="Arial" w:hAnsi="Arial" w:cs="Arial"/>
                <w:sz w:val="22"/>
              </w:rPr>
            </w:pPr>
            <w:r w:rsidRPr="00E8608C">
              <w:rPr>
                <w:rFonts w:ascii="Arial" w:hAnsi="Arial" w:cs="Arial"/>
                <w:sz w:val="22"/>
              </w:rPr>
              <w:t>*The range of thickness should include the minimum and maximum thickness of all the foods considered for a given shape code</w:t>
            </w:r>
          </w:p>
        </w:tc>
      </w:tr>
    </w:tbl>
    <w:p w:rsidR="00D3600D" w:rsidRDefault="00DC0A40" w:rsidP="00DC0A40">
      <w:r>
        <w:br w:type="page"/>
      </w:r>
    </w:p>
    <w:p w:rsidR="007501D3" w:rsidRDefault="00F80E6B" w:rsidP="00D47E20">
      <w:pPr>
        <w:pStyle w:val="Heading2"/>
      </w:pPr>
      <w:bookmarkStart w:id="60" w:name="_Toc384913717"/>
      <w:r>
        <w:lastRenderedPageBreak/>
        <w:t xml:space="preserve">Appendix 5 </w:t>
      </w:r>
      <w:r w:rsidR="00DC0A40">
        <w:t>–</w:t>
      </w:r>
      <w:r>
        <w:t xml:space="preserve"> </w:t>
      </w:r>
      <w:r w:rsidR="00DC0A40">
        <w:t>Sample l</w:t>
      </w:r>
      <w:r w:rsidR="009476F0" w:rsidRPr="00346775">
        <w:t xml:space="preserve">ist of country-specific </w:t>
      </w:r>
      <w:r>
        <w:t xml:space="preserve">new </w:t>
      </w:r>
      <w:r w:rsidR="009476F0" w:rsidRPr="00346775">
        <w:t>shapes</w:t>
      </w:r>
      <w:r w:rsidR="00C76968" w:rsidRPr="00346775">
        <w:t xml:space="preserve"> to be provided together with a </w:t>
      </w:r>
      <w:r w:rsidR="003F1B8B">
        <w:t xml:space="preserve">sample </w:t>
      </w:r>
      <w:r w:rsidR="00C76968" w:rsidRPr="00346775">
        <w:t>pdf of the drawn shapes</w:t>
      </w:r>
      <w:bookmarkEnd w:id="60"/>
      <w:r w:rsidR="00841DC2">
        <w:t xml:space="preserve"> </w:t>
      </w:r>
    </w:p>
    <w:p w:rsidR="00841DC2" w:rsidRPr="00841DC2" w:rsidRDefault="00841DC2" w:rsidP="00841DC2"/>
    <w:tbl>
      <w:tblPr>
        <w:tblW w:w="14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280"/>
        <w:gridCol w:w="938"/>
        <w:gridCol w:w="1701"/>
        <w:gridCol w:w="3544"/>
        <w:gridCol w:w="2651"/>
        <w:gridCol w:w="3232"/>
      </w:tblGrid>
      <w:tr w:rsidR="00346775" w:rsidRPr="00282099" w:rsidTr="004D67C8">
        <w:trPr>
          <w:trHeight w:val="255"/>
        </w:trPr>
        <w:tc>
          <w:tcPr>
            <w:tcW w:w="817" w:type="dxa"/>
            <w:shd w:val="clear" w:color="auto" w:fill="auto"/>
            <w:noWrap/>
            <w:hideMark/>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Group</w:t>
            </w:r>
          </w:p>
        </w:tc>
        <w:tc>
          <w:tcPr>
            <w:tcW w:w="1276" w:type="dxa"/>
            <w:shd w:val="clear" w:color="auto" w:fill="auto"/>
            <w:noWrap/>
            <w:hideMark/>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Temporary code</w:t>
            </w:r>
          </w:p>
        </w:tc>
        <w:tc>
          <w:tcPr>
            <w:tcW w:w="850" w:type="dxa"/>
            <w:shd w:val="clear" w:color="auto" w:fill="auto"/>
            <w:noWrap/>
            <w:hideMark/>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surface [cm</w:t>
            </w:r>
            <w:r w:rsidRPr="00282099">
              <w:rPr>
                <w:rFonts w:ascii="Arial" w:eastAsia="Times New Roman" w:hAnsi="Arial" w:cs="Arial"/>
                <w:sz w:val="22"/>
                <w:vertAlign w:val="superscript"/>
                <w:lang w:eastAsia="en-GB"/>
              </w:rPr>
              <w:t>2</w:t>
            </w:r>
            <w:r w:rsidRPr="00282099">
              <w:rPr>
                <w:rFonts w:ascii="Arial" w:eastAsia="Times New Roman" w:hAnsi="Arial" w:cs="Arial"/>
                <w:sz w:val="22"/>
                <w:lang w:eastAsia="en-GB"/>
              </w:rPr>
              <w:t>]</w:t>
            </w:r>
          </w:p>
        </w:tc>
        <w:tc>
          <w:tcPr>
            <w:tcW w:w="1701" w:type="dxa"/>
            <w:shd w:val="clear" w:color="auto" w:fill="auto"/>
            <w:noWrap/>
            <w:hideMark/>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description</w:t>
            </w:r>
          </w:p>
        </w:tc>
        <w:tc>
          <w:tcPr>
            <w:tcW w:w="3544" w:type="dxa"/>
            <w:shd w:val="clear" w:color="auto" w:fill="auto"/>
            <w:noWrap/>
            <w:hideMark/>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Any comment</w:t>
            </w:r>
          </w:p>
        </w:tc>
        <w:tc>
          <w:tcPr>
            <w:tcW w:w="2693" w:type="dxa"/>
          </w:tcPr>
          <w:p w:rsidR="00346775" w:rsidRPr="00282099" w:rsidRDefault="00346775" w:rsidP="004D67C8">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 xml:space="preserve">Range of thicknesses associated with each </w:t>
            </w:r>
            <w:r w:rsidR="004D67C8" w:rsidRPr="00282099">
              <w:rPr>
                <w:rFonts w:ascii="Arial" w:eastAsia="Times New Roman" w:hAnsi="Arial" w:cs="Arial"/>
                <w:sz w:val="22"/>
                <w:lang w:eastAsia="en-GB"/>
              </w:rPr>
              <w:t>shape</w:t>
            </w:r>
            <w:r w:rsidRPr="00282099">
              <w:rPr>
                <w:rFonts w:ascii="Arial" w:eastAsia="Times New Roman" w:hAnsi="Arial" w:cs="Arial"/>
                <w:sz w:val="22"/>
                <w:lang w:eastAsia="en-GB"/>
              </w:rPr>
              <w:t>*</w:t>
            </w:r>
          </w:p>
        </w:tc>
        <w:tc>
          <w:tcPr>
            <w:tcW w:w="3293" w:type="dxa"/>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Densit</w:t>
            </w:r>
            <w:r w:rsidR="004D67C8" w:rsidRPr="00282099">
              <w:rPr>
                <w:rFonts w:ascii="Arial" w:eastAsia="Times New Roman" w:hAnsi="Arial" w:cs="Arial"/>
                <w:sz w:val="22"/>
                <w:lang w:eastAsia="en-GB"/>
              </w:rPr>
              <w:t>ies measured while gathering the shapes</w:t>
            </w:r>
            <w:r w:rsidRPr="00282099">
              <w:rPr>
                <w:rFonts w:ascii="Arial" w:eastAsia="Times New Roman" w:hAnsi="Arial" w:cs="Arial"/>
                <w:sz w:val="22"/>
                <w:lang w:eastAsia="en-GB"/>
              </w:rPr>
              <w:t xml:space="preserve"> </w:t>
            </w:r>
            <w:r w:rsidR="004D67C8" w:rsidRPr="00282099">
              <w:rPr>
                <w:rFonts w:ascii="Arial" w:eastAsia="Times New Roman" w:hAnsi="Arial" w:cs="Arial"/>
                <w:sz w:val="22"/>
                <w:lang w:eastAsia="en-GB"/>
              </w:rPr>
              <w:t>(</w:t>
            </w:r>
            <w:r w:rsidRPr="00282099">
              <w:rPr>
                <w:rFonts w:ascii="Arial" w:eastAsia="Times New Roman" w:hAnsi="Arial" w:cs="Arial"/>
                <w:sz w:val="22"/>
                <w:lang w:eastAsia="en-GB"/>
              </w:rPr>
              <w:t>associated with each food</w:t>
            </w:r>
            <w:r w:rsidR="004D67C8" w:rsidRPr="00282099">
              <w:rPr>
                <w:rFonts w:ascii="Arial" w:eastAsia="Times New Roman" w:hAnsi="Arial" w:cs="Arial"/>
                <w:sz w:val="22"/>
                <w:lang w:eastAsia="en-GB"/>
              </w:rPr>
              <w:t>)</w:t>
            </w:r>
          </w:p>
        </w:tc>
      </w:tr>
      <w:tr w:rsidR="00346775" w:rsidRPr="00282099" w:rsidTr="004D67C8">
        <w:trPr>
          <w:trHeight w:val="255"/>
        </w:trPr>
        <w:tc>
          <w:tcPr>
            <w:tcW w:w="817" w:type="dxa"/>
            <w:shd w:val="clear" w:color="auto" w:fill="auto"/>
            <w:noWrap/>
            <w:hideMark/>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1</w:t>
            </w:r>
          </w:p>
        </w:tc>
        <w:tc>
          <w:tcPr>
            <w:tcW w:w="1276" w:type="dxa"/>
            <w:shd w:val="clear" w:color="auto" w:fill="auto"/>
            <w:noWrap/>
            <w:hideMark/>
          </w:tcPr>
          <w:p w:rsidR="00346775" w:rsidRPr="00282099" w:rsidRDefault="00DC0A40" w:rsidP="00DC0A40">
            <w:pPr>
              <w:spacing w:after="0" w:line="240" w:lineRule="auto"/>
              <w:rPr>
                <w:rFonts w:ascii="Arial" w:eastAsia="Times New Roman" w:hAnsi="Arial" w:cs="Arial"/>
                <w:sz w:val="22"/>
                <w:lang w:eastAsia="en-GB"/>
              </w:rPr>
            </w:pPr>
            <w:r>
              <w:rPr>
                <w:rFonts w:ascii="Arial" w:eastAsia="Times New Roman" w:hAnsi="Arial" w:cs="Arial"/>
                <w:sz w:val="22"/>
                <w:lang w:eastAsia="en-GB"/>
              </w:rPr>
              <w:t>A</w:t>
            </w:r>
            <w:r w:rsidR="00346775" w:rsidRPr="00282099">
              <w:rPr>
                <w:rFonts w:ascii="Arial" w:eastAsia="Times New Roman" w:hAnsi="Arial" w:cs="Arial"/>
                <w:sz w:val="22"/>
                <w:lang w:eastAsia="en-GB"/>
              </w:rPr>
              <w:t>1</w:t>
            </w:r>
          </w:p>
        </w:tc>
        <w:tc>
          <w:tcPr>
            <w:tcW w:w="850" w:type="dxa"/>
            <w:shd w:val="clear" w:color="auto" w:fill="auto"/>
            <w:noWrap/>
            <w:hideMark/>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20</w:t>
            </w:r>
          </w:p>
        </w:tc>
        <w:tc>
          <w:tcPr>
            <w:tcW w:w="1701" w:type="dxa"/>
            <w:shd w:val="clear" w:color="auto" w:fill="auto"/>
            <w:noWrap/>
            <w:hideMark/>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Round bread</w:t>
            </w:r>
          </w:p>
        </w:tc>
        <w:tc>
          <w:tcPr>
            <w:tcW w:w="3544" w:type="dxa"/>
            <w:shd w:val="clear" w:color="auto" w:fill="auto"/>
            <w:noWrap/>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 xml:space="preserve">For round breads (e.g. country-style) and also sweet brioche loaf </w:t>
            </w:r>
          </w:p>
        </w:tc>
        <w:tc>
          <w:tcPr>
            <w:tcW w:w="2693" w:type="dxa"/>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1-6 cm</w:t>
            </w:r>
          </w:p>
        </w:tc>
        <w:tc>
          <w:tcPr>
            <w:tcW w:w="3293" w:type="dxa"/>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Country-style = 0.45</w:t>
            </w:r>
          </w:p>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Sweet brioche = 0.53</w:t>
            </w:r>
          </w:p>
        </w:tc>
      </w:tr>
      <w:tr w:rsidR="00346775" w:rsidRPr="00282099" w:rsidTr="004D67C8">
        <w:trPr>
          <w:trHeight w:val="255"/>
        </w:trPr>
        <w:tc>
          <w:tcPr>
            <w:tcW w:w="817" w:type="dxa"/>
            <w:shd w:val="clear" w:color="auto" w:fill="auto"/>
            <w:noWrap/>
            <w:hideMark/>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1</w:t>
            </w:r>
          </w:p>
        </w:tc>
        <w:tc>
          <w:tcPr>
            <w:tcW w:w="1276" w:type="dxa"/>
            <w:shd w:val="clear" w:color="auto" w:fill="auto"/>
            <w:noWrap/>
            <w:hideMark/>
          </w:tcPr>
          <w:p w:rsidR="00346775" w:rsidRPr="00282099" w:rsidRDefault="00DC0A40" w:rsidP="00DC0A40">
            <w:pPr>
              <w:spacing w:after="0" w:line="240" w:lineRule="auto"/>
              <w:rPr>
                <w:rFonts w:ascii="Arial" w:eastAsia="Times New Roman" w:hAnsi="Arial" w:cs="Arial"/>
                <w:sz w:val="22"/>
                <w:lang w:eastAsia="en-GB"/>
              </w:rPr>
            </w:pPr>
            <w:r>
              <w:rPr>
                <w:rFonts w:ascii="Arial" w:eastAsia="Times New Roman" w:hAnsi="Arial" w:cs="Arial"/>
                <w:sz w:val="22"/>
                <w:lang w:eastAsia="en-GB"/>
              </w:rPr>
              <w:t>A</w:t>
            </w:r>
            <w:r w:rsidR="00346775" w:rsidRPr="00282099">
              <w:rPr>
                <w:rFonts w:ascii="Arial" w:eastAsia="Times New Roman" w:hAnsi="Arial" w:cs="Arial"/>
                <w:sz w:val="22"/>
                <w:lang w:eastAsia="en-GB"/>
              </w:rPr>
              <w:t>2</w:t>
            </w:r>
          </w:p>
        </w:tc>
        <w:tc>
          <w:tcPr>
            <w:tcW w:w="850" w:type="dxa"/>
            <w:shd w:val="clear" w:color="auto" w:fill="auto"/>
            <w:noWrap/>
            <w:hideMark/>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40</w:t>
            </w:r>
          </w:p>
        </w:tc>
        <w:tc>
          <w:tcPr>
            <w:tcW w:w="1701" w:type="dxa"/>
            <w:shd w:val="clear" w:color="auto" w:fill="auto"/>
            <w:noWrap/>
            <w:hideMark/>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Round bread</w:t>
            </w:r>
          </w:p>
        </w:tc>
        <w:tc>
          <w:tcPr>
            <w:tcW w:w="3544" w:type="dxa"/>
            <w:shd w:val="clear" w:color="auto" w:fill="auto"/>
            <w:noWrap/>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For round breads (e.g. country-style) and also sweet brioche  loaf</w:t>
            </w:r>
          </w:p>
        </w:tc>
        <w:tc>
          <w:tcPr>
            <w:tcW w:w="2693" w:type="dxa"/>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1-6 cm</w:t>
            </w:r>
          </w:p>
        </w:tc>
        <w:tc>
          <w:tcPr>
            <w:tcW w:w="3293" w:type="dxa"/>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Same as above</w:t>
            </w:r>
          </w:p>
        </w:tc>
      </w:tr>
      <w:tr w:rsidR="00346775" w:rsidRPr="00282099" w:rsidTr="004D67C8">
        <w:trPr>
          <w:trHeight w:val="255"/>
        </w:trPr>
        <w:tc>
          <w:tcPr>
            <w:tcW w:w="817" w:type="dxa"/>
            <w:shd w:val="clear" w:color="auto" w:fill="auto"/>
            <w:noWrap/>
            <w:hideMark/>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1</w:t>
            </w:r>
          </w:p>
        </w:tc>
        <w:tc>
          <w:tcPr>
            <w:tcW w:w="1276" w:type="dxa"/>
            <w:shd w:val="clear" w:color="auto" w:fill="auto"/>
            <w:noWrap/>
            <w:hideMark/>
          </w:tcPr>
          <w:p w:rsidR="00346775" w:rsidRPr="00282099" w:rsidRDefault="00DC0A40" w:rsidP="00DC0A40">
            <w:pPr>
              <w:spacing w:after="0" w:line="240" w:lineRule="auto"/>
              <w:rPr>
                <w:rFonts w:ascii="Arial" w:eastAsia="Times New Roman" w:hAnsi="Arial" w:cs="Arial"/>
                <w:sz w:val="22"/>
                <w:lang w:eastAsia="en-GB"/>
              </w:rPr>
            </w:pPr>
            <w:r>
              <w:rPr>
                <w:rFonts w:ascii="Arial" w:eastAsia="Times New Roman" w:hAnsi="Arial" w:cs="Arial"/>
                <w:sz w:val="22"/>
                <w:lang w:eastAsia="en-GB"/>
              </w:rPr>
              <w:t>A</w:t>
            </w:r>
            <w:r w:rsidR="00346775" w:rsidRPr="00282099">
              <w:rPr>
                <w:rFonts w:ascii="Arial" w:eastAsia="Times New Roman" w:hAnsi="Arial" w:cs="Arial"/>
                <w:sz w:val="22"/>
                <w:lang w:eastAsia="en-GB"/>
              </w:rPr>
              <w:t>3</w:t>
            </w:r>
          </w:p>
        </w:tc>
        <w:tc>
          <w:tcPr>
            <w:tcW w:w="850" w:type="dxa"/>
            <w:shd w:val="clear" w:color="auto" w:fill="auto"/>
            <w:noWrap/>
            <w:hideMark/>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59</w:t>
            </w:r>
          </w:p>
        </w:tc>
        <w:tc>
          <w:tcPr>
            <w:tcW w:w="1701" w:type="dxa"/>
            <w:shd w:val="clear" w:color="auto" w:fill="auto"/>
            <w:noWrap/>
            <w:hideMark/>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Round bread</w:t>
            </w:r>
          </w:p>
        </w:tc>
        <w:tc>
          <w:tcPr>
            <w:tcW w:w="3544" w:type="dxa"/>
            <w:shd w:val="clear" w:color="auto" w:fill="auto"/>
            <w:noWrap/>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For round breads (e.g. country-style)</w:t>
            </w:r>
          </w:p>
        </w:tc>
        <w:tc>
          <w:tcPr>
            <w:tcW w:w="2693" w:type="dxa"/>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1-3.5 cm</w:t>
            </w:r>
          </w:p>
        </w:tc>
        <w:tc>
          <w:tcPr>
            <w:tcW w:w="3293" w:type="dxa"/>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Same as above</w:t>
            </w:r>
          </w:p>
        </w:tc>
      </w:tr>
      <w:tr w:rsidR="00346775" w:rsidRPr="00282099" w:rsidTr="004D67C8">
        <w:trPr>
          <w:trHeight w:val="255"/>
        </w:trPr>
        <w:tc>
          <w:tcPr>
            <w:tcW w:w="817" w:type="dxa"/>
            <w:shd w:val="clear" w:color="auto" w:fill="auto"/>
            <w:noWrap/>
            <w:hideMark/>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2</w:t>
            </w:r>
          </w:p>
        </w:tc>
        <w:tc>
          <w:tcPr>
            <w:tcW w:w="1276" w:type="dxa"/>
            <w:shd w:val="clear" w:color="auto" w:fill="auto"/>
            <w:noWrap/>
          </w:tcPr>
          <w:p w:rsidR="00346775" w:rsidRPr="00282099" w:rsidRDefault="00346775" w:rsidP="00DC0A40">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S1</w:t>
            </w:r>
          </w:p>
        </w:tc>
        <w:tc>
          <w:tcPr>
            <w:tcW w:w="850" w:type="dxa"/>
            <w:shd w:val="clear" w:color="auto" w:fill="auto"/>
            <w:noWrap/>
            <w:hideMark/>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80</w:t>
            </w:r>
          </w:p>
        </w:tc>
        <w:tc>
          <w:tcPr>
            <w:tcW w:w="1701" w:type="dxa"/>
            <w:shd w:val="clear" w:color="auto" w:fill="auto"/>
            <w:noWrap/>
            <w:hideMark/>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Square bread</w:t>
            </w:r>
          </w:p>
        </w:tc>
        <w:tc>
          <w:tcPr>
            <w:tcW w:w="3544" w:type="dxa"/>
            <w:shd w:val="clear" w:color="auto" w:fill="auto"/>
            <w:noWrap/>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For refined wheat or wholemeal breads (e.g. sandwich bread)</w:t>
            </w:r>
          </w:p>
        </w:tc>
        <w:tc>
          <w:tcPr>
            <w:tcW w:w="2693" w:type="dxa"/>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0.5-2.5 cm</w:t>
            </w:r>
          </w:p>
        </w:tc>
        <w:tc>
          <w:tcPr>
            <w:tcW w:w="3293" w:type="dxa"/>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Refined wheat sandwich bread = 0.3</w:t>
            </w:r>
          </w:p>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Wholemeal sandwich bread = 0.4</w:t>
            </w:r>
          </w:p>
        </w:tc>
      </w:tr>
      <w:tr w:rsidR="00346775" w:rsidRPr="00282099" w:rsidTr="004D67C8">
        <w:trPr>
          <w:trHeight w:val="255"/>
        </w:trPr>
        <w:tc>
          <w:tcPr>
            <w:tcW w:w="817" w:type="dxa"/>
            <w:shd w:val="clear" w:color="auto" w:fill="auto"/>
            <w:noWrap/>
            <w:hideMark/>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2</w:t>
            </w:r>
          </w:p>
        </w:tc>
        <w:tc>
          <w:tcPr>
            <w:tcW w:w="1276" w:type="dxa"/>
            <w:shd w:val="clear" w:color="auto" w:fill="auto"/>
            <w:noWrap/>
            <w:hideMark/>
          </w:tcPr>
          <w:p w:rsidR="00346775" w:rsidRPr="00282099" w:rsidRDefault="00346775" w:rsidP="00DC0A40">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S2</w:t>
            </w:r>
          </w:p>
        </w:tc>
        <w:tc>
          <w:tcPr>
            <w:tcW w:w="850" w:type="dxa"/>
            <w:shd w:val="clear" w:color="auto" w:fill="auto"/>
            <w:noWrap/>
            <w:hideMark/>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102</w:t>
            </w:r>
          </w:p>
        </w:tc>
        <w:tc>
          <w:tcPr>
            <w:tcW w:w="1701" w:type="dxa"/>
            <w:shd w:val="clear" w:color="auto" w:fill="auto"/>
            <w:noWrap/>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Square bread</w:t>
            </w:r>
          </w:p>
        </w:tc>
        <w:tc>
          <w:tcPr>
            <w:tcW w:w="3544" w:type="dxa"/>
            <w:shd w:val="clear" w:color="auto" w:fill="auto"/>
            <w:noWrap/>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For refined wheat or wholemeal breads (e.g. sandwich bread)</w:t>
            </w:r>
          </w:p>
        </w:tc>
        <w:tc>
          <w:tcPr>
            <w:tcW w:w="2693" w:type="dxa"/>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0.5-2.5 cm</w:t>
            </w:r>
          </w:p>
        </w:tc>
        <w:tc>
          <w:tcPr>
            <w:tcW w:w="3293" w:type="dxa"/>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Liver pate = 0.94</w:t>
            </w:r>
          </w:p>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Terrine = 1.00</w:t>
            </w:r>
          </w:p>
        </w:tc>
      </w:tr>
      <w:tr w:rsidR="004D67C8" w:rsidRPr="00282099" w:rsidTr="004D67C8">
        <w:trPr>
          <w:trHeight w:val="255"/>
        </w:trPr>
        <w:tc>
          <w:tcPr>
            <w:tcW w:w="817" w:type="dxa"/>
            <w:shd w:val="clear" w:color="auto" w:fill="auto"/>
            <w:noWrap/>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3</w:t>
            </w:r>
          </w:p>
        </w:tc>
        <w:tc>
          <w:tcPr>
            <w:tcW w:w="1276" w:type="dxa"/>
            <w:shd w:val="clear" w:color="auto" w:fill="auto"/>
            <w:noWrap/>
          </w:tcPr>
          <w:p w:rsidR="00346775" w:rsidRPr="00282099" w:rsidRDefault="00346775" w:rsidP="00DC0A40">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P1</w:t>
            </w:r>
          </w:p>
        </w:tc>
        <w:tc>
          <w:tcPr>
            <w:tcW w:w="850" w:type="dxa"/>
            <w:shd w:val="clear" w:color="auto" w:fill="auto"/>
            <w:noWrap/>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63</w:t>
            </w:r>
          </w:p>
        </w:tc>
        <w:tc>
          <w:tcPr>
            <w:tcW w:w="1701" w:type="dxa"/>
            <w:shd w:val="clear" w:color="auto" w:fill="auto"/>
            <w:noWrap/>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Pate/fish cake</w:t>
            </w:r>
          </w:p>
        </w:tc>
        <w:tc>
          <w:tcPr>
            <w:tcW w:w="3544" w:type="dxa"/>
            <w:shd w:val="clear" w:color="auto" w:fill="auto"/>
            <w:noWrap/>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For liver pates, fish cakes, terrine</w:t>
            </w:r>
          </w:p>
        </w:tc>
        <w:tc>
          <w:tcPr>
            <w:tcW w:w="2693" w:type="dxa"/>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1-5 cm</w:t>
            </w:r>
          </w:p>
        </w:tc>
        <w:tc>
          <w:tcPr>
            <w:tcW w:w="3293" w:type="dxa"/>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Same as above</w:t>
            </w:r>
          </w:p>
        </w:tc>
      </w:tr>
      <w:tr w:rsidR="004D67C8" w:rsidRPr="00282099" w:rsidTr="004D67C8">
        <w:trPr>
          <w:trHeight w:val="255"/>
        </w:trPr>
        <w:tc>
          <w:tcPr>
            <w:tcW w:w="817" w:type="dxa"/>
            <w:shd w:val="clear" w:color="auto" w:fill="auto"/>
            <w:noWrap/>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3</w:t>
            </w:r>
          </w:p>
        </w:tc>
        <w:tc>
          <w:tcPr>
            <w:tcW w:w="1276" w:type="dxa"/>
            <w:shd w:val="clear" w:color="auto" w:fill="auto"/>
            <w:noWrap/>
          </w:tcPr>
          <w:p w:rsidR="00346775" w:rsidRPr="00282099" w:rsidRDefault="00346775" w:rsidP="00DC0A40">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P2</w:t>
            </w:r>
          </w:p>
        </w:tc>
        <w:tc>
          <w:tcPr>
            <w:tcW w:w="850" w:type="dxa"/>
            <w:shd w:val="clear" w:color="auto" w:fill="auto"/>
            <w:noWrap/>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88</w:t>
            </w:r>
          </w:p>
        </w:tc>
        <w:tc>
          <w:tcPr>
            <w:tcW w:w="1701" w:type="dxa"/>
            <w:shd w:val="clear" w:color="auto" w:fill="auto"/>
            <w:noWrap/>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Pate/fish cake</w:t>
            </w:r>
          </w:p>
        </w:tc>
        <w:tc>
          <w:tcPr>
            <w:tcW w:w="3544" w:type="dxa"/>
            <w:shd w:val="clear" w:color="auto" w:fill="auto"/>
            <w:noWrap/>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For liver pates, fish cakes, terrine</w:t>
            </w:r>
          </w:p>
        </w:tc>
        <w:tc>
          <w:tcPr>
            <w:tcW w:w="2693" w:type="dxa"/>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1-5 cm</w:t>
            </w:r>
          </w:p>
        </w:tc>
        <w:tc>
          <w:tcPr>
            <w:tcW w:w="3293" w:type="dxa"/>
          </w:tcPr>
          <w:p w:rsidR="00346775" w:rsidRPr="00282099" w:rsidRDefault="00346775" w:rsidP="006A27D5">
            <w:pPr>
              <w:spacing w:after="0" w:line="240" w:lineRule="auto"/>
              <w:rPr>
                <w:rFonts w:ascii="Arial" w:eastAsia="Times New Roman" w:hAnsi="Arial" w:cs="Arial"/>
                <w:sz w:val="22"/>
                <w:lang w:eastAsia="en-GB"/>
              </w:rPr>
            </w:pPr>
            <w:r w:rsidRPr="00282099">
              <w:rPr>
                <w:rFonts w:ascii="Arial" w:eastAsia="Times New Roman" w:hAnsi="Arial" w:cs="Arial"/>
                <w:sz w:val="22"/>
                <w:lang w:eastAsia="en-GB"/>
              </w:rPr>
              <w:t>Same as above</w:t>
            </w:r>
          </w:p>
        </w:tc>
      </w:tr>
    </w:tbl>
    <w:p w:rsidR="00346775" w:rsidRDefault="00346775" w:rsidP="00D63A44">
      <w:pPr>
        <w:pStyle w:val="PlainText"/>
        <w:rPr>
          <w:rFonts w:ascii="Arial" w:eastAsia="MS Mincho" w:hAnsi="Arial" w:cs="Arial"/>
        </w:rPr>
      </w:pPr>
      <w:r w:rsidRPr="00282099">
        <w:rPr>
          <w:rFonts w:ascii="Arial" w:eastAsia="MS Mincho" w:hAnsi="Arial" w:cs="Arial"/>
          <w:lang w:val="en-GB"/>
        </w:rPr>
        <w:t>*</w:t>
      </w:r>
      <w:r w:rsidRPr="00282099">
        <w:rPr>
          <w:rFonts w:ascii="Arial" w:eastAsia="MS Mincho" w:hAnsi="Arial" w:cs="Arial"/>
        </w:rPr>
        <w:t>The range of thickness should include the minimum and maximum thickness of all the foods considered for this shape</w:t>
      </w:r>
    </w:p>
    <w:p w:rsidR="00841DC2" w:rsidRDefault="00841DC2" w:rsidP="00D63A44">
      <w:pPr>
        <w:pStyle w:val="PlainText"/>
        <w:rPr>
          <w:rFonts w:ascii="Arial" w:eastAsia="MS Mincho" w:hAnsi="Arial" w:cs="Arial"/>
        </w:rPr>
      </w:pPr>
    </w:p>
    <w:p w:rsidR="00936CB1" w:rsidRDefault="00936CB1" w:rsidP="00D63A44">
      <w:pPr>
        <w:pStyle w:val="PlainText"/>
        <w:rPr>
          <w:rFonts w:ascii="Arial" w:eastAsia="MS Mincho" w:hAnsi="Arial" w:cs="Arial"/>
          <w:bCs w:val="0"/>
        </w:rPr>
        <w:sectPr w:rsidR="00936CB1" w:rsidSect="00D07F3A">
          <w:pgSz w:w="16838" w:h="11906" w:orient="landscape"/>
          <w:pgMar w:top="1440" w:right="1440" w:bottom="1440" w:left="1440" w:header="708" w:footer="708" w:gutter="0"/>
          <w:cols w:space="708"/>
          <w:titlePg/>
          <w:docGrid w:linePitch="360"/>
        </w:sectPr>
      </w:pPr>
    </w:p>
    <w:p w:rsidR="00C6691E" w:rsidRDefault="0083505B" w:rsidP="00D63A44">
      <w:pPr>
        <w:pStyle w:val="PlainText"/>
        <w:rPr>
          <w:rFonts w:ascii="Arial" w:eastAsia="MS Mincho" w:hAnsi="Arial" w:cs="Arial"/>
          <w:bCs w:val="0"/>
        </w:rPr>
      </w:pPr>
      <w:r>
        <w:rPr>
          <w:rFonts w:ascii="Arial" w:eastAsia="MS Mincho" w:hAnsi="Arial" w:cs="Arial"/>
          <w:bCs w:val="0"/>
        </w:rPr>
        <w:object w:dxaOrig="8910" w:dyaOrig="12691">
          <v:shape id="_x0000_i1026" type="#_x0000_t75" style="width:516.75pt;height:735.75pt" o:ole="">
            <v:imagedata r:id="rId20" o:title=""/>
          </v:shape>
          <o:OLEObject Type="Embed" ProgID="AcroExch.Document.DC" ShapeID="_x0000_i1026" DrawAspect="Content" ObjectID="_1494328295" r:id="rId21"/>
        </w:object>
      </w:r>
    </w:p>
    <w:p w:rsidR="00DC0A40" w:rsidRDefault="00DC0A40" w:rsidP="00D63A44">
      <w:pPr>
        <w:pStyle w:val="PlainText"/>
        <w:rPr>
          <w:rFonts w:ascii="Arial" w:eastAsia="MS Mincho" w:hAnsi="Arial" w:cs="Arial"/>
        </w:rPr>
        <w:sectPr w:rsidR="00DC0A40" w:rsidSect="00DC0A40">
          <w:pgSz w:w="11906" w:h="16838"/>
          <w:pgMar w:top="720" w:right="720" w:bottom="720" w:left="720" w:header="708" w:footer="708" w:gutter="0"/>
          <w:cols w:space="708"/>
          <w:titlePg/>
          <w:docGrid w:linePitch="360"/>
        </w:sectPr>
      </w:pPr>
    </w:p>
    <w:p w:rsidR="00EB3904" w:rsidRDefault="00EB3904" w:rsidP="00D63A44">
      <w:pPr>
        <w:pStyle w:val="PlainText"/>
        <w:rPr>
          <w:rFonts w:ascii="Arial" w:eastAsia="MS Mincho" w:hAnsi="Arial" w:cs="Arial"/>
        </w:rPr>
      </w:pPr>
    </w:p>
    <w:p w:rsidR="00D3600D" w:rsidRPr="00584083" w:rsidRDefault="00D3600D" w:rsidP="00D47E20">
      <w:pPr>
        <w:pStyle w:val="Heading2"/>
      </w:pPr>
      <w:bookmarkStart w:id="61" w:name="_Toc384913718"/>
      <w:r w:rsidRPr="00D3600D">
        <w:t xml:space="preserve">Appendix </w:t>
      </w:r>
      <w:r w:rsidR="00F80E6B">
        <w:t>6</w:t>
      </w:r>
      <w:r w:rsidRPr="00D3600D">
        <w:t xml:space="preserve"> - Shape codes explained</w:t>
      </w:r>
      <w:bookmarkEnd w:id="61"/>
    </w:p>
    <w:p w:rsidR="00D3600D" w:rsidRPr="0057057F" w:rsidRDefault="00D3600D" w:rsidP="00D3600D">
      <w:pPr>
        <w:spacing w:after="0" w:line="360" w:lineRule="auto"/>
        <w:ind w:right="-118"/>
        <w:jc w:val="both"/>
        <w:rPr>
          <w:rFonts w:ascii="Arial" w:hAnsi="Arial" w:cs="Arial"/>
          <w:sz w:val="22"/>
          <w:lang w:val="en-US"/>
        </w:rPr>
      </w:pPr>
      <w:r w:rsidRPr="0057057F">
        <w:rPr>
          <w:rFonts w:ascii="Arial" w:hAnsi="Arial" w:cs="Arial"/>
          <w:sz w:val="22"/>
          <w:lang w:val="en-US"/>
        </w:rPr>
        <w:t> </w:t>
      </w:r>
    </w:p>
    <w:p w:rsidR="00D3600D" w:rsidRPr="0057057F" w:rsidRDefault="00D3600D" w:rsidP="00D3600D">
      <w:pPr>
        <w:spacing w:after="0" w:line="360" w:lineRule="auto"/>
        <w:ind w:right="-118"/>
        <w:jc w:val="both"/>
        <w:rPr>
          <w:rFonts w:ascii="Arial" w:hAnsi="Arial" w:cs="Arial"/>
          <w:sz w:val="22"/>
          <w:lang w:val="en-US"/>
        </w:rPr>
      </w:pPr>
      <w:r w:rsidRPr="0057057F">
        <w:rPr>
          <w:rFonts w:ascii="Arial" w:hAnsi="Arial" w:cs="Arial"/>
          <w:sz w:val="22"/>
          <w:lang w:val="en-US"/>
        </w:rPr>
        <w:t xml:space="preserve">The shape code is a combination of a letter and a number. </w:t>
      </w:r>
      <w:r w:rsidR="0057057F" w:rsidRPr="0057057F">
        <w:rPr>
          <w:rFonts w:ascii="Arial" w:hAnsi="Arial" w:cs="Arial"/>
          <w:sz w:val="22"/>
          <w:lang w:val="en-US"/>
        </w:rPr>
        <w:t>In the current coding system, t</w:t>
      </w:r>
      <w:r w:rsidRPr="0057057F">
        <w:rPr>
          <w:rFonts w:ascii="Arial" w:hAnsi="Arial" w:cs="Arial"/>
          <w:sz w:val="22"/>
          <w:lang w:val="en-US"/>
        </w:rPr>
        <w:t>he letter code ha</w:t>
      </w:r>
      <w:r w:rsidR="0057057F" w:rsidRPr="0057057F">
        <w:rPr>
          <w:rFonts w:ascii="Arial" w:hAnsi="Arial" w:cs="Arial"/>
          <w:sz w:val="22"/>
          <w:lang w:val="en-US"/>
        </w:rPr>
        <w:t xml:space="preserve">s a meaning </w:t>
      </w:r>
      <w:r w:rsidRPr="0057057F">
        <w:rPr>
          <w:rFonts w:ascii="Arial" w:hAnsi="Arial" w:cs="Arial"/>
          <w:sz w:val="22"/>
          <w:lang w:val="en-US"/>
        </w:rPr>
        <w:t>describing the shape (</w:t>
      </w:r>
      <w:r w:rsidR="0057057F" w:rsidRPr="0057057F">
        <w:rPr>
          <w:rFonts w:ascii="Arial" w:hAnsi="Arial" w:cs="Arial"/>
          <w:sz w:val="22"/>
          <w:lang w:val="en-US"/>
        </w:rPr>
        <w:t>e.g. D, S and R codes, see below, F for 'flat' or W for 'weird')</w:t>
      </w:r>
      <w:r w:rsidRPr="0057057F">
        <w:rPr>
          <w:rFonts w:ascii="Arial" w:hAnsi="Arial" w:cs="Arial"/>
          <w:sz w:val="22"/>
          <w:lang w:val="en-US"/>
        </w:rPr>
        <w:t>. The number part of the code represents usually the surface area in cm</w:t>
      </w:r>
      <w:r w:rsidRPr="0057057F">
        <w:rPr>
          <w:rFonts w:ascii="Arial" w:hAnsi="Arial" w:cs="Arial"/>
          <w:sz w:val="22"/>
          <w:vertAlign w:val="superscript"/>
          <w:lang w:val="en-US"/>
        </w:rPr>
        <w:t>2</w:t>
      </w:r>
      <w:r w:rsidRPr="0057057F">
        <w:rPr>
          <w:rFonts w:ascii="Arial" w:hAnsi="Arial" w:cs="Arial"/>
          <w:sz w:val="22"/>
          <w:lang w:val="en-US"/>
        </w:rPr>
        <w:t xml:space="preserve"> however for D codes it represents the diameter associated with it. For example, a code of F065 is for a food with flat shape having a surface area of 65cm</w:t>
      </w:r>
      <w:r w:rsidRPr="0057057F">
        <w:rPr>
          <w:rFonts w:ascii="Arial" w:hAnsi="Arial" w:cs="Arial"/>
          <w:sz w:val="22"/>
          <w:vertAlign w:val="superscript"/>
          <w:lang w:val="en-US"/>
        </w:rPr>
        <w:t>2</w:t>
      </w:r>
      <w:r w:rsidR="00D73BBA">
        <w:rPr>
          <w:rFonts w:ascii="Arial" w:hAnsi="Arial" w:cs="Arial"/>
          <w:sz w:val="22"/>
          <w:lang w:val="en-US"/>
        </w:rPr>
        <w:t xml:space="preserve"> whereas </w:t>
      </w:r>
      <w:r w:rsidR="00D73BBA" w:rsidRPr="0057057F">
        <w:rPr>
          <w:rFonts w:ascii="Arial" w:hAnsi="Arial" w:cs="Arial"/>
          <w:sz w:val="22"/>
          <w:lang w:val="en-US"/>
        </w:rPr>
        <w:t>D025 is for a food of circular shape where the diameter of the food is equal to 25cm</w:t>
      </w:r>
      <w:r w:rsidRPr="0057057F">
        <w:rPr>
          <w:rFonts w:ascii="Arial" w:hAnsi="Arial" w:cs="Arial"/>
          <w:sz w:val="22"/>
          <w:lang w:val="en-US"/>
        </w:rPr>
        <w:t xml:space="preserve">. </w:t>
      </w:r>
    </w:p>
    <w:p w:rsidR="00D3600D" w:rsidRPr="0057057F" w:rsidRDefault="00D3600D" w:rsidP="00D3600D">
      <w:pPr>
        <w:spacing w:after="0" w:line="360" w:lineRule="auto"/>
        <w:ind w:right="-118"/>
        <w:jc w:val="both"/>
        <w:rPr>
          <w:rFonts w:ascii="Arial" w:hAnsi="Arial" w:cs="Arial"/>
          <w:sz w:val="22"/>
          <w:lang w:val="en-US"/>
        </w:rPr>
      </w:pPr>
      <w:r w:rsidRPr="0057057F">
        <w:rPr>
          <w:rFonts w:ascii="Arial" w:hAnsi="Arial" w:cs="Arial"/>
          <w:sz w:val="22"/>
          <w:lang w:val="en-US"/>
        </w:rPr>
        <w:t> </w:t>
      </w:r>
    </w:p>
    <w:p w:rsidR="00D3600D" w:rsidRPr="0057057F" w:rsidRDefault="00D3600D" w:rsidP="00D3600D">
      <w:pPr>
        <w:spacing w:after="0" w:line="360" w:lineRule="auto"/>
        <w:ind w:right="-118"/>
        <w:jc w:val="both"/>
        <w:rPr>
          <w:rFonts w:ascii="Arial" w:hAnsi="Arial" w:cs="Arial"/>
          <w:sz w:val="22"/>
          <w:lang w:val="en-US"/>
        </w:rPr>
      </w:pPr>
      <w:r w:rsidRPr="0057057F">
        <w:rPr>
          <w:rFonts w:ascii="Arial" w:hAnsi="Arial" w:cs="Arial"/>
          <w:sz w:val="22"/>
          <w:lang w:val="en-US"/>
        </w:rPr>
        <w:t>Shape codes starting with a letter S are for squared shapes where the surface area can be calculated by squaring one side of the shape (i.e. side length</w:t>
      </w:r>
      <w:r w:rsidRPr="0057057F">
        <w:rPr>
          <w:rFonts w:ascii="Arial" w:hAnsi="Arial" w:cs="Arial"/>
          <w:sz w:val="22"/>
          <w:vertAlign w:val="superscript"/>
          <w:lang w:val="en-US"/>
        </w:rPr>
        <w:t>2</w:t>
      </w:r>
      <w:r w:rsidRPr="0057057F">
        <w:rPr>
          <w:rFonts w:ascii="Arial" w:hAnsi="Arial" w:cs="Arial"/>
          <w:sz w:val="22"/>
          <w:lang w:val="en-US"/>
        </w:rPr>
        <w:t>).  Thus a ruler can also be used to easily calculate the surface area of this shape</w:t>
      </w:r>
      <w:r w:rsidR="00C16F66" w:rsidRPr="0057057F">
        <w:rPr>
          <w:rFonts w:ascii="Arial" w:hAnsi="Arial" w:cs="Arial"/>
          <w:sz w:val="22"/>
          <w:lang w:val="en-US"/>
        </w:rPr>
        <w:t xml:space="preserve"> during the interview which can then be entered into the </w:t>
      </w:r>
      <w:r w:rsidR="003C6671">
        <w:rPr>
          <w:rFonts w:ascii="Arial" w:hAnsi="Arial" w:cs="Arial"/>
          <w:sz w:val="22"/>
          <w:lang w:val="en-US"/>
        </w:rPr>
        <w:t>GloboDiet</w:t>
      </w:r>
      <w:r w:rsidR="00C16F66" w:rsidRPr="0057057F">
        <w:rPr>
          <w:rFonts w:ascii="Arial" w:hAnsi="Arial" w:cs="Arial"/>
          <w:sz w:val="22"/>
          <w:lang w:val="en-US"/>
        </w:rPr>
        <w:t xml:space="preserve"> application directly</w:t>
      </w:r>
      <w:r w:rsidRPr="0057057F">
        <w:rPr>
          <w:rFonts w:ascii="Arial" w:hAnsi="Arial" w:cs="Arial"/>
          <w:sz w:val="22"/>
          <w:lang w:val="en-US"/>
        </w:rPr>
        <w:t>.</w:t>
      </w:r>
    </w:p>
    <w:p w:rsidR="00D3600D" w:rsidRPr="0057057F" w:rsidRDefault="00D3600D" w:rsidP="00D3600D">
      <w:pPr>
        <w:spacing w:after="0" w:line="360" w:lineRule="auto"/>
        <w:ind w:right="-118"/>
        <w:jc w:val="both"/>
        <w:rPr>
          <w:rFonts w:ascii="Arial" w:hAnsi="Arial" w:cs="Arial"/>
          <w:sz w:val="22"/>
          <w:lang w:val="en-US"/>
        </w:rPr>
      </w:pPr>
      <w:r w:rsidRPr="0057057F">
        <w:rPr>
          <w:rFonts w:ascii="Arial" w:hAnsi="Arial" w:cs="Arial"/>
          <w:sz w:val="22"/>
          <w:lang w:val="en-US"/>
        </w:rPr>
        <w:t> </w:t>
      </w:r>
    </w:p>
    <w:p w:rsidR="00D3600D" w:rsidRPr="0057057F" w:rsidRDefault="00D3600D" w:rsidP="00D3600D">
      <w:pPr>
        <w:spacing w:after="0" w:line="360" w:lineRule="auto"/>
        <w:ind w:right="-118"/>
        <w:jc w:val="both"/>
        <w:rPr>
          <w:rFonts w:ascii="Arial" w:hAnsi="Arial" w:cs="Arial"/>
          <w:sz w:val="22"/>
          <w:lang w:val="en-US"/>
        </w:rPr>
      </w:pPr>
      <w:r w:rsidRPr="0057057F">
        <w:rPr>
          <w:rFonts w:ascii="Arial" w:hAnsi="Arial" w:cs="Arial"/>
          <w:sz w:val="22"/>
          <w:lang w:val="en-US"/>
        </w:rPr>
        <w:t xml:space="preserve">Shape codes starting with a letter </w:t>
      </w:r>
      <w:proofErr w:type="spellStart"/>
      <w:r w:rsidRPr="0057057F">
        <w:rPr>
          <w:rFonts w:ascii="Arial" w:hAnsi="Arial" w:cs="Arial"/>
          <w:sz w:val="22"/>
          <w:lang w:val="en-US"/>
        </w:rPr>
        <w:t>R are</w:t>
      </w:r>
      <w:proofErr w:type="spellEnd"/>
      <w:r w:rsidRPr="0057057F">
        <w:rPr>
          <w:rFonts w:ascii="Arial" w:hAnsi="Arial" w:cs="Arial"/>
          <w:sz w:val="22"/>
          <w:lang w:val="en-US"/>
        </w:rPr>
        <w:t xml:space="preserve"> for rectangu</w:t>
      </w:r>
      <w:r w:rsidR="00852A87" w:rsidRPr="0057057F">
        <w:rPr>
          <w:rFonts w:ascii="Arial" w:hAnsi="Arial" w:cs="Arial"/>
          <w:sz w:val="22"/>
          <w:lang w:val="en-US"/>
        </w:rPr>
        <w:t>l</w:t>
      </w:r>
      <w:r w:rsidRPr="0057057F">
        <w:rPr>
          <w:rFonts w:ascii="Arial" w:hAnsi="Arial" w:cs="Arial"/>
          <w:sz w:val="22"/>
          <w:lang w:val="en-US"/>
        </w:rPr>
        <w:t>a</w:t>
      </w:r>
      <w:r w:rsidR="00852A87" w:rsidRPr="0057057F">
        <w:rPr>
          <w:rFonts w:ascii="Arial" w:hAnsi="Arial" w:cs="Arial"/>
          <w:sz w:val="22"/>
          <w:lang w:val="en-US"/>
        </w:rPr>
        <w:t>r</w:t>
      </w:r>
      <w:r w:rsidRPr="0057057F">
        <w:rPr>
          <w:rFonts w:ascii="Arial" w:hAnsi="Arial" w:cs="Arial"/>
          <w:sz w:val="22"/>
          <w:lang w:val="en-US"/>
        </w:rPr>
        <w:t xml:space="preserve"> shapes where the surface area can be calculated by multiplying the long side of </w:t>
      </w:r>
      <w:r w:rsidR="00D73BBA">
        <w:rPr>
          <w:rFonts w:ascii="Arial" w:hAnsi="Arial" w:cs="Arial"/>
          <w:sz w:val="22"/>
          <w:lang w:val="en-US"/>
        </w:rPr>
        <w:t>the shape by the short side (e.g</w:t>
      </w:r>
      <w:r w:rsidRPr="0057057F">
        <w:rPr>
          <w:rFonts w:ascii="Arial" w:hAnsi="Arial" w:cs="Arial"/>
          <w:sz w:val="22"/>
          <w:lang w:val="en-US"/>
        </w:rPr>
        <w:t xml:space="preserve">. length x width).  </w:t>
      </w:r>
      <w:r w:rsidR="00C16F66" w:rsidRPr="0057057F">
        <w:rPr>
          <w:rFonts w:ascii="Arial" w:hAnsi="Arial" w:cs="Arial"/>
          <w:sz w:val="22"/>
          <w:lang w:val="en-US"/>
        </w:rPr>
        <w:t xml:space="preserve">Thus a ruler can also be used to easily calculate the surface area of this shape during the interview which can then be entered into the </w:t>
      </w:r>
      <w:r w:rsidR="003C6671">
        <w:rPr>
          <w:rFonts w:ascii="Arial" w:hAnsi="Arial" w:cs="Arial"/>
          <w:sz w:val="22"/>
          <w:lang w:val="en-US"/>
        </w:rPr>
        <w:t>GloboDiet</w:t>
      </w:r>
      <w:r w:rsidR="00C16F66" w:rsidRPr="0057057F">
        <w:rPr>
          <w:rFonts w:ascii="Arial" w:hAnsi="Arial" w:cs="Arial"/>
          <w:sz w:val="22"/>
          <w:lang w:val="en-US"/>
        </w:rPr>
        <w:t xml:space="preserve"> application directly.</w:t>
      </w:r>
    </w:p>
    <w:p w:rsidR="00D3600D" w:rsidRPr="0057057F" w:rsidRDefault="00D3600D" w:rsidP="00D3600D">
      <w:pPr>
        <w:spacing w:after="0" w:line="360" w:lineRule="auto"/>
        <w:ind w:right="-118"/>
        <w:jc w:val="both"/>
        <w:rPr>
          <w:rFonts w:ascii="Arial" w:hAnsi="Arial" w:cs="Arial"/>
          <w:sz w:val="22"/>
          <w:lang w:val="en-US"/>
        </w:rPr>
      </w:pPr>
      <w:r w:rsidRPr="0057057F">
        <w:rPr>
          <w:rFonts w:ascii="Arial" w:hAnsi="Arial" w:cs="Arial"/>
          <w:sz w:val="22"/>
          <w:lang w:val="en-US"/>
        </w:rPr>
        <w:t> </w:t>
      </w:r>
    </w:p>
    <w:p w:rsidR="00D3600D" w:rsidRPr="0057057F" w:rsidRDefault="00D3600D" w:rsidP="00D3600D">
      <w:pPr>
        <w:spacing w:after="0" w:line="360" w:lineRule="auto"/>
        <w:ind w:right="-118"/>
        <w:jc w:val="both"/>
        <w:rPr>
          <w:rFonts w:ascii="Arial" w:hAnsi="Arial" w:cs="Arial"/>
          <w:sz w:val="22"/>
          <w:lang w:val="en-US"/>
        </w:rPr>
      </w:pPr>
      <w:r w:rsidRPr="0057057F">
        <w:rPr>
          <w:rFonts w:ascii="Arial" w:hAnsi="Arial" w:cs="Arial"/>
          <w:sz w:val="22"/>
          <w:lang w:val="en-US"/>
        </w:rPr>
        <w:t xml:space="preserve">Shape codes starting with a letter D are for circular shapes only and should be used for foods where a diameter can be identified by the subject. Thus a code of D025 is for a food of circular shape where the diameter of the food is equal to 25cm.  </w:t>
      </w:r>
      <w:r w:rsidR="003C6671">
        <w:rPr>
          <w:rFonts w:ascii="Arial" w:hAnsi="Arial" w:cs="Arial"/>
          <w:sz w:val="22"/>
          <w:lang w:val="en-US"/>
        </w:rPr>
        <w:t>GloboDiet</w:t>
      </w:r>
      <w:r w:rsidRPr="0057057F">
        <w:rPr>
          <w:rFonts w:ascii="Arial" w:hAnsi="Arial" w:cs="Arial"/>
          <w:sz w:val="22"/>
          <w:lang w:val="en-US"/>
        </w:rPr>
        <w:t xml:space="preserve"> calculates the surface area of circular shapes using the formula A=πr</w:t>
      </w:r>
      <w:r w:rsidRPr="0057057F">
        <w:rPr>
          <w:rFonts w:ascii="Arial" w:hAnsi="Arial" w:cs="Arial"/>
          <w:sz w:val="22"/>
          <w:vertAlign w:val="superscript"/>
          <w:lang w:val="en-US"/>
        </w:rPr>
        <w:t>2</w:t>
      </w:r>
      <w:r w:rsidRPr="0057057F">
        <w:rPr>
          <w:rFonts w:ascii="Arial" w:hAnsi="Arial" w:cs="Arial"/>
          <w:sz w:val="22"/>
          <w:lang w:val="en-US"/>
        </w:rPr>
        <w:t xml:space="preserve">, where r is half of the diameter indicated by the subject. </w:t>
      </w:r>
    </w:p>
    <w:p w:rsidR="00D3600D" w:rsidRPr="0057057F" w:rsidRDefault="00D3600D" w:rsidP="00D3600D">
      <w:pPr>
        <w:spacing w:after="0" w:line="360" w:lineRule="auto"/>
        <w:ind w:right="-118"/>
        <w:jc w:val="both"/>
        <w:rPr>
          <w:rFonts w:ascii="Arial" w:hAnsi="Arial" w:cs="Arial"/>
          <w:sz w:val="22"/>
          <w:lang w:val="en-US"/>
        </w:rPr>
      </w:pPr>
      <w:r w:rsidRPr="0057057F">
        <w:rPr>
          <w:rFonts w:ascii="Arial" w:hAnsi="Arial" w:cs="Arial"/>
          <w:sz w:val="22"/>
          <w:lang w:val="en-US"/>
        </w:rPr>
        <w:t> </w:t>
      </w:r>
    </w:p>
    <w:p w:rsidR="00D3600D" w:rsidRDefault="00D3600D" w:rsidP="00D3600D">
      <w:pPr>
        <w:spacing w:after="0" w:line="360" w:lineRule="auto"/>
        <w:ind w:right="-118"/>
        <w:jc w:val="both"/>
        <w:rPr>
          <w:rFonts w:ascii="Arial" w:hAnsi="Arial" w:cs="Arial"/>
          <w:sz w:val="22"/>
          <w:lang w:val="en-US"/>
        </w:rPr>
      </w:pPr>
      <w:r w:rsidRPr="0057057F">
        <w:rPr>
          <w:rFonts w:ascii="Arial" w:hAnsi="Arial" w:cs="Arial"/>
          <w:sz w:val="22"/>
          <w:lang w:val="en-US"/>
        </w:rPr>
        <w:t>Some countries decide that a real size ruler alone can be used by the subject to estimate the diameter of foods having circular shapes. Other countries include in their picture booklet drawings of circles with different diameters or fractions of a circle to aid the subject in the estimation of the diameter and portions of a circle/pie consumed.</w:t>
      </w:r>
      <w:r w:rsidRPr="00D55595">
        <w:rPr>
          <w:rFonts w:ascii="Arial" w:hAnsi="Arial" w:cs="Arial"/>
          <w:sz w:val="22"/>
          <w:lang w:val="en-US"/>
        </w:rPr>
        <w:t xml:space="preserve">  </w:t>
      </w:r>
    </w:p>
    <w:p w:rsidR="00D73BBA" w:rsidRDefault="00D73BBA" w:rsidP="00D3600D">
      <w:pPr>
        <w:spacing w:after="0" w:line="360" w:lineRule="auto"/>
        <w:ind w:right="-118"/>
        <w:jc w:val="both"/>
        <w:rPr>
          <w:rFonts w:ascii="Arial" w:hAnsi="Arial" w:cs="Arial"/>
          <w:sz w:val="22"/>
          <w:lang w:val="en-US"/>
        </w:rPr>
      </w:pPr>
    </w:p>
    <w:p w:rsidR="00D73BBA" w:rsidRDefault="00D73BBA" w:rsidP="00D3600D">
      <w:pPr>
        <w:spacing w:after="0" w:line="360" w:lineRule="auto"/>
        <w:ind w:right="-118"/>
        <w:jc w:val="both"/>
        <w:rPr>
          <w:rFonts w:ascii="Arial" w:hAnsi="Arial" w:cs="Arial"/>
          <w:sz w:val="22"/>
          <w:lang w:val="en-US"/>
        </w:rPr>
        <w:sectPr w:rsidR="00D73BBA" w:rsidSect="00DC0A40">
          <w:pgSz w:w="11906" w:h="16838"/>
          <w:pgMar w:top="1440" w:right="1440" w:bottom="1440" w:left="1440" w:header="708" w:footer="708" w:gutter="0"/>
          <w:cols w:space="708"/>
          <w:titlePg/>
          <w:docGrid w:linePitch="360"/>
        </w:sectPr>
      </w:pPr>
    </w:p>
    <w:p w:rsidR="0057057F" w:rsidRDefault="00D73BBA" w:rsidP="00D47E20">
      <w:pPr>
        <w:pStyle w:val="Heading2"/>
      </w:pPr>
      <w:bookmarkStart w:id="62" w:name="_Toc384913719"/>
      <w:r>
        <w:lastRenderedPageBreak/>
        <w:t xml:space="preserve">Appendix 7 - </w:t>
      </w:r>
      <w:r w:rsidR="003C6671">
        <w:t>GloboDiet</w:t>
      </w:r>
      <w:r>
        <w:t xml:space="preserve"> picture</w:t>
      </w:r>
      <w:r w:rsidR="0057057F">
        <w:t xml:space="preserve"> booklet </w:t>
      </w:r>
      <w:r w:rsidR="00EB1DC0">
        <w:t>(sample inventory sheet)</w:t>
      </w:r>
      <w:bookmarkEnd w:id="62"/>
      <w:r w:rsidR="00EB1DC0">
        <w:t xml:space="preserve"> </w:t>
      </w:r>
    </w:p>
    <w:p w:rsidR="0057057F" w:rsidRDefault="0057057F" w:rsidP="0057057F">
      <w:pPr>
        <w:rPr>
          <w:lang w:val="en-US"/>
        </w:rPr>
      </w:pPr>
    </w:p>
    <w:p w:rsidR="00AF4A9D" w:rsidRDefault="00EB1DC0" w:rsidP="00AF4A9D">
      <w:pPr>
        <w:rPr>
          <w:rFonts w:ascii="Arial" w:hAnsi="Arial" w:cs="Arial"/>
          <w:sz w:val="22"/>
          <w:lang w:val="en-US"/>
        </w:rPr>
      </w:pPr>
      <w:r>
        <w:rPr>
          <w:rFonts w:ascii="Arial" w:hAnsi="Arial" w:cs="Arial"/>
          <w:sz w:val="22"/>
          <w:lang w:val="en-US"/>
        </w:rPr>
        <w:t xml:space="preserve">Below is an example of a document </w:t>
      </w:r>
      <w:r w:rsidR="00D73BBA" w:rsidRPr="00D73BBA">
        <w:rPr>
          <w:rFonts w:ascii="Arial" w:hAnsi="Arial" w:cs="Arial"/>
          <w:sz w:val="22"/>
          <w:lang w:val="en-US"/>
        </w:rPr>
        <w:t>listing</w:t>
      </w:r>
      <w:r w:rsidR="0057057F" w:rsidRPr="00D73BBA">
        <w:rPr>
          <w:rFonts w:ascii="Arial" w:hAnsi="Arial" w:cs="Arial"/>
          <w:sz w:val="22"/>
          <w:lang w:val="en-US"/>
        </w:rPr>
        <w:t xml:space="preserve"> </w:t>
      </w:r>
      <w:r w:rsidR="00D73BBA">
        <w:rPr>
          <w:rFonts w:ascii="Arial" w:hAnsi="Arial" w:cs="Arial"/>
          <w:sz w:val="22"/>
          <w:lang w:val="en-US"/>
        </w:rPr>
        <w:t xml:space="preserve">by page numbers </w:t>
      </w:r>
      <w:r w:rsidR="0057057F" w:rsidRPr="00D73BBA">
        <w:rPr>
          <w:rFonts w:ascii="Arial" w:hAnsi="Arial" w:cs="Arial"/>
          <w:sz w:val="22"/>
          <w:lang w:val="en-US"/>
        </w:rPr>
        <w:t xml:space="preserve">the </w:t>
      </w:r>
      <w:r w:rsidR="00D73BBA" w:rsidRPr="00D73BBA">
        <w:rPr>
          <w:rFonts w:ascii="Arial" w:hAnsi="Arial" w:cs="Arial"/>
          <w:sz w:val="22"/>
          <w:lang w:val="en-US"/>
        </w:rPr>
        <w:t xml:space="preserve">full </w:t>
      </w:r>
      <w:r w:rsidR="0057057F" w:rsidRPr="00D73BBA">
        <w:rPr>
          <w:rFonts w:ascii="Arial" w:hAnsi="Arial" w:cs="Arial"/>
          <w:sz w:val="22"/>
          <w:lang w:val="en-US"/>
        </w:rPr>
        <w:t xml:space="preserve">contents of </w:t>
      </w:r>
      <w:r w:rsidR="00D73BBA" w:rsidRPr="00D73BBA">
        <w:rPr>
          <w:rFonts w:ascii="Arial" w:hAnsi="Arial" w:cs="Arial"/>
          <w:sz w:val="22"/>
          <w:lang w:val="en-US"/>
        </w:rPr>
        <w:t>a</w:t>
      </w:r>
      <w:r w:rsidR="0057057F" w:rsidRPr="00D73BBA">
        <w:rPr>
          <w:rFonts w:ascii="Arial" w:hAnsi="Arial" w:cs="Arial"/>
          <w:sz w:val="22"/>
          <w:lang w:val="en-US"/>
        </w:rPr>
        <w:t xml:space="preserve"> country-specific picture booklet</w:t>
      </w:r>
      <w:r w:rsidR="00AF4A9D">
        <w:rPr>
          <w:rStyle w:val="FootnoteReference"/>
          <w:rFonts w:ascii="Arial" w:hAnsi="Arial" w:cs="Arial"/>
          <w:sz w:val="22"/>
          <w:lang w:val="en-US"/>
        </w:rPr>
        <w:footnoteReference w:id="2"/>
      </w:r>
      <w:proofErr w:type="gramStart"/>
      <w:r w:rsidR="0057057F" w:rsidRPr="00D73BBA">
        <w:rPr>
          <w:rFonts w:ascii="Arial" w:hAnsi="Arial" w:cs="Arial"/>
          <w:sz w:val="22"/>
          <w:lang w:val="en-US"/>
        </w:rPr>
        <w:t>.</w:t>
      </w:r>
      <w:proofErr w:type="gramEnd"/>
      <w:r w:rsidR="0057057F" w:rsidRPr="00D73BBA">
        <w:rPr>
          <w:rFonts w:ascii="Arial" w:hAnsi="Arial" w:cs="Arial"/>
          <w:sz w:val="22"/>
          <w:lang w:val="en-US"/>
        </w:rPr>
        <w:t xml:space="preserve"> </w:t>
      </w:r>
      <w:r w:rsidR="00D73BBA">
        <w:rPr>
          <w:rFonts w:ascii="Arial" w:hAnsi="Arial" w:cs="Arial"/>
          <w:sz w:val="22"/>
          <w:lang w:val="en-US"/>
        </w:rPr>
        <w:t xml:space="preserve">Such document should be prepared </w:t>
      </w:r>
      <w:r w:rsidR="003222EB">
        <w:rPr>
          <w:rFonts w:ascii="Arial" w:hAnsi="Arial" w:cs="Arial"/>
          <w:sz w:val="22"/>
          <w:lang w:val="en-US"/>
        </w:rPr>
        <w:t>and sent to IARC for verification</w:t>
      </w:r>
      <w:r w:rsidR="00AF4A9D">
        <w:rPr>
          <w:rFonts w:ascii="Arial" w:hAnsi="Arial" w:cs="Arial"/>
          <w:sz w:val="22"/>
          <w:lang w:val="en-US"/>
        </w:rPr>
        <w:t xml:space="preserve"> along with the proofs of the pictures</w:t>
      </w:r>
      <w:r w:rsidR="003222EB">
        <w:rPr>
          <w:rFonts w:ascii="Arial" w:hAnsi="Arial" w:cs="Arial"/>
          <w:sz w:val="22"/>
          <w:lang w:val="en-US"/>
        </w:rPr>
        <w:t>.</w:t>
      </w:r>
      <w:r w:rsidR="00AF4A9D">
        <w:rPr>
          <w:rFonts w:ascii="Arial" w:hAnsi="Arial" w:cs="Arial"/>
          <w:sz w:val="22"/>
          <w:lang w:val="en-US"/>
        </w:rPr>
        <w:t xml:space="preserve"> </w:t>
      </w:r>
      <w:r>
        <w:rPr>
          <w:rFonts w:ascii="Arial" w:hAnsi="Arial" w:cs="Arial"/>
          <w:sz w:val="22"/>
          <w:lang w:val="en-US"/>
        </w:rPr>
        <w:t xml:space="preserve">It will also be needed for the printing company producing the picture booklets. </w:t>
      </w:r>
      <w:r w:rsidR="00AF4A9D">
        <w:rPr>
          <w:rFonts w:ascii="Arial" w:hAnsi="Arial" w:cs="Arial"/>
          <w:sz w:val="22"/>
          <w:lang w:val="en-US"/>
        </w:rPr>
        <w:t>D</w:t>
      </w:r>
      <w:r w:rsidR="00AF4A9D" w:rsidRPr="00AF4A9D">
        <w:rPr>
          <w:rFonts w:ascii="Arial" w:hAnsi="Arial" w:cs="Arial"/>
          <w:sz w:val="22"/>
          <w:lang w:val="en-US"/>
        </w:rPr>
        <w:t>ifferent colors in the example represent different sections in the photo</w:t>
      </w:r>
      <w:r>
        <w:rPr>
          <w:rFonts w:ascii="Arial" w:hAnsi="Arial" w:cs="Arial"/>
          <w:sz w:val="22"/>
          <w:lang w:val="en-US"/>
        </w:rPr>
        <w:t xml:space="preserve"> </w:t>
      </w:r>
      <w:r w:rsidR="00AF4A9D" w:rsidRPr="00AF4A9D">
        <w:rPr>
          <w:rFonts w:ascii="Arial" w:hAnsi="Arial" w:cs="Arial"/>
          <w:sz w:val="22"/>
          <w:lang w:val="en-US"/>
        </w:rPr>
        <w:t>booklet.</w:t>
      </w:r>
    </w:p>
    <w:tbl>
      <w:tblPr>
        <w:tblW w:w="15184" w:type="dxa"/>
        <w:tblInd w:w="-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2"/>
        <w:gridCol w:w="1527"/>
        <w:gridCol w:w="236"/>
        <w:gridCol w:w="236"/>
        <w:gridCol w:w="1797"/>
        <w:gridCol w:w="1784"/>
        <w:gridCol w:w="1530"/>
        <w:gridCol w:w="1800"/>
        <w:gridCol w:w="2070"/>
        <w:gridCol w:w="3582"/>
      </w:tblGrid>
      <w:tr w:rsidR="00D47E20" w:rsidTr="00D47E20">
        <w:trPr>
          <w:cantSplit/>
          <w:trHeight w:hRule="exact" w:val="432"/>
        </w:trPr>
        <w:tc>
          <w:tcPr>
            <w:tcW w:w="622" w:type="dxa"/>
            <w:tcBorders>
              <w:right w:val="nil"/>
            </w:tcBorders>
          </w:tcPr>
          <w:p w:rsidR="0057057F" w:rsidRDefault="0057057F" w:rsidP="00D47E20">
            <w:pPr>
              <w:rPr>
                <w:rFonts w:ascii="Times New Roman" w:hAnsi="Times New Roman"/>
                <w:b/>
                <w:bCs/>
                <w:i/>
                <w:lang w:val="en-US"/>
              </w:rPr>
            </w:pPr>
            <w:r>
              <w:rPr>
                <w:rFonts w:ascii="Times New Roman" w:hAnsi="Times New Roman"/>
                <w:b/>
                <w:bCs/>
                <w:i/>
                <w:lang w:val="en-US"/>
              </w:rPr>
              <w:t>Page-</w:t>
            </w:r>
            <w:r w:rsidR="00D47E20">
              <w:rPr>
                <w:rFonts w:ascii="Times New Roman" w:hAnsi="Times New Roman"/>
                <w:b/>
                <w:bCs/>
                <w:i/>
                <w:lang w:val="en-US"/>
              </w:rPr>
              <w:t>N</w:t>
            </w:r>
            <w:r w:rsidR="00D47E20" w:rsidRPr="00D47E20">
              <w:rPr>
                <w:rFonts w:ascii="Times New Roman" w:hAnsi="Times New Roman"/>
                <w:b/>
                <w:bCs/>
                <w:i/>
                <w:vertAlign w:val="superscript"/>
                <w:lang w:val="en-US"/>
              </w:rPr>
              <w:t>o</w:t>
            </w:r>
          </w:p>
        </w:tc>
        <w:tc>
          <w:tcPr>
            <w:tcW w:w="1527" w:type="dxa"/>
            <w:tcBorders>
              <w:right w:val="nil"/>
            </w:tcBorders>
            <w:noWrap/>
          </w:tcPr>
          <w:p w:rsidR="0057057F" w:rsidRDefault="0057057F" w:rsidP="00886285">
            <w:pPr>
              <w:rPr>
                <w:rFonts w:ascii="Times New Roman" w:hAnsi="Times New Roman"/>
                <w:b/>
                <w:bCs/>
                <w:lang w:val="en-US"/>
              </w:rPr>
            </w:pPr>
            <w:r>
              <w:rPr>
                <w:rFonts w:ascii="Times New Roman" w:hAnsi="Times New Roman"/>
                <w:b/>
                <w:bCs/>
                <w:lang w:val="en-US"/>
              </w:rPr>
              <w:t>Order*</w:t>
            </w:r>
          </w:p>
        </w:tc>
        <w:tc>
          <w:tcPr>
            <w:tcW w:w="236" w:type="dxa"/>
            <w:tcBorders>
              <w:right w:val="nil"/>
            </w:tcBorders>
          </w:tcPr>
          <w:p w:rsidR="0057057F" w:rsidRDefault="0057057F" w:rsidP="00886285">
            <w:pPr>
              <w:jc w:val="right"/>
              <w:rPr>
                <w:rFonts w:ascii="Times New Roman" w:hAnsi="Times New Roman"/>
                <w:lang w:val="en-US"/>
              </w:rPr>
            </w:pPr>
            <w:r>
              <w:rPr>
                <w:rFonts w:ascii="Times New Roman" w:hAnsi="Times New Roman"/>
                <w:lang w:val="en-US"/>
              </w:rPr>
              <w:t>®</w:t>
            </w:r>
          </w:p>
        </w:tc>
        <w:tc>
          <w:tcPr>
            <w:tcW w:w="236" w:type="dxa"/>
            <w:tcBorders>
              <w:left w:val="nil"/>
              <w:right w:val="single" w:sz="4" w:space="0" w:color="auto"/>
            </w:tcBorders>
          </w:tcPr>
          <w:p w:rsidR="0057057F" w:rsidRDefault="0057057F" w:rsidP="00886285">
            <w:pPr>
              <w:rPr>
                <w:rFonts w:ascii="Times New Roman" w:hAnsi="Times New Roman"/>
                <w:b/>
                <w:bCs/>
                <w:lang w:val="en-US"/>
              </w:rPr>
            </w:pPr>
          </w:p>
        </w:tc>
        <w:tc>
          <w:tcPr>
            <w:tcW w:w="5111" w:type="dxa"/>
            <w:gridSpan w:val="3"/>
            <w:tcBorders>
              <w:left w:val="single" w:sz="4" w:space="0" w:color="auto"/>
            </w:tcBorders>
            <w:noWrap/>
          </w:tcPr>
          <w:p w:rsidR="0057057F" w:rsidRPr="00AF4A9D" w:rsidRDefault="00AF4A9D" w:rsidP="00AF4A9D">
            <w:pPr>
              <w:tabs>
                <w:tab w:val="center" w:pos="2700"/>
              </w:tabs>
              <w:rPr>
                <w:rFonts w:ascii="Times New Roman" w:hAnsi="Times New Roman"/>
                <w:b/>
                <w:bCs/>
                <w:sz w:val="20"/>
                <w:lang w:val="en-US"/>
              </w:rPr>
            </w:pPr>
            <w:r>
              <w:rPr>
                <w:rFonts w:ascii="Times New Roman" w:hAnsi="Times New Roman"/>
                <w:b/>
                <w:bCs/>
                <w:sz w:val="20"/>
                <w:lang w:val="en-US"/>
              </w:rPr>
              <w:t>contents / photo number</w:t>
            </w:r>
          </w:p>
        </w:tc>
        <w:tc>
          <w:tcPr>
            <w:tcW w:w="1800" w:type="dxa"/>
            <w:noWrap/>
          </w:tcPr>
          <w:p w:rsidR="0057057F" w:rsidRDefault="0057057F" w:rsidP="00886285">
            <w:pPr>
              <w:rPr>
                <w:rFonts w:ascii="Times New Roman" w:hAnsi="Times New Roman"/>
                <w:b/>
                <w:sz w:val="20"/>
                <w:lang w:val="en-US"/>
              </w:rPr>
            </w:pPr>
            <w:r>
              <w:rPr>
                <w:rFonts w:ascii="Times New Roman" w:hAnsi="Times New Roman"/>
                <w:b/>
                <w:sz w:val="20"/>
                <w:lang w:val="en-US"/>
              </w:rPr>
              <w:t>English name</w:t>
            </w:r>
          </w:p>
        </w:tc>
        <w:tc>
          <w:tcPr>
            <w:tcW w:w="2070" w:type="dxa"/>
            <w:noWrap/>
          </w:tcPr>
          <w:p w:rsidR="0057057F" w:rsidRDefault="0057057F" w:rsidP="00886285">
            <w:pPr>
              <w:rPr>
                <w:rFonts w:ascii="Times New Roman" w:hAnsi="Times New Roman"/>
                <w:b/>
                <w:lang w:val="en-US"/>
              </w:rPr>
            </w:pPr>
            <w:r>
              <w:rPr>
                <w:rFonts w:ascii="Times New Roman" w:hAnsi="Times New Roman"/>
                <w:b/>
                <w:lang w:val="en-US"/>
              </w:rPr>
              <w:t>Translation</w:t>
            </w:r>
          </w:p>
        </w:tc>
        <w:tc>
          <w:tcPr>
            <w:tcW w:w="3582" w:type="dxa"/>
            <w:noWrap/>
          </w:tcPr>
          <w:p w:rsidR="0057057F" w:rsidRDefault="0057057F" w:rsidP="00886285">
            <w:pPr>
              <w:rPr>
                <w:rFonts w:ascii="Times New Roman" w:hAnsi="Times New Roman"/>
                <w:b/>
                <w:lang w:val="en-US"/>
              </w:rPr>
            </w:pPr>
            <w:r>
              <w:rPr>
                <w:rFonts w:ascii="Times New Roman" w:hAnsi="Times New Roman"/>
                <w:b/>
                <w:lang w:val="en-US"/>
              </w:rPr>
              <w:t>Comments</w:t>
            </w:r>
          </w:p>
        </w:tc>
      </w:tr>
      <w:tr w:rsidR="00D47E20" w:rsidTr="00A049AE">
        <w:trPr>
          <w:cantSplit/>
          <w:trHeight w:hRule="exact" w:val="288"/>
        </w:trPr>
        <w:tc>
          <w:tcPr>
            <w:tcW w:w="622" w:type="dxa"/>
            <w:tcBorders>
              <w:bottom w:val="single" w:sz="4" w:space="0" w:color="auto"/>
              <w:right w:val="nil"/>
            </w:tcBorders>
            <w:shd w:val="clear" w:color="auto" w:fill="B3B3B3"/>
            <w:vAlign w:val="center"/>
          </w:tcPr>
          <w:p w:rsidR="0057057F" w:rsidRPr="00A049AE" w:rsidRDefault="0057057F" w:rsidP="00A049AE">
            <w:pPr>
              <w:rPr>
                <w:rFonts w:ascii="Times New Roman" w:hAnsi="Times New Roman"/>
                <w:b/>
                <w:i/>
                <w:sz w:val="18"/>
                <w:szCs w:val="18"/>
                <w:lang w:val="en-US"/>
              </w:rPr>
            </w:pPr>
            <w:r w:rsidRPr="00A049AE">
              <w:rPr>
                <w:rFonts w:ascii="Times New Roman" w:hAnsi="Times New Roman"/>
                <w:b/>
                <w:i/>
                <w:sz w:val="18"/>
                <w:szCs w:val="18"/>
                <w:lang w:val="en-US"/>
              </w:rPr>
              <w:t>1</w:t>
            </w:r>
          </w:p>
        </w:tc>
        <w:tc>
          <w:tcPr>
            <w:tcW w:w="1527" w:type="dxa"/>
            <w:tcBorders>
              <w:bottom w:val="single" w:sz="4" w:space="0" w:color="auto"/>
              <w:right w:val="nil"/>
            </w:tcBorders>
            <w:shd w:val="clear" w:color="auto" w:fill="B3B3B3"/>
            <w:noWrap/>
            <w:vAlign w:val="center"/>
          </w:tcPr>
          <w:p w:rsidR="0057057F" w:rsidRPr="00A049AE" w:rsidRDefault="0057057F" w:rsidP="00A049AE">
            <w:pPr>
              <w:rPr>
                <w:rFonts w:ascii="Times New Roman" w:hAnsi="Times New Roman"/>
                <w:b/>
                <w:sz w:val="18"/>
                <w:szCs w:val="18"/>
                <w:lang w:val="en-US"/>
              </w:rPr>
            </w:pPr>
            <w:r w:rsidRPr="00A049AE">
              <w:rPr>
                <w:rFonts w:ascii="Times New Roman" w:hAnsi="Times New Roman"/>
                <w:b/>
                <w:sz w:val="18"/>
                <w:szCs w:val="18"/>
                <w:lang w:val="en-US"/>
              </w:rPr>
              <w:t>1</w:t>
            </w:r>
          </w:p>
        </w:tc>
        <w:tc>
          <w:tcPr>
            <w:tcW w:w="236" w:type="dxa"/>
            <w:tcBorders>
              <w:bottom w:val="single" w:sz="4" w:space="0" w:color="auto"/>
              <w:right w:val="nil"/>
            </w:tcBorders>
            <w:shd w:val="clear" w:color="auto" w:fill="B3B3B3"/>
            <w:vAlign w:val="center"/>
          </w:tcPr>
          <w:p w:rsidR="0057057F" w:rsidRPr="00A049AE" w:rsidRDefault="0057057F" w:rsidP="00A049AE">
            <w:pPr>
              <w:rPr>
                <w:rFonts w:ascii="Times New Roman" w:hAnsi="Times New Roman"/>
                <w:sz w:val="18"/>
                <w:szCs w:val="18"/>
                <w:lang w:val="en-US"/>
              </w:rPr>
            </w:pPr>
          </w:p>
        </w:tc>
        <w:tc>
          <w:tcPr>
            <w:tcW w:w="236" w:type="dxa"/>
            <w:tcBorders>
              <w:left w:val="nil"/>
              <w:bottom w:val="single" w:sz="4" w:space="0" w:color="auto"/>
              <w:right w:val="single" w:sz="4" w:space="0" w:color="auto"/>
            </w:tcBorders>
            <w:shd w:val="clear" w:color="auto" w:fill="B3B3B3"/>
            <w:vAlign w:val="center"/>
          </w:tcPr>
          <w:p w:rsidR="0057057F" w:rsidRPr="00A049AE" w:rsidRDefault="0057057F" w:rsidP="00A049AE">
            <w:pPr>
              <w:rPr>
                <w:rFonts w:ascii="Times New Roman" w:hAnsi="Times New Roman"/>
                <w:sz w:val="18"/>
                <w:szCs w:val="18"/>
                <w:lang w:val="en-US"/>
              </w:rPr>
            </w:pPr>
          </w:p>
        </w:tc>
        <w:tc>
          <w:tcPr>
            <w:tcW w:w="1797" w:type="dxa"/>
            <w:tcBorders>
              <w:left w:val="single" w:sz="4" w:space="0" w:color="auto"/>
              <w:bottom w:val="single" w:sz="4" w:space="0" w:color="auto"/>
            </w:tcBorders>
            <w:shd w:val="clear" w:color="auto" w:fill="B3B3B3"/>
            <w:noWrap/>
            <w:vAlign w:val="center"/>
          </w:tcPr>
          <w:p w:rsidR="0057057F" w:rsidRPr="00A049AE" w:rsidRDefault="0057057F" w:rsidP="00A049AE">
            <w:pPr>
              <w:rPr>
                <w:rFonts w:ascii="Times New Roman" w:hAnsi="Times New Roman"/>
                <w:b/>
                <w:sz w:val="18"/>
                <w:szCs w:val="18"/>
                <w:lang w:val="en-US"/>
              </w:rPr>
            </w:pPr>
            <w:r w:rsidRPr="00A049AE">
              <w:rPr>
                <w:rFonts w:ascii="Times New Roman" w:hAnsi="Times New Roman"/>
                <w:b/>
                <w:sz w:val="18"/>
                <w:szCs w:val="18"/>
                <w:lang w:val="en-US"/>
              </w:rPr>
              <w:t>Front-page</w:t>
            </w:r>
          </w:p>
        </w:tc>
        <w:tc>
          <w:tcPr>
            <w:tcW w:w="1784" w:type="dxa"/>
            <w:tcBorders>
              <w:bottom w:val="single" w:sz="4" w:space="0" w:color="auto"/>
            </w:tcBorders>
            <w:shd w:val="clear" w:color="auto" w:fill="B3B3B3"/>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with ruler</w:t>
            </w:r>
          </w:p>
        </w:tc>
        <w:tc>
          <w:tcPr>
            <w:tcW w:w="1530" w:type="dxa"/>
            <w:tcBorders>
              <w:bottom w:val="single" w:sz="4" w:space="0" w:color="auto"/>
            </w:tcBorders>
            <w:shd w:val="clear" w:color="auto" w:fill="B3B3B3"/>
            <w:noWrap/>
            <w:vAlign w:val="center"/>
          </w:tcPr>
          <w:p w:rsidR="0057057F" w:rsidRPr="00A049AE" w:rsidRDefault="0057057F" w:rsidP="00A049AE">
            <w:pPr>
              <w:rPr>
                <w:rFonts w:ascii="Times New Roman" w:hAnsi="Times New Roman"/>
                <w:sz w:val="18"/>
                <w:szCs w:val="18"/>
                <w:lang w:val="en-US"/>
              </w:rPr>
            </w:pPr>
          </w:p>
        </w:tc>
        <w:tc>
          <w:tcPr>
            <w:tcW w:w="1800" w:type="dxa"/>
            <w:tcBorders>
              <w:bottom w:val="single" w:sz="4" w:space="0" w:color="auto"/>
            </w:tcBorders>
            <w:shd w:val="clear" w:color="auto" w:fill="B3B3B3"/>
            <w:noWrap/>
            <w:vAlign w:val="center"/>
          </w:tcPr>
          <w:p w:rsidR="0057057F" w:rsidRPr="00A049AE" w:rsidRDefault="0057057F" w:rsidP="00A049AE">
            <w:pPr>
              <w:rPr>
                <w:rFonts w:ascii="Times New Roman" w:hAnsi="Times New Roman"/>
                <w:sz w:val="18"/>
                <w:szCs w:val="18"/>
                <w:lang w:val="en-US"/>
              </w:rPr>
            </w:pPr>
          </w:p>
        </w:tc>
        <w:tc>
          <w:tcPr>
            <w:tcW w:w="2070" w:type="dxa"/>
            <w:tcBorders>
              <w:bottom w:val="single" w:sz="4" w:space="0" w:color="auto"/>
            </w:tcBorders>
            <w:shd w:val="clear" w:color="auto" w:fill="B3B3B3"/>
            <w:noWrap/>
            <w:vAlign w:val="center"/>
          </w:tcPr>
          <w:p w:rsidR="0057057F" w:rsidRPr="00A049AE" w:rsidRDefault="0057057F" w:rsidP="00A049AE">
            <w:pPr>
              <w:rPr>
                <w:rFonts w:ascii="Times New Roman" w:hAnsi="Times New Roman"/>
                <w:b/>
                <w:sz w:val="18"/>
                <w:szCs w:val="18"/>
                <w:lang w:val="en-US"/>
              </w:rPr>
            </w:pPr>
            <w:r w:rsidRPr="00A049AE">
              <w:rPr>
                <w:rFonts w:ascii="Times New Roman" w:hAnsi="Times New Roman"/>
                <w:b/>
                <w:sz w:val="18"/>
                <w:szCs w:val="18"/>
                <w:lang w:val="en-US"/>
              </w:rPr>
              <w:t>A</w:t>
            </w:r>
          </w:p>
        </w:tc>
        <w:tc>
          <w:tcPr>
            <w:tcW w:w="3582" w:type="dxa"/>
            <w:tcBorders>
              <w:bottom w:val="single" w:sz="4" w:space="0" w:color="auto"/>
            </w:tcBorders>
            <w:shd w:val="clear" w:color="auto" w:fill="B3B3B3"/>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BE_frontcover.pdf</w:t>
            </w:r>
          </w:p>
        </w:tc>
      </w:tr>
      <w:tr w:rsidR="00D47E20" w:rsidTr="00A049AE">
        <w:trPr>
          <w:cantSplit/>
          <w:trHeight w:hRule="exact" w:val="288"/>
        </w:trPr>
        <w:tc>
          <w:tcPr>
            <w:tcW w:w="622" w:type="dxa"/>
            <w:tcBorders>
              <w:right w:val="nil"/>
            </w:tcBorders>
            <w:shd w:val="clear" w:color="auto" w:fill="D9D9D9"/>
            <w:vAlign w:val="center"/>
          </w:tcPr>
          <w:p w:rsidR="0057057F" w:rsidRPr="00A049AE" w:rsidRDefault="0057057F" w:rsidP="00A049AE">
            <w:pPr>
              <w:rPr>
                <w:rFonts w:ascii="Times New Roman" w:hAnsi="Times New Roman"/>
                <w:b/>
                <w:i/>
                <w:sz w:val="18"/>
                <w:szCs w:val="18"/>
                <w:lang w:val="en-US"/>
              </w:rPr>
            </w:pPr>
          </w:p>
        </w:tc>
        <w:tc>
          <w:tcPr>
            <w:tcW w:w="1527" w:type="dxa"/>
            <w:tcBorders>
              <w:right w:val="nil"/>
            </w:tcBorders>
            <w:shd w:val="clear" w:color="auto" w:fill="D9D9D9"/>
            <w:noWrap/>
            <w:vAlign w:val="center"/>
          </w:tcPr>
          <w:p w:rsidR="0057057F" w:rsidRPr="00A049AE" w:rsidRDefault="0057057F" w:rsidP="00A049AE">
            <w:pPr>
              <w:rPr>
                <w:rFonts w:ascii="Times New Roman" w:hAnsi="Times New Roman"/>
                <w:b/>
                <w:sz w:val="18"/>
                <w:szCs w:val="18"/>
                <w:lang w:val="en-US"/>
              </w:rPr>
            </w:pPr>
            <w:r w:rsidRPr="00A049AE">
              <w:rPr>
                <w:rFonts w:ascii="Times New Roman" w:hAnsi="Times New Roman"/>
                <w:b/>
                <w:sz w:val="18"/>
                <w:szCs w:val="18"/>
                <w:lang w:val="en-US"/>
              </w:rPr>
              <w:t>2</w:t>
            </w:r>
          </w:p>
        </w:tc>
        <w:tc>
          <w:tcPr>
            <w:tcW w:w="236" w:type="dxa"/>
            <w:tcBorders>
              <w:right w:val="nil"/>
            </w:tcBorders>
            <w:shd w:val="clear" w:color="auto" w:fill="D9D9D9"/>
            <w:vAlign w:val="center"/>
          </w:tcPr>
          <w:p w:rsidR="0057057F" w:rsidRPr="00A049AE" w:rsidRDefault="0057057F" w:rsidP="00A049AE">
            <w:pPr>
              <w:rPr>
                <w:rFonts w:ascii="Times New Roman" w:hAnsi="Times New Roman"/>
                <w:sz w:val="18"/>
                <w:szCs w:val="18"/>
                <w:lang w:val="en-US"/>
              </w:rPr>
            </w:pPr>
          </w:p>
        </w:tc>
        <w:tc>
          <w:tcPr>
            <w:tcW w:w="236" w:type="dxa"/>
            <w:tcBorders>
              <w:left w:val="nil"/>
              <w:right w:val="single" w:sz="4" w:space="0" w:color="auto"/>
            </w:tcBorders>
            <w:shd w:val="clear" w:color="auto" w:fill="D9D9D9"/>
            <w:vAlign w:val="center"/>
          </w:tcPr>
          <w:p w:rsidR="0057057F" w:rsidRPr="00A049AE" w:rsidRDefault="0057057F" w:rsidP="00A049AE">
            <w:pPr>
              <w:rPr>
                <w:rFonts w:ascii="Times New Roman" w:hAnsi="Times New Roman"/>
                <w:sz w:val="18"/>
                <w:szCs w:val="18"/>
                <w:lang w:val="en-US"/>
              </w:rPr>
            </w:pPr>
          </w:p>
        </w:tc>
        <w:tc>
          <w:tcPr>
            <w:tcW w:w="3581" w:type="dxa"/>
            <w:gridSpan w:val="2"/>
            <w:tcBorders>
              <w:left w:val="single" w:sz="4" w:space="0" w:color="auto"/>
            </w:tcBorders>
            <w:shd w:val="clear" w:color="auto" w:fill="D9D9D9"/>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b/>
                <w:sz w:val="18"/>
                <w:szCs w:val="18"/>
                <w:lang w:val="en-US"/>
              </w:rPr>
              <w:t>Household measures</w:t>
            </w:r>
          </w:p>
        </w:tc>
        <w:tc>
          <w:tcPr>
            <w:tcW w:w="1530" w:type="dxa"/>
            <w:shd w:val="clear" w:color="auto" w:fill="D9D9D9"/>
            <w:noWrap/>
            <w:vAlign w:val="center"/>
          </w:tcPr>
          <w:p w:rsidR="0057057F" w:rsidRPr="00A049AE" w:rsidRDefault="0057057F" w:rsidP="00A049AE">
            <w:pPr>
              <w:rPr>
                <w:rFonts w:ascii="Times New Roman" w:hAnsi="Times New Roman"/>
                <w:sz w:val="18"/>
                <w:szCs w:val="18"/>
                <w:lang w:val="en-US"/>
              </w:rPr>
            </w:pPr>
          </w:p>
        </w:tc>
        <w:tc>
          <w:tcPr>
            <w:tcW w:w="1800" w:type="dxa"/>
            <w:shd w:val="clear" w:color="auto" w:fill="D9D9D9"/>
            <w:noWrap/>
            <w:vAlign w:val="center"/>
          </w:tcPr>
          <w:p w:rsidR="0057057F" w:rsidRPr="00A049AE" w:rsidRDefault="0057057F" w:rsidP="00A049AE">
            <w:pPr>
              <w:rPr>
                <w:rFonts w:ascii="Times New Roman" w:hAnsi="Times New Roman"/>
                <w:sz w:val="18"/>
                <w:szCs w:val="18"/>
                <w:lang w:val="en-US"/>
              </w:rPr>
            </w:pPr>
          </w:p>
        </w:tc>
        <w:tc>
          <w:tcPr>
            <w:tcW w:w="2070" w:type="dxa"/>
            <w:shd w:val="clear" w:color="auto" w:fill="D9D9D9"/>
            <w:noWrap/>
            <w:vAlign w:val="center"/>
          </w:tcPr>
          <w:p w:rsidR="0057057F" w:rsidRPr="00A049AE" w:rsidRDefault="0057057F" w:rsidP="00A049AE">
            <w:pPr>
              <w:rPr>
                <w:rFonts w:ascii="Times New Roman" w:hAnsi="Times New Roman"/>
                <w:b/>
                <w:sz w:val="18"/>
                <w:szCs w:val="18"/>
                <w:lang w:val="nl-BE"/>
              </w:rPr>
            </w:pPr>
          </w:p>
        </w:tc>
        <w:tc>
          <w:tcPr>
            <w:tcW w:w="3582" w:type="dxa"/>
            <w:shd w:val="clear" w:color="auto" w:fill="D9D9D9"/>
            <w:noWrap/>
            <w:vAlign w:val="center"/>
          </w:tcPr>
          <w:p w:rsidR="0057057F" w:rsidRPr="00A049AE" w:rsidRDefault="0057057F" w:rsidP="00A049AE">
            <w:pPr>
              <w:rPr>
                <w:rFonts w:ascii="Times New Roman" w:hAnsi="Times New Roman"/>
                <w:sz w:val="18"/>
                <w:szCs w:val="18"/>
                <w:lang w:val="en-US"/>
              </w:rPr>
            </w:pPr>
          </w:p>
        </w:tc>
      </w:tr>
      <w:tr w:rsidR="00D47E20" w:rsidTr="00A049AE">
        <w:trPr>
          <w:cantSplit/>
          <w:trHeight w:hRule="exact" w:val="288"/>
        </w:trPr>
        <w:tc>
          <w:tcPr>
            <w:tcW w:w="622" w:type="dxa"/>
            <w:tcBorders>
              <w:right w:val="nil"/>
            </w:tcBorders>
            <w:shd w:val="clear" w:color="auto" w:fill="D9D9D9"/>
            <w:vAlign w:val="center"/>
          </w:tcPr>
          <w:p w:rsidR="0057057F" w:rsidRPr="00A049AE" w:rsidRDefault="0057057F" w:rsidP="00A049AE">
            <w:pPr>
              <w:rPr>
                <w:rFonts w:ascii="Times New Roman" w:hAnsi="Times New Roman"/>
                <w:i/>
                <w:sz w:val="18"/>
                <w:szCs w:val="18"/>
                <w:lang w:val="en-US"/>
              </w:rPr>
            </w:pPr>
            <w:r w:rsidRPr="00A049AE">
              <w:rPr>
                <w:rFonts w:ascii="Times New Roman" w:hAnsi="Times New Roman"/>
                <w:i/>
                <w:sz w:val="18"/>
                <w:szCs w:val="18"/>
                <w:lang w:val="en-US"/>
              </w:rPr>
              <w:t>2</w:t>
            </w:r>
          </w:p>
        </w:tc>
        <w:tc>
          <w:tcPr>
            <w:tcW w:w="1527" w:type="dxa"/>
            <w:tcBorders>
              <w:right w:val="nil"/>
            </w:tcBorders>
            <w:shd w:val="clear" w:color="auto" w:fill="D9D9D9"/>
            <w:noWrap/>
            <w:vAlign w:val="center"/>
          </w:tcPr>
          <w:p w:rsidR="0057057F" w:rsidRPr="00A049AE" w:rsidRDefault="0057057F" w:rsidP="00A049AE">
            <w:pPr>
              <w:rPr>
                <w:rFonts w:ascii="Times New Roman" w:hAnsi="Times New Roman"/>
                <w:sz w:val="18"/>
                <w:szCs w:val="18"/>
                <w:lang w:val="en-US"/>
              </w:rPr>
            </w:pPr>
          </w:p>
        </w:tc>
        <w:tc>
          <w:tcPr>
            <w:tcW w:w="236" w:type="dxa"/>
            <w:tcBorders>
              <w:right w:val="nil"/>
            </w:tcBorders>
            <w:shd w:val="clear" w:color="auto" w:fill="D9D9D9"/>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1</w:t>
            </w:r>
          </w:p>
        </w:tc>
        <w:tc>
          <w:tcPr>
            <w:tcW w:w="236" w:type="dxa"/>
            <w:tcBorders>
              <w:left w:val="nil"/>
              <w:right w:val="single" w:sz="4" w:space="0" w:color="auto"/>
            </w:tcBorders>
            <w:shd w:val="clear" w:color="auto" w:fill="D9D9D9"/>
            <w:vAlign w:val="center"/>
          </w:tcPr>
          <w:p w:rsidR="0057057F" w:rsidRPr="00A049AE" w:rsidRDefault="0057057F" w:rsidP="00A049AE">
            <w:pPr>
              <w:rPr>
                <w:rFonts w:ascii="Times New Roman" w:hAnsi="Times New Roman"/>
                <w:sz w:val="18"/>
                <w:szCs w:val="18"/>
                <w:lang w:val="en-US"/>
              </w:rPr>
            </w:pPr>
          </w:p>
        </w:tc>
        <w:tc>
          <w:tcPr>
            <w:tcW w:w="1797" w:type="dxa"/>
            <w:tcBorders>
              <w:left w:val="single" w:sz="4" w:space="0" w:color="auto"/>
            </w:tcBorders>
            <w:shd w:val="clear" w:color="auto" w:fill="D9D9D9"/>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HHM1</w:t>
            </w:r>
          </w:p>
        </w:tc>
        <w:tc>
          <w:tcPr>
            <w:tcW w:w="1784" w:type="dxa"/>
            <w:shd w:val="clear" w:color="auto" w:fill="D9D9D9"/>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inside front page</w:t>
            </w:r>
          </w:p>
        </w:tc>
        <w:tc>
          <w:tcPr>
            <w:tcW w:w="1530" w:type="dxa"/>
            <w:shd w:val="clear" w:color="auto" w:fill="D9D9D9"/>
            <w:noWrap/>
            <w:vAlign w:val="center"/>
          </w:tcPr>
          <w:p w:rsidR="0057057F" w:rsidRPr="00A049AE" w:rsidRDefault="0057057F" w:rsidP="00A049AE">
            <w:pPr>
              <w:rPr>
                <w:rFonts w:ascii="Times New Roman" w:hAnsi="Times New Roman"/>
                <w:sz w:val="18"/>
                <w:szCs w:val="18"/>
                <w:lang w:val="en-US"/>
              </w:rPr>
            </w:pPr>
          </w:p>
        </w:tc>
        <w:tc>
          <w:tcPr>
            <w:tcW w:w="1800" w:type="dxa"/>
            <w:shd w:val="clear" w:color="auto" w:fill="D9D9D9"/>
            <w:noWrap/>
            <w:vAlign w:val="center"/>
          </w:tcPr>
          <w:p w:rsidR="0057057F" w:rsidRPr="00A049AE" w:rsidRDefault="0057057F" w:rsidP="00A049AE">
            <w:pPr>
              <w:rPr>
                <w:rFonts w:ascii="Times New Roman" w:hAnsi="Times New Roman"/>
                <w:sz w:val="18"/>
                <w:szCs w:val="18"/>
                <w:lang w:val="en-US"/>
              </w:rPr>
            </w:pPr>
          </w:p>
        </w:tc>
        <w:tc>
          <w:tcPr>
            <w:tcW w:w="2070" w:type="dxa"/>
            <w:shd w:val="clear" w:color="auto" w:fill="D9D9D9"/>
            <w:noWrap/>
            <w:vAlign w:val="center"/>
          </w:tcPr>
          <w:p w:rsidR="0057057F" w:rsidRPr="00A049AE" w:rsidRDefault="0057057F" w:rsidP="00A049AE">
            <w:pPr>
              <w:rPr>
                <w:rFonts w:ascii="Times New Roman" w:hAnsi="Times New Roman"/>
                <w:sz w:val="18"/>
                <w:szCs w:val="18"/>
                <w:lang w:val="nl-BE"/>
              </w:rPr>
            </w:pPr>
            <w:r w:rsidRPr="00A049AE">
              <w:rPr>
                <w:rFonts w:ascii="Times New Roman" w:hAnsi="Times New Roman"/>
                <w:sz w:val="18"/>
                <w:szCs w:val="18"/>
                <w:lang w:val="nl-BE"/>
              </w:rPr>
              <w:t>bekers/glazen</w:t>
            </w:r>
          </w:p>
        </w:tc>
        <w:tc>
          <w:tcPr>
            <w:tcW w:w="3582" w:type="dxa"/>
            <w:shd w:val="clear" w:color="auto" w:fill="D9D9D9"/>
            <w:noWrap/>
            <w:vAlign w:val="center"/>
          </w:tcPr>
          <w:p w:rsidR="0057057F" w:rsidRPr="00A049AE" w:rsidRDefault="0057057F" w:rsidP="00A049AE">
            <w:pPr>
              <w:rPr>
                <w:sz w:val="18"/>
                <w:szCs w:val="18"/>
              </w:rPr>
            </w:pPr>
            <w:r w:rsidRPr="00A049AE">
              <w:rPr>
                <w:rFonts w:ascii="Times New Roman" w:hAnsi="Times New Roman"/>
                <w:sz w:val="18"/>
                <w:szCs w:val="18"/>
                <w:lang w:val="nl-BE"/>
              </w:rPr>
              <w:t>bekersp1.57.pdf</w:t>
            </w:r>
          </w:p>
        </w:tc>
      </w:tr>
      <w:tr w:rsidR="00D47E20" w:rsidTr="00A049AE">
        <w:trPr>
          <w:cantSplit/>
          <w:trHeight w:hRule="exact" w:val="288"/>
        </w:trPr>
        <w:tc>
          <w:tcPr>
            <w:tcW w:w="622" w:type="dxa"/>
            <w:tcBorders>
              <w:bottom w:val="single" w:sz="4" w:space="0" w:color="auto"/>
              <w:right w:val="nil"/>
            </w:tcBorders>
            <w:shd w:val="clear" w:color="auto" w:fill="D9D9D9"/>
            <w:vAlign w:val="center"/>
          </w:tcPr>
          <w:p w:rsidR="0057057F" w:rsidRPr="00A049AE" w:rsidRDefault="0057057F" w:rsidP="00A049AE">
            <w:pPr>
              <w:rPr>
                <w:rFonts w:ascii="Times New Roman" w:hAnsi="Times New Roman"/>
                <w:i/>
                <w:sz w:val="18"/>
                <w:szCs w:val="18"/>
                <w:lang w:val="nl-BE"/>
              </w:rPr>
            </w:pPr>
            <w:r w:rsidRPr="00A049AE">
              <w:rPr>
                <w:rFonts w:ascii="Times New Roman" w:hAnsi="Times New Roman"/>
                <w:i/>
                <w:sz w:val="18"/>
                <w:szCs w:val="18"/>
                <w:lang w:val="nl-BE"/>
              </w:rPr>
              <w:t>3</w:t>
            </w:r>
          </w:p>
        </w:tc>
        <w:tc>
          <w:tcPr>
            <w:tcW w:w="1527" w:type="dxa"/>
            <w:tcBorders>
              <w:bottom w:val="single" w:sz="4" w:space="0" w:color="auto"/>
              <w:right w:val="nil"/>
            </w:tcBorders>
            <w:shd w:val="clear" w:color="auto" w:fill="D9D9D9"/>
            <w:noWrap/>
            <w:vAlign w:val="center"/>
          </w:tcPr>
          <w:p w:rsidR="0057057F" w:rsidRPr="00A049AE" w:rsidRDefault="0057057F" w:rsidP="00A049AE">
            <w:pPr>
              <w:rPr>
                <w:rFonts w:ascii="Times New Roman" w:hAnsi="Times New Roman"/>
                <w:sz w:val="18"/>
                <w:szCs w:val="18"/>
                <w:lang w:val="nl-BE"/>
              </w:rPr>
            </w:pPr>
          </w:p>
        </w:tc>
        <w:tc>
          <w:tcPr>
            <w:tcW w:w="236" w:type="dxa"/>
            <w:tcBorders>
              <w:bottom w:val="single" w:sz="4" w:space="0" w:color="auto"/>
              <w:right w:val="nil"/>
            </w:tcBorders>
            <w:shd w:val="clear" w:color="auto" w:fill="D9D9D9"/>
            <w:vAlign w:val="center"/>
          </w:tcPr>
          <w:p w:rsidR="0057057F" w:rsidRPr="00A049AE" w:rsidRDefault="00ED41EC" w:rsidP="00A049AE">
            <w:pPr>
              <w:rPr>
                <w:rFonts w:ascii="Times New Roman" w:hAnsi="Times New Roman"/>
                <w:sz w:val="18"/>
                <w:szCs w:val="18"/>
                <w:lang w:val="nl-BE"/>
              </w:rPr>
            </w:pPr>
            <w:r w:rsidRPr="00A049AE">
              <w:rPr>
                <w:rFonts w:ascii="Times New Roman" w:hAnsi="Times New Roman"/>
                <w:sz w:val="18"/>
                <w:szCs w:val="18"/>
                <w:lang w:val="nl-BE"/>
              </w:rPr>
              <w:t>2</w:t>
            </w:r>
          </w:p>
        </w:tc>
        <w:tc>
          <w:tcPr>
            <w:tcW w:w="236" w:type="dxa"/>
            <w:tcBorders>
              <w:left w:val="nil"/>
              <w:bottom w:val="single" w:sz="4" w:space="0" w:color="auto"/>
              <w:right w:val="single" w:sz="4" w:space="0" w:color="auto"/>
            </w:tcBorders>
            <w:shd w:val="clear" w:color="auto" w:fill="D9D9D9"/>
            <w:vAlign w:val="center"/>
          </w:tcPr>
          <w:p w:rsidR="0057057F" w:rsidRPr="00A049AE" w:rsidRDefault="0057057F" w:rsidP="00A049AE">
            <w:pPr>
              <w:rPr>
                <w:rFonts w:ascii="Times New Roman" w:hAnsi="Times New Roman"/>
                <w:sz w:val="18"/>
                <w:szCs w:val="18"/>
                <w:lang w:val="nl-BE"/>
              </w:rPr>
            </w:pPr>
          </w:p>
        </w:tc>
        <w:tc>
          <w:tcPr>
            <w:tcW w:w="1797" w:type="dxa"/>
            <w:tcBorders>
              <w:left w:val="single" w:sz="4" w:space="0" w:color="auto"/>
              <w:bottom w:val="single" w:sz="4" w:space="0" w:color="auto"/>
            </w:tcBorders>
            <w:shd w:val="clear" w:color="auto" w:fill="D9D9D9"/>
            <w:noWrap/>
            <w:vAlign w:val="center"/>
          </w:tcPr>
          <w:p w:rsidR="0057057F" w:rsidRPr="00A049AE" w:rsidRDefault="0057057F" w:rsidP="00A049AE">
            <w:pPr>
              <w:rPr>
                <w:rFonts w:ascii="Times New Roman" w:hAnsi="Times New Roman"/>
                <w:sz w:val="18"/>
                <w:szCs w:val="18"/>
                <w:lang w:val="nl-BE"/>
              </w:rPr>
            </w:pPr>
            <w:r w:rsidRPr="00A049AE">
              <w:rPr>
                <w:rFonts w:ascii="Times New Roman" w:hAnsi="Times New Roman"/>
                <w:sz w:val="18"/>
                <w:szCs w:val="18"/>
                <w:lang w:val="nl-BE"/>
              </w:rPr>
              <w:t>HHM2</w:t>
            </w:r>
          </w:p>
        </w:tc>
        <w:tc>
          <w:tcPr>
            <w:tcW w:w="1784" w:type="dxa"/>
            <w:tcBorders>
              <w:bottom w:val="single" w:sz="4" w:space="0" w:color="auto"/>
            </w:tcBorders>
            <w:shd w:val="clear" w:color="auto" w:fill="D9D9D9"/>
            <w:noWrap/>
            <w:vAlign w:val="center"/>
          </w:tcPr>
          <w:p w:rsidR="0057057F" w:rsidRPr="00A049AE" w:rsidRDefault="0057057F" w:rsidP="00A049AE">
            <w:pPr>
              <w:rPr>
                <w:rFonts w:ascii="Times New Roman" w:hAnsi="Times New Roman"/>
                <w:sz w:val="18"/>
                <w:szCs w:val="18"/>
                <w:lang w:val="nl-BE"/>
              </w:rPr>
            </w:pPr>
          </w:p>
        </w:tc>
        <w:tc>
          <w:tcPr>
            <w:tcW w:w="1530" w:type="dxa"/>
            <w:tcBorders>
              <w:bottom w:val="single" w:sz="4" w:space="0" w:color="auto"/>
            </w:tcBorders>
            <w:shd w:val="clear" w:color="auto" w:fill="D9D9D9"/>
            <w:noWrap/>
            <w:vAlign w:val="center"/>
          </w:tcPr>
          <w:p w:rsidR="0057057F" w:rsidRPr="00A049AE" w:rsidRDefault="0057057F" w:rsidP="00A049AE">
            <w:pPr>
              <w:rPr>
                <w:rFonts w:ascii="Times New Roman" w:hAnsi="Times New Roman"/>
                <w:sz w:val="18"/>
                <w:szCs w:val="18"/>
                <w:lang w:val="nl-BE"/>
              </w:rPr>
            </w:pPr>
          </w:p>
        </w:tc>
        <w:tc>
          <w:tcPr>
            <w:tcW w:w="1800" w:type="dxa"/>
            <w:tcBorders>
              <w:bottom w:val="single" w:sz="4" w:space="0" w:color="auto"/>
            </w:tcBorders>
            <w:shd w:val="clear" w:color="auto" w:fill="D9D9D9"/>
            <w:noWrap/>
            <w:vAlign w:val="center"/>
          </w:tcPr>
          <w:p w:rsidR="0057057F" w:rsidRPr="00A049AE" w:rsidRDefault="0057057F" w:rsidP="00A049AE">
            <w:pPr>
              <w:rPr>
                <w:rFonts w:ascii="Times New Roman" w:hAnsi="Times New Roman"/>
                <w:sz w:val="18"/>
                <w:szCs w:val="18"/>
                <w:lang w:val="nl-BE"/>
              </w:rPr>
            </w:pPr>
          </w:p>
        </w:tc>
        <w:tc>
          <w:tcPr>
            <w:tcW w:w="2070" w:type="dxa"/>
            <w:tcBorders>
              <w:bottom w:val="single" w:sz="4" w:space="0" w:color="auto"/>
            </w:tcBorders>
            <w:shd w:val="clear" w:color="auto" w:fill="D9D9D9"/>
            <w:noWrap/>
            <w:vAlign w:val="center"/>
          </w:tcPr>
          <w:p w:rsidR="0057057F" w:rsidRPr="00A049AE" w:rsidRDefault="0057057F" w:rsidP="00A049AE">
            <w:pPr>
              <w:rPr>
                <w:rFonts w:ascii="Times New Roman" w:hAnsi="Times New Roman"/>
                <w:sz w:val="18"/>
                <w:szCs w:val="18"/>
                <w:lang w:val="nl-BE"/>
              </w:rPr>
            </w:pPr>
            <w:r w:rsidRPr="00A049AE">
              <w:rPr>
                <w:rFonts w:ascii="Times New Roman" w:hAnsi="Times New Roman"/>
                <w:sz w:val="18"/>
                <w:szCs w:val="18"/>
                <w:lang w:val="nl-BE"/>
              </w:rPr>
              <w:t>glazen</w:t>
            </w:r>
          </w:p>
        </w:tc>
        <w:tc>
          <w:tcPr>
            <w:tcW w:w="3582" w:type="dxa"/>
            <w:tcBorders>
              <w:bottom w:val="single" w:sz="4" w:space="0" w:color="auto"/>
            </w:tcBorders>
            <w:shd w:val="clear" w:color="auto" w:fill="D9D9D9"/>
            <w:noWrap/>
            <w:vAlign w:val="center"/>
          </w:tcPr>
          <w:p w:rsidR="0057057F" w:rsidRPr="00A049AE" w:rsidRDefault="0057057F" w:rsidP="00A049AE">
            <w:pPr>
              <w:rPr>
                <w:rFonts w:ascii="Times New Roman" w:hAnsi="Times New Roman"/>
                <w:sz w:val="18"/>
                <w:szCs w:val="18"/>
                <w:lang w:val="nl-BE"/>
              </w:rPr>
            </w:pPr>
            <w:r w:rsidRPr="00A049AE">
              <w:rPr>
                <w:rFonts w:ascii="Times New Roman" w:hAnsi="Times New Roman"/>
                <w:sz w:val="18"/>
                <w:szCs w:val="18"/>
                <w:lang w:val="nl-BE"/>
              </w:rPr>
              <w:t>glazenp1.59.pdf</w:t>
            </w:r>
          </w:p>
        </w:tc>
      </w:tr>
      <w:tr w:rsidR="00ED41EC" w:rsidTr="00A049AE">
        <w:trPr>
          <w:cantSplit/>
          <w:trHeight w:hRule="exact" w:val="288"/>
        </w:trPr>
        <w:tc>
          <w:tcPr>
            <w:tcW w:w="622" w:type="dxa"/>
            <w:tcBorders>
              <w:bottom w:val="single" w:sz="4" w:space="0" w:color="auto"/>
              <w:right w:val="nil"/>
            </w:tcBorders>
            <w:shd w:val="clear" w:color="auto" w:fill="D9D9D9"/>
            <w:vAlign w:val="center"/>
          </w:tcPr>
          <w:p w:rsidR="00ED41EC" w:rsidRPr="00A049AE" w:rsidRDefault="00ED41EC" w:rsidP="00A049AE">
            <w:pPr>
              <w:rPr>
                <w:rFonts w:ascii="Times New Roman" w:hAnsi="Times New Roman"/>
                <w:i/>
                <w:sz w:val="18"/>
                <w:szCs w:val="18"/>
                <w:lang w:val="nl-BE"/>
              </w:rPr>
            </w:pPr>
            <w:r w:rsidRPr="00A049AE">
              <w:rPr>
                <w:rFonts w:ascii="Times New Roman" w:hAnsi="Times New Roman"/>
                <w:i/>
                <w:sz w:val="18"/>
                <w:szCs w:val="18"/>
                <w:lang w:val="nl-BE"/>
              </w:rPr>
              <w:t>4</w:t>
            </w:r>
          </w:p>
        </w:tc>
        <w:tc>
          <w:tcPr>
            <w:tcW w:w="1527" w:type="dxa"/>
            <w:tcBorders>
              <w:bottom w:val="single" w:sz="4" w:space="0" w:color="auto"/>
              <w:right w:val="nil"/>
            </w:tcBorders>
            <w:shd w:val="clear" w:color="auto" w:fill="D9D9D9"/>
            <w:noWrap/>
            <w:vAlign w:val="center"/>
          </w:tcPr>
          <w:p w:rsidR="00ED41EC" w:rsidRPr="00A049AE" w:rsidRDefault="00ED41EC" w:rsidP="00A049AE">
            <w:pPr>
              <w:rPr>
                <w:rFonts w:ascii="Times New Roman" w:hAnsi="Times New Roman"/>
                <w:sz w:val="18"/>
                <w:szCs w:val="18"/>
                <w:lang w:val="nl-BE"/>
              </w:rPr>
            </w:pPr>
          </w:p>
        </w:tc>
        <w:tc>
          <w:tcPr>
            <w:tcW w:w="236" w:type="dxa"/>
            <w:tcBorders>
              <w:bottom w:val="single" w:sz="4" w:space="0" w:color="auto"/>
              <w:right w:val="nil"/>
            </w:tcBorders>
            <w:shd w:val="clear" w:color="auto" w:fill="D9D9D9"/>
            <w:vAlign w:val="center"/>
          </w:tcPr>
          <w:p w:rsidR="00ED41EC" w:rsidRPr="00A049AE" w:rsidRDefault="00ED41EC" w:rsidP="00A049AE">
            <w:pPr>
              <w:rPr>
                <w:rFonts w:ascii="Times New Roman" w:hAnsi="Times New Roman"/>
                <w:sz w:val="18"/>
                <w:szCs w:val="18"/>
                <w:lang w:val="nl-BE"/>
              </w:rPr>
            </w:pPr>
            <w:r w:rsidRPr="00A049AE">
              <w:rPr>
                <w:rFonts w:ascii="Times New Roman" w:hAnsi="Times New Roman"/>
                <w:sz w:val="18"/>
                <w:szCs w:val="18"/>
                <w:lang w:val="nl-BE"/>
              </w:rPr>
              <w:t>3</w:t>
            </w:r>
          </w:p>
        </w:tc>
        <w:tc>
          <w:tcPr>
            <w:tcW w:w="236" w:type="dxa"/>
            <w:tcBorders>
              <w:left w:val="nil"/>
              <w:bottom w:val="single" w:sz="4" w:space="0" w:color="auto"/>
              <w:right w:val="single" w:sz="4" w:space="0" w:color="auto"/>
            </w:tcBorders>
            <w:shd w:val="clear" w:color="auto" w:fill="D9D9D9"/>
            <w:vAlign w:val="center"/>
          </w:tcPr>
          <w:p w:rsidR="00ED41EC" w:rsidRPr="00A049AE" w:rsidRDefault="00ED41EC" w:rsidP="00A049AE">
            <w:pPr>
              <w:rPr>
                <w:rFonts w:ascii="Times New Roman" w:hAnsi="Times New Roman"/>
                <w:sz w:val="18"/>
                <w:szCs w:val="18"/>
                <w:lang w:val="nl-BE"/>
              </w:rPr>
            </w:pPr>
          </w:p>
        </w:tc>
        <w:tc>
          <w:tcPr>
            <w:tcW w:w="1797" w:type="dxa"/>
            <w:tcBorders>
              <w:left w:val="single" w:sz="4" w:space="0" w:color="auto"/>
              <w:bottom w:val="single" w:sz="4" w:space="0" w:color="auto"/>
            </w:tcBorders>
            <w:shd w:val="clear" w:color="auto" w:fill="D9D9D9"/>
            <w:noWrap/>
            <w:vAlign w:val="center"/>
          </w:tcPr>
          <w:p w:rsidR="00ED41EC" w:rsidRPr="00A049AE" w:rsidRDefault="00A049AE" w:rsidP="00A049AE">
            <w:pPr>
              <w:rPr>
                <w:rFonts w:ascii="Times New Roman" w:hAnsi="Times New Roman"/>
                <w:sz w:val="18"/>
                <w:szCs w:val="18"/>
                <w:lang w:val="nl-BE"/>
              </w:rPr>
            </w:pPr>
            <w:r w:rsidRPr="00A049AE">
              <w:rPr>
                <w:rFonts w:ascii="Times New Roman" w:hAnsi="Times New Roman"/>
                <w:sz w:val="18"/>
                <w:szCs w:val="18"/>
                <w:lang w:val="nl-BE"/>
              </w:rPr>
              <w:t>............</w:t>
            </w:r>
          </w:p>
        </w:tc>
        <w:tc>
          <w:tcPr>
            <w:tcW w:w="1784" w:type="dxa"/>
            <w:tcBorders>
              <w:bottom w:val="single" w:sz="4" w:space="0" w:color="auto"/>
            </w:tcBorders>
            <w:shd w:val="clear" w:color="auto" w:fill="D9D9D9"/>
            <w:noWrap/>
            <w:vAlign w:val="center"/>
          </w:tcPr>
          <w:p w:rsidR="00ED41EC" w:rsidRPr="00A049AE" w:rsidRDefault="00ED41EC" w:rsidP="00A049AE">
            <w:pPr>
              <w:rPr>
                <w:rFonts w:ascii="Times New Roman" w:hAnsi="Times New Roman"/>
                <w:sz w:val="18"/>
                <w:szCs w:val="18"/>
                <w:lang w:val="nl-BE"/>
              </w:rPr>
            </w:pPr>
          </w:p>
        </w:tc>
        <w:tc>
          <w:tcPr>
            <w:tcW w:w="1530" w:type="dxa"/>
            <w:tcBorders>
              <w:bottom w:val="single" w:sz="4" w:space="0" w:color="auto"/>
            </w:tcBorders>
            <w:shd w:val="clear" w:color="auto" w:fill="D9D9D9"/>
            <w:noWrap/>
            <w:vAlign w:val="center"/>
          </w:tcPr>
          <w:p w:rsidR="00ED41EC" w:rsidRPr="00A049AE" w:rsidRDefault="00ED41EC" w:rsidP="00A049AE">
            <w:pPr>
              <w:rPr>
                <w:rFonts w:ascii="Times New Roman" w:hAnsi="Times New Roman"/>
                <w:sz w:val="18"/>
                <w:szCs w:val="18"/>
                <w:lang w:val="nl-BE"/>
              </w:rPr>
            </w:pPr>
          </w:p>
        </w:tc>
        <w:tc>
          <w:tcPr>
            <w:tcW w:w="1800" w:type="dxa"/>
            <w:tcBorders>
              <w:bottom w:val="single" w:sz="4" w:space="0" w:color="auto"/>
            </w:tcBorders>
            <w:shd w:val="clear" w:color="auto" w:fill="D9D9D9"/>
            <w:noWrap/>
            <w:vAlign w:val="center"/>
          </w:tcPr>
          <w:p w:rsidR="00ED41EC" w:rsidRPr="00A049AE" w:rsidRDefault="00ED41EC" w:rsidP="00A049AE">
            <w:pPr>
              <w:rPr>
                <w:rFonts w:ascii="Times New Roman" w:hAnsi="Times New Roman"/>
                <w:sz w:val="18"/>
                <w:szCs w:val="18"/>
                <w:lang w:val="nl-BE"/>
              </w:rPr>
            </w:pPr>
          </w:p>
        </w:tc>
        <w:tc>
          <w:tcPr>
            <w:tcW w:w="2070" w:type="dxa"/>
            <w:tcBorders>
              <w:bottom w:val="single" w:sz="4" w:space="0" w:color="auto"/>
            </w:tcBorders>
            <w:shd w:val="clear" w:color="auto" w:fill="D9D9D9"/>
            <w:noWrap/>
            <w:vAlign w:val="center"/>
          </w:tcPr>
          <w:p w:rsidR="00ED41EC" w:rsidRPr="00A049AE" w:rsidRDefault="00A049AE" w:rsidP="00A049AE">
            <w:pPr>
              <w:rPr>
                <w:rFonts w:ascii="Times New Roman" w:hAnsi="Times New Roman"/>
                <w:sz w:val="18"/>
                <w:szCs w:val="18"/>
                <w:lang w:val="nl-BE"/>
              </w:rPr>
            </w:pPr>
            <w:r>
              <w:rPr>
                <w:rFonts w:ascii="Times New Roman" w:hAnsi="Times New Roman"/>
                <w:sz w:val="18"/>
                <w:szCs w:val="18"/>
                <w:lang w:val="nl-BE"/>
              </w:rPr>
              <w:t>.......</w:t>
            </w:r>
          </w:p>
        </w:tc>
        <w:tc>
          <w:tcPr>
            <w:tcW w:w="3582" w:type="dxa"/>
            <w:tcBorders>
              <w:bottom w:val="single" w:sz="4" w:space="0" w:color="auto"/>
            </w:tcBorders>
            <w:shd w:val="clear" w:color="auto" w:fill="D9D9D9"/>
            <w:noWrap/>
            <w:vAlign w:val="center"/>
          </w:tcPr>
          <w:p w:rsidR="00ED41EC" w:rsidRPr="00A049AE" w:rsidRDefault="00A049AE" w:rsidP="00A049AE">
            <w:pPr>
              <w:rPr>
                <w:rFonts w:ascii="Times New Roman" w:hAnsi="Times New Roman"/>
                <w:sz w:val="18"/>
                <w:szCs w:val="18"/>
                <w:lang w:val="nl-BE"/>
              </w:rPr>
            </w:pPr>
            <w:r>
              <w:rPr>
                <w:rFonts w:ascii="Times New Roman" w:hAnsi="Times New Roman"/>
                <w:sz w:val="18"/>
                <w:szCs w:val="18"/>
                <w:lang w:val="nl-BE"/>
              </w:rPr>
              <w:t>.......</w:t>
            </w:r>
          </w:p>
        </w:tc>
      </w:tr>
      <w:tr w:rsidR="00D47E20" w:rsidTr="00A049AE">
        <w:trPr>
          <w:cantSplit/>
          <w:trHeight w:hRule="exact" w:val="288"/>
        </w:trPr>
        <w:tc>
          <w:tcPr>
            <w:tcW w:w="622" w:type="dxa"/>
            <w:tcBorders>
              <w:right w:val="nil"/>
            </w:tcBorders>
            <w:shd w:val="clear" w:color="auto" w:fill="FFDEBD"/>
            <w:vAlign w:val="center"/>
          </w:tcPr>
          <w:p w:rsidR="0057057F" w:rsidRPr="00A049AE" w:rsidRDefault="0057057F" w:rsidP="00A049AE">
            <w:pPr>
              <w:rPr>
                <w:rFonts w:ascii="Times New Roman" w:hAnsi="Times New Roman"/>
                <w:b/>
                <w:i/>
                <w:sz w:val="18"/>
                <w:szCs w:val="18"/>
                <w:lang w:val="nl-BE"/>
              </w:rPr>
            </w:pPr>
          </w:p>
        </w:tc>
        <w:tc>
          <w:tcPr>
            <w:tcW w:w="1527" w:type="dxa"/>
            <w:tcBorders>
              <w:right w:val="nil"/>
            </w:tcBorders>
            <w:shd w:val="clear" w:color="auto" w:fill="FFDEBD"/>
            <w:noWrap/>
            <w:vAlign w:val="center"/>
          </w:tcPr>
          <w:p w:rsidR="0057057F" w:rsidRPr="00A049AE" w:rsidRDefault="0057057F" w:rsidP="00A049AE">
            <w:pPr>
              <w:rPr>
                <w:rFonts w:ascii="Times New Roman" w:hAnsi="Times New Roman"/>
                <w:b/>
                <w:sz w:val="18"/>
                <w:szCs w:val="18"/>
                <w:lang w:val="en-US"/>
              </w:rPr>
            </w:pPr>
            <w:r w:rsidRPr="00A049AE">
              <w:rPr>
                <w:rFonts w:ascii="Times New Roman" w:hAnsi="Times New Roman"/>
                <w:b/>
                <w:sz w:val="18"/>
                <w:szCs w:val="18"/>
                <w:lang w:val="en-US"/>
              </w:rPr>
              <w:t>3</w:t>
            </w:r>
          </w:p>
        </w:tc>
        <w:tc>
          <w:tcPr>
            <w:tcW w:w="236" w:type="dxa"/>
            <w:tcBorders>
              <w:right w:val="nil"/>
            </w:tcBorders>
            <w:shd w:val="clear" w:color="auto" w:fill="FFDEBD"/>
            <w:vAlign w:val="center"/>
          </w:tcPr>
          <w:p w:rsidR="0057057F" w:rsidRPr="00A049AE" w:rsidRDefault="0057057F" w:rsidP="00A049AE">
            <w:pPr>
              <w:rPr>
                <w:rFonts w:ascii="Times New Roman" w:hAnsi="Times New Roman"/>
                <w:sz w:val="18"/>
                <w:szCs w:val="18"/>
                <w:lang w:val="en-US"/>
              </w:rPr>
            </w:pPr>
          </w:p>
        </w:tc>
        <w:tc>
          <w:tcPr>
            <w:tcW w:w="236" w:type="dxa"/>
            <w:tcBorders>
              <w:left w:val="nil"/>
              <w:right w:val="single" w:sz="4" w:space="0" w:color="auto"/>
            </w:tcBorders>
            <w:shd w:val="clear" w:color="auto" w:fill="FFDEBD"/>
            <w:vAlign w:val="center"/>
          </w:tcPr>
          <w:p w:rsidR="0057057F" w:rsidRPr="00A049AE" w:rsidRDefault="0057057F" w:rsidP="00A049AE">
            <w:pPr>
              <w:rPr>
                <w:rFonts w:ascii="Times New Roman" w:hAnsi="Times New Roman"/>
                <w:b/>
                <w:sz w:val="18"/>
                <w:szCs w:val="18"/>
                <w:lang w:val="en-US"/>
              </w:rPr>
            </w:pPr>
          </w:p>
        </w:tc>
        <w:tc>
          <w:tcPr>
            <w:tcW w:w="3581" w:type="dxa"/>
            <w:gridSpan w:val="2"/>
            <w:tcBorders>
              <w:left w:val="single" w:sz="4" w:space="0" w:color="auto"/>
            </w:tcBorders>
            <w:shd w:val="clear" w:color="auto" w:fill="FFDEBD"/>
            <w:noWrap/>
            <w:vAlign w:val="center"/>
          </w:tcPr>
          <w:p w:rsidR="0057057F" w:rsidRPr="00A049AE" w:rsidRDefault="0057057F" w:rsidP="00A049AE">
            <w:pPr>
              <w:rPr>
                <w:rFonts w:ascii="Times New Roman" w:hAnsi="Times New Roman"/>
                <w:b/>
                <w:sz w:val="18"/>
                <w:szCs w:val="18"/>
                <w:lang w:val="en-US"/>
              </w:rPr>
            </w:pPr>
            <w:r w:rsidRPr="00A049AE">
              <w:rPr>
                <w:rFonts w:ascii="Times New Roman" w:hAnsi="Times New Roman"/>
                <w:b/>
                <w:sz w:val="18"/>
                <w:szCs w:val="18"/>
                <w:lang w:val="en-US"/>
              </w:rPr>
              <w:t>Bread shapes</w:t>
            </w:r>
          </w:p>
        </w:tc>
        <w:tc>
          <w:tcPr>
            <w:tcW w:w="1530" w:type="dxa"/>
            <w:shd w:val="clear" w:color="auto" w:fill="FFDEBD"/>
            <w:noWrap/>
            <w:vAlign w:val="center"/>
          </w:tcPr>
          <w:p w:rsidR="0057057F" w:rsidRPr="00A049AE" w:rsidRDefault="0057057F" w:rsidP="00A049AE">
            <w:pPr>
              <w:rPr>
                <w:rFonts w:ascii="Times New Roman" w:hAnsi="Times New Roman"/>
                <w:b/>
                <w:sz w:val="18"/>
                <w:szCs w:val="18"/>
                <w:lang w:val="en-US"/>
              </w:rPr>
            </w:pPr>
          </w:p>
        </w:tc>
        <w:tc>
          <w:tcPr>
            <w:tcW w:w="1800" w:type="dxa"/>
            <w:shd w:val="clear" w:color="auto" w:fill="FFDEBD"/>
            <w:noWrap/>
            <w:vAlign w:val="center"/>
          </w:tcPr>
          <w:p w:rsidR="0057057F" w:rsidRPr="00A049AE" w:rsidRDefault="0057057F" w:rsidP="00A049AE">
            <w:pPr>
              <w:rPr>
                <w:rFonts w:ascii="Times New Roman" w:hAnsi="Times New Roman"/>
                <w:b/>
                <w:sz w:val="18"/>
                <w:szCs w:val="18"/>
                <w:lang w:val="en-US"/>
              </w:rPr>
            </w:pPr>
          </w:p>
        </w:tc>
        <w:tc>
          <w:tcPr>
            <w:tcW w:w="2070" w:type="dxa"/>
            <w:shd w:val="clear" w:color="auto" w:fill="FFDEBD"/>
            <w:noWrap/>
            <w:vAlign w:val="center"/>
          </w:tcPr>
          <w:p w:rsidR="0057057F" w:rsidRPr="00A049AE" w:rsidRDefault="0057057F" w:rsidP="00A049AE">
            <w:pPr>
              <w:rPr>
                <w:rFonts w:ascii="Times New Roman" w:hAnsi="Times New Roman"/>
                <w:b/>
                <w:sz w:val="18"/>
                <w:szCs w:val="18"/>
                <w:lang w:val="nl-BE"/>
              </w:rPr>
            </w:pPr>
          </w:p>
        </w:tc>
        <w:tc>
          <w:tcPr>
            <w:tcW w:w="3582" w:type="dxa"/>
            <w:shd w:val="clear" w:color="auto" w:fill="FFDEBD"/>
            <w:noWrap/>
            <w:vAlign w:val="center"/>
          </w:tcPr>
          <w:p w:rsidR="0057057F" w:rsidRPr="00A049AE" w:rsidRDefault="0057057F" w:rsidP="00A049AE">
            <w:pPr>
              <w:rPr>
                <w:rFonts w:ascii="Times New Roman" w:hAnsi="Times New Roman"/>
                <w:b/>
                <w:sz w:val="18"/>
                <w:szCs w:val="18"/>
                <w:lang w:val="en-US"/>
              </w:rPr>
            </w:pPr>
          </w:p>
        </w:tc>
      </w:tr>
      <w:tr w:rsidR="00D47E20" w:rsidTr="00A049AE">
        <w:trPr>
          <w:cantSplit/>
          <w:trHeight w:hRule="exact" w:val="288"/>
        </w:trPr>
        <w:tc>
          <w:tcPr>
            <w:tcW w:w="622" w:type="dxa"/>
            <w:tcBorders>
              <w:right w:val="nil"/>
            </w:tcBorders>
            <w:shd w:val="clear" w:color="auto" w:fill="FFDEBD"/>
            <w:vAlign w:val="center"/>
          </w:tcPr>
          <w:p w:rsidR="0057057F" w:rsidRPr="00A049AE" w:rsidRDefault="00ED41EC" w:rsidP="00A049AE">
            <w:pPr>
              <w:rPr>
                <w:rFonts w:ascii="Times New Roman" w:hAnsi="Times New Roman"/>
                <w:i/>
                <w:sz w:val="18"/>
                <w:szCs w:val="18"/>
                <w:lang w:val="en-US"/>
              </w:rPr>
            </w:pPr>
            <w:r w:rsidRPr="00A049AE">
              <w:rPr>
                <w:rFonts w:ascii="Times New Roman" w:hAnsi="Times New Roman"/>
                <w:i/>
                <w:sz w:val="18"/>
                <w:szCs w:val="18"/>
                <w:lang w:val="en-US"/>
              </w:rPr>
              <w:t>5</w:t>
            </w:r>
          </w:p>
        </w:tc>
        <w:tc>
          <w:tcPr>
            <w:tcW w:w="1527" w:type="dxa"/>
            <w:tcBorders>
              <w:right w:val="nil"/>
            </w:tcBorders>
            <w:shd w:val="clear" w:color="auto" w:fill="FFDEBD"/>
            <w:noWrap/>
            <w:vAlign w:val="center"/>
          </w:tcPr>
          <w:p w:rsidR="0057057F" w:rsidRPr="00A049AE" w:rsidRDefault="0057057F" w:rsidP="00A049AE">
            <w:pPr>
              <w:rPr>
                <w:rFonts w:ascii="Times New Roman" w:hAnsi="Times New Roman"/>
                <w:sz w:val="18"/>
                <w:szCs w:val="18"/>
                <w:lang w:val="en-US"/>
              </w:rPr>
            </w:pPr>
          </w:p>
        </w:tc>
        <w:tc>
          <w:tcPr>
            <w:tcW w:w="236" w:type="dxa"/>
            <w:tcBorders>
              <w:right w:val="nil"/>
            </w:tcBorders>
            <w:shd w:val="clear" w:color="auto" w:fill="FFDEBD"/>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1</w:t>
            </w:r>
          </w:p>
        </w:tc>
        <w:tc>
          <w:tcPr>
            <w:tcW w:w="236" w:type="dxa"/>
            <w:tcBorders>
              <w:left w:val="nil"/>
              <w:right w:val="single" w:sz="4" w:space="0" w:color="auto"/>
            </w:tcBorders>
            <w:shd w:val="clear" w:color="auto" w:fill="FFDEBD"/>
            <w:vAlign w:val="center"/>
          </w:tcPr>
          <w:p w:rsidR="0057057F" w:rsidRPr="00A049AE" w:rsidRDefault="0057057F" w:rsidP="00A049AE">
            <w:pPr>
              <w:rPr>
                <w:rFonts w:ascii="Times New Roman" w:hAnsi="Times New Roman"/>
                <w:sz w:val="18"/>
                <w:szCs w:val="18"/>
                <w:lang w:val="en-US"/>
              </w:rPr>
            </w:pPr>
          </w:p>
        </w:tc>
        <w:tc>
          <w:tcPr>
            <w:tcW w:w="1797" w:type="dxa"/>
            <w:tcBorders>
              <w:left w:val="single" w:sz="4" w:space="0" w:color="auto"/>
            </w:tcBorders>
            <w:shd w:val="clear" w:color="auto" w:fill="FFDEBD"/>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bread shapes</w:t>
            </w:r>
          </w:p>
        </w:tc>
        <w:tc>
          <w:tcPr>
            <w:tcW w:w="1784" w:type="dxa"/>
            <w:shd w:val="clear" w:color="auto" w:fill="FFDEBD"/>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with ruler</w:t>
            </w:r>
          </w:p>
        </w:tc>
        <w:tc>
          <w:tcPr>
            <w:tcW w:w="1530" w:type="dxa"/>
            <w:shd w:val="clear" w:color="auto" w:fill="FFDEBD"/>
            <w:noWrap/>
            <w:vAlign w:val="center"/>
          </w:tcPr>
          <w:p w:rsidR="0057057F" w:rsidRPr="00A049AE" w:rsidRDefault="0057057F" w:rsidP="00A049AE">
            <w:pPr>
              <w:rPr>
                <w:rFonts w:ascii="Times New Roman" w:hAnsi="Times New Roman"/>
                <w:sz w:val="18"/>
                <w:szCs w:val="18"/>
                <w:lang w:val="en-US"/>
              </w:rPr>
            </w:pPr>
          </w:p>
        </w:tc>
        <w:tc>
          <w:tcPr>
            <w:tcW w:w="1800" w:type="dxa"/>
            <w:shd w:val="clear" w:color="auto" w:fill="FFDEBD"/>
            <w:noWrap/>
            <w:vAlign w:val="center"/>
          </w:tcPr>
          <w:p w:rsidR="0057057F" w:rsidRPr="00A049AE" w:rsidRDefault="0057057F" w:rsidP="00A049AE">
            <w:pPr>
              <w:rPr>
                <w:rFonts w:ascii="Times New Roman" w:hAnsi="Times New Roman"/>
                <w:sz w:val="18"/>
                <w:szCs w:val="18"/>
                <w:lang w:val="en-US"/>
              </w:rPr>
            </w:pPr>
          </w:p>
        </w:tc>
        <w:tc>
          <w:tcPr>
            <w:tcW w:w="2070" w:type="dxa"/>
            <w:shd w:val="clear" w:color="auto" w:fill="FFDEBD"/>
            <w:noWrap/>
            <w:vAlign w:val="center"/>
          </w:tcPr>
          <w:p w:rsidR="0057057F" w:rsidRPr="00A049AE" w:rsidRDefault="0057057F" w:rsidP="00A049AE">
            <w:pPr>
              <w:rPr>
                <w:sz w:val="18"/>
                <w:szCs w:val="18"/>
                <w:lang w:val="nl-BE"/>
              </w:rPr>
            </w:pPr>
          </w:p>
        </w:tc>
        <w:tc>
          <w:tcPr>
            <w:tcW w:w="3582" w:type="dxa"/>
            <w:shd w:val="clear" w:color="auto" w:fill="FFDEBD"/>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BE_breadshape1of7 version Aug 21.pdf</w:t>
            </w:r>
          </w:p>
        </w:tc>
      </w:tr>
      <w:tr w:rsidR="00D47E20" w:rsidTr="00A049AE">
        <w:trPr>
          <w:cantSplit/>
          <w:trHeight w:hRule="exact" w:val="288"/>
        </w:trPr>
        <w:tc>
          <w:tcPr>
            <w:tcW w:w="622" w:type="dxa"/>
            <w:tcBorders>
              <w:right w:val="nil"/>
            </w:tcBorders>
            <w:shd w:val="clear" w:color="auto" w:fill="FFDEBD"/>
            <w:vAlign w:val="center"/>
          </w:tcPr>
          <w:p w:rsidR="0057057F" w:rsidRPr="00A049AE" w:rsidRDefault="00ED41EC" w:rsidP="00A049AE">
            <w:pPr>
              <w:rPr>
                <w:rFonts w:ascii="Times New Roman" w:hAnsi="Times New Roman"/>
                <w:i/>
                <w:sz w:val="18"/>
                <w:szCs w:val="18"/>
                <w:lang w:val="en-US"/>
              </w:rPr>
            </w:pPr>
            <w:r w:rsidRPr="00A049AE">
              <w:rPr>
                <w:rFonts w:ascii="Times New Roman" w:hAnsi="Times New Roman"/>
                <w:i/>
                <w:sz w:val="18"/>
                <w:szCs w:val="18"/>
                <w:lang w:val="en-US"/>
              </w:rPr>
              <w:t>6</w:t>
            </w:r>
          </w:p>
        </w:tc>
        <w:tc>
          <w:tcPr>
            <w:tcW w:w="1527" w:type="dxa"/>
            <w:tcBorders>
              <w:right w:val="nil"/>
            </w:tcBorders>
            <w:shd w:val="clear" w:color="auto" w:fill="FFDEBD"/>
            <w:noWrap/>
            <w:vAlign w:val="center"/>
          </w:tcPr>
          <w:p w:rsidR="0057057F" w:rsidRPr="00A049AE" w:rsidRDefault="0057057F" w:rsidP="00A049AE">
            <w:pPr>
              <w:rPr>
                <w:rFonts w:ascii="Times New Roman" w:hAnsi="Times New Roman"/>
                <w:sz w:val="18"/>
                <w:szCs w:val="18"/>
                <w:lang w:val="en-US"/>
              </w:rPr>
            </w:pPr>
          </w:p>
        </w:tc>
        <w:tc>
          <w:tcPr>
            <w:tcW w:w="236" w:type="dxa"/>
            <w:tcBorders>
              <w:right w:val="nil"/>
            </w:tcBorders>
            <w:shd w:val="clear" w:color="auto" w:fill="FFDEBD"/>
            <w:vAlign w:val="center"/>
          </w:tcPr>
          <w:p w:rsidR="0057057F" w:rsidRPr="00A049AE" w:rsidRDefault="00ED41EC" w:rsidP="00A049AE">
            <w:pPr>
              <w:rPr>
                <w:rFonts w:ascii="Times New Roman" w:hAnsi="Times New Roman"/>
                <w:sz w:val="18"/>
                <w:szCs w:val="18"/>
                <w:lang w:val="en-US"/>
              </w:rPr>
            </w:pPr>
            <w:r w:rsidRPr="00A049AE">
              <w:rPr>
                <w:rFonts w:ascii="Times New Roman" w:hAnsi="Times New Roman"/>
                <w:sz w:val="18"/>
                <w:szCs w:val="18"/>
                <w:lang w:val="en-US"/>
              </w:rPr>
              <w:t>2</w:t>
            </w:r>
          </w:p>
        </w:tc>
        <w:tc>
          <w:tcPr>
            <w:tcW w:w="236" w:type="dxa"/>
            <w:tcBorders>
              <w:left w:val="nil"/>
              <w:right w:val="single" w:sz="4" w:space="0" w:color="auto"/>
            </w:tcBorders>
            <w:shd w:val="clear" w:color="auto" w:fill="FFDEBD"/>
            <w:vAlign w:val="center"/>
          </w:tcPr>
          <w:p w:rsidR="0057057F" w:rsidRPr="00A049AE" w:rsidRDefault="0057057F" w:rsidP="00A049AE">
            <w:pPr>
              <w:rPr>
                <w:rFonts w:ascii="Times New Roman" w:hAnsi="Times New Roman"/>
                <w:sz w:val="18"/>
                <w:szCs w:val="18"/>
                <w:lang w:val="en-US"/>
              </w:rPr>
            </w:pPr>
          </w:p>
        </w:tc>
        <w:tc>
          <w:tcPr>
            <w:tcW w:w="1797" w:type="dxa"/>
            <w:tcBorders>
              <w:left w:val="single" w:sz="4" w:space="0" w:color="auto"/>
            </w:tcBorders>
            <w:shd w:val="clear" w:color="auto" w:fill="FFDEBD"/>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bread shapes</w:t>
            </w:r>
          </w:p>
        </w:tc>
        <w:tc>
          <w:tcPr>
            <w:tcW w:w="1784" w:type="dxa"/>
            <w:shd w:val="clear" w:color="auto" w:fill="FFDEBD"/>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with ruler</w:t>
            </w:r>
          </w:p>
        </w:tc>
        <w:tc>
          <w:tcPr>
            <w:tcW w:w="1530" w:type="dxa"/>
            <w:shd w:val="clear" w:color="auto" w:fill="FFDEBD"/>
            <w:noWrap/>
            <w:vAlign w:val="center"/>
          </w:tcPr>
          <w:p w:rsidR="0057057F" w:rsidRPr="00A049AE" w:rsidRDefault="0057057F" w:rsidP="00A049AE">
            <w:pPr>
              <w:rPr>
                <w:rFonts w:ascii="Times New Roman" w:hAnsi="Times New Roman"/>
                <w:sz w:val="18"/>
                <w:szCs w:val="18"/>
                <w:lang w:val="en-US"/>
              </w:rPr>
            </w:pPr>
          </w:p>
        </w:tc>
        <w:tc>
          <w:tcPr>
            <w:tcW w:w="1800" w:type="dxa"/>
            <w:shd w:val="clear" w:color="auto" w:fill="FFDEBD"/>
            <w:noWrap/>
            <w:vAlign w:val="center"/>
          </w:tcPr>
          <w:p w:rsidR="0057057F" w:rsidRPr="00A049AE" w:rsidRDefault="0057057F" w:rsidP="00A049AE">
            <w:pPr>
              <w:rPr>
                <w:rFonts w:ascii="Times New Roman" w:hAnsi="Times New Roman"/>
                <w:sz w:val="18"/>
                <w:szCs w:val="18"/>
                <w:lang w:val="en-US"/>
              </w:rPr>
            </w:pPr>
          </w:p>
        </w:tc>
        <w:tc>
          <w:tcPr>
            <w:tcW w:w="2070" w:type="dxa"/>
            <w:shd w:val="clear" w:color="auto" w:fill="FFDEBD"/>
            <w:noWrap/>
            <w:vAlign w:val="center"/>
          </w:tcPr>
          <w:p w:rsidR="0057057F" w:rsidRPr="00A049AE" w:rsidRDefault="0057057F" w:rsidP="00A049AE">
            <w:pPr>
              <w:rPr>
                <w:sz w:val="18"/>
                <w:szCs w:val="18"/>
                <w:lang w:val="nl-BE"/>
              </w:rPr>
            </w:pPr>
          </w:p>
        </w:tc>
        <w:tc>
          <w:tcPr>
            <w:tcW w:w="3582" w:type="dxa"/>
            <w:shd w:val="clear" w:color="auto" w:fill="FFDEBD"/>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BE_breadshape4of7 version Aug 21.pdf</w:t>
            </w:r>
          </w:p>
        </w:tc>
      </w:tr>
      <w:tr w:rsidR="00ED41EC" w:rsidTr="00A049AE">
        <w:trPr>
          <w:cantSplit/>
          <w:trHeight w:hRule="exact" w:val="288"/>
        </w:trPr>
        <w:tc>
          <w:tcPr>
            <w:tcW w:w="622" w:type="dxa"/>
            <w:tcBorders>
              <w:right w:val="nil"/>
            </w:tcBorders>
            <w:shd w:val="clear" w:color="auto" w:fill="FFDEBD"/>
            <w:vAlign w:val="center"/>
          </w:tcPr>
          <w:p w:rsidR="00ED41EC" w:rsidRPr="00A049AE" w:rsidRDefault="00ED41EC" w:rsidP="00A049AE">
            <w:pPr>
              <w:rPr>
                <w:rFonts w:ascii="Times New Roman" w:hAnsi="Times New Roman"/>
                <w:i/>
                <w:sz w:val="18"/>
                <w:szCs w:val="18"/>
                <w:lang w:val="en-US"/>
              </w:rPr>
            </w:pPr>
            <w:r w:rsidRPr="00A049AE">
              <w:rPr>
                <w:rFonts w:ascii="Times New Roman" w:hAnsi="Times New Roman"/>
                <w:i/>
                <w:sz w:val="18"/>
                <w:szCs w:val="18"/>
                <w:lang w:val="en-US"/>
              </w:rPr>
              <w:t>7</w:t>
            </w:r>
          </w:p>
        </w:tc>
        <w:tc>
          <w:tcPr>
            <w:tcW w:w="1527" w:type="dxa"/>
            <w:tcBorders>
              <w:right w:val="nil"/>
            </w:tcBorders>
            <w:shd w:val="clear" w:color="auto" w:fill="FFDEBD"/>
            <w:noWrap/>
            <w:vAlign w:val="center"/>
          </w:tcPr>
          <w:p w:rsidR="00ED41EC" w:rsidRPr="00A049AE" w:rsidRDefault="00ED41EC" w:rsidP="00A049AE">
            <w:pPr>
              <w:rPr>
                <w:rFonts w:ascii="Times New Roman" w:hAnsi="Times New Roman"/>
                <w:sz w:val="18"/>
                <w:szCs w:val="18"/>
                <w:lang w:val="en-US"/>
              </w:rPr>
            </w:pPr>
          </w:p>
        </w:tc>
        <w:tc>
          <w:tcPr>
            <w:tcW w:w="236" w:type="dxa"/>
            <w:tcBorders>
              <w:right w:val="nil"/>
            </w:tcBorders>
            <w:shd w:val="clear" w:color="auto" w:fill="FFDEBD"/>
            <w:vAlign w:val="center"/>
          </w:tcPr>
          <w:p w:rsidR="00ED41EC" w:rsidRPr="00A049AE" w:rsidRDefault="00ED41EC" w:rsidP="00A049AE">
            <w:pPr>
              <w:rPr>
                <w:rFonts w:ascii="Times New Roman" w:hAnsi="Times New Roman"/>
                <w:sz w:val="18"/>
                <w:szCs w:val="18"/>
                <w:lang w:val="en-US"/>
              </w:rPr>
            </w:pPr>
            <w:r w:rsidRPr="00A049AE">
              <w:rPr>
                <w:rFonts w:ascii="Times New Roman" w:hAnsi="Times New Roman"/>
                <w:sz w:val="18"/>
                <w:szCs w:val="18"/>
                <w:lang w:val="en-US"/>
              </w:rPr>
              <w:t>3</w:t>
            </w:r>
          </w:p>
        </w:tc>
        <w:tc>
          <w:tcPr>
            <w:tcW w:w="236" w:type="dxa"/>
            <w:tcBorders>
              <w:left w:val="nil"/>
              <w:right w:val="single" w:sz="4" w:space="0" w:color="auto"/>
            </w:tcBorders>
            <w:shd w:val="clear" w:color="auto" w:fill="FFDEBD"/>
            <w:vAlign w:val="center"/>
          </w:tcPr>
          <w:p w:rsidR="00ED41EC" w:rsidRPr="00A049AE" w:rsidRDefault="00ED41EC" w:rsidP="00A049AE">
            <w:pPr>
              <w:rPr>
                <w:rFonts w:ascii="Times New Roman" w:hAnsi="Times New Roman"/>
                <w:sz w:val="18"/>
                <w:szCs w:val="18"/>
                <w:lang w:val="en-US"/>
              </w:rPr>
            </w:pPr>
          </w:p>
        </w:tc>
        <w:tc>
          <w:tcPr>
            <w:tcW w:w="1797" w:type="dxa"/>
            <w:tcBorders>
              <w:left w:val="single" w:sz="4" w:space="0" w:color="auto"/>
            </w:tcBorders>
            <w:shd w:val="clear" w:color="auto" w:fill="FFDEBD"/>
            <w:noWrap/>
            <w:vAlign w:val="center"/>
          </w:tcPr>
          <w:p w:rsidR="00ED41EC" w:rsidRPr="00A049AE" w:rsidRDefault="00ED41EC" w:rsidP="00A049AE">
            <w:pPr>
              <w:rPr>
                <w:rFonts w:ascii="Times New Roman" w:hAnsi="Times New Roman"/>
                <w:sz w:val="18"/>
                <w:szCs w:val="18"/>
                <w:lang w:val="en-US"/>
              </w:rPr>
            </w:pPr>
            <w:r w:rsidRPr="00A049AE">
              <w:rPr>
                <w:rFonts w:ascii="Times New Roman" w:hAnsi="Times New Roman"/>
                <w:sz w:val="18"/>
                <w:szCs w:val="18"/>
                <w:lang w:val="en-US"/>
              </w:rPr>
              <w:t>………</w:t>
            </w:r>
          </w:p>
        </w:tc>
        <w:tc>
          <w:tcPr>
            <w:tcW w:w="1784" w:type="dxa"/>
            <w:shd w:val="clear" w:color="auto" w:fill="FFDEBD"/>
            <w:noWrap/>
            <w:vAlign w:val="center"/>
          </w:tcPr>
          <w:p w:rsidR="00ED41EC" w:rsidRPr="00A049AE" w:rsidRDefault="00A049AE" w:rsidP="00A049AE">
            <w:pPr>
              <w:rPr>
                <w:rFonts w:ascii="Times New Roman" w:hAnsi="Times New Roman"/>
                <w:sz w:val="18"/>
                <w:szCs w:val="18"/>
                <w:lang w:val="en-US"/>
              </w:rPr>
            </w:pPr>
            <w:r>
              <w:rPr>
                <w:rFonts w:ascii="Times New Roman" w:hAnsi="Times New Roman"/>
                <w:sz w:val="18"/>
                <w:szCs w:val="18"/>
                <w:lang w:val="en-US"/>
              </w:rPr>
              <w:t>……</w:t>
            </w:r>
          </w:p>
        </w:tc>
        <w:tc>
          <w:tcPr>
            <w:tcW w:w="1530" w:type="dxa"/>
            <w:shd w:val="clear" w:color="auto" w:fill="FFDEBD"/>
            <w:noWrap/>
            <w:vAlign w:val="center"/>
          </w:tcPr>
          <w:p w:rsidR="00ED41EC" w:rsidRPr="00A049AE" w:rsidRDefault="00ED41EC" w:rsidP="00A049AE">
            <w:pPr>
              <w:rPr>
                <w:rFonts w:ascii="Times New Roman" w:hAnsi="Times New Roman"/>
                <w:sz w:val="18"/>
                <w:szCs w:val="18"/>
                <w:lang w:val="en-US"/>
              </w:rPr>
            </w:pPr>
          </w:p>
        </w:tc>
        <w:tc>
          <w:tcPr>
            <w:tcW w:w="1800" w:type="dxa"/>
            <w:shd w:val="clear" w:color="auto" w:fill="FFDEBD"/>
            <w:noWrap/>
            <w:vAlign w:val="center"/>
          </w:tcPr>
          <w:p w:rsidR="00ED41EC" w:rsidRPr="00A049AE" w:rsidRDefault="00ED41EC" w:rsidP="00A049AE">
            <w:pPr>
              <w:rPr>
                <w:rFonts w:ascii="Times New Roman" w:hAnsi="Times New Roman"/>
                <w:sz w:val="18"/>
                <w:szCs w:val="18"/>
                <w:lang w:val="en-US"/>
              </w:rPr>
            </w:pPr>
          </w:p>
        </w:tc>
        <w:tc>
          <w:tcPr>
            <w:tcW w:w="2070" w:type="dxa"/>
            <w:shd w:val="clear" w:color="auto" w:fill="FFDEBD"/>
            <w:noWrap/>
            <w:vAlign w:val="center"/>
          </w:tcPr>
          <w:p w:rsidR="00ED41EC" w:rsidRPr="00A049AE" w:rsidRDefault="00ED41EC" w:rsidP="00A049AE">
            <w:pPr>
              <w:rPr>
                <w:sz w:val="18"/>
                <w:szCs w:val="18"/>
                <w:lang w:val="nl-BE"/>
              </w:rPr>
            </w:pPr>
          </w:p>
        </w:tc>
        <w:tc>
          <w:tcPr>
            <w:tcW w:w="3582" w:type="dxa"/>
            <w:shd w:val="clear" w:color="auto" w:fill="FFDEBD"/>
            <w:noWrap/>
            <w:vAlign w:val="center"/>
          </w:tcPr>
          <w:p w:rsidR="00ED41EC" w:rsidRPr="00A049AE" w:rsidRDefault="00A049AE" w:rsidP="00A049AE">
            <w:pPr>
              <w:rPr>
                <w:rFonts w:ascii="Times New Roman" w:hAnsi="Times New Roman"/>
                <w:sz w:val="18"/>
                <w:szCs w:val="18"/>
                <w:lang w:val="en-US"/>
              </w:rPr>
            </w:pPr>
            <w:r>
              <w:rPr>
                <w:rFonts w:ascii="Times New Roman" w:hAnsi="Times New Roman"/>
                <w:sz w:val="18"/>
                <w:szCs w:val="18"/>
                <w:lang w:val="en-US"/>
              </w:rPr>
              <w:t>…….</w:t>
            </w:r>
          </w:p>
        </w:tc>
      </w:tr>
      <w:tr w:rsidR="00D47E20" w:rsidTr="00A049AE">
        <w:trPr>
          <w:cantSplit/>
          <w:trHeight w:hRule="exact" w:val="288"/>
        </w:trPr>
        <w:tc>
          <w:tcPr>
            <w:tcW w:w="622" w:type="dxa"/>
            <w:tcBorders>
              <w:right w:val="nil"/>
            </w:tcBorders>
            <w:vAlign w:val="center"/>
          </w:tcPr>
          <w:p w:rsidR="0057057F" w:rsidRPr="00A049AE" w:rsidRDefault="0057057F" w:rsidP="00A049AE">
            <w:pPr>
              <w:rPr>
                <w:rFonts w:ascii="Times New Roman" w:hAnsi="Times New Roman"/>
                <w:b/>
                <w:i/>
                <w:sz w:val="18"/>
                <w:szCs w:val="18"/>
                <w:lang w:val="en-US"/>
              </w:rPr>
            </w:pPr>
          </w:p>
        </w:tc>
        <w:tc>
          <w:tcPr>
            <w:tcW w:w="1527" w:type="dxa"/>
            <w:tcBorders>
              <w:right w:val="nil"/>
            </w:tcBorders>
            <w:noWrap/>
            <w:vAlign w:val="center"/>
          </w:tcPr>
          <w:p w:rsidR="0057057F" w:rsidRPr="00A049AE" w:rsidRDefault="0057057F" w:rsidP="00A049AE">
            <w:pPr>
              <w:rPr>
                <w:rFonts w:ascii="Times New Roman" w:hAnsi="Times New Roman"/>
                <w:b/>
                <w:sz w:val="18"/>
                <w:szCs w:val="18"/>
                <w:lang w:val="en-US"/>
              </w:rPr>
            </w:pPr>
            <w:r w:rsidRPr="00A049AE">
              <w:rPr>
                <w:rFonts w:ascii="Times New Roman" w:hAnsi="Times New Roman"/>
                <w:b/>
                <w:sz w:val="18"/>
                <w:szCs w:val="18"/>
                <w:lang w:val="en-US"/>
              </w:rPr>
              <w:t>4</w:t>
            </w:r>
          </w:p>
        </w:tc>
        <w:tc>
          <w:tcPr>
            <w:tcW w:w="236" w:type="dxa"/>
            <w:tcBorders>
              <w:right w:val="nil"/>
            </w:tcBorders>
            <w:vAlign w:val="center"/>
          </w:tcPr>
          <w:p w:rsidR="0057057F" w:rsidRPr="00A049AE" w:rsidRDefault="0057057F" w:rsidP="00A049AE">
            <w:pPr>
              <w:rPr>
                <w:rFonts w:ascii="Times New Roman" w:hAnsi="Times New Roman"/>
                <w:sz w:val="18"/>
                <w:szCs w:val="18"/>
                <w:lang w:val="en-US"/>
              </w:rPr>
            </w:pPr>
          </w:p>
        </w:tc>
        <w:tc>
          <w:tcPr>
            <w:tcW w:w="236" w:type="dxa"/>
            <w:tcBorders>
              <w:left w:val="nil"/>
              <w:right w:val="single" w:sz="4" w:space="0" w:color="auto"/>
            </w:tcBorders>
            <w:vAlign w:val="center"/>
          </w:tcPr>
          <w:p w:rsidR="0057057F" w:rsidRPr="00A049AE" w:rsidRDefault="0057057F" w:rsidP="00A049AE">
            <w:pPr>
              <w:rPr>
                <w:rFonts w:ascii="Times New Roman" w:hAnsi="Times New Roman"/>
                <w:b/>
                <w:sz w:val="18"/>
                <w:szCs w:val="18"/>
                <w:lang w:val="en-US"/>
              </w:rPr>
            </w:pPr>
          </w:p>
        </w:tc>
        <w:tc>
          <w:tcPr>
            <w:tcW w:w="1797" w:type="dxa"/>
            <w:tcBorders>
              <w:left w:val="single" w:sz="4" w:space="0" w:color="auto"/>
            </w:tcBorders>
            <w:noWrap/>
            <w:vAlign w:val="center"/>
          </w:tcPr>
          <w:p w:rsidR="0057057F" w:rsidRPr="00A049AE" w:rsidRDefault="0057057F" w:rsidP="00A049AE">
            <w:pPr>
              <w:rPr>
                <w:rFonts w:ascii="Times New Roman" w:hAnsi="Times New Roman"/>
                <w:b/>
                <w:sz w:val="18"/>
                <w:szCs w:val="18"/>
                <w:lang w:val="en-US"/>
              </w:rPr>
            </w:pPr>
            <w:r w:rsidRPr="00A049AE">
              <w:rPr>
                <w:rFonts w:ascii="Times New Roman" w:hAnsi="Times New Roman"/>
                <w:b/>
                <w:sz w:val="18"/>
                <w:szCs w:val="18"/>
                <w:lang w:val="en-US"/>
              </w:rPr>
              <w:t xml:space="preserve">Photos foods/recipes </w:t>
            </w:r>
          </w:p>
        </w:tc>
        <w:tc>
          <w:tcPr>
            <w:tcW w:w="1784" w:type="dxa"/>
            <w:noWrap/>
            <w:vAlign w:val="center"/>
          </w:tcPr>
          <w:p w:rsidR="0057057F" w:rsidRPr="00A049AE" w:rsidRDefault="0057057F" w:rsidP="00A049AE">
            <w:pPr>
              <w:rPr>
                <w:rFonts w:ascii="Times New Roman" w:hAnsi="Times New Roman"/>
                <w:b/>
                <w:sz w:val="18"/>
                <w:szCs w:val="18"/>
                <w:lang w:val="en-US"/>
              </w:rPr>
            </w:pPr>
          </w:p>
        </w:tc>
        <w:tc>
          <w:tcPr>
            <w:tcW w:w="1530" w:type="dxa"/>
            <w:noWrap/>
            <w:vAlign w:val="center"/>
          </w:tcPr>
          <w:p w:rsidR="0057057F" w:rsidRPr="00A049AE" w:rsidRDefault="0057057F" w:rsidP="00A049AE">
            <w:pPr>
              <w:rPr>
                <w:rFonts w:ascii="Times New Roman" w:hAnsi="Times New Roman"/>
                <w:b/>
                <w:sz w:val="18"/>
                <w:szCs w:val="18"/>
                <w:lang w:val="en-US"/>
              </w:rPr>
            </w:pPr>
          </w:p>
        </w:tc>
        <w:tc>
          <w:tcPr>
            <w:tcW w:w="1800" w:type="dxa"/>
            <w:noWrap/>
            <w:vAlign w:val="center"/>
          </w:tcPr>
          <w:p w:rsidR="0057057F" w:rsidRPr="00A049AE" w:rsidRDefault="0057057F" w:rsidP="00A049AE">
            <w:pPr>
              <w:rPr>
                <w:rFonts w:ascii="Times New Roman" w:hAnsi="Times New Roman"/>
                <w:b/>
                <w:sz w:val="18"/>
                <w:szCs w:val="18"/>
                <w:lang w:val="en-US"/>
              </w:rPr>
            </w:pPr>
          </w:p>
        </w:tc>
        <w:tc>
          <w:tcPr>
            <w:tcW w:w="2070" w:type="dxa"/>
            <w:noWrap/>
            <w:vAlign w:val="center"/>
          </w:tcPr>
          <w:p w:rsidR="0057057F" w:rsidRPr="00A049AE" w:rsidRDefault="0057057F" w:rsidP="00A049AE">
            <w:pPr>
              <w:rPr>
                <w:rFonts w:ascii="Times New Roman" w:hAnsi="Times New Roman"/>
                <w:b/>
                <w:sz w:val="18"/>
                <w:szCs w:val="18"/>
                <w:lang w:val="nl-BE"/>
              </w:rPr>
            </w:pPr>
          </w:p>
        </w:tc>
        <w:tc>
          <w:tcPr>
            <w:tcW w:w="3582" w:type="dxa"/>
            <w:noWrap/>
            <w:vAlign w:val="center"/>
          </w:tcPr>
          <w:p w:rsidR="0057057F" w:rsidRPr="00A049AE" w:rsidRDefault="0057057F" w:rsidP="00A049AE">
            <w:pPr>
              <w:rPr>
                <w:rFonts w:ascii="Times New Roman" w:hAnsi="Times New Roman"/>
                <w:b/>
                <w:sz w:val="18"/>
                <w:szCs w:val="18"/>
                <w:lang w:val="en-US"/>
              </w:rPr>
            </w:pPr>
          </w:p>
        </w:tc>
      </w:tr>
      <w:tr w:rsidR="00D47E20" w:rsidTr="00A049AE">
        <w:trPr>
          <w:cantSplit/>
          <w:trHeight w:hRule="exact" w:val="288"/>
        </w:trPr>
        <w:tc>
          <w:tcPr>
            <w:tcW w:w="622" w:type="dxa"/>
            <w:tcBorders>
              <w:right w:val="nil"/>
            </w:tcBorders>
            <w:vAlign w:val="center"/>
          </w:tcPr>
          <w:p w:rsidR="0057057F" w:rsidRPr="00A049AE" w:rsidRDefault="00F234CC" w:rsidP="00F234CC">
            <w:pPr>
              <w:rPr>
                <w:rFonts w:ascii="Times New Roman" w:hAnsi="Times New Roman"/>
                <w:i/>
                <w:sz w:val="18"/>
                <w:szCs w:val="18"/>
                <w:lang w:val="en-US"/>
              </w:rPr>
            </w:pPr>
            <w:r>
              <w:rPr>
                <w:rFonts w:ascii="Times New Roman" w:hAnsi="Times New Roman"/>
                <w:i/>
                <w:sz w:val="18"/>
                <w:szCs w:val="18"/>
                <w:lang w:val="en-US"/>
              </w:rPr>
              <w:t>10</w:t>
            </w:r>
          </w:p>
        </w:tc>
        <w:tc>
          <w:tcPr>
            <w:tcW w:w="1527" w:type="dxa"/>
            <w:tcBorders>
              <w:right w:val="nil"/>
            </w:tcBorders>
            <w:noWrap/>
            <w:vAlign w:val="center"/>
          </w:tcPr>
          <w:p w:rsidR="0057057F" w:rsidRPr="00A049AE" w:rsidRDefault="0057057F" w:rsidP="00A049AE">
            <w:pPr>
              <w:rPr>
                <w:rFonts w:ascii="Times New Roman" w:hAnsi="Times New Roman"/>
                <w:sz w:val="18"/>
                <w:szCs w:val="18"/>
                <w:lang w:val="en-US"/>
              </w:rPr>
            </w:pPr>
          </w:p>
        </w:tc>
        <w:tc>
          <w:tcPr>
            <w:tcW w:w="236" w:type="dxa"/>
            <w:tcBorders>
              <w:right w:val="nil"/>
            </w:tcBorders>
            <w:vAlign w:val="center"/>
          </w:tcPr>
          <w:p w:rsidR="0057057F" w:rsidRPr="00A049AE" w:rsidRDefault="0057057F" w:rsidP="00A049AE">
            <w:pPr>
              <w:rPr>
                <w:rFonts w:ascii="Times New Roman" w:hAnsi="Times New Roman"/>
                <w:sz w:val="18"/>
                <w:szCs w:val="18"/>
              </w:rPr>
            </w:pPr>
            <w:r w:rsidRPr="00A049AE">
              <w:rPr>
                <w:rFonts w:ascii="Times New Roman" w:hAnsi="Times New Roman"/>
                <w:sz w:val="18"/>
                <w:szCs w:val="18"/>
              </w:rPr>
              <w:t>1</w:t>
            </w:r>
          </w:p>
        </w:tc>
        <w:tc>
          <w:tcPr>
            <w:tcW w:w="236" w:type="dxa"/>
            <w:tcBorders>
              <w:left w:val="nil"/>
              <w:right w:val="single" w:sz="4" w:space="0" w:color="auto"/>
            </w:tcBorders>
            <w:vAlign w:val="center"/>
          </w:tcPr>
          <w:p w:rsidR="0057057F" w:rsidRPr="00A049AE" w:rsidRDefault="0057057F" w:rsidP="00A049AE">
            <w:pPr>
              <w:rPr>
                <w:rFonts w:ascii="Times New Roman" w:hAnsi="Times New Roman"/>
                <w:sz w:val="18"/>
                <w:szCs w:val="18"/>
                <w:lang w:val="en-US"/>
              </w:rPr>
            </w:pPr>
          </w:p>
        </w:tc>
        <w:tc>
          <w:tcPr>
            <w:tcW w:w="1797" w:type="dxa"/>
            <w:tcBorders>
              <w:left w:val="single" w:sz="4" w:space="0" w:color="auto"/>
            </w:tcBorders>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57</w:t>
            </w:r>
          </w:p>
        </w:tc>
        <w:tc>
          <w:tcPr>
            <w:tcW w:w="1784" w:type="dxa"/>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butter</w:t>
            </w:r>
          </w:p>
        </w:tc>
        <w:tc>
          <w:tcPr>
            <w:tcW w:w="1530" w:type="dxa"/>
            <w:noWrap/>
            <w:vAlign w:val="center"/>
          </w:tcPr>
          <w:p w:rsidR="0057057F" w:rsidRPr="00A049AE" w:rsidRDefault="0057057F" w:rsidP="00A049AE">
            <w:pPr>
              <w:rPr>
                <w:rFonts w:ascii="Times New Roman" w:hAnsi="Times New Roman"/>
                <w:sz w:val="18"/>
                <w:szCs w:val="18"/>
                <w:lang w:val="en-US"/>
              </w:rPr>
            </w:pPr>
          </w:p>
        </w:tc>
        <w:tc>
          <w:tcPr>
            <w:tcW w:w="1800" w:type="dxa"/>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Butter</w:t>
            </w:r>
          </w:p>
        </w:tc>
        <w:tc>
          <w:tcPr>
            <w:tcW w:w="2070" w:type="dxa"/>
            <w:noWrap/>
            <w:vAlign w:val="center"/>
          </w:tcPr>
          <w:p w:rsidR="0057057F" w:rsidRPr="00A049AE" w:rsidRDefault="0057057F" w:rsidP="00A049AE">
            <w:pPr>
              <w:rPr>
                <w:rFonts w:ascii="Times New Roman" w:hAnsi="Times New Roman"/>
                <w:sz w:val="18"/>
                <w:szCs w:val="18"/>
                <w:lang w:val="nl-BE"/>
              </w:rPr>
            </w:pPr>
            <w:r w:rsidRPr="00A049AE">
              <w:rPr>
                <w:rFonts w:ascii="Times New Roman" w:hAnsi="Times New Roman"/>
                <w:sz w:val="18"/>
                <w:szCs w:val="18"/>
                <w:lang w:val="nl-BE"/>
              </w:rPr>
              <w:t>Boter</w:t>
            </w:r>
          </w:p>
        </w:tc>
        <w:tc>
          <w:tcPr>
            <w:tcW w:w="3582" w:type="dxa"/>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PB_057.tif</w:t>
            </w:r>
          </w:p>
        </w:tc>
      </w:tr>
      <w:tr w:rsidR="00D47E20" w:rsidTr="00A049AE">
        <w:trPr>
          <w:cantSplit/>
          <w:trHeight w:hRule="exact" w:val="288"/>
        </w:trPr>
        <w:tc>
          <w:tcPr>
            <w:tcW w:w="622" w:type="dxa"/>
            <w:tcBorders>
              <w:right w:val="nil"/>
            </w:tcBorders>
            <w:vAlign w:val="center"/>
          </w:tcPr>
          <w:p w:rsidR="0057057F" w:rsidRPr="00A049AE" w:rsidRDefault="00F234CC" w:rsidP="00F234CC">
            <w:pPr>
              <w:rPr>
                <w:rFonts w:ascii="Times New Roman" w:hAnsi="Times New Roman"/>
                <w:i/>
                <w:sz w:val="18"/>
                <w:szCs w:val="18"/>
                <w:lang w:val="en-US"/>
              </w:rPr>
            </w:pPr>
            <w:r>
              <w:rPr>
                <w:rFonts w:ascii="Times New Roman" w:hAnsi="Times New Roman"/>
                <w:i/>
                <w:sz w:val="18"/>
                <w:szCs w:val="18"/>
                <w:lang w:val="en-US"/>
              </w:rPr>
              <w:t>11</w:t>
            </w:r>
          </w:p>
        </w:tc>
        <w:tc>
          <w:tcPr>
            <w:tcW w:w="1527" w:type="dxa"/>
            <w:tcBorders>
              <w:right w:val="nil"/>
            </w:tcBorders>
            <w:noWrap/>
            <w:vAlign w:val="center"/>
          </w:tcPr>
          <w:p w:rsidR="0057057F" w:rsidRPr="00A049AE" w:rsidRDefault="0057057F" w:rsidP="00A049AE">
            <w:pPr>
              <w:rPr>
                <w:rFonts w:ascii="Times New Roman" w:hAnsi="Times New Roman"/>
                <w:sz w:val="18"/>
                <w:szCs w:val="18"/>
                <w:lang w:val="en-US"/>
              </w:rPr>
            </w:pPr>
          </w:p>
        </w:tc>
        <w:tc>
          <w:tcPr>
            <w:tcW w:w="236" w:type="dxa"/>
            <w:tcBorders>
              <w:right w:val="nil"/>
            </w:tcBorders>
            <w:vAlign w:val="center"/>
          </w:tcPr>
          <w:p w:rsidR="0057057F" w:rsidRPr="00A049AE" w:rsidRDefault="0057057F" w:rsidP="00A049AE">
            <w:pPr>
              <w:rPr>
                <w:rFonts w:ascii="Times New Roman" w:hAnsi="Times New Roman"/>
                <w:sz w:val="18"/>
                <w:szCs w:val="18"/>
              </w:rPr>
            </w:pPr>
            <w:r w:rsidRPr="00A049AE">
              <w:rPr>
                <w:rFonts w:ascii="Times New Roman" w:hAnsi="Times New Roman"/>
                <w:sz w:val="18"/>
                <w:szCs w:val="18"/>
              </w:rPr>
              <w:t>2</w:t>
            </w:r>
          </w:p>
        </w:tc>
        <w:tc>
          <w:tcPr>
            <w:tcW w:w="236" w:type="dxa"/>
            <w:tcBorders>
              <w:left w:val="nil"/>
              <w:right w:val="single" w:sz="4" w:space="0" w:color="auto"/>
            </w:tcBorders>
            <w:vAlign w:val="center"/>
          </w:tcPr>
          <w:p w:rsidR="0057057F" w:rsidRPr="00A049AE" w:rsidRDefault="0057057F" w:rsidP="00A049AE">
            <w:pPr>
              <w:rPr>
                <w:rFonts w:ascii="Times New Roman" w:hAnsi="Times New Roman"/>
                <w:sz w:val="18"/>
                <w:szCs w:val="18"/>
                <w:lang w:val="en-US"/>
              </w:rPr>
            </w:pPr>
          </w:p>
        </w:tc>
        <w:tc>
          <w:tcPr>
            <w:tcW w:w="1797" w:type="dxa"/>
            <w:tcBorders>
              <w:left w:val="single" w:sz="4" w:space="0" w:color="auto"/>
            </w:tcBorders>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99</w:t>
            </w:r>
          </w:p>
        </w:tc>
        <w:tc>
          <w:tcPr>
            <w:tcW w:w="1784" w:type="dxa"/>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butter</w:t>
            </w:r>
          </w:p>
        </w:tc>
        <w:tc>
          <w:tcPr>
            <w:tcW w:w="1530" w:type="dxa"/>
            <w:noWrap/>
            <w:vAlign w:val="center"/>
          </w:tcPr>
          <w:p w:rsidR="0057057F" w:rsidRPr="00A049AE" w:rsidRDefault="0057057F" w:rsidP="00A049AE">
            <w:pPr>
              <w:rPr>
                <w:rFonts w:ascii="Times New Roman" w:hAnsi="Times New Roman"/>
                <w:sz w:val="18"/>
                <w:szCs w:val="18"/>
                <w:lang w:val="en-US"/>
              </w:rPr>
            </w:pPr>
          </w:p>
        </w:tc>
        <w:tc>
          <w:tcPr>
            <w:tcW w:w="1800" w:type="dxa"/>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Margarine</w:t>
            </w:r>
          </w:p>
        </w:tc>
        <w:tc>
          <w:tcPr>
            <w:tcW w:w="2070" w:type="dxa"/>
            <w:noWrap/>
            <w:vAlign w:val="center"/>
          </w:tcPr>
          <w:p w:rsidR="0057057F" w:rsidRPr="00A049AE" w:rsidRDefault="0057057F" w:rsidP="00A049AE">
            <w:pPr>
              <w:rPr>
                <w:rFonts w:ascii="Times New Roman" w:hAnsi="Times New Roman"/>
                <w:sz w:val="18"/>
                <w:szCs w:val="18"/>
                <w:lang w:val="nl-BE"/>
              </w:rPr>
            </w:pPr>
            <w:r w:rsidRPr="00A049AE">
              <w:rPr>
                <w:rFonts w:ascii="Times New Roman" w:hAnsi="Times New Roman"/>
                <w:sz w:val="18"/>
                <w:szCs w:val="18"/>
                <w:lang w:val="nl-BE"/>
              </w:rPr>
              <w:t>Vetstof op brood</w:t>
            </w:r>
          </w:p>
        </w:tc>
        <w:tc>
          <w:tcPr>
            <w:tcW w:w="3582" w:type="dxa"/>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Butter on bread_99.pdf</w:t>
            </w:r>
          </w:p>
        </w:tc>
      </w:tr>
      <w:tr w:rsidR="00D47E20" w:rsidTr="00A049AE">
        <w:trPr>
          <w:cantSplit/>
          <w:trHeight w:hRule="exact" w:val="288"/>
        </w:trPr>
        <w:tc>
          <w:tcPr>
            <w:tcW w:w="622" w:type="dxa"/>
            <w:tcBorders>
              <w:right w:val="nil"/>
            </w:tcBorders>
            <w:vAlign w:val="center"/>
          </w:tcPr>
          <w:p w:rsidR="0057057F" w:rsidRPr="00A049AE" w:rsidRDefault="00A049AE" w:rsidP="00F234CC">
            <w:pPr>
              <w:rPr>
                <w:rFonts w:ascii="Times New Roman" w:hAnsi="Times New Roman"/>
                <w:i/>
                <w:sz w:val="18"/>
                <w:szCs w:val="18"/>
                <w:lang w:val="en-US"/>
              </w:rPr>
            </w:pPr>
            <w:r>
              <w:rPr>
                <w:rFonts w:ascii="Times New Roman" w:hAnsi="Times New Roman"/>
                <w:i/>
                <w:sz w:val="18"/>
                <w:szCs w:val="18"/>
                <w:lang w:val="en-US"/>
              </w:rPr>
              <w:t>1</w:t>
            </w:r>
            <w:r w:rsidR="00F234CC">
              <w:rPr>
                <w:rFonts w:ascii="Times New Roman" w:hAnsi="Times New Roman"/>
                <w:i/>
                <w:sz w:val="18"/>
                <w:szCs w:val="18"/>
                <w:lang w:val="en-US"/>
              </w:rPr>
              <w:t>2</w:t>
            </w:r>
          </w:p>
        </w:tc>
        <w:tc>
          <w:tcPr>
            <w:tcW w:w="1527" w:type="dxa"/>
            <w:tcBorders>
              <w:right w:val="nil"/>
            </w:tcBorders>
            <w:noWrap/>
            <w:vAlign w:val="center"/>
          </w:tcPr>
          <w:p w:rsidR="0057057F" w:rsidRPr="00A049AE" w:rsidRDefault="0057057F" w:rsidP="00A049AE">
            <w:pPr>
              <w:rPr>
                <w:rFonts w:ascii="Times New Roman" w:hAnsi="Times New Roman"/>
                <w:sz w:val="18"/>
                <w:szCs w:val="18"/>
                <w:lang w:val="en-US"/>
              </w:rPr>
            </w:pPr>
          </w:p>
        </w:tc>
        <w:tc>
          <w:tcPr>
            <w:tcW w:w="236" w:type="dxa"/>
            <w:tcBorders>
              <w:right w:val="nil"/>
            </w:tcBorders>
            <w:vAlign w:val="center"/>
          </w:tcPr>
          <w:p w:rsidR="0057057F" w:rsidRPr="00A049AE" w:rsidRDefault="0057057F" w:rsidP="00A049AE">
            <w:pPr>
              <w:rPr>
                <w:rFonts w:ascii="Times New Roman" w:hAnsi="Times New Roman"/>
                <w:sz w:val="18"/>
                <w:szCs w:val="18"/>
              </w:rPr>
            </w:pPr>
            <w:r w:rsidRPr="00A049AE">
              <w:rPr>
                <w:rFonts w:ascii="Times New Roman" w:hAnsi="Times New Roman"/>
                <w:sz w:val="18"/>
                <w:szCs w:val="18"/>
              </w:rPr>
              <w:t>3</w:t>
            </w:r>
          </w:p>
        </w:tc>
        <w:tc>
          <w:tcPr>
            <w:tcW w:w="236" w:type="dxa"/>
            <w:tcBorders>
              <w:left w:val="nil"/>
              <w:right w:val="single" w:sz="4" w:space="0" w:color="auto"/>
            </w:tcBorders>
            <w:vAlign w:val="center"/>
          </w:tcPr>
          <w:p w:rsidR="0057057F" w:rsidRPr="00A049AE" w:rsidRDefault="0057057F" w:rsidP="00A049AE">
            <w:pPr>
              <w:rPr>
                <w:rFonts w:ascii="Times New Roman" w:hAnsi="Times New Roman"/>
                <w:sz w:val="18"/>
                <w:szCs w:val="18"/>
                <w:lang w:val="nl-BE"/>
              </w:rPr>
            </w:pPr>
          </w:p>
        </w:tc>
        <w:tc>
          <w:tcPr>
            <w:tcW w:w="1797" w:type="dxa"/>
            <w:tcBorders>
              <w:left w:val="single" w:sz="4" w:space="0" w:color="auto"/>
            </w:tcBorders>
            <w:noWrap/>
            <w:vAlign w:val="center"/>
          </w:tcPr>
          <w:p w:rsidR="0057057F" w:rsidRPr="00A049AE" w:rsidRDefault="0057057F" w:rsidP="00A049AE">
            <w:pPr>
              <w:rPr>
                <w:rFonts w:ascii="Times New Roman" w:hAnsi="Times New Roman"/>
                <w:sz w:val="18"/>
                <w:szCs w:val="18"/>
                <w:lang w:val="nl-BE"/>
              </w:rPr>
            </w:pPr>
            <w:r w:rsidRPr="00A049AE">
              <w:rPr>
                <w:rFonts w:ascii="Times New Roman" w:hAnsi="Times New Roman"/>
                <w:sz w:val="18"/>
                <w:szCs w:val="18"/>
                <w:lang w:val="nl-BE"/>
              </w:rPr>
              <w:t>1</w:t>
            </w:r>
          </w:p>
        </w:tc>
        <w:tc>
          <w:tcPr>
            <w:tcW w:w="1784" w:type="dxa"/>
            <w:noWrap/>
            <w:vAlign w:val="center"/>
          </w:tcPr>
          <w:p w:rsidR="0057057F" w:rsidRPr="00A049AE" w:rsidRDefault="0057057F" w:rsidP="00A049AE">
            <w:pPr>
              <w:rPr>
                <w:rFonts w:ascii="Times New Roman" w:hAnsi="Times New Roman"/>
                <w:sz w:val="18"/>
                <w:szCs w:val="18"/>
                <w:lang w:val="nl-BE"/>
              </w:rPr>
            </w:pPr>
          </w:p>
        </w:tc>
        <w:tc>
          <w:tcPr>
            <w:tcW w:w="1530" w:type="dxa"/>
            <w:noWrap/>
            <w:vAlign w:val="center"/>
          </w:tcPr>
          <w:p w:rsidR="0057057F" w:rsidRPr="00A049AE" w:rsidRDefault="0057057F" w:rsidP="00A049AE">
            <w:pPr>
              <w:rPr>
                <w:rFonts w:ascii="Times New Roman" w:hAnsi="Times New Roman"/>
                <w:sz w:val="18"/>
                <w:szCs w:val="18"/>
                <w:lang w:val="nl-BE"/>
              </w:rPr>
            </w:pPr>
          </w:p>
        </w:tc>
        <w:tc>
          <w:tcPr>
            <w:tcW w:w="1800" w:type="dxa"/>
            <w:noWrap/>
            <w:vAlign w:val="center"/>
          </w:tcPr>
          <w:p w:rsidR="0057057F" w:rsidRPr="00A049AE" w:rsidRDefault="0057057F" w:rsidP="00A049AE">
            <w:pPr>
              <w:rPr>
                <w:rFonts w:ascii="Times New Roman" w:hAnsi="Times New Roman"/>
                <w:sz w:val="18"/>
                <w:szCs w:val="18"/>
                <w:lang w:val="nl-BE"/>
              </w:rPr>
            </w:pPr>
            <w:r w:rsidRPr="00A049AE">
              <w:rPr>
                <w:rFonts w:ascii="Times New Roman" w:hAnsi="Times New Roman"/>
                <w:sz w:val="18"/>
                <w:szCs w:val="18"/>
              </w:rPr>
              <w:t>Potatoes, boiled</w:t>
            </w:r>
          </w:p>
        </w:tc>
        <w:tc>
          <w:tcPr>
            <w:tcW w:w="2070" w:type="dxa"/>
            <w:noWrap/>
            <w:vAlign w:val="center"/>
          </w:tcPr>
          <w:p w:rsidR="0057057F" w:rsidRPr="00A049AE" w:rsidRDefault="0057057F" w:rsidP="00A049AE">
            <w:pPr>
              <w:rPr>
                <w:rFonts w:ascii="Times New Roman" w:hAnsi="Times New Roman"/>
                <w:sz w:val="18"/>
                <w:szCs w:val="18"/>
                <w:lang w:val="nl-BE"/>
              </w:rPr>
            </w:pPr>
            <w:r w:rsidRPr="00A049AE">
              <w:rPr>
                <w:rFonts w:ascii="Times New Roman" w:hAnsi="Times New Roman"/>
                <w:sz w:val="18"/>
                <w:szCs w:val="18"/>
                <w:lang w:val="nl-BE"/>
              </w:rPr>
              <w:t>Aardappelen, gekookt</w:t>
            </w:r>
          </w:p>
        </w:tc>
        <w:tc>
          <w:tcPr>
            <w:tcW w:w="3582" w:type="dxa"/>
            <w:noWrap/>
            <w:vAlign w:val="center"/>
          </w:tcPr>
          <w:p w:rsidR="0057057F" w:rsidRPr="00A049AE" w:rsidRDefault="0057057F" w:rsidP="00A049AE">
            <w:pPr>
              <w:rPr>
                <w:rFonts w:ascii="Times New Roman" w:eastAsia="Arial Unicode MS" w:hAnsi="Times New Roman"/>
                <w:sz w:val="18"/>
                <w:szCs w:val="18"/>
              </w:rPr>
            </w:pPr>
            <w:r w:rsidRPr="00A049AE">
              <w:rPr>
                <w:rFonts w:ascii="Times New Roman" w:hAnsi="Times New Roman"/>
                <w:sz w:val="18"/>
                <w:szCs w:val="18"/>
              </w:rPr>
              <w:t>PB_001.tif</w:t>
            </w:r>
          </w:p>
        </w:tc>
      </w:tr>
      <w:tr w:rsidR="00D47E20" w:rsidTr="00A049AE">
        <w:trPr>
          <w:cantSplit/>
          <w:trHeight w:hRule="exact" w:val="288"/>
        </w:trPr>
        <w:tc>
          <w:tcPr>
            <w:tcW w:w="622" w:type="dxa"/>
            <w:tcBorders>
              <w:bottom w:val="single" w:sz="4" w:space="0" w:color="auto"/>
              <w:right w:val="nil"/>
            </w:tcBorders>
            <w:vAlign w:val="center"/>
          </w:tcPr>
          <w:p w:rsidR="0057057F" w:rsidRPr="00A049AE" w:rsidRDefault="00A049AE" w:rsidP="00F234CC">
            <w:pPr>
              <w:rPr>
                <w:rFonts w:ascii="Times New Roman" w:hAnsi="Times New Roman"/>
                <w:i/>
                <w:sz w:val="18"/>
                <w:szCs w:val="18"/>
                <w:lang w:val="en-US"/>
              </w:rPr>
            </w:pPr>
            <w:r>
              <w:rPr>
                <w:rFonts w:ascii="Times New Roman" w:hAnsi="Times New Roman"/>
                <w:i/>
                <w:sz w:val="18"/>
                <w:szCs w:val="18"/>
                <w:lang w:val="en-US"/>
              </w:rPr>
              <w:t>1</w:t>
            </w:r>
            <w:r w:rsidR="00F234CC">
              <w:rPr>
                <w:rFonts w:ascii="Times New Roman" w:hAnsi="Times New Roman"/>
                <w:i/>
                <w:sz w:val="18"/>
                <w:szCs w:val="18"/>
                <w:lang w:val="en-US"/>
              </w:rPr>
              <w:t>3</w:t>
            </w:r>
          </w:p>
        </w:tc>
        <w:tc>
          <w:tcPr>
            <w:tcW w:w="1527" w:type="dxa"/>
            <w:tcBorders>
              <w:bottom w:val="single" w:sz="4" w:space="0" w:color="auto"/>
              <w:right w:val="nil"/>
            </w:tcBorders>
            <w:noWrap/>
            <w:vAlign w:val="center"/>
          </w:tcPr>
          <w:p w:rsidR="0057057F" w:rsidRPr="00A049AE" w:rsidRDefault="0057057F" w:rsidP="00A049AE">
            <w:pPr>
              <w:rPr>
                <w:rFonts w:ascii="Times New Roman" w:hAnsi="Times New Roman"/>
                <w:sz w:val="18"/>
                <w:szCs w:val="18"/>
                <w:lang w:val="en-US"/>
              </w:rPr>
            </w:pPr>
          </w:p>
        </w:tc>
        <w:tc>
          <w:tcPr>
            <w:tcW w:w="236" w:type="dxa"/>
            <w:tcBorders>
              <w:bottom w:val="single" w:sz="4" w:space="0" w:color="auto"/>
              <w:right w:val="nil"/>
            </w:tcBorders>
            <w:vAlign w:val="center"/>
          </w:tcPr>
          <w:p w:rsidR="0057057F" w:rsidRPr="00A049AE" w:rsidRDefault="00ED41EC" w:rsidP="00A049AE">
            <w:pPr>
              <w:rPr>
                <w:rFonts w:ascii="Times New Roman" w:hAnsi="Times New Roman"/>
                <w:sz w:val="18"/>
                <w:szCs w:val="18"/>
              </w:rPr>
            </w:pPr>
            <w:r w:rsidRPr="00A049AE">
              <w:rPr>
                <w:rFonts w:ascii="Times New Roman" w:hAnsi="Times New Roman"/>
                <w:sz w:val="18"/>
                <w:szCs w:val="18"/>
              </w:rPr>
              <w:t>4</w:t>
            </w:r>
          </w:p>
        </w:tc>
        <w:tc>
          <w:tcPr>
            <w:tcW w:w="236" w:type="dxa"/>
            <w:tcBorders>
              <w:left w:val="nil"/>
              <w:bottom w:val="single" w:sz="4" w:space="0" w:color="auto"/>
              <w:right w:val="single" w:sz="4" w:space="0" w:color="auto"/>
            </w:tcBorders>
            <w:vAlign w:val="center"/>
          </w:tcPr>
          <w:p w:rsidR="0057057F" w:rsidRPr="00A049AE" w:rsidRDefault="0057057F" w:rsidP="00A049AE">
            <w:pPr>
              <w:rPr>
                <w:rFonts w:ascii="Times New Roman" w:hAnsi="Times New Roman"/>
                <w:sz w:val="18"/>
                <w:szCs w:val="18"/>
                <w:lang w:val="en-US"/>
              </w:rPr>
            </w:pPr>
          </w:p>
        </w:tc>
        <w:tc>
          <w:tcPr>
            <w:tcW w:w="1797" w:type="dxa"/>
            <w:tcBorders>
              <w:left w:val="single" w:sz="4" w:space="0" w:color="auto"/>
              <w:bottom w:val="single" w:sz="4" w:space="0" w:color="auto"/>
            </w:tcBorders>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509</w:t>
            </w:r>
          </w:p>
        </w:tc>
        <w:tc>
          <w:tcPr>
            <w:tcW w:w="1784" w:type="dxa"/>
            <w:tcBorders>
              <w:bottom w:val="single" w:sz="4" w:space="0" w:color="auto"/>
            </w:tcBorders>
            <w:noWrap/>
            <w:vAlign w:val="center"/>
          </w:tcPr>
          <w:p w:rsidR="0057057F" w:rsidRPr="00A049AE" w:rsidRDefault="0057057F" w:rsidP="00A049AE">
            <w:pPr>
              <w:rPr>
                <w:rFonts w:ascii="Times New Roman" w:hAnsi="Times New Roman"/>
                <w:sz w:val="18"/>
                <w:szCs w:val="18"/>
                <w:lang w:val="en-US"/>
              </w:rPr>
            </w:pPr>
          </w:p>
        </w:tc>
        <w:tc>
          <w:tcPr>
            <w:tcW w:w="1530" w:type="dxa"/>
            <w:tcBorders>
              <w:bottom w:val="single" w:sz="4" w:space="0" w:color="auto"/>
            </w:tcBorders>
            <w:noWrap/>
            <w:vAlign w:val="center"/>
          </w:tcPr>
          <w:p w:rsidR="0057057F" w:rsidRPr="00A049AE" w:rsidRDefault="0057057F" w:rsidP="00A049AE">
            <w:pPr>
              <w:rPr>
                <w:rFonts w:ascii="Times New Roman" w:hAnsi="Times New Roman"/>
                <w:sz w:val="18"/>
                <w:szCs w:val="18"/>
                <w:lang w:val="en-US"/>
              </w:rPr>
            </w:pPr>
          </w:p>
        </w:tc>
        <w:tc>
          <w:tcPr>
            <w:tcW w:w="1800" w:type="dxa"/>
            <w:tcBorders>
              <w:bottom w:val="single" w:sz="4" w:space="0" w:color="auto"/>
            </w:tcBorders>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Chili con carne</w:t>
            </w:r>
          </w:p>
        </w:tc>
        <w:tc>
          <w:tcPr>
            <w:tcW w:w="2070" w:type="dxa"/>
            <w:tcBorders>
              <w:bottom w:val="single" w:sz="4" w:space="0" w:color="auto"/>
            </w:tcBorders>
            <w:noWrap/>
            <w:vAlign w:val="center"/>
          </w:tcPr>
          <w:p w:rsidR="0057057F" w:rsidRPr="00A049AE" w:rsidRDefault="0057057F" w:rsidP="00A049AE">
            <w:pPr>
              <w:rPr>
                <w:rFonts w:ascii="Times New Roman" w:hAnsi="Times New Roman"/>
                <w:sz w:val="18"/>
                <w:szCs w:val="18"/>
                <w:lang w:val="nl-BE"/>
              </w:rPr>
            </w:pPr>
            <w:r w:rsidRPr="00A049AE">
              <w:rPr>
                <w:rFonts w:ascii="Times New Roman" w:hAnsi="Times New Roman"/>
                <w:sz w:val="18"/>
                <w:szCs w:val="18"/>
                <w:lang w:val="nl-BE"/>
              </w:rPr>
              <w:t>Chili con carne</w:t>
            </w:r>
          </w:p>
        </w:tc>
        <w:tc>
          <w:tcPr>
            <w:tcW w:w="3582" w:type="dxa"/>
            <w:tcBorders>
              <w:bottom w:val="single" w:sz="4" w:space="0" w:color="auto"/>
            </w:tcBorders>
            <w:noWrap/>
            <w:vAlign w:val="center"/>
          </w:tcPr>
          <w:p w:rsidR="0057057F" w:rsidRPr="00A049AE" w:rsidRDefault="0057057F" w:rsidP="00A049AE">
            <w:pPr>
              <w:rPr>
                <w:rFonts w:ascii="Times New Roman" w:eastAsia="Arial Unicode MS" w:hAnsi="Times New Roman"/>
                <w:sz w:val="18"/>
                <w:szCs w:val="18"/>
              </w:rPr>
            </w:pPr>
            <w:r w:rsidRPr="00A049AE">
              <w:rPr>
                <w:rFonts w:ascii="Times New Roman" w:hAnsi="Times New Roman"/>
                <w:sz w:val="18"/>
                <w:szCs w:val="18"/>
              </w:rPr>
              <w:t>PB_509.tif</w:t>
            </w:r>
          </w:p>
        </w:tc>
      </w:tr>
      <w:tr w:rsidR="00D47E20" w:rsidTr="00A049AE">
        <w:trPr>
          <w:cantSplit/>
          <w:trHeight w:hRule="exact" w:val="288"/>
        </w:trPr>
        <w:tc>
          <w:tcPr>
            <w:tcW w:w="622" w:type="dxa"/>
            <w:tcBorders>
              <w:bottom w:val="single" w:sz="4" w:space="0" w:color="auto"/>
              <w:right w:val="nil"/>
            </w:tcBorders>
            <w:vAlign w:val="center"/>
          </w:tcPr>
          <w:p w:rsidR="00D47E20" w:rsidRPr="00A049AE" w:rsidRDefault="00D47E20" w:rsidP="00F234CC">
            <w:pPr>
              <w:rPr>
                <w:rFonts w:ascii="Times New Roman" w:hAnsi="Times New Roman"/>
                <w:i/>
                <w:sz w:val="18"/>
                <w:szCs w:val="18"/>
                <w:lang w:val="en-US"/>
              </w:rPr>
            </w:pPr>
            <w:r w:rsidRPr="00A049AE">
              <w:rPr>
                <w:rFonts w:ascii="Times New Roman" w:hAnsi="Times New Roman"/>
                <w:i/>
                <w:sz w:val="18"/>
                <w:szCs w:val="18"/>
                <w:lang w:val="en-US"/>
              </w:rPr>
              <w:t>1</w:t>
            </w:r>
            <w:r w:rsidR="00F234CC">
              <w:rPr>
                <w:rFonts w:ascii="Times New Roman" w:hAnsi="Times New Roman"/>
                <w:i/>
                <w:sz w:val="18"/>
                <w:szCs w:val="18"/>
                <w:lang w:val="en-US"/>
              </w:rPr>
              <w:t>4</w:t>
            </w:r>
          </w:p>
        </w:tc>
        <w:tc>
          <w:tcPr>
            <w:tcW w:w="1527" w:type="dxa"/>
            <w:tcBorders>
              <w:bottom w:val="single" w:sz="4" w:space="0" w:color="auto"/>
              <w:right w:val="nil"/>
            </w:tcBorders>
            <w:noWrap/>
            <w:vAlign w:val="center"/>
          </w:tcPr>
          <w:p w:rsidR="00D47E20" w:rsidRPr="00A049AE" w:rsidRDefault="00D47E20" w:rsidP="00A049AE">
            <w:pPr>
              <w:rPr>
                <w:rFonts w:ascii="Times New Roman" w:hAnsi="Times New Roman"/>
                <w:sz w:val="18"/>
                <w:szCs w:val="18"/>
                <w:lang w:val="en-US"/>
              </w:rPr>
            </w:pPr>
          </w:p>
        </w:tc>
        <w:tc>
          <w:tcPr>
            <w:tcW w:w="236" w:type="dxa"/>
            <w:tcBorders>
              <w:bottom w:val="single" w:sz="4" w:space="0" w:color="auto"/>
              <w:right w:val="nil"/>
            </w:tcBorders>
            <w:vAlign w:val="center"/>
          </w:tcPr>
          <w:p w:rsidR="00D47E20" w:rsidRPr="00A049AE" w:rsidRDefault="00D47E20" w:rsidP="00A049AE">
            <w:pPr>
              <w:rPr>
                <w:rFonts w:ascii="Times New Roman" w:hAnsi="Times New Roman"/>
                <w:sz w:val="18"/>
                <w:szCs w:val="18"/>
              </w:rPr>
            </w:pPr>
            <w:r w:rsidRPr="00A049AE">
              <w:rPr>
                <w:rFonts w:ascii="Times New Roman" w:hAnsi="Times New Roman"/>
                <w:sz w:val="18"/>
                <w:szCs w:val="18"/>
              </w:rPr>
              <w:t>5</w:t>
            </w:r>
          </w:p>
        </w:tc>
        <w:tc>
          <w:tcPr>
            <w:tcW w:w="236" w:type="dxa"/>
            <w:tcBorders>
              <w:left w:val="nil"/>
              <w:bottom w:val="single" w:sz="4" w:space="0" w:color="auto"/>
              <w:right w:val="single" w:sz="4" w:space="0" w:color="auto"/>
            </w:tcBorders>
            <w:vAlign w:val="center"/>
          </w:tcPr>
          <w:p w:rsidR="00D47E20" w:rsidRPr="00A049AE" w:rsidRDefault="00D47E20" w:rsidP="00A049AE">
            <w:pPr>
              <w:rPr>
                <w:rFonts w:ascii="Times New Roman" w:hAnsi="Times New Roman"/>
                <w:sz w:val="18"/>
                <w:szCs w:val="18"/>
                <w:lang w:val="en-US"/>
              </w:rPr>
            </w:pPr>
          </w:p>
        </w:tc>
        <w:tc>
          <w:tcPr>
            <w:tcW w:w="1797" w:type="dxa"/>
            <w:tcBorders>
              <w:left w:val="single" w:sz="4" w:space="0" w:color="auto"/>
              <w:bottom w:val="single" w:sz="4" w:space="0" w:color="auto"/>
            </w:tcBorders>
            <w:noWrap/>
            <w:vAlign w:val="center"/>
          </w:tcPr>
          <w:p w:rsidR="00D47E20" w:rsidRPr="00A049AE" w:rsidRDefault="00D47E20" w:rsidP="00A049AE">
            <w:pPr>
              <w:rPr>
                <w:rFonts w:ascii="Times New Roman" w:hAnsi="Times New Roman"/>
                <w:sz w:val="18"/>
                <w:szCs w:val="18"/>
                <w:lang w:val="en-US"/>
              </w:rPr>
            </w:pPr>
            <w:r w:rsidRPr="00A049AE">
              <w:rPr>
                <w:rFonts w:ascii="Times New Roman" w:hAnsi="Times New Roman"/>
                <w:sz w:val="18"/>
                <w:szCs w:val="18"/>
                <w:lang w:val="en-US"/>
              </w:rPr>
              <w:t>…….</w:t>
            </w:r>
          </w:p>
        </w:tc>
        <w:tc>
          <w:tcPr>
            <w:tcW w:w="1784" w:type="dxa"/>
            <w:tcBorders>
              <w:bottom w:val="single" w:sz="4" w:space="0" w:color="auto"/>
            </w:tcBorders>
            <w:noWrap/>
            <w:vAlign w:val="center"/>
          </w:tcPr>
          <w:p w:rsidR="00D47E20" w:rsidRPr="00A049AE" w:rsidRDefault="00D47E20" w:rsidP="00A049AE">
            <w:pPr>
              <w:rPr>
                <w:rFonts w:ascii="Times New Roman" w:hAnsi="Times New Roman"/>
                <w:sz w:val="18"/>
                <w:szCs w:val="18"/>
                <w:lang w:val="en-US"/>
              </w:rPr>
            </w:pPr>
          </w:p>
        </w:tc>
        <w:tc>
          <w:tcPr>
            <w:tcW w:w="1530" w:type="dxa"/>
            <w:tcBorders>
              <w:bottom w:val="single" w:sz="4" w:space="0" w:color="auto"/>
            </w:tcBorders>
            <w:noWrap/>
            <w:vAlign w:val="center"/>
          </w:tcPr>
          <w:p w:rsidR="00D47E20" w:rsidRPr="00A049AE" w:rsidRDefault="00D47E20" w:rsidP="00A049AE">
            <w:pPr>
              <w:rPr>
                <w:rFonts w:ascii="Times New Roman" w:hAnsi="Times New Roman"/>
                <w:sz w:val="18"/>
                <w:szCs w:val="18"/>
                <w:lang w:val="en-US"/>
              </w:rPr>
            </w:pPr>
          </w:p>
        </w:tc>
        <w:tc>
          <w:tcPr>
            <w:tcW w:w="1800" w:type="dxa"/>
            <w:tcBorders>
              <w:bottom w:val="single" w:sz="4" w:space="0" w:color="auto"/>
            </w:tcBorders>
            <w:noWrap/>
            <w:vAlign w:val="center"/>
          </w:tcPr>
          <w:p w:rsidR="00D47E20" w:rsidRPr="00A049AE" w:rsidRDefault="00A049AE" w:rsidP="00A049AE">
            <w:pPr>
              <w:rPr>
                <w:rFonts w:ascii="Times New Roman" w:hAnsi="Times New Roman"/>
                <w:sz w:val="18"/>
                <w:szCs w:val="18"/>
                <w:lang w:val="en-US"/>
              </w:rPr>
            </w:pPr>
            <w:r>
              <w:rPr>
                <w:rFonts w:ascii="Times New Roman" w:hAnsi="Times New Roman"/>
                <w:sz w:val="18"/>
                <w:szCs w:val="18"/>
                <w:lang w:val="en-US"/>
              </w:rPr>
              <w:t>…..</w:t>
            </w:r>
          </w:p>
        </w:tc>
        <w:tc>
          <w:tcPr>
            <w:tcW w:w="2070" w:type="dxa"/>
            <w:tcBorders>
              <w:bottom w:val="single" w:sz="4" w:space="0" w:color="auto"/>
            </w:tcBorders>
            <w:noWrap/>
            <w:vAlign w:val="center"/>
          </w:tcPr>
          <w:p w:rsidR="00D47E20" w:rsidRPr="00A049AE" w:rsidRDefault="00A049AE" w:rsidP="00A049AE">
            <w:pPr>
              <w:rPr>
                <w:rFonts w:ascii="Times New Roman" w:hAnsi="Times New Roman"/>
                <w:sz w:val="18"/>
                <w:szCs w:val="18"/>
                <w:lang w:val="nl-BE"/>
              </w:rPr>
            </w:pPr>
            <w:r>
              <w:rPr>
                <w:rFonts w:ascii="Times New Roman" w:hAnsi="Times New Roman"/>
                <w:sz w:val="18"/>
                <w:szCs w:val="18"/>
                <w:lang w:val="nl-BE"/>
              </w:rPr>
              <w:t>......</w:t>
            </w:r>
          </w:p>
        </w:tc>
        <w:tc>
          <w:tcPr>
            <w:tcW w:w="3582" w:type="dxa"/>
            <w:tcBorders>
              <w:bottom w:val="single" w:sz="4" w:space="0" w:color="auto"/>
            </w:tcBorders>
            <w:noWrap/>
            <w:vAlign w:val="center"/>
          </w:tcPr>
          <w:p w:rsidR="00D47E20" w:rsidRPr="00A049AE" w:rsidRDefault="00A049AE" w:rsidP="00A049AE">
            <w:pPr>
              <w:rPr>
                <w:rFonts w:ascii="Times New Roman" w:hAnsi="Times New Roman"/>
                <w:sz w:val="18"/>
                <w:szCs w:val="18"/>
              </w:rPr>
            </w:pPr>
            <w:r>
              <w:rPr>
                <w:rFonts w:ascii="Times New Roman" w:hAnsi="Times New Roman"/>
                <w:sz w:val="18"/>
                <w:szCs w:val="18"/>
              </w:rPr>
              <w:t>…….</w:t>
            </w:r>
          </w:p>
        </w:tc>
      </w:tr>
      <w:tr w:rsidR="00D47E20" w:rsidTr="00A049AE">
        <w:trPr>
          <w:cantSplit/>
          <w:trHeight w:hRule="exact" w:val="288"/>
        </w:trPr>
        <w:tc>
          <w:tcPr>
            <w:tcW w:w="622" w:type="dxa"/>
            <w:tcBorders>
              <w:right w:val="nil"/>
            </w:tcBorders>
            <w:shd w:val="clear" w:color="auto" w:fill="DCEEF0"/>
            <w:vAlign w:val="center"/>
          </w:tcPr>
          <w:p w:rsidR="0057057F" w:rsidRPr="00A049AE" w:rsidRDefault="0057057F" w:rsidP="00A049AE">
            <w:pPr>
              <w:rPr>
                <w:rFonts w:ascii="Times New Roman" w:hAnsi="Times New Roman"/>
                <w:b/>
                <w:i/>
                <w:sz w:val="18"/>
                <w:szCs w:val="18"/>
                <w:lang w:val="en-US"/>
              </w:rPr>
            </w:pPr>
          </w:p>
        </w:tc>
        <w:tc>
          <w:tcPr>
            <w:tcW w:w="1527" w:type="dxa"/>
            <w:tcBorders>
              <w:right w:val="nil"/>
            </w:tcBorders>
            <w:shd w:val="clear" w:color="auto" w:fill="DCEEF0"/>
            <w:noWrap/>
            <w:vAlign w:val="center"/>
          </w:tcPr>
          <w:p w:rsidR="0057057F" w:rsidRPr="00A049AE" w:rsidRDefault="0057057F" w:rsidP="00A049AE">
            <w:pPr>
              <w:rPr>
                <w:rFonts w:ascii="Times New Roman" w:hAnsi="Times New Roman"/>
                <w:b/>
                <w:sz w:val="18"/>
                <w:szCs w:val="18"/>
                <w:lang w:val="en-US"/>
              </w:rPr>
            </w:pPr>
            <w:r w:rsidRPr="00A049AE">
              <w:rPr>
                <w:rFonts w:ascii="Times New Roman" w:hAnsi="Times New Roman"/>
                <w:b/>
                <w:sz w:val="18"/>
                <w:szCs w:val="18"/>
                <w:lang w:val="en-US"/>
              </w:rPr>
              <w:t>5</w:t>
            </w:r>
          </w:p>
        </w:tc>
        <w:tc>
          <w:tcPr>
            <w:tcW w:w="236" w:type="dxa"/>
            <w:tcBorders>
              <w:right w:val="nil"/>
            </w:tcBorders>
            <w:shd w:val="clear" w:color="auto" w:fill="DCEEF0"/>
            <w:vAlign w:val="center"/>
          </w:tcPr>
          <w:p w:rsidR="0057057F" w:rsidRPr="00A049AE" w:rsidRDefault="0057057F" w:rsidP="00A049AE">
            <w:pPr>
              <w:rPr>
                <w:rFonts w:ascii="Times New Roman" w:hAnsi="Times New Roman"/>
                <w:sz w:val="18"/>
                <w:szCs w:val="18"/>
              </w:rPr>
            </w:pPr>
          </w:p>
        </w:tc>
        <w:tc>
          <w:tcPr>
            <w:tcW w:w="236" w:type="dxa"/>
            <w:tcBorders>
              <w:left w:val="nil"/>
              <w:right w:val="single" w:sz="4" w:space="0" w:color="auto"/>
            </w:tcBorders>
            <w:shd w:val="clear" w:color="auto" w:fill="DCEEF0"/>
            <w:vAlign w:val="center"/>
          </w:tcPr>
          <w:p w:rsidR="0057057F" w:rsidRPr="00A049AE" w:rsidRDefault="0057057F" w:rsidP="00A049AE">
            <w:pPr>
              <w:rPr>
                <w:rFonts w:ascii="Times New Roman" w:hAnsi="Times New Roman"/>
                <w:sz w:val="18"/>
                <w:szCs w:val="18"/>
                <w:lang w:val="en-US"/>
              </w:rPr>
            </w:pPr>
          </w:p>
        </w:tc>
        <w:tc>
          <w:tcPr>
            <w:tcW w:w="5111" w:type="dxa"/>
            <w:gridSpan w:val="3"/>
            <w:tcBorders>
              <w:left w:val="single" w:sz="4" w:space="0" w:color="auto"/>
            </w:tcBorders>
            <w:shd w:val="clear" w:color="auto" w:fill="DCEEF0"/>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b/>
                <w:sz w:val="18"/>
                <w:szCs w:val="18"/>
                <w:lang w:val="en-US"/>
              </w:rPr>
              <w:t>Additional pictures (if needed?)</w:t>
            </w:r>
            <w:r w:rsidR="00AF4A9D" w:rsidRPr="00A049AE">
              <w:rPr>
                <w:rFonts w:ascii="Times New Roman" w:hAnsi="Times New Roman"/>
                <w:sz w:val="18"/>
                <w:szCs w:val="18"/>
                <w:lang w:val="en-US"/>
              </w:rPr>
              <w:t xml:space="preserve"> </w:t>
            </w:r>
          </w:p>
        </w:tc>
        <w:tc>
          <w:tcPr>
            <w:tcW w:w="1800" w:type="dxa"/>
            <w:shd w:val="clear" w:color="auto" w:fill="DCEEF0"/>
            <w:noWrap/>
            <w:vAlign w:val="center"/>
          </w:tcPr>
          <w:p w:rsidR="0057057F" w:rsidRPr="00A049AE" w:rsidRDefault="0057057F" w:rsidP="00A049AE">
            <w:pPr>
              <w:rPr>
                <w:rFonts w:ascii="Times New Roman" w:hAnsi="Times New Roman"/>
                <w:sz w:val="18"/>
                <w:szCs w:val="18"/>
                <w:lang w:val="en-US"/>
              </w:rPr>
            </w:pPr>
          </w:p>
        </w:tc>
        <w:tc>
          <w:tcPr>
            <w:tcW w:w="2070" w:type="dxa"/>
            <w:shd w:val="clear" w:color="auto" w:fill="DCEEF0"/>
            <w:noWrap/>
            <w:vAlign w:val="center"/>
          </w:tcPr>
          <w:p w:rsidR="0057057F" w:rsidRPr="00A049AE" w:rsidRDefault="0057057F" w:rsidP="00A049AE">
            <w:pPr>
              <w:rPr>
                <w:rFonts w:ascii="Times New Roman" w:hAnsi="Times New Roman"/>
                <w:sz w:val="18"/>
                <w:szCs w:val="18"/>
                <w:lang w:val="nl-BE"/>
              </w:rPr>
            </w:pPr>
          </w:p>
        </w:tc>
        <w:tc>
          <w:tcPr>
            <w:tcW w:w="3582" w:type="dxa"/>
            <w:shd w:val="clear" w:color="auto" w:fill="DCEEF0"/>
            <w:noWrap/>
            <w:vAlign w:val="center"/>
          </w:tcPr>
          <w:p w:rsidR="0057057F" w:rsidRPr="00A049AE" w:rsidRDefault="0057057F" w:rsidP="00A049AE">
            <w:pPr>
              <w:rPr>
                <w:rFonts w:ascii="Times New Roman" w:hAnsi="Times New Roman"/>
                <w:sz w:val="18"/>
                <w:szCs w:val="18"/>
                <w:lang w:val="en-US"/>
              </w:rPr>
            </w:pPr>
          </w:p>
        </w:tc>
      </w:tr>
      <w:tr w:rsidR="00D47E20" w:rsidTr="00A049AE">
        <w:trPr>
          <w:cantSplit/>
          <w:trHeight w:hRule="exact" w:val="288"/>
        </w:trPr>
        <w:tc>
          <w:tcPr>
            <w:tcW w:w="622" w:type="dxa"/>
            <w:tcBorders>
              <w:right w:val="nil"/>
            </w:tcBorders>
            <w:shd w:val="clear" w:color="auto" w:fill="D9D9D9"/>
            <w:vAlign w:val="center"/>
          </w:tcPr>
          <w:p w:rsidR="0057057F" w:rsidRPr="00A049AE" w:rsidRDefault="00F234CC" w:rsidP="00A049AE">
            <w:pPr>
              <w:rPr>
                <w:rFonts w:ascii="Times New Roman" w:hAnsi="Times New Roman"/>
                <w:b/>
                <w:i/>
                <w:sz w:val="18"/>
                <w:szCs w:val="18"/>
                <w:lang w:val="en-US"/>
              </w:rPr>
            </w:pPr>
            <w:r>
              <w:rPr>
                <w:rFonts w:ascii="Times New Roman" w:hAnsi="Times New Roman"/>
                <w:b/>
                <w:i/>
                <w:sz w:val="18"/>
                <w:szCs w:val="18"/>
                <w:lang w:val="en-US"/>
              </w:rPr>
              <w:t>8</w:t>
            </w:r>
          </w:p>
        </w:tc>
        <w:tc>
          <w:tcPr>
            <w:tcW w:w="1527" w:type="dxa"/>
            <w:tcBorders>
              <w:right w:val="nil"/>
            </w:tcBorders>
            <w:shd w:val="clear" w:color="auto" w:fill="D9D9D9"/>
            <w:noWrap/>
            <w:vAlign w:val="center"/>
          </w:tcPr>
          <w:p w:rsidR="0057057F" w:rsidRPr="00A049AE" w:rsidRDefault="00D47E20" w:rsidP="00A049AE">
            <w:pPr>
              <w:rPr>
                <w:rFonts w:ascii="Times New Roman" w:hAnsi="Times New Roman"/>
                <w:b/>
                <w:sz w:val="18"/>
                <w:szCs w:val="18"/>
                <w:lang w:val="en-US"/>
              </w:rPr>
            </w:pPr>
            <w:r w:rsidRPr="00A049AE">
              <w:rPr>
                <w:rFonts w:ascii="Times New Roman" w:hAnsi="Times New Roman"/>
                <w:b/>
                <w:sz w:val="18"/>
                <w:szCs w:val="18"/>
                <w:lang w:val="en-US"/>
              </w:rPr>
              <w:t>M</w:t>
            </w:r>
            <w:r w:rsidR="0057057F" w:rsidRPr="00A049AE">
              <w:rPr>
                <w:rFonts w:ascii="Times New Roman" w:hAnsi="Times New Roman"/>
                <w:b/>
                <w:sz w:val="18"/>
                <w:szCs w:val="18"/>
                <w:lang w:val="en-US"/>
              </w:rPr>
              <w:t>iddle booklet</w:t>
            </w:r>
          </w:p>
        </w:tc>
        <w:tc>
          <w:tcPr>
            <w:tcW w:w="236" w:type="dxa"/>
            <w:tcBorders>
              <w:right w:val="nil"/>
            </w:tcBorders>
            <w:shd w:val="clear" w:color="auto" w:fill="D9D9D9"/>
            <w:vAlign w:val="center"/>
          </w:tcPr>
          <w:p w:rsidR="0057057F" w:rsidRPr="00A049AE" w:rsidRDefault="0057057F" w:rsidP="00A049AE">
            <w:pPr>
              <w:rPr>
                <w:rFonts w:ascii="Times New Roman" w:hAnsi="Times New Roman"/>
                <w:sz w:val="18"/>
                <w:szCs w:val="18"/>
                <w:lang w:val="en-US"/>
              </w:rPr>
            </w:pPr>
          </w:p>
        </w:tc>
        <w:tc>
          <w:tcPr>
            <w:tcW w:w="236" w:type="dxa"/>
            <w:tcBorders>
              <w:left w:val="nil"/>
              <w:right w:val="single" w:sz="4" w:space="0" w:color="auto"/>
            </w:tcBorders>
            <w:shd w:val="clear" w:color="auto" w:fill="D9D9D9"/>
            <w:vAlign w:val="center"/>
          </w:tcPr>
          <w:p w:rsidR="0057057F" w:rsidRPr="00A049AE" w:rsidRDefault="0057057F" w:rsidP="00A049AE">
            <w:pPr>
              <w:rPr>
                <w:rFonts w:ascii="Times New Roman" w:hAnsi="Times New Roman"/>
                <w:sz w:val="18"/>
                <w:szCs w:val="18"/>
                <w:lang w:val="en-US"/>
              </w:rPr>
            </w:pPr>
          </w:p>
        </w:tc>
        <w:tc>
          <w:tcPr>
            <w:tcW w:w="1797" w:type="dxa"/>
            <w:tcBorders>
              <w:left w:val="single" w:sz="4" w:space="0" w:color="auto"/>
            </w:tcBorders>
            <w:shd w:val="clear" w:color="auto" w:fill="D9D9D9"/>
            <w:noWrap/>
            <w:vAlign w:val="center"/>
          </w:tcPr>
          <w:p w:rsidR="0057057F" w:rsidRPr="00A049AE" w:rsidRDefault="0057057F" w:rsidP="00A049AE">
            <w:pPr>
              <w:rPr>
                <w:rFonts w:ascii="Times New Roman" w:hAnsi="Times New Roman"/>
                <w:b/>
                <w:sz w:val="18"/>
                <w:szCs w:val="18"/>
                <w:lang w:val="en-US"/>
              </w:rPr>
            </w:pPr>
            <w:r w:rsidRPr="00A049AE">
              <w:rPr>
                <w:rFonts w:ascii="Times New Roman" w:hAnsi="Times New Roman"/>
                <w:b/>
                <w:sz w:val="18"/>
                <w:szCs w:val="18"/>
                <w:lang w:val="en-US"/>
              </w:rPr>
              <w:t>plate</w:t>
            </w:r>
          </w:p>
        </w:tc>
        <w:tc>
          <w:tcPr>
            <w:tcW w:w="1784" w:type="dxa"/>
            <w:shd w:val="clear" w:color="auto" w:fill="D9D9D9"/>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A3 format folded</w:t>
            </w:r>
          </w:p>
        </w:tc>
        <w:tc>
          <w:tcPr>
            <w:tcW w:w="1530" w:type="dxa"/>
            <w:shd w:val="clear" w:color="auto" w:fill="D9D9D9"/>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black and white</w:t>
            </w:r>
          </w:p>
        </w:tc>
        <w:tc>
          <w:tcPr>
            <w:tcW w:w="1800" w:type="dxa"/>
            <w:shd w:val="clear" w:color="auto" w:fill="D9D9D9"/>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Plate</w:t>
            </w:r>
          </w:p>
        </w:tc>
        <w:tc>
          <w:tcPr>
            <w:tcW w:w="2070" w:type="dxa"/>
            <w:shd w:val="clear" w:color="auto" w:fill="D9D9D9"/>
            <w:noWrap/>
            <w:vAlign w:val="center"/>
          </w:tcPr>
          <w:p w:rsidR="0057057F" w:rsidRPr="00A049AE" w:rsidRDefault="0057057F" w:rsidP="00A049AE">
            <w:pPr>
              <w:rPr>
                <w:rFonts w:ascii="Times New Roman" w:hAnsi="Times New Roman"/>
                <w:sz w:val="18"/>
                <w:szCs w:val="18"/>
                <w:lang w:val="nl-BE"/>
              </w:rPr>
            </w:pPr>
            <w:r w:rsidRPr="00A049AE">
              <w:rPr>
                <w:rFonts w:ascii="Times New Roman" w:hAnsi="Times New Roman"/>
                <w:sz w:val="18"/>
                <w:szCs w:val="18"/>
                <w:lang w:val="nl-BE"/>
              </w:rPr>
              <w:t>Bord</w:t>
            </w:r>
          </w:p>
        </w:tc>
        <w:tc>
          <w:tcPr>
            <w:tcW w:w="3582" w:type="dxa"/>
            <w:shd w:val="clear" w:color="auto" w:fill="D9D9D9"/>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 xml:space="preserve">plate for middle pages.pdf </w:t>
            </w:r>
            <w:r w:rsidRPr="00A049AE">
              <w:rPr>
                <w:rFonts w:ascii="Times New Roman" w:hAnsi="Times New Roman"/>
                <w:sz w:val="18"/>
                <w:szCs w:val="18"/>
                <w:vertAlign w:val="superscript"/>
                <w:lang w:val="en-US"/>
              </w:rPr>
              <w:t>§</w:t>
            </w:r>
          </w:p>
        </w:tc>
      </w:tr>
      <w:tr w:rsidR="00D47E20" w:rsidTr="00A049AE">
        <w:trPr>
          <w:cantSplit/>
          <w:trHeight w:hRule="exact" w:val="288"/>
        </w:trPr>
        <w:tc>
          <w:tcPr>
            <w:tcW w:w="622" w:type="dxa"/>
            <w:tcBorders>
              <w:bottom w:val="single" w:sz="4" w:space="0" w:color="auto"/>
              <w:right w:val="nil"/>
            </w:tcBorders>
            <w:vAlign w:val="center"/>
          </w:tcPr>
          <w:p w:rsidR="0057057F" w:rsidRPr="00A049AE" w:rsidRDefault="00F234CC" w:rsidP="00A049AE">
            <w:pPr>
              <w:rPr>
                <w:rFonts w:ascii="Times New Roman" w:hAnsi="Times New Roman"/>
                <w:i/>
                <w:sz w:val="18"/>
                <w:szCs w:val="18"/>
                <w:lang w:val="en-US"/>
              </w:rPr>
            </w:pPr>
            <w:r>
              <w:rPr>
                <w:rFonts w:ascii="Times New Roman" w:hAnsi="Times New Roman"/>
                <w:i/>
                <w:sz w:val="18"/>
                <w:szCs w:val="18"/>
                <w:lang w:val="en-US"/>
              </w:rPr>
              <w:t>9</w:t>
            </w:r>
          </w:p>
        </w:tc>
        <w:tc>
          <w:tcPr>
            <w:tcW w:w="1527" w:type="dxa"/>
            <w:tcBorders>
              <w:bottom w:val="single" w:sz="4" w:space="0" w:color="auto"/>
              <w:right w:val="nil"/>
            </w:tcBorders>
            <w:noWrap/>
            <w:vAlign w:val="center"/>
          </w:tcPr>
          <w:p w:rsidR="0057057F" w:rsidRPr="00A049AE" w:rsidRDefault="0057057F" w:rsidP="00A049AE">
            <w:pPr>
              <w:rPr>
                <w:rFonts w:ascii="Times New Roman" w:hAnsi="Times New Roman"/>
                <w:sz w:val="18"/>
                <w:szCs w:val="18"/>
                <w:lang w:val="en-US"/>
              </w:rPr>
            </w:pPr>
          </w:p>
        </w:tc>
        <w:tc>
          <w:tcPr>
            <w:tcW w:w="236" w:type="dxa"/>
            <w:tcBorders>
              <w:bottom w:val="single" w:sz="4" w:space="0" w:color="auto"/>
              <w:right w:val="nil"/>
            </w:tcBorders>
            <w:vAlign w:val="center"/>
          </w:tcPr>
          <w:p w:rsidR="0057057F" w:rsidRPr="00A049AE" w:rsidRDefault="0057057F" w:rsidP="00A049AE">
            <w:pPr>
              <w:rPr>
                <w:rFonts w:ascii="Times New Roman" w:hAnsi="Times New Roman"/>
                <w:sz w:val="18"/>
                <w:szCs w:val="18"/>
                <w:lang w:val="en-US"/>
              </w:rPr>
            </w:pPr>
          </w:p>
        </w:tc>
        <w:tc>
          <w:tcPr>
            <w:tcW w:w="236" w:type="dxa"/>
            <w:tcBorders>
              <w:left w:val="nil"/>
              <w:bottom w:val="single" w:sz="4" w:space="0" w:color="auto"/>
              <w:right w:val="single" w:sz="4" w:space="0" w:color="auto"/>
            </w:tcBorders>
            <w:vAlign w:val="center"/>
          </w:tcPr>
          <w:p w:rsidR="0057057F" w:rsidRPr="00A049AE" w:rsidRDefault="0057057F" w:rsidP="00A049AE">
            <w:pPr>
              <w:rPr>
                <w:rFonts w:ascii="Times New Roman" w:hAnsi="Times New Roman"/>
                <w:sz w:val="18"/>
                <w:szCs w:val="18"/>
                <w:lang w:val="en-US"/>
              </w:rPr>
            </w:pPr>
          </w:p>
        </w:tc>
        <w:tc>
          <w:tcPr>
            <w:tcW w:w="1797" w:type="dxa"/>
            <w:tcBorders>
              <w:left w:val="single" w:sz="4" w:space="0" w:color="auto"/>
              <w:bottom w:val="single" w:sz="4" w:space="0" w:color="auto"/>
            </w:tcBorders>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Plate</w:t>
            </w:r>
          </w:p>
        </w:tc>
        <w:tc>
          <w:tcPr>
            <w:tcW w:w="1784" w:type="dxa"/>
            <w:tcBorders>
              <w:bottom w:val="single" w:sz="4" w:space="0" w:color="auto"/>
            </w:tcBorders>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A3 format folded</w:t>
            </w:r>
          </w:p>
        </w:tc>
        <w:tc>
          <w:tcPr>
            <w:tcW w:w="1530" w:type="dxa"/>
            <w:tcBorders>
              <w:bottom w:val="single" w:sz="4" w:space="0" w:color="auto"/>
            </w:tcBorders>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black and white</w:t>
            </w:r>
          </w:p>
        </w:tc>
        <w:tc>
          <w:tcPr>
            <w:tcW w:w="1800" w:type="dxa"/>
            <w:tcBorders>
              <w:bottom w:val="single" w:sz="4" w:space="0" w:color="auto"/>
            </w:tcBorders>
            <w:noWrap/>
            <w:vAlign w:val="center"/>
          </w:tcPr>
          <w:p w:rsidR="0057057F" w:rsidRPr="00A049AE" w:rsidRDefault="0057057F" w:rsidP="00A049AE">
            <w:pPr>
              <w:rPr>
                <w:rFonts w:ascii="Times New Roman" w:hAnsi="Times New Roman"/>
                <w:sz w:val="18"/>
                <w:szCs w:val="18"/>
                <w:lang w:val="en-US"/>
              </w:rPr>
            </w:pPr>
          </w:p>
        </w:tc>
        <w:tc>
          <w:tcPr>
            <w:tcW w:w="2070" w:type="dxa"/>
            <w:tcBorders>
              <w:bottom w:val="single" w:sz="4" w:space="0" w:color="auto"/>
            </w:tcBorders>
            <w:noWrap/>
            <w:vAlign w:val="center"/>
          </w:tcPr>
          <w:p w:rsidR="0057057F" w:rsidRPr="00A049AE" w:rsidRDefault="0057057F" w:rsidP="00A049AE">
            <w:pPr>
              <w:rPr>
                <w:rFonts w:ascii="Times New Roman" w:hAnsi="Times New Roman"/>
                <w:sz w:val="18"/>
                <w:szCs w:val="18"/>
                <w:lang w:val="en-US"/>
              </w:rPr>
            </w:pPr>
          </w:p>
        </w:tc>
        <w:tc>
          <w:tcPr>
            <w:tcW w:w="3582" w:type="dxa"/>
            <w:tcBorders>
              <w:bottom w:val="single" w:sz="4" w:space="0" w:color="auto"/>
            </w:tcBorders>
            <w:noWrap/>
            <w:vAlign w:val="center"/>
          </w:tcPr>
          <w:p w:rsidR="0057057F" w:rsidRPr="00A049AE" w:rsidRDefault="0057057F" w:rsidP="00A049AE">
            <w:pPr>
              <w:rPr>
                <w:rFonts w:ascii="Times New Roman" w:hAnsi="Times New Roman"/>
                <w:sz w:val="18"/>
                <w:szCs w:val="18"/>
                <w:lang w:val="en-US"/>
              </w:rPr>
            </w:pPr>
          </w:p>
        </w:tc>
      </w:tr>
      <w:tr w:rsidR="00D47E20" w:rsidTr="00A049AE">
        <w:trPr>
          <w:cantSplit/>
          <w:trHeight w:hRule="exact" w:val="288"/>
        </w:trPr>
        <w:tc>
          <w:tcPr>
            <w:tcW w:w="622" w:type="dxa"/>
            <w:tcBorders>
              <w:right w:val="nil"/>
            </w:tcBorders>
            <w:shd w:val="clear" w:color="auto" w:fill="B3B3B3"/>
            <w:vAlign w:val="center"/>
          </w:tcPr>
          <w:p w:rsidR="0057057F" w:rsidRPr="00A049AE" w:rsidRDefault="0057057F" w:rsidP="00A049AE">
            <w:pPr>
              <w:rPr>
                <w:rFonts w:ascii="Times New Roman" w:hAnsi="Times New Roman"/>
                <w:b/>
                <w:i/>
                <w:sz w:val="18"/>
                <w:szCs w:val="18"/>
                <w:lang w:val="en-US"/>
              </w:rPr>
            </w:pPr>
          </w:p>
        </w:tc>
        <w:tc>
          <w:tcPr>
            <w:tcW w:w="1527" w:type="dxa"/>
            <w:tcBorders>
              <w:right w:val="nil"/>
            </w:tcBorders>
            <w:shd w:val="clear" w:color="auto" w:fill="B3B3B3"/>
            <w:noWrap/>
            <w:vAlign w:val="center"/>
          </w:tcPr>
          <w:p w:rsidR="0057057F" w:rsidRPr="00A049AE" w:rsidRDefault="0057057F" w:rsidP="00A049AE">
            <w:pPr>
              <w:rPr>
                <w:rFonts w:ascii="Times New Roman" w:hAnsi="Times New Roman"/>
                <w:b/>
                <w:sz w:val="18"/>
                <w:szCs w:val="18"/>
                <w:lang w:val="en-US"/>
              </w:rPr>
            </w:pPr>
            <w:r w:rsidRPr="00A049AE">
              <w:rPr>
                <w:rFonts w:ascii="Times New Roman" w:hAnsi="Times New Roman"/>
                <w:b/>
                <w:sz w:val="18"/>
                <w:szCs w:val="18"/>
                <w:lang w:val="en-US"/>
              </w:rPr>
              <w:t>6</w:t>
            </w:r>
          </w:p>
        </w:tc>
        <w:tc>
          <w:tcPr>
            <w:tcW w:w="236" w:type="dxa"/>
            <w:tcBorders>
              <w:right w:val="nil"/>
            </w:tcBorders>
            <w:shd w:val="clear" w:color="auto" w:fill="B3B3B3"/>
            <w:vAlign w:val="center"/>
          </w:tcPr>
          <w:p w:rsidR="0057057F" w:rsidRPr="00A049AE" w:rsidRDefault="0057057F" w:rsidP="00A049AE">
            <w:pPr>
              <w:rPr>
                <w:rFonts w:ascii="Times New Roman" w:hAnsi="Times New Roman"/>
                <w:b/>
                <w:sz w:val="18"/>
                <w:szCs w:val="18"/>
              </w:rPr>
            </w:pPr>
          </w:p>
        </w:tc>
        <w:tc>
          <w:tcPr>
            <w:tcW w:w="236" w:type="dxa"/>
            <w:tcBorders>
              <w:left w:val="nil"/>
              <w:right w:val="single" w:sz="4" w:space="0" w:color="auto"/>
            </w:tcBorders>
            <w:shd w:val="clear" w:color="auto" w:fill="B3B3B3"/>
            <w:vAlign w:val="center"/>
          </w:tcPr>
          <w:p w:rsidR="0057057F" w:rsidRPr="00A049AE" w:rsidRDefault="0057057F" w:rsidP="00A049AE">
            <w:pPr>
              <w:rPr>
                <w:rFonts w:ascii="Times New Roman" w:hAnsi="Times New Roman"/>
                <w:b/>
                <w:sz w:val="18"/>
                <w:szCs w:val="18"/>
                <w:lang w:val="en-US"/>
              </w:rPr>
            </w:pPr>
          </w:p>
        </w:tc>
        <w:tc>
          <w:tcPr>
            <w:tcW w:w="1797" w:type="dxa"/>
            <w:tcBorders>
              <w:left w:val="single" w:sz="4" w:space="0" w:color="auto"/>
            </w:tcBorders>
            <w:shd w:val="clear" w:color="auto" w:fill="B3B3B3"/>
            <w:noWrap/>
            <w:vAlign w:val="center"/>
          </w:tcPr>
          <w:p w:rsidR="0057057F" w:rsidRPr="00A049AE" w:rsidRDefault="00740A13" w:rsidP="00A049AE">
            <w:pPr>
              <w:rPr>
                <w:rFonts w:ascii="Times New Roman" w:hAnsi="Times New Roman"/>
                <w:b/>
                <w:sz w:val="18"/>
                <w:szCs w:val="18"/>
                <w:lang w:val="en-US"/>
              </w:rPr>
            </w:pPr>
            <w:r w:rsidRPr="00A049AE">
              <w:rPr>
                <w:rFonts w:ascii="Times New Roman" w:hAnsi="Times New Roman"/>
                <w:b/>
                <w:sz w:val="18"/>
                <w:szCs w:val="18"/>
                <w:lang w:val="en-US"/>
              </w:rPr>
              <w:t>Back page</w:t>
            </w:r>
          </w:p>
        </w:tc>
        <w:tc>
          <w:tcPr>
            <w:tcW w:w="1784" w:type="dxa"/>
            <w:shd w:val="clear" w:color="auto" w:fill="B3B3B3"/>
            <w:noWrap/>
            <w:vAlign w:val="center"/>
          </w:tcPr>
          <w:p w:rsidR="0057057F" w:rsidRPr="00A049AE" w:rsidRDefault="0057057F" w:rsidP="00A049AE">
            <w:pPr>
              <w:rPr>
                <w:rFonts w:ascii="Times New Roman" w:hAnsi="Times New Roman"/>
                <w:b/>
                <w:sz w:val="18"/>
                <w:szCs w:val="18"/>
                <w:lang w:val="en-US"/>
              </w:rPr>
            </w:pPr>
          </w:p>
        </w:tc>
        <w:tc>
          <w:tcPr>
            <w:tcW w:w="1530" w:type="dxa"/>
            <w:shd w:val="clear" w:color="auto" w:fill="B3B3B3"/>
            <w:noWrap/>
            <w:vAlign w:val="center"/>
          </w:tcPr>
          <w:p w:rsidR="0057057F" w:rsidRPr="00A049AE" w:rsidRDefault="0057057F" w:rsidP="00A049AE">
            <w:pPr>
              <w:rPr>
                <w:rFonts w:ascii="Times New Roman" w:hAnsi="Times New Roman"/>
                <w:b/>
                <w:sz w:val="18"/>
                <w:szCs w:val="18"/>
                <w:lang w:val="en-US"/>
              </w:rPr>
            </w:pPr>
          </w:p>
        </w:tc>
        <w:tc>
          <w:tcPr>
            <w:tcW w:w="1800" w:type="dxa"/>
            <w:shd w:val="clear" w:color="auto" w:fill="B3B3B3"/>
            <w:noWrap/>
            <w:vAlign w:val="center"/>
          </w:tcPr>
          <w:p w:rsidR="0057057F" w:rsidRPr="00A049AE" w:rsidRDefault="0057057F" w:rsidP="00A049AE">
            <w:pPr>
              <w:rPr>
                <w:rFonts w:ascii="Times New Roman" w:hAnsi="Times New Roman"/>
                <w:b/>
                <w:sz w:val="18"/>
                <w:szCs w:val="18"/>
                <w:lang w:val="en-US"/>
              </w:rPr>
            </w:pPr>
          </w:p>
        </w:tc>
        <w:tc>
          <w:tcPr>
            <w:tcW w:w="2070" w:type="dxa"/>
            <w:shd w:val="clear" w:color="auto" w:fill="B3B3B3"/>
            <w:noWrap/>
            <w:vAlign w:val="center"/>
          </w:tcPr>
          <w:p w:rsidR="0057057F" w:rsidRPr="00A049AE" w:rsidRDefault="0057057F" w:rsidP="00A049AE">
            <w:pPr>
              <w:rPr>
                <w:rFonts w:ascii="Times New Roman" w:hAnsi="Times New Roman"/>
                <w:b/>
                <w:sz w:val="18"/>
                <w:szCs w:val="18"/>
                <w:lang w:val="nl-BE"/>
              </w:rPr>
            </w:pPr>
          </w:p>
        </w:tc>
        <w:tc>
          <w:tcPr>
            <w:tcW w:w="3582" w:type="dxa"/>
            <w:shd w:val="clear" w:color="auto" w:fill="B3B3B3"/>
            <w:noWrap/>
            <w:vAlign w:val="center"/>
          </w:tcPr>
          <w:p w:rsidR="0057057F" w:rsidRPr="00A049AE" w:rsidRDefault="0057057F" w:rsidP="00A049AE">
            <w:pPr>
              <w:rPr>
                <w:rFonts w:ascii="Times New Roman" w:hAnsi="Times New Roman"/>
                <w:b/>
                <w:sz w:val="18"/>
                <w:szCs w:val="18"/>
                <w:lang w:val="en-US"/>
              </w:rPr>
            </w:pPr>
          </w:p>
        </w:tc>
      </w:tr>
      <w:tr w:rsidR="00D47E20" w:rsidTr="00A049AE">
        <w:trPr>
          <w:cantSplit/>
          <w:trHeight w:hRule="exact" w:val="288"/>
        </w:trPr>
        <w:tc>
          <w:tcPr>
            <w:tcW w:w="622" w:type="dxa"/>
            <w:tcBorders>
              <w:right w:val="nil"/>
            </w:tcBorders>
            <w:shd w:val="clear" w:color="auto" w:fill="B3B3B3"/>
            <w:vAlign w:val="center"/>
          </w:tcPr>
          <w:p w:rsidR="0057057F" w:rsidRPr="00A049AE" w:rsidRDefault="00ED41EC" w:rsidP="00740A13">
            <w:pPr>
              <w:rPr>
                <w:rFonts w:ascii="Times New Roman" w:hAnsi="Times New Roman"/>
                <w:i/>
                <w:sz w:val="18"/>
                <w:szCs w:val="18"/>
                <w:lang w:val="en-US"/>
              </w:rPr>
            </w:pPr>
            <w:r w:rsidRPr="00A049AE">
              <w:rPr>
                <w:rFonts w:ascii="Times New Roman" w:hAnsi="Times New Roman"/>
                <w:i/>
                <w:sz w:val="18"/>
                <w:szCs w:val="18"/>
                <w:lang w:val="en-US"/>
              </w:rPr>
              <w:t>1</w:t>
            </w:r>
            <w:r w:rsidR="00740A13">
              <w:rPr>
                <w:rFonts w:ascii="Times New Roman" w:hAnsi="Times New Roman"/>
                <w:i/>
                <w:sz w:val="18"/>
                <w:szCs w:val="18"/>
                <w:lang w:val="en-US"/>
              </w:rPr>
              <w:t>5</w:t>
            </w:r>
          </w:p>
        </w:tc>
        <w:tc>
          <w:tcPr>
            <w:tcW w:w="1527" w:type="dxa"/>
            <w:tcBorders>
              <w:right w:val="nil"/>
            </w:tcBorders>
            <w:shd w:val="clear" w:color="auto" w:fill="B3B3B3"/>
            <w:noWrap/>
            <w:vAlign w:val="center"/>
          </w:tcPr>
          <w:p w:rsidR="0057057F" w:rsidRPr="00A049AE" w:rsidRDefault="0057057F" w:rsidP="00A049AE">
            <w:pPr>
              <w:rPr>
                <w:rFonts w:ascii="Times New Roman" w:hAnsi="Times New Roman"/>
                <w:sz w:val="18"/>
                <w:szCs w:val="18"/>
                <w:lang w:val="en-US"/>
              </w:rPr>
            </w:pPr>
          </w:p>
        </w:tc>
        <w:tc>
          <w:tcPr>
            <w:tcW w:w="236" w:type="dxa"/>
            <w:tcBorders>
              <w:right w:val="nil"/>
            </w:tcBorders>
            <w:shd w:val="clear" w:color="auto" w:fill="B3B3B3"/>
            <w:vAlign w:val="center"/>
          </w:tcPr>
          <w:p w:rsidR="0057057F" w:rsidRPr="00A049AE" w:rsidRDefault="0057057F" w:rsidP="00A049AE">
            <w:pPr>
              <w:rPr>
                <w:rFonts w:ascii="Times New Roman" w:hAnsi="Times New Roman"/>
                <w:sz w:val="18"/>
                <w:szCs w:val="18"/>
              </w:rPr>
            </w:pPr>
          </w:p>
        </w:tc>
        <w:tc>
          <w:tcPr>
            <w:tcW w:w="236" w:type="dxa"/>
            <w:tcBorders>
              <w:left w:val="nil"/>
              <w:right w:val="single" w:sz="4" w:space="0" w:color="auto"/>
            </w:tcBorders>
            <w:shd w:val="clear" w:color="auto" w:fill="B3B3B3"/>
            <w:vAlign w:val="center"/>
          </w:tcPr>
          <w:p w:rsidR="0057057F" w:rsidRPr="00A049AE" w:rsidRDefault="0057057F" w:rsidP="00A049AE">
            <w:pPr>
              <w:rPr>
                <w:rFonts w:ascii="Times New Roman" w:hAnsi="Times New Roman"/>
                <w:sz w:val="18"/>
                <w:szCs w:val="18"/>
                <w:lang w:val="en-US"/>
              </w:rPr>
            </w:pPr>
          </w:p>
        </w:tc>
        <w:tc>
          <w:tcPr>
            <w:tcW w:w="1797" w:type="dxa"/>
            <w:tcBorders>
              <w:left w:val="single" w:sz="4" w:space="0" w:color="auto"/>
            </w:tcBorders>
            <w:shd w:val="clear" w:color="auto" w:fill="B3B3B3"/>
            <w:noWrap/>
            <w:vAlign w:val="center"/>
          </w:tcPr>
          <w:p w:rsidR="0057057F" w:rsidRPr="00A049AE" w:rsidRDefault="00740A13" w:rsidP="00A049AE">
            <w:pPr>
              <w:rPr>
                <w:rFonts w:ascii="Times New Roman" w:hAnsi="Times New Roman"/>
                <w:sz w:val="18"/>
                <w:szCs w:val="18"/>
                <w:lang w:val="en-US"/>
              </w:rPr>
            </w:pPr>
            <w:r w:rsidRPr="00A049AE">
              <w:rPr>
                <w:rFonts w:ascii="Times New Roman" w:hAnsi="Times New Roman"/>
                <w:sz w:val="18"/>
                <w:szCs w:val="18"/>
                <w:lang w:val="en-US"/>
              </w:rPr>
              <w:t>back page</w:t>
            </w:r>
            <w:r w:rsidR="0057057F" w:rsidRPr="00A049AE">
              <w:rPr>
                <w:rFonts w:ascii="Times New Roman" w:hAnsi="Times New Roman"/>
                <w:sz w:val="18"/>
                <w:szCs w:val="18"/>
                <w:lang w:val="en-US"/>
              </w:rPr>
              <w:t xml:space="preserve"> (</w:t>
            </w:r>
            <w:r w:rsidRPr="00A049AE">
              <w:rPr>
                <w:rFonts w:ascii="Times New Roman" w:hAnsi="Times New Roman"/>
                <w:sz w:val="18"/>
                <w:szCs w:val="18"/>
                <w:lang w:val="en-US"/>
              </w:rPr>
              <w:t>colophon</w:t>
            </w:r>
            <w:r w:rsidR="0057057F" w:rsidRPr="00A049AE">
              <w:rPr>
                <w:rFonts w:ascii="Times New Roman" w:hAnsi="Times New Roman"/>
                <w:sz w:val="18"/>
                <w:szCs w:val="18"/>
                <w:lang w:val="en-US"/>
              </w:rPr>
              <w:t>)</w:t>
            </w:r>
          </w:p>
        </w:tc>
        <w:tc>
          <w:tcPr>
            <w:tcW w:w="1784" w:type="dxa"/>
            <w:shd w:val="clear" w:color="auto" w:fill="B3B3B3"/>
            <w:noWrap/>
            <w:vAlign w:val="center"/>
          </w:tcPr>
          <w:p w:rsidR="0057057F" w:rsidRPr="00A049AE" w:rsidRDefault="0057057F" w:rsidP="00A049AE">
            <w:pPr>
              <w:rPr>
                <w:rFonts w:ascii="Times New Roman" w:hAnsi="Times New Roman"/>
                <w:sz w:val="18"/>
                <w:szCs w:val="18"/>
                <w:lang w:val="en-US"/>
              </w:rPr>
            </w:pPr>
          </w:p>
        </w:tc>
        <w:tc>
          <w:tcPr>
            <w:tcW w:w="1530" w:type="dxa"/>
            <w:shd w:val="clear" w:color="auto" w:fill="B3B3B3"/>
            <w:noWrap/>
            <w:vAlign w:val="center"/>
          </w:tcPr>
          <w:p w:rsidR="0057057F" w:rsidRPr="00A049AE" w:rsidRDefault="0057057F" w:rsidP="00A049AE">
            <w:pPr>
              <w:rPr>
                <w:rFonts w:ascii="Times New Roman" w:hAnsi="Times New Roman"/>
                <w:sz w:val="18"/>
                <w:szCs w:val="18"/>
                <w:lang w:val="en-US"/>
              </w:rPr>
            </w:pPr>
            <w:r w:rsidRPr="00A049AE">
              <w:rPr>
                <w:rFonts w:ascii="Times New Roman" w:hAnsi="Times New Roman"/>
                <w:sz w:val="18"/>
                <w:szCs w:val="18"/>
                <w:lang w:val="en-US"/>
              </w:rPr>
              <w:t>black and white</w:t>
            </w:r>
          </w:p>
        </w:tc>
        <w:tc>
          <w:tcPr>
            <w:tcW w:w="1800" w:type="dxa"/>
            <w:shd w:val="clear" w:color="auto" w:fill="B3B3B3"/>
            <w:noWrap/>
            <w:vAlign w:val="center"/>
          </w:tcPr>
          <w:p w:rsidR="0057057F" w:rsidRPr="00A049AE" w:rsidRDefault="0057057F" w:rsidP="00A049AE">
            <w:pPr>
              <w:rPr>
                <w:rFonts w:ascii="Times New Roman" w:hAnsi="Times New Roman"/>
                <w:sz w:val="18"/>
                <w:szCs w:val="18"/>
                <w:lang w:val="en-US"/>
              </w:rPr>
            </w:pPr>
          </w:p>
        </w:tc>
        <w:tc>
          <w:tcPr>
            <w:tcW w:w="2070" w:type="dxa"/>
            <w:shd w:val="clear" w:color="auto" w:fill="B3B3B3"/>
            <w:noWrap/>
            <w:vAlign w:val="center"/>
          </w:tcPr>
          <w:p w:rsidR="0057057F" w:rsidRPr="00A049AE" w:rsidRDefault="0057057F" w:rsidP="00A049AE">
            <w:pPr>
              <w:rPr>
                <w:rFonts w:ascii="Times New Roman" w:hAnsi="Times New Roman"/>
                <w:sz w:val="18"/>
                <w:szCs w:val="18"/>
                <w:lang w:val="en-US"/>
              </w:rPr>
            </w:pPr>
          </w:p>
        </w:tc>
        <w:tc>
          <w:tcPr>
            <w:tcW w:w="3582" w:type="dxa"/>
            <w:shd w:val="clear" w:color="auto" w:fill="B3B3B3"/>
            <w:noWrap/>
            <w:vAlign w:val="center"/>
          </w:tcPr>
          <w:p w:rsidR="0057057F" w:rsidRPr="00A049AE" w:rsidRDefault="0057057F" w:rsidP="00A049AE">
            <w:pPr>
              <w:rPr>
                <w:rFonts w:ascii="Times New Roman" w:hAnsi="Times New Roman"/>
                <w:sz w:val="18"/>
                <w:szCs w:val="18"/>
                <w:lang w:val="en-US"/>
              </w:rPr>
            </w:pPr>
            <w:proofErr w:type="spellStart"/>
            <w:r w:rsidRPr="00A049AE">
              <w:rPr>
                <w:rFonts w:ascii="Times New Roman" w:hAnsi="Times New Roman"/>
                <w:sz w:val="18"/>
                <w:szCs w:val="18"/>
                <w:lang w:val="en-US"/>
              </w:rPr>
              <w:t>BE_back</w:t>
            </w:r>
            <w:proofErr w:type="spellEnd"/>
            <w:r w:rsidRPr="00A049AE">
              <w:rPr>
                <w:rFonts w:ascii="Times New Roman" w:hAnsi="Times New Roman"/>
                <w:sz w:val="18"/>
                <w:szCs w:val="18"/>
                <w:lang w:val="en-US"/>
              </w:rPr>
              <w:t xml:space="preserve"> cover version Aug 21-ok.pdf</w:t>
            </w:r>
          </w:p>
        </w:tc>
      </w:tr>
    </w:tbl>
    <w:p w:rsidR="00841DC2" w:rsidRPr="00D47E20" w:rsidRDefault="0057057F" w:rsidP="00D47E20">
      <w:pPr>
        <w:spacing w:line="240" w:lineRule="auto"/>
        <w:rPr>
          <w:rFonts w:ascii="Times New Roman" w:hAnsi="Times New Roman"/>
          <w:sz w:val="20"/>
          <w:szCs w:val="20"/>
        </w:rPr>
      </w:pPr>
      <w:r w:rsidRPr="00D47E20">
        <w:rPr>
          <w:rFonts w:ascii="Times New Roman" w:hAnsi="Times New Roman"/>
          <w:sz w:val="20"/>
          <w:szCs w:val="20"/>
        </w:rPr>
        <w:t>* Order in which the pages need to be compiled in the booklet</w:t>
      </w:r>
      <w:r w:rsidR="00D47E20">
        <w:rPr>
          <w:rFonts w:ascii="Times New Roman" w:hAnsi="Times New Roman"/>
          <w:sz w:val="20"/>
          <w:szCs w:val="20"/>
        </w:rPr>
        <w:t xml:space="preserve">, </w:t>
      </w:r>
      <w:r w:rsidRPr="00D47E20">
        <w:rPr>
          <w:rFonts w:ascii="Times New Roman" w:hAnsi="Times New Roman" w:cs="Arial"/>
          <w:sz w:val="20"/>
          <w:szCs w:val="20"/>
        </w:rPr>
        <w:t>®</w:t>
      </w:r>
      <w:r w:rsidRPr="00D47E20">
        <w:rPr>
          <w:rFonts w:ascii="Times New Roman" w:hAnsi="Times New Roman"/>
          <w:sz w:val="20"/>
          <w:szCs w:val="20"/>
        </w:rPr>
        <w:t xml:space="preserve"> Sub-order</w:t>
      </w:r>
      <w:r w:rsidR="00D47E20">
        <w:rPr>
          <w:rFonts w:ascii="Times New Roman" w:hAnsi="Times New Roman"/>
          <w:sz w:val="20"/>
          <w:szCs w:val="20"/>
        </w:rPr>
        <w:t xml:space="preserve">, </w:t>
      </w:r>
      <w:r>
        <w:rPr>
          <w:rFonts w:ascii="Times New Roman" w:hAnsi="Times New Roman"/>
          <w:sz w:val="24"/>
          <w:szCs w:val="24"/>
          <w:vertAlign w:val="superscript"/>
          <w:lang w:val="en-US"/>
        </w:rPr>
        <w:t xml:space="preserve">§ </w:t>
      </w:r>
      <w:r w:rsidRPr="00D47E20">
        <w:rPr>
          <w:rFonts w:ascii="Times New Roman" w:hAnsi="Times New Roman"/>
          <w:sz w:val="20"/>
          <w:szCs w:val="20"/>
        </w:rPr>
        <w:t xml:space="preserve">It is recommended to foresee an even number of pages in this table (if necessary add an empty page where you prefer it in order to make it even). In case the total number of pages is uneven, an empty page will be added by the </w:t>
      </w:r>
      <w:r w:rsidR="00EB1DC0">
        <w:rPr>
          <w:rFonts w:ascii="Times New Roman" w:hAnsi="Times New Roman"/>
          <w:sz w:val="20"/>
          <w:szCs w:val="20"/>
        </w:rPr>
        <w:t xml:space="preserve">printing </w:t>
      </w:r>
      <w:r w:rsidRPr="00D47E20">
        <w:rPr>
          <w:rFonts w:ascii="Times New Roman" w:hAnsi="Times New Roman"/>
          <w:sz w:val="20"/>
          <w:szCs w:val="20"/>
        </w:rPr>
        <w:t>company.</w:t>
      </w:r>
    </w:p>
    <w:sectPr w:rsidR="00841DC2" w:rsidRPr="00D47E20" w:rsidSect="00D47E20">
      <w:pgSz w:w="16838" w:h="11906" w:orient="landscape"/>
      <w:pgMar w:top="864" w:right="1440" w:bottom="864" w:left="1440" w:header="706"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737C" w:rsidRDefault="0029737C" w:rsidP="001A6862">
      <w:pPr>
        <w:spacing w:after="0" w:line="240" w:lineRule="auto"/>
      </w:pPr>
      <w:r>
        <w:separator/>
      </w:r>
    </w:p>
  </w:endnote>
  <w:endnote w:type="continuationSeparator" w:id="0">
    <w:p w:rsidR="0029737C" w:rsidRDefault="0029737C" w:rsidP="001A6862">
      <w:pPr>
        <w:spacing w:after="0" w:line="240" w:lineRule="auto"/>
      </w:pPr>
      <w:r>
        <w:continuationSeparator/>
      </w:r>
    </w:p>
  </w:endnote>
  <w:endnote w:type="continuationNotice" w:id="1">
    <w:p w:rsidR="0029737C" w:rsidRDefault="002973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MingLiU">
    <w:altName w:val="細明體"/>
    <w:panose1 w:val="02020509000000000000"/>
    <w:charset w:val="88"/>
    <w:family w:val="modern"/>
    <w:pitch w:val="fixed"/>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45BD" w:rsidRDefault="0029737C" w:rsidP="00740A13">
    <w:pPr>
      <w:pStyle w:val="Footer"/>
      <w:tabs>
        <w:tab w:val="right" w:pos="9026"/>
      </w:tabs>
      <w:rPr>
        <w:ins w:id="10" w:author="Genevieve Nicolas" w:date="2015-03-16T14:15:00Z"/>
        <w:lang w:val="en-US"/>
      </w:rPr>
    </w:pPr>
    <w:del w:id="11" w:author="Genevieve Nicolas" w:date="2015-03-16T14:15:00Z">
      <w:r w:rsidDel="009B45BD">
        <w:rPr>
          <w:lang w:val="en-US"/>
        </w:rPr>
        <w:delText>Sept 2014</w:delText>
      </w:r>
    </w:del>
    <w:ins w:id="12" w:author="Genevieve Nicolas" w:date="2015-03-16T14:15:00Z">
      <w:r w:rsidR="009B45BD">
        <w:rPr>
          <w:lang w:val="en-US"/>
        </w:rPr>
        <w:t>Ma</w:t>
      </w:r>
    </w:ins>
    <w:ins w:id="13" w:author="Viktoria Knaze" w:date="2015-05-28T14:25:00Z">
      <w:r w:rsidR="00590AB6">
        <w:rPr>
          <w:lang w:val="en-US"/>
        </w:rPr>
        <w:t>y</w:t>
      </w:r>
    </w:ins>
    <w:ins w:id="14" w:author="Genevieve Nicolas" w:date="2015-03-16T14:15:00Z">
      <w:del w:id="15" w:author="Viktoria Knaze" w:date="2015-05-28T14:25:00Z">
        <w:r w:rsidR="009B45BD" w:rsidDel="00590AB6">
          <w:rPr>
            <w:lang w:val="en-US"/>
          </w:rPr>
          <w:delText>rch</w:delText>
        </w:r>
      </w:del>
      <w:r w:rsidR="009B45BD">
        <w:rPr>
          <w:lang w:val="en-US"/>
        </w:rPr>
        <w:t xml:space="preserve"> 2015</w:t>
      </w:r>
    </w:ins>
  </w:p>
  <w:p w:rsidR="0029737C" w:rsidRDefault="0029737C" w:rsidP="00740A13">
    <w:pPr>
      <w:pStyle w:val="Footer"/>
      <w:tabs>
        <w:tab w:val="right" w:pos="9026"/>
      </w:tabs>
    </w:pPr>
    <w:r>
      <w:rPr>
        <w:lang w:val="en-US"/>
      </w:rPr>
      <w:tab/>
    </w:r>
    <w:r>
      <w:rPr>
        <w:lang w:val="en-US"/>
      </w:rPr>
      <w:tab/>
      <w:t xml:space="preserve"> Page </w:t>
    </w:r>
    <w:r>
      <w:fldChar w:fldCharType="begin"/>
    </w:r>
    <w:r>
      <w:instrText xml:space="preserve"> PAGE   \* MERGEFORMAT </w:instrText>
    </w:r>
    <w:r>
      <w:fldChar w:fldCharType="separate"/>
    </w:r>
    <w:r w:rsidR="00590AB6">
      <w:rPr>
        <w:noProof/>
      </w:rPr>
      <w:t>8</w:t>
    </w:r>
    <w:r>
      <w:rPr>
        <w:noProof/>
      </w:rPr>
      <w:fldChar w:fldCharType="end"/>
    </w:r>
  </w:p>
  <w:p w:rsidR="0029737C" w:rsidRDefault="002973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737C" w:rsidRDefault="0029737C" w:rsidP="001A6862">
      <w:pPr>
        <w:spacing w:after="0" w:line="240" w:lineRule="auto"/>
      </w:pPr>
      <w:r>
        <w:separator/>
      </w:r>
    </w:p>
  </w:footnote>
  <w:footnote w:type="continuationSeparator" w:id="0">
    <w:p w:rsidR="0029737C" w:rsidRDefault="0029737C" w:rsidP="001A6862">
      <w:pPr>
        <w:spacing w:after="0" w:line="240" w:lineRule="auto"/>
      </w:pPr>
      <w:r>
        <w:continuationSeparator/>
      </w:r>
    </w:p>
  </w:footnote>
  <w:footnote w:type="continuationNotice" w:id="1">
    <w:p w:rsidR="0029737C" w:rsidRDefault="0029737C">
      <w:pPr>
        <w:spacing w:after="0" w:line="240" w:lineRule="auto"/>
      </w:pPr>
    </w:p>
  </w:footnote>
  <w:footnote w:id="2">
    <w:p w:rsidR="0029737C" w:rsidRPr="00AF4A9D" w:rsidRDefault="0029737C">
      <w:pPr>
        <w:pStyle w:val="FootnoteText"/>
        <w:rPr>
          <w:lang w:val="en-US"/>
        </w:rPr>
      </w:pPr>
      <w:r>
        <w:rPr>
          <w:rStyle w:val="FootnoteReference"/>
        </w:rPr>
        <w:footnoteRef/>
      </w:r>
      <w:r>
        <w:t xml:space="preserve"> </w:t>
      </w:r>
      <w:proofErr w:type="gramStart"/>
      <w:r w:rsidRPr="00740A13">
        <w:rPr>
          <w:rFonts w:ascii="Arial" w:hAnsi="Arial" w:cs="Arial"/>
          <w:lang w:val="en-US"/>
        </w:rPr>
        <w:t xml:space="preserve">Modified from the Belgian </w:t>
      </w:r>
      <w:r>
        <w:rPr>
          <w:rFonts w:ascii="Arial" w:hAnsi="Arial" w:cs="Arial"/>
          <w:lang w:val="en-US"/>
        </w:rPr>
        <w:t>GloboDiet</w:t>
      </w:r>
      <w:r w:rsidRPr="00740A13">
        <w:rPr>
          <w:rFonts w:ascii="Arial" w:hAnsi="Arial" w:cs="Arial"/>
          <w:lang w:val="en-US"/>
        </w:rPr>
        <w:t xml:space="preserve"> picture booklet inventory.</w:t>
      </w:r>
      <w:proofErr w:type="gramEnd"/>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F60D3"/>
    <w:multiLevelType w:val="hybridMultilevel"/>
    <w:tmpl w:val="81E825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3101241"/>
    <w:multiLevelType w:val="hybridMultilevel"/>
    <w:tmpl w:val="0C3480E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585366C"/>
    <w:multiLevelType w:val="hybridMultilevel"/>
    <w:tmpl w:val="4BB0F97C"/>
    <w:lvl w:ilvl="0" w:tplc="A268E4CE">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3">
    <w:nsid w:val="15E76A67"/>
    <w:multiLevelType w:val="hybridMultilevel"/>
    <w:tmpl w:val="9D2E66FC"/>
    <w:lvl w:ilvl="0" w:tplc="0809000F">
      <w:start w:val="1"/>
      <w:numFmt w:val="decimal"/>
      <w:lvlText w:val="%1."/>
      <w:lvlJc w:val="left"/>
      <w:pPr>
        <w:tabs>
          <w:tab w:val="num" w:pos="1080"/>
        </w:tabs>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nsid w:val="179A372A"/>
    <w:multiLevelType w:val="hybridMultilevel"/>
    <w:tmpl w:val="3B76B0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9B3108E"/>
    <w:multiLevelType w:val="hybridMultilevel"/>
    <w:tmpl w:val="F23CA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1BA179E"/>
    <w:multiLevelType w:val="hybridMultilevel"/>
    <w:tmpl w:val="7F8EE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2403422"/>
    <w:multiLevelType w:val="hybridMultilevel"/>
    <w:tmpl w:val="7D94F292"/>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8">
    <w:nsid w:val="245C1A93"/>
    <w:multiLevelType w:val="hybridMultilevel"/>
    <w:tmpl w:val="6952E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4A63F2E"/>
    <w:multiLevelType w:val="hybridMultilevel"/>
    <w:tmpl w:val="3126CE4E"/>
    <w:lvl w:ilvl="0" w:tplc="08090001">
      <w:start w:val="1"/>
      <w:numFmt w:val="bullet"/>
      <w:lvlText w:val=""/>
      <w:lvlJc w:val="left"/>
      <w:pPr>
        <w:ind w:left="819" w:hanging="360"/>
      </w:pPr>
      <w:rPr>
        <w:rFonts w:ascii="Symbol" w:hAnsi="Symbol" w:hint="default"/>
      </w:rPr>
    </w:lvl>
    <w:lvl w:ilvl="1" w:tplc="08090003" w:tentative="1">
      <w:start w:val="1"/>
      <w:numFmt w:val="bullet"/>
      <w:lvlText w:val="o"/>
      <w:lvlJc w:val="left"/>
      <w:pPr>
        <w:ind w:left="1539" w:hanging="360"/>
      </w:pPr>
      <w:rPr>
        <w:rFonts w:ascii="Courier New" w:hAnsi="Courier New" w:cs="Courier New" w:hint="default"/>
      </w:rPr>
    </w:lvl>
    <w:lvl w:ilvl="2" w:tplc="08090005" w:tentative="1">
      <w:start w:val="1"/>
      <w:numFmt w:val="bullet"/>
      <w:lvlText w:val=""/>
      <w:lvlJc w:val="left"/>
      <w:pPr>
        <w:ind w:left="2259" w:hanging="360"/>
      </w:pPr>
      <w:rPr>
        <w:rFonts w:ascii="Wingdings" w:hAnsi="Wingdings" w:hint="default"/>
      </w:rPr>
    </w:lvl>
    <w:lvl w:ilvl="3" w:tplc="08090001" w:tentative="1">
      <w:start w:val="1"/>
      <w:numFmt w:val="bullet"/>
      <w:lvlText w:val=""/>
      <w:lvlJc w:val="left"/>
      <w:pPr>
        <w:ind w:left="2979" w:hanging="360"/>
      </w:pPr>
      <w:rPr>
        <w:rFonts w:ascii="Symbol" w:hAnsi="Symbol" w:hint="default"/>
      </w:rPr>
    </w:lvl>
    <w:lvl w:ilvl="4" w:tplc="08090003" w:tentative="1">
      <w:start w:val="1"/>
      <w:numFmt w:val="bullet"/>
      <w:lvlText w:val="o"/>
      <w:lvlJc w:val="left"/>
      <w:pPr>
        <w:ind w:left="3699" w:hanging="360"/>
      </w:pPr>
      <w:rPr>
        <w:rFonts w:ascii="Courier New" w:hAnsi="Courier New" w:cs="Courier New" w:hint="default"/>
      </w:rPr>
    </w:lvl>
    <w:lvl w:ilvl="5" w:tplc="08090005" w:tentative="1">
      <w:start w:val="1"/>
      <w:numFmt w:val="bullet"/>
      <w:lvlText w:val=""/>
      <w:lvlJc w:val="left"/>
      <w:pPr>
        <w:ind w:left="4419" w:hanging="360"/>
      </w:pPr>
      <w:rPr>
        <w:rFonts w:ascii="Wingdings" w:hAnsi="Wingdings" w:hint="default"/>
      </w:rPr>
    </w:lvl>
    <w:lvl w:ilvl="6" w:tplc="08090001" w:tentative="1">
      <w:start w:val="1"/>
      <w:numFmt w:val="bullet"/>
      <w:lvlText w:val=""/>
      <w:lvlJc w:val="left"/>
      <w:pPr>
        <w:ind w:left="5139" w:hanging="360"/>
      </w:pPr>
      <w:rPr>
        <w:rFonts w:ascii="Symbol" w:hAnsi="Symbol" w:hint="default"/>
      </w:rPr>
    </w:lvl>
    <w:lvl w:ilvl="7" w:tplc="08090003" w:tentative="1">
      <w:start w:val="1"/>
      <w:numFmt w:val="bullet"/>
      <w:lvlText w:val="o"/>
      <w:lvlJc w:val="left"/>
      <w:pPr>
        <w:ind w:left="5859" w:hanging="360"/>
      </w:pPr>
      <w:rPr>
        <w:rFonts w:ascii="Courier New" w:hAnsi="Courier New" w:cs="Courier New" w:hint="default"/>
      </w:rPr>
    </w:lvl>
    <w:lvl w:ilvl="8" w:tplc="08090005" w:tentative="1">
      <w:start w:val="1"/>
      <w:numFmt w:val="bullet"/>
      <w:lvlText w:val=""/>
      <w:lvlJc w:val="left"/>
      <w:pPr>
        <w:ind w:left="6579" w:hanging="360"/>
      </w:pPr>
      <w:rPr>
        <w:rFonts w:ascii="Wingdings" w:hAnsi="Wingdings" w:hint="default"/>
      </w:rPr>
    </w:lvl>
  </w:abstractNum>
  <w:abstractNum w:abstractNumId="10">
    <w:nsid w:val="257939A2"/>
    <w:multiLevelType w:val="hybridMultilevel"/>
    <w:tmpl w:val="BCF0D70C"/>
    <w:lvl w:ilvl="0" w:tplc="A12E0958">
      <w:start w:val="1"/>
      <w:numFmt w:val="decimal"/>
      <w:lvlText w:val="%1."/>
      <w:lvlJc w:val="left"/>
      <w:pPr>
        <w:ind w:left="1080" w:hanging="360"/>
      </w:pPr>
      <w:rPr>
        <w:rFonts w:ascii="Garamond" w:eastAsia="Calibri" w:hAnsi="Garamond" w:cs="Times New Roman"/>
      </w:rPr>
    </w:lvl>
    <w:lvl w:ilvl="1" w:tplc="2C681A2C">
      <w:start w:val="3"/>
      <w:numFmt w:val="bullet"/>
      <w:lvlText w:val="-"/>
      <w:lvlJc w:val="left"/>
      <w:pPr>
        <w:ind w:left="1800" w:hanging="360"/>
      </w:pPr>
      <w:rPr>
        <w:rFonts w:ascii="Garamond" w:eastAsia="Calibri" w:hAnsi="Garamond" w:cs="Times New Roman" w:hint="default"/>
      </w:r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nsid w:val="2CF60B72"/>
    <w:multiLevelType w:val="hybridMultilevel"/>
    <w:tmpl w:val="8744D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3037624D"/>
    <w:multiLevelType w:val="hybridMultilevel"/>
    <w:tmpl w:val="ED72CF6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3">
    <w:nsid w:val="33DE0DBB"/>
    <w:multiLevelType w:val="hybridMultilevel"/>
    <w:tmpl w:val="DCD45DE8"/>
    <w:lvl w:ilvl="0" w:tplc="632269D4">
      <w:start w:val="3"/>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3A493CCC"/>
    <w:multiLevelType w:val="hybridMultilevel"/>
    <w:tmpl w:val="C3AE9E2E"/>
    <w:lvl w:ilvl="0" w:tplc="0809000F">
      <w:start w:val="1"/>
      <w:numFmt w:val="decimal"/>
      <w:lvlText w:val="%1."/>
      <w:lvlJc w:val="left"/>
      <w:pPr>
        <w:ind w:left="502" w:hanging="360"/>
      </w:pPr>
    </w:lvl>
    <w:lvl w:ilvl="1" w:tplc="2C681A2C">
      <w:start w:val="3"/>
      <w:numFmt w:val="bullet"/>
      <w:lvlText w:val="-"/>
      <w:lvlJc w:val="left"/>
      <w:pPr>
        <w:ind w:left="1222" w:hanging="360"/>
      </w:pPr>
      <w:rPr>
        <w:rFonts w:ascii="Garamond" w:eastAsia="Calibri" w:hAnsi="Garamond" w:cs="Times New Roman" w:hint="default"/>
      </w:rPr>
    </w:lvl>
    <w:lvl w:ilvl="2" w:tplc="0809001B">
      <w:start w:val="1"/>
      <w:numFmt w:val="lowerRoman"/>
      <w:lvlText w:val="%3."/>
      <w:lvlJc w:val="right"/>
      <w:pPr>
        <w:ind w:left="1942" w:hanging="180"/>
      </w:pPr>
    </w:lvl>
    <w:lvl w:ilvl="3" w:tplc="0809000F">
      <w:start w:val="1"/>
      <w:numFmt w:val="decimal"/>
      <w:lvlText w:val="%4."/>
      <w:lvlJc w:val="left"/>
      <w:pPr>
        <w:ind w:left="2662" w:hanging="360"/>
      </w:pPr>
    </w:lvl>
    <w:lvl w:ilvl="4" w:tplc="9C04D468">
      <w:start w:val="1"/>
      <w:numFmt w:val="lowerLetter"/>
      <w:lvlText w:val="%5)"/>
      <w:lvlJc w:val="left"/>
      <w:pPr>
        <w:ind w:left="3382" w:hanging="360"/>
      </w:pPr>
      <w:rPr>
        <w:rFonts w:hint="default"/>
      </w:r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5">
    <w:nsid w:val="3E1D1B16"/>
    <w:multiLevelType w:val="hybridMultilevel"/>
    <w:tmpl w:val="A290D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1BC039B"/>
    <w:multiLevelType w:val="hybridMultilevel"/>
    <w:tmpl w:val="F4CCB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722343C"/>
    <w:multiLevelType w:val="hybridMultilevel"/>
    <w:tmpl w:val="2F08B3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F3D1A5C"/>
    <w:multiLevelType w:val="hybridMultilevel"/>
    <w:tmpl w:val="C80058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52392599"/>
    <w:multiLevelType w:val="hybridMultilevel"/>
    <w:tmpl w:val="E18C6008"/>
    <w:lvl w:ilvl="0" w:tplc="82046F0E">
      <w:start w:val="1"/>
      <w:numFmt w:val="decimal"/>
      <w:pStyle w:val="Heading1"/>
      <w:lvlText w:val="%1."/>
      <w:lvlJc w:val="left"/>
      <w:pPr>
        <w:ind w:left="6031"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F30807B8">
      <w:start w:val="1"/>
      <w:numFmt w:val="decimal"/>
      <w:lvlText w:val="%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5688679E"/>
    <w:multiLevelType w:val="hybridMultilevel"/>
    <w:tmpl w:val="CCBCC86E"/>
    <w:lvl w:ilvl="0" w:tplc="08090001">
      <w:start w:val="1"/>
      <w:numFmt w:val="bullet"/>
      <w:lvlText w:val=""/>
      <w:lvlJc w:val="left"/>
      <w:pPr>
        <w:ind w:left="754" w:hanging="360"/>
      </w:pPr>
      <w:rPr>
        <w:rFonts w:ascii="Symbol" w:hAnsi="Symbol" w:hint="default"/>
      </w:rPr>
    </w:lvl>
    <w:lvl w:ilvl="1" w:tplc="08090003" w:tentative="1">
      <w:start w:val="1"/>
      <w:numFmt w:val="bullet"/>
      <w:lvlText w:val="o"/>
      <w:lvlJc w:val="left"/>
      <w:pPr>
        <w:ind w:left="1474" w:hanging="360"/>
      </w:pPr>
      <w:rPr>
        <w:rFonts w:ascii="Courier New" w:hAnsi="Courier New" w:cs="Courier New" w:hint="default"/>
      </w:rPr>
    </w:lvl>
    <w:lvl w:ilvl="2" w:tplc="08090005" w:tentative="1">
      <w:start w:val="1"/>
      <w:numFmt w:val="bullet"/>
      <w:lvlText w:val=""/>
      <w:lvlJc w:val="left"/>
      <w:pPr>
        <w:ind w:left="2194" w:hanging="360"/>
      </w:pPr>
      <w:rPr>
        <w:rFonts w:ascii="Wingdings" w:hAnsi="Wingdings" w:hint="default"/>
      </w:rPr>
    </w:lvl>
    <w:lvl w:ilvl="3" w:tplc="08090001" w:tentative="1">
      <w:start w:val="1"/>
      <w:numFmt w:val="bullet"/>
      <w:lvlText w:val=""/>
      <w:lvlJc w:val="left"/>
      <w:pPr>
        <w:ind w:left="2914" w:hanging="360"/>
      </w:pPr>
      <w:rPr>
        <w:rFonts w:ascii="Symbol" w:hAnsi="Symbol" w:hint="default"/>
      </w:rPr>
    </w:lvl>
    <w:lvl w:ilvl="4" w:tplc="08090003" w:tentative="1">
      <w:start w:val="1"/>
      <w:numFmt w:val="bullet"/>
      <w:lvlText w:val="o"/>
      <w:lvlJc w:val="left"/>
      <w:pPr>
        <w:ind w:left="3634" w:hanging="360"/>
      </w:pPr>
      <w:rPr>
        <w:rFonts w:ascii="Courier New" w:hAnsi="Courier New" w:cs="Courier New" w:hint="default"/>
      </w:rPr>
    </w:lvl>
    <w:lvl w:ilvl="5" w:tplc="08090005" w:tentative="1">
      <w:start w:val="1"/>
      <w:numFmt w:val="bullet"/>
      <w:lvlText w:val=""/>
      <w:lvlJc w:val="left"/>
      <w:pPr>
        <w:ind w:left="4354" w:hanging="360"/>
      </w:pPr>
      <w:rPr>
        <w:rFonts w:ascii="Wingdings" w:hAnsi="Wingdings" w:hint="default"/>
      </w:rPr>
    </w:lvl>
    <w:lvl w:ilvl="6" w:tplc="08090001" w:tentative="1">
      <w:start w:val="1"/>
      <w:numFmt w:val="bullet"/>
      <w:lvlText w:val=""/>
      <w:lvlJc w:val="left"/>
      <w:pPr>
        <w:ind w:left="5074" w:hanging="360"/>
      </w:pPr>
      <w:rPr>
        <w:rFonts w:ascii="Symbol" w:hAnsi="Symbol" w:hint="default"/>
      </w:rPr>
    </w:lvl>
    <w:lvl w:ilvl="7" w:tplc="08090003" w:tentative="1">
      <w:start w:val="1"/>
      <w:numFmt w:val="bullet"/>
      <w:lvlText w:val="o"/>
      <w:lvlJc w:val="left"/>
      <w:pPr>
        <w:ind w:left="5794" w:hanging="360"/>
      </w:pPr>
      <w:rPr>
        <w:rFonts w:ascii="Courier New" w:hAnsi="Courier New" w:cs="Courier New" w:hint="default"/>
      </w:rPr>
    </w:lvl>
    <w:lvl w:ilvl="8" w:tplc="08090005" w:tentative="1">
      <w:start w:val="1"/>
      <w:numFmt w:val="bullet"/>
      <w:lvlText w:val=""/>
      <w:lvlJc w:val="left"/>
      <w:pPr>
        <w:ind w:left="6514" w:hanging="360"/>
      </w:pPr>
      <w:rPr>
        <w:rFonts w:ascii="Wingdings" w:hAnsi="Wingdings" w:hint="default"/>
      </w:rPr>
    </w:lvl>
  </w:abstractNum>
  <w:abstractNum w:abstractNumId="21">
    <w:nsid w:val="57371C46"/>
    <w:multiLevelType w:val="hybridMultilevel"/>
    <w:tmpl w:val="DD967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57B27E7A"/>
    <w:multiLevelType w:val="hybridMultilevel"/>
    <w:tmpl w:val="D4EAB756"/>
    <w:lvl w:ilvl="0" w:tplc="08090001">
      <w:start w:val="1"/>
      <w:numFmt w:val="bullet"/>
      <w:lvlText w:val=""/>
      <w:lvlJc w:val="left"/>
      <w:pPr>
        <w:ind w:left="1582" w:hanging="360"/>
      </w:pPr>
      <w:rPr>
        <w:rFonts w:ascii="Symbol" w:hAnsi="Symbol" w:hint="default"/>
      </w:rPr>
    </w:lvl>
    <w:lvl w:ilvl="1" w:tplc="08090003" w:tentative="1">
      <w:start w:val="1"/>
      <w:numFmt w:val="bullet"/>
      <w:lvlText w:val="o"/>
      <w:lvlJc w:val="left"/>
      <w:pPr>
        <w:ind w:left="2302" w:hanging="360"/>
      </w:pPr>
      <w:rPr>
        <w:rFonts w:ascii="Courier New" w:hAnsi="Courier New" w:cs="Courier New" w:hint="default"/>
      </w:rPr>
    </w:lvl>
    <w:lvl w:ilvl="2" w:tplc="08090005" w:tentative="1">
      <w:start w:val="1"/>
      <w:numFmt w:val="bullet"/>
      <w:lvlText w:val=""/>
      <w:lvlJc w:val="left"/>
      <w:pPr>
        <w:ind w:left="3022" w:hanging="360"/>
      </w:pPr>
      <w:rPr>
        <w:rFonts w:ascii="Wingdings" w:hAnsi="Wingdings" w:hint="default"/>
      </w:rPr>
    </w:lvl>
    <w:lvl w:ilvl="3" w:tplc="08090001" w:tentative="1">
      <w:start w:val="1"/>
      <w:numFmt w:val="bullet"/>
      <w:lvlText w:val=""/>
      <w:lvlJc w:val="left"/>
      <w:pPr>
        <w:ind w:left="3742" w:hanging="360"/>
      </w:pPr>
      <w:rPr>
        <w:rFonts w:ascii="Symbol" w:hAnsi="Symbol" w:hint="default"/>
      </w:rPr>
    </w:lvl>
    <w:lvl w:ilvl="4" w:tplc="08090003" w:tentative="1">
      <w:start w:val="1"/>
      <w:numFmt w:val="bullet"/>
      <w:lvlText w:val="o"/>
      <w:lvlJc w:val="left"/>
      <w:pPr>
        <w:ind w:left="4462" w:hanging="360"/>
      </w:pPr>
      <w:rPr>
        <w:rFonts w:ascii="Courier New" w:hAnsi="Courier New" w:cs="Courier New" w:hint="default"/>
      </w:rPr>
    </w:lvl>
    <w:lvl w:ilvl="5" w:tplc="08090005" w:tentative="1">
      <w:start w:val="1"/>
      <w:numFmt w:val="bullet"/>
      <w:lvlText w:val=""/>
      <w:lvlJc w:val="left"/>
      <w:pPr>
        <w:ind w:left="5182" w:hanging="360"/>
      </w:pPr>
      <w:rPr>
        <w:rFonts w:ascii="Wingdings" w:hAnsi="Wingdings" w:hint="default"/>
      </w:rPr>
    </w:lvl>
    <w:lvl w:ilvl="6" w:tplc="08090001" w:tentative="1">
      <w:start w:val="1"/>
      <w:numFmt w:val="bullet"/>
      <w:lvlText w:val=""/>
      <w:lvlJc w:val="left"/>
      <w:pPr>
        <w:ind w:left="5902" w:hanging="360"/>
      </w:pPr>
      <w:rPr>
        <w:rFonts w:ascii="Symbol" w:hAnsi="Symbol" w:hint="default"/>
      </w:rPr>
    </w:lvl>
    <w:lvl w:ilvl="7" w:tplc="08090003" w:tentative="1">
      <w:start w:val="1"/>
      <w:numFmt w:val="bullet"/>
      <w:lvlText w:val="o"/>
      <w:lvlJc w:val="left"/>
      <w:pPr>
        <w:ind w:left="6622" w:hanging="360"/>
      </w:pPr>
      <w:rPr>
        <w:rFonts w:ascii="Courier New" w:hAnsi="Courier New" w:cs="Courier New" w:hint="default"/>
      </w:rPr>
    </w:lvl>
    <w:lvl w:ilvl="8" w:tplc="08090005" w:tentative="1">
      <w:start w:val="1"/>
      <w:numFmt w:val="bullet"/>
      <w:lvlText w:val=""/>
      <w:lvlJc w:val="left"/>
      <w:pPr>
        <w:ind w:left="7342" w:hanging="360"/>
      </w:pPr>
      <w:rPr>
        <w:rFonts w:ascii="Wingdings" w:hAnsi="Wingdings" w:hint="default"/>
      </w:rPr>
    </w:lvl>
  </w:abstractNum>
  <w:abstractNum w:abstractNumId="23">
    <w:nsid w:val="57F81ED4"/>
    <w:multiLevelType w:val="hybridMultilevel"/>
    <w:tmpl w:val="E6A4E3A8"/>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24">
    <w:nsid w:val="5D3F099C"/>
    <w:multiLevelType w:val="hybridMultilevel"/>
    <w:tmpl w:val="D1E4A2E0"/>
    <w:lvl w:ilvl="0" w:tplc="08090001">
      <w:start w:val="1"/>
      <w:numFmt w:val="bullet"/>
      <w:lvlText w:val=""/>
      <w:lvlJc w:val="left"/>
      <w:pPr>
        <w:ind w:left="754" w:hanging="360"/>
      </w:pPr>
      <w:rPr>
        <w:rFonts w:ascii="Symbol" w:hAnsi="Symbol" w:hint="default"/>
      </w:rPr>
    </w:lvl>
    <w:lvl w:ilvl="1" w:tplc="08090003">
      <w:start w:val="1"/>
      <w:numFmt w:val="bullet"/>
      <w:lvlText w:val="o"/>
      <w:lvlJc w:val="left"/>
      <w:pPr>
        <w:ind w:left="1474" w:hanging="360"/>
      </w:pPr>
      <w:rPr>
        <w:rFonts w:ascii="Courier New" w:hAnsi="Courier New" w:cs="Courier New" w:hint="default"/>
      </w:rPr>
    </w:lvl>
    <w:lvl w:ilvl="2" w:tplc="08090005">
      <w:start w:val="1"/>
      <w:numFmt w:val="bullet"/>
      <w:lvlText w:val=""/>
      <w:lvlJc w:val="left"/>
      <w:pPr>
        <w:ind w:left="2194" w:hanging="360"/>
      </w:pPr>
      <w:rPr>
        <w:rFonts w:ascii="Wingdings" w:hAnsi="Wingdings" w:hint="default"/>
      </w:rPr>
    </w:lvl>
    <w:lvl w:ilvl="3" w:tplc="08090001">
      <w:start w:val="1"/>
      <w:numFmt w:val="bullet"/>
      <w:lvlText w:val=""/>
      <w:lvlJc w:val="left"/>
      <w:pPr>
        <w:ind w:left="2914" w:hanging="360"/>
      </w:pPr>
      <w:rPr>
        <w:rFonts w:ascii="Symbol" w:hAnsi="Symbol" w:hint="default"/>
      </w:rPr>
    </w:lvl>
    <w:lvl w:ilvl="4" w:tplc="08090003" w:tentative="1">
      <w:start w:val="1"/>
      <w:numFmt w:val="bullet"/>
      <w:lvlText w:val="o"/>
      <w:lvlJc w:val="left"/>
      <w:pPr>
        <w:ind w:left="3634" w:hanging="360"/>
      </w:pPr>
      <w:rPr>
        <w:rFonts w:ascii="Courier New" w:hAnsi="Courier New" w:cs="Courier New" w:hint="default"/>
      </w:rPr>
    </w:lvl>
    <w:lvl w:ilvl="5" w:tplc="08090005" w:tentative="1">
      <w:start w:val="1"/>
      <w:numFmt w:val="bullet"/>
      <w:lvlText w:val=""/>
      <w:lvlJc w:val="left"/>
      <w:pPr>
        <w:ind w:left="4354" w:hanging="360"/>
      </w:pPr>
      <w:rPr>
        <w:rFonts w:ascii="Wingdings" w:hAnsi="Wingdings" w:hint="default"/>
      </w:rPr>
    </w:lvl>
    <w:lvl w:ilvl="6" w:tplc="08090001" w:tentative="1">
      <w:start w:val="1"/>
      <w:numFmt w:val="bullet"/>
      <w:lvlText w:val=""/>
      <w:lvlJc w:val="left"/>
      <w:pPr>
        <w:ind w:left="5074" w:hanging="360"/>
      </w:pPr>
      <w:rPr>
        <w:rFonts w:ascii="Symbol" w:hAnsi="Symbol" w:hint="default"/>
      </w:rPr>
    </w:lvl>
    <w:lvl w:ilvl="7" w:tplc="08090003" w:tentative="1">
      <w:start w:val="1"/>
      <w:numFmt w:val="bullet"/>
      <w:lvlText w:val="o"/>
      <w:lvlJc w:val="left"/>
      <w:pPr>
        <w:ind w:left="5794" w:hanging="360"/>
      </w:pPr>
      <w:rPr>
        <w:rFonts w:ascii="Courier New" w:hAnsi="Courier New" w:cs="Courier New" w:hint="default"/>
      </w:rPr>
    </w:lvl>
    <w:lvl w:ilvl="8" w:tplc="08090005" w:tentative="1">
      <w:start w:val="1"/>
      <w:numFmt w:val="bullet"/>
      <w:lvlText w:val=""/>
      <w:lvlJc w:val="left"/>
      <w:pPr>
        <w:ind w:left="6514" w:hanging="360"/>
      </w:pPr>
      <w:rPr>
        <w:rFonts w:ascii="Wingdings" w:hAnsi="Wingdings" w:hint="default"/>
      </w:rPr>
    </w:lvl>
  </w:abstractNum>
  <w:abstractNum w:abstractNumId="25">
    <w:nsid w:val="61C6309E"/>
    <w:multiLevelType w:val="multilevel"/>
    <w:tmpl w:val="08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nsid w:val="73820390"/>
    <w:multiLevelType w:val="hybridMultilevel"/>
    <w:tmpl w:val="B4AE28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76520702"/>
    <w:multiLevelType w:val="hybridMultilevel"/>
    <w:tmpl w:val="90267DE0"/>
    <w:lvl w:ilvl="0" w:tplc="040C000F">
      <w:start w:val="6"/>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8">
    <w:nsid w:val="7C0B106E"/>
    <w:multiLevelType w:val="hybridMultilevel"/>
    <w:tmpl w:val="3B907EFE"/>
    <w:lvl w:ilvl="0" w:tplc="833E85A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7C6807B6"/>
    <w:multiLevelType w:val="hybridMultilevel"/>
    <w:tmpl w:val="08EC92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7E486797"/>
    <w:multiLevelType w:val="hybridMultilevel"/>
    <w:tmpl w:val="CA4A3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19"/>
  </w:num>
  <w:num w:numId="3">
    <w:abstractNumId w:val="5"/>
  </w:num>
  <w:num w:numId="4">
    <w:abstractNumId w:val="9"/>
  </w:num>
  <w:num w:numId="5">
    <w:abstractNumId w:val="14"/>
  </w:num>
  <w:num w:numId="6">
    <w:abstractNumId w:val="4"/>
  </w:num>
  <w:num w:numId="7">
    <w:abstractNumId w:val="17"/>
  </w:num>
  <w:num w:numId="8">
    <w:abstractNumId w:val="16"/>
  </w:num>
  <w:num w:numId="9">
    <w:abstractNumId w:val="15"/>
  </w:num>
  <w:num w:numId="10">
    <w:abstractNumId w:val="11"/>
  </w:num>
  <w:num w:numId="11">
    <w:abstractNumId w:val="6"/>
  </w:num>
  <w:num w:numId="12">
    <w:abstractNumId w:val="8"/>
  </w:num>
  <w:num w:numId="13">
    <w:abstractNumId w:val="10"/>
  </w:num>
  <w:num w:numId="14">
    <w:abstractNumId w:val="13"/>
  </w:num>
  <w:num w:numId="15">
    <w:abstractNumId w:val="1"/>
  </w:num>
  <w:num w:numId="16">
    <w:abstractNumId w:val="24"/>
  </w:num>
  <w:num w:numId="17">
    <w:abstractNumId w:val="22"/>
  </w:num>
  <w:num w:numId="18">
    <w:abstractNumId w:val="20"/>
  </w:num>
  <w:num w:numId="19">
    <w:abstractNumId w:val="0"/>
  </w:num>
  <w:num w:numId="20">
    <w:abstractNumId w:val="23"/>
  </w:num>
  <w:num w:numId="21">
    <w:abstractNumId w:val="7"/>
  </w:num>
  <w:num w:numId="22">
    <w:abstractNumId w:val="21"/>
  </w:num>
  <w:num w:numId="23">
    <w:abstractNumId w:val="30"/>
  </w:num>
  <w:num w:numId="24">
    <w:abstractNumId w:val="2"/>
  </w:num>
  <w:num w:numId="25">
    <w:abstractNumId w:val="3"/>
  </w:num>
  <w:num w:numId="26">
    <w:abstractNumId w:val="18"/>
  </w:num>
  <w:num w:numId="27">
    <w:abstractNumId w:val="29"/>
  </w:num>
  <w:num w:numId="28">
    <w:abstractNumId w:val="26"/>
  </w:num>
  <w:num w:numId="29">
    <w:abstractNumId w:val="25"/>
  </w:num>
  <w:num w:numId="30">
    <w:abstractNumId w:val="2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hyphenationZone w:val="425"/>
  <w:drawingGridHorizontalSpacing w:val="85"/>
  <w:displayHorizontalDrawingGridEvery w:val="2"/>
  <w:characterSpacingControl w:val="doNotCompress"/>
  <w:hdrShapeDefaults>
    <o:shapedefaults v:ext="edit" spidmax="23553"/>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ENInstantFormat&gt;"/>
    <w:docVar w:name="EN.Layout" w:val="&lt;ENLayout&gt;&lt;Style&gt;Thesis Sandra Crispim&lt;/Style&gt;&lt;LeftDelim&gt;{&lt;/LeftDelim&gt;&lt;RightDelim&gt;}&lt;/RightDelim&gt;&lt;FontName&gt;Verdana&lt;/FontName&gt;&lt;FontSize&gt;8&lt;/FontSize&gt;&lt;ReflistTitle&gt;&lt;style size=&quot;10&quot;&gt;References&lt;/sty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0909s2ezowewrue9w0tp5t9f9rv50xd9tar9&quot;&gt;EPIC&lt;record-ids&gt;&lt;item&gt;858&lt;/item&gt;&lt;/record-ids&gt;&lt;/item&gt;&lt;item db-id=&quot;ww9ztfprntaxxjezwr7vr5f5rd5zsfaxdwz2&quot;&gt;foodportion&lt;record-ids&gt;&lt;item&gt;2&lt;/item&gt;&lt;item&gt;20&lt;/item&gt;&lt;item&gt;136&lt;/item&gt;&lt;item&gt;176&lt;/item&gt;&lt;/record-ids&gt;&lt;/item&gt;&lt;/Libraries&gt;"/>
  </w:docVars>
  <w:rsids>
    <w:rsidRoot w:val="007E0A48"/>
    <w:rsid w:val="000033BF"/>
    <w:rsid w:val="00010F7D"/>
    <w:rsid w:val="000129F2"/>
    <w:rsid w:val="000201A4"/>
    <w:rsid w:val="00022510"/>
    <w:rsid w:val="00025AC3"/>
    <w:rsid w:val="00030318"/>
    <w:rsid w:val="00031F5F"/>
    <w:rsid w:val="00035E45"/>
    <w:rsid w:val="00044664"/>
    <w:rsid w:val="00046449"/>
    <w:rsid w:val="000533D1"/>
    <w:rsid w:val="00066022"/>
    <w:rsid w:val="00072BA3"/>
    <w:rsid w:val="0008160C"/>
    <w:rsid w:val="000A49B6"/>
    <w:rsid w:val="000A79F2"/>
    <w:rsid w:val="000B20AD"/>
    <w:rsid w:val="000B5B0D"/>
    <w:rsid w:val="000B65F6"/>
    <w:rsid w:val="000C0121"/>
    <w:rsid w:val="000C4FB4"/>
    <w:rsid w:val="000D2B87"/>
    <w:rsid w:val="000E00BE"/>
    <w:rsid w:val="000E4666"/>
    <w:rsid w:val="000F2D1D"/>
    <w:rsid w:val="000F5939"/>
    <w:rsid w:val="000F61D7"/>
    <w:rsid w:val="00107A88"/>
    <w:rsid w:val="00116021"/>
    <w:rsid w:val="001176A7"/>
    <w:rsid w:val="00122022"/>
    <w:rsid w:val="00123417"/>
    <w:rsid w:val="00140383"/>
    <w:rsid w:val="0014644E"/>
    <w:rsid w:val="00146BC5"/>
    <w:rsid w:val="0014772E"/>
    <w:rsid w:val="00147768"/>
    <w:rsid w:val="00152B49"/>
    <w:rsid w:val="0015676B"/>
    <w:rsid w:val="00167E31"/>
    <w:rsid w:val="00176A51"/>
    <w:rsid w:val="00177891"/>
    <w:rsid w:val="00183112"/>
    <w:rsid w:val="001833B5"/>
    <w:rsid w:val="00187956"/>
    <w:rsid w:val="001939C3"/>
    <w:rsid w:val="0019488B"/>
    <w:rsid w:val="00197355"/>
    <w:rsid w:val="001A11BF"/>
    <w:rsid w:val="001A1EA8"/>
    <w:rsid w:val="001A33CA"/>
    <w:rsid w:val="001A6862"/>
    <w:rsid w:val="001A6C8F"/>
    <w:rsid w:val="001B6480"/>
    <w:rsid w:val="001B78ED"/>
    <w:rsid w:val="001D550F"/>
    <w:rsid w:val="001E02B5"/>
    <w:rsid w:val="001E24E2"/>
    <w:rsid w:val="001F7ADB"/>
    <w:rsid w:val="002043EA"/>
    <w:rsid w:val="002137E6"/>
    <w:rsid w:val="00214384"/>
    <w:rsid w:val="00232BE9"/>
    <w:rsid w:val="0024466B"/>
    <w:rsid w:val="00253243"/>
    <w:rsid w:val="0026134E"/>
    <w:rsid w:val="00262E59"/>
    <w:rsid w:val="00264B82"/>
    <w:rsid w:val="002675A9"/>
    <w:rsid w:val="00270662"/>
    <w:rsid w:val="00277580"/>
    <w:rsid w:val="00282099"/>
    <w:rsid w:val="00282316"/>
    <w:rsid w:val="0028302D"/>
    <w:rsid w:val="002868A8"/>
    <w:rsid w:val="00292B05"/>
    <w:rsid w:val="00296619"/>
    <w:rsid w:val="0029737C"/>
    <w:rsid w:val="002A1124"/>
    <w:rsid w:val="002A4119"/>
    <w:rsid w:val="002A5218"/>
    <w:rsid w:val="002B0444"/>
    <w:rsid w:val="002B7A24"/>
    <w:rsid w:val="002C385A"/>
    <w:rsid w:val="002C51D7"/>
    <w:rsid w:val="002D010D"/>
    <w:rsid w:val="002D400F"/>
    <w:rsid w:val="002D6F04"/>
    <w:rsid w:val="002E0B4F"/>
    <w:rsid w:val="003011CA"/>
    <w:rsid w:val="00304129"/>
    <w:rsid w:val="00310DCA"/>
    <w:rsid w:val="00312FE7"/>
    <w:rsid w:val="00320C97"/>
    <w:rsid w:val="003222EB"/>
    <w:rsid w:val="0033258F"/>
    <w:rsid w:val="00336D26"/>
    <w:rsid w:val="00340B26"/>
    <w:rsid w:val="00342630"/>
    <w:rsid w:val="00346775"/>
    <w:rsid w:val="00346BA6"/>
    <w:rsid w:val="00350032"/>
    <w:rsid w:val="00355CBC"/>
    <w:rsid w:val="0036743D"/>
    <w:rsid w:val="00374967"/>
    <w:rsid w:val="00375BB9"/>
    <w:rsid w:val="00376126"/>
    <w:rsid w:val="00390623"/>
    <w:rsid w:val="00391E71"/>
    <w:rsid w:val="00392649"/>
    <w:rsid w:val="0039340D"/>
    <w:rsid w:val="00393727"/>
    <w:rsid w:val="00395773"/>
    <w:rsid w:val="00395F82"/>
    <w:rsid w:val="003A0AEB"/>
    <w:rsid w:val="003B0ADF"/>
    <w:rsid w:val="003C5620"/>
    <w:rsid w:val="003C6592"/>
    <w:rsid w:val="003C6671"/>
    <w:rsid w:val="003C69D2"/>
    <w:rsid w:val="003C7E97"/>
    <w:rsid w:val="003E14D4"/>
    <w:rsid w:val="003E4BAB"/>
    <w:rsid w:val="003F14EE"/>
    <w:rsid w:val="003F1B8B"/>
    <w:rsid w:val="003F33E0"/>
    <w:rsid w:val="003F4322"/>
    <w:rsid w:val="003F753D"/>
    <w:rsid w:val="0041053E"/>
    <w:rsid w:val="004139B8"/>
    <w:rsid w:val="00415E56"/>
    <w:rsid w:val="004164AF"/>
    <w:rsid w:val="0042253D"/>
    <w:rsid w:val="00425E24"/>
    <w:rsid w:val="00426381"/>
    <w:rsid w:val="00430258"/>
    <w:rsid w:val="004322D7"/>
    <w:rsid w:val="00435D9E"/>
    <w:rsid w:val="00441D20"/>
    <w:rsid w:val="00446585"/>
    <w:rsid w:val="00446A3A"/>
    <w:rsid w:val="00463458"/>
    <w:rsid w:val="00463738"/>
    <w:rsid w:val="00476D2F"/>
    <w:rsid w:val="00480FB4"/>
    <w:rsid w:val="0049246A"/>
    <w:rsid w:val="00492A47"/>
    <w:rsid w:val="00492B61"/>
    <w:rsid w:val="004974C5"/>
    <w:rsid w:val="004A16EE"/>
    <w:rsid w:val="004A7709"/>
    <w:rsid w:val="004B2B5A"/>
    <w:rsid w:val="004B5D32"/>
    <w:rsid w:val="004C70B7"/>
    <w:rsid w:val="004D2C67"/>
    <w:rsid w:val="004D58B5"/>
    <w:rsid w:val="004D6501"/>
    <w:rsid w:val="004D67C8"/>
    <w:rsid w:val="004E0EEF"/>
    <w:rsid w:val="004E4F8E"/>
    <w:rsid w:val="004E68D8"/>
    <w:rsid w:val="004E6D71"/>
    <w:rsid w:val="004F4FD4"/>
    <w:rsid w:val="004F555E"/>
    <w:rsid w:val="005005B4"/>
    <w:rsid w:val="00501342"/>
    <w:rsid w:val="005013E1"/>
    <w:rsid w:val="0050307C"/>
    <w:rsid w:val="0051237C"/>
    <w:rsid w:val="00515FE8"/>
    <w:rsid w:val="00525C03"/>
    <w:rsid w:val="005331EB"/>
    <w:rsid w:val="00534176"/>
    <w:rsid w:val="00536CCA"/>
    <w:rsid w:val="0054154E"/>
    <w:rsid w:val="005449FD"/>
    <w:rsid w:val="00550ACD"/>
    <w:rsid w:val="00550C70"/>
    <w:rsid w:val="005547FD"/>
    <w:rsid w:val="005610F8"/>
    <w:rsid w:val="00561366"/>
    <w:rsid w:val="00564089"/>
    <w:rsid w:val="0057057F"/>
    <w:rsid w:val="00573AE9"/>
    <w:rsid w:val="005752FF"/>
    <w:rsid w:val="00581CF6"/>
    <w:rsid w:val="00584083"/>
    <w:rsid w:val="00585904"/>
    <w:rsid w:val="00590AB6"/>
    <w:rsid w:val="005921C1"/>
    <w:rsid w:val="00592F0F"/>
    <w:rsid w:val="005961ED"/>
    <w:rsid w:val="00596403"/>
    <w:rsid w:val="005A21C8"/>
    <w:rsid w:val="005A35B2"/>
    <w:rsid w:val="005B0BBA"/>
    <w:rsid w:val="005B2521"/>
    <w:rsid w:val="005B4DCE"/>
    <w:rsid w:val="005C32F3"/>
    <w:rsid w:val="005D084B"/>
    <w:rsid w:val="005D1421"/>
    <w:rsid w:val="005D635F"/>
    <w:rsid w:val="005D6738"/>
    <w:rsid w:val="005E202D"/>
    <w:rsid w:val="005F475E"/>
    <w:rsid w:val="0060543D"/>
    <w:rsid w:val="00605A38"/>
    <w:rsid w:val="00605E27"/>
    <w:rsid w:val="006146CD"/>
    <w:rsid w:val="006165F8"/>
    <w:rsid w:val="00622590"/>
    <w:rsid w:val="0062540B"/>
    <w:rsid w:val="006272BB"/>
    <w:rsid w:val="00630525"/>
    <w:rsid w:val="00635968"/>
    <w:rsid w:val="0063640B"/>
    <w:rsid w:val="00642A88"/>
    <w:rsid w:val="00643B9B"/>
    <w:rsid w:val="00650DCA"/>
    <w:rsid w:val="00651101"/>
    <w:rsid w:val="006533BE"/>
    <w:rsid w:val="00655661"/>
    <w:rsid w:val="00656073"/>
    <w:rsid w:val="006641B0"/>
    <w:rsid w:val="00665949"/>
    <w:rsid w:val="00665F00"/>
    <w:rsid w:val="00666C3C"/>
    <w:rsid w:val="006849C5"/>
    <w:rsid w:val="00686DE1"/>
    <w:rsid w:val="00691B7E"/>
    <w:rsid w:val="006968F9"/>
    <w:rsid w:val="006A27D5"/>
    <w:rsid w:val="006A2C35"/>
    <w:rsid w:val="006A7297"/>
    <w:rsid w:val="006B33D9"/>
    <w:rsid w:val="006C29B9"/>
    <w:rsid w:val="006C3B4C"/>
    <w:rsid w:val="006D061D"/>
    <w:rsid w:val="006D6B33"/>
    <w:rsid w:val="006D7CAF"/>
    <w:rsid w:val="006E1AD1"/>
    <w:rsid w:val="006E2305"/>
    <w:rsid w:val="006F41F1"/>
    <w:rsid w:val="00706719"/>
    <w:rsid w:val="007068CB"/>
    <w:rsid w:val="007116D0"/>
    <w:rsid w:val="00715B33"/>
    <w:rsid w:val="0072068B"/>
    <w:rsid w:val="00722AE4"/>
    <w:rsid w:val="007378E7"/>
    <w:rsid w:val="00740A13"/>
    <w:rsid w:val="00741643"/>
    <w:rsid w:val="00745F0B"/>
    <w:rsid w:val="00747BA6"/>
    <w:rsid w:val="00747CCD"/>
    <w:rsid w:val="007501D3"/>
    <w:rsid w:val="00764683"/>
    <w:rsid w:val="007651AF"/>
    <w:rsid w:val="00765D06"/>
    <w:rsid w:val="00766B0F"/>
    <w:rsid w:val="00767D97"/>
    <w:rsid w:val="00773AAE"/>
    <w:rsid w:val="007752D8"/>
    <w:rsid w:val="007772E1"/>
    <w:rsid w:val="00781F68"/>
    <w:rsid w:val="00791F3B"/>
    <w:rsid w:val="00797549"/>
    <w:rsid w:val="007A22F2"/>
    <w:rsid w:val="007A3FC3"/>
    <w:rsid w:val="007A41F6"/>
    <w:rsid w:val="007A4F55"/>
    <w:rsid w:val="007A623B"/>
    <w:rsid w:val="007B11F0"/>
    <w:rsid w:val="007B619B"/>
    <w:rsid w:val="007C27CA"/>
    <w:rsid w:val="007D0256"/>
    <w:rsid w:val="007D6025"/>
    <w:rsid w:val="007D6C20"/>
    <w:rsid w:val="007E0A48"/>
    <w:rsid w:val="007F029F"/>
    <w:rsid w:val="007F36F5"/>
    <w:rsid w:val="007F3859"/>
    <w:rsid w:val="00800C60"/>
    <w:rsid w:val="00803488"/>
    <w:rsid w:val="00807562"/>
    <w:rsid w:val="00807EE5"/>
    <w:rsid w:val="0081264E"/>
    <w:rsid w:val="00815C7B"/>
    <w:rsid w:val="008166CE"/>
    <w:rsid w:val="008233C9"/>
    <w:rsid w:val="00831989"/>
    <w:rsid w:val="0083432A"/>
    <w:rsid w:val="0083505B"/>
    <w:rsid w:val="00841DC2"/>
    <w:rsid w:val="008446F0"/>
    <w:rsid w:val="00845BB1"/>
    <w:rsid w:val="00845E0F"/>
    <w:rsid w:val="00846198"/>
    <w:rsid w:val="00852A87"/>
    <w:rsid w:val="00854230"/>
    <w:rsid w:val="00855ECF"/>
    <w:rsid w:val="0086091C"/>
    <w:rsid w:val="008610AF"/>
    <w:rsid w:val="00861276"/>
    <w:rsid w:val="00864724"/>
    <w:rsid w:val="008649E8"/>
    <w:rsid w:val="00865618"/>
    <w:rsid w:val="008661B8"/>
    <w:rsid w:val="008748DC"/>
    <w:rsid w:val="008810BF"/>
    <w:rsid w:val="00883859"/>
    <w:rsid w:val="00886285"/>
    <w:rsid w:val="00887989"/>
    <w:rsid w:val="00890A75"/>
    <w:rsid w:val="0089226D"/>
    <w:rsid w:val="00893CBE"/>
    <w:rsid w:val="00894516"/>
    <w:rsid w:val="0089741E"/>
    <w:rsid w:val="008A00FA"/>
    <w:rsid w:val="008A0D08"/>
    <w:rsid w:val="008B327D"/>
    <w:rsid w:val="008B3648"/>
    <w:rsid w:val="008B7869"/>
    <w:rsid w:val="008C079A"/>
    <w:rsid w:val="008C124B"/>
    <w:rsid w:val="008C39F2"/>
    <w:rsid w:val="008C47C2"/>
    <w:rsid w:val="008D46C5"/>
    <w:rsid w:val="008D6171"/>
    <w:rsid w:val="008E0A95"/>
    <w:rsid w:val="008E0EA6"/>
    <w:rsid w:val="008F5E13"/>
    <w:rsid w:val="008F73FB"/>
    <w:rsid w:val="0090736B"/>
    <w:rsid w:val="00910D3E"/>
    <w:rsid w:val="00912932"/>
    <w:rsid w:val="009162AA"/>
    <w:rsid w:val="00917A31"/>
    <w:rsid w:val="0092083A"/>
    <w:rsid w:val="00931F75"/>
    <w:rsid w:val="00932AC0"/>
    <w:rsid w:val="00932D26"/>
    <w:rsid w:val="00936CB1"/>
    <w:rsid w:val="009476F0"/>
    <w:rsid w:val="0094787B"/>
    <w:rsid w:val="00947E00"/>
    <w:rsid w:val="009534DE"/>
    <w:rsid w:val="0096650F"/>
    <w:rsid w:val="00966C4D"/>
    <w:rsid w:val="0097055F"/>
    <w:rsid w:val="009738B1"/>
    <w:rsid w:val="00975D8C"/>
    <w:rsid w:val="0097648D"/>
    <w:rsid w:val="00977A4C"/>
    <w:rsid w:val="00984830"/>
    <w:rsid w:val="009856AE"/>
    <w:rsid w:val="0099216E"/>
    <w:rsid w:val="00993DCF"/>
    <w:rsid w:val="009966FD"/>
    <w:rsid w:val="0099670A"/>
    <w:rsid w:val="009A0775"/>
    <w:rsid w:val="009A130A"/>
    <w:rsid w:val="009A7931"/>
    <w:rsid w:val="009B042F"/>
    <w:rsid w:val="009B229D"/>
    <w:rsid w:val="009B25E6"/>
    <w:rsid w:val="009B45BD"/>
    <w:rsid w:val="009C1CCC"/>
    <w:rsid w:val="009C3A68"/>
    <w:rsid w:val="009D13D2"/>
    <w:rsid w:val="009D1CA9"/>
    <w:rsid w:val="009E0689"/>
    <w:rsid w:val="009E46E3"/>
    <w:rsid w:val="009F1465"/>
    <w:rsid w:val="009F26F4"/>
    <w:rsid w:val="009F753B"/>
    <w:rsid w:val="00A03D5A"/>
    <w:rsid w:val="00A049AE"/>
    <w:rsid w:val="00A05710"/>
    <w:rsid w:val="00A072FE"/>
    <w:rsid w:val="00A111F4"/>
    <w:rsid w:val="00A158DF"/>
    <w:rsid w:val="00A16B35"/>
    <w:rsid w:val="00A23584"/>
    <w:rsid w:val="00A24213"/>
    <w:rsid w:val="00A2494B"/>
    <w:rsid w:val="00A25515"/>
    <w:rsid w:val="00A3257C"/>
    <w:rsid w:val="00A359CF"/>
    <w:rsid w:val="00A35FF7"/>
    <w:rsid w:val="00A42253"/>
    <w:rsid w:val="00A42BA7"/>
    <w:rsid w:val="00A4607D"/>
    <w:rsid w:val="00A466AC"/>
    <w:rsid w:val="00A51D2A"/>
    <w:rsid w:val="00A52CB5"/>
    <w:rsid w:val="00A52E30"/>
    <w:rsid w:val="00A60E51"/>
    <w:rsid w:val="00A61F96"/>
    <w:rsid w:val="00A65E8D"/>
    <w:rsid w:val="00A729E6"/>
    <w:rsid w:val="00A74455"/>
    <w:rsid w:val="00A74F8B"/>
    <w:rsid w:val="00A76ED9"/>
    <w:rsid w:val="00A7770E"/>
    <w:rsid w:val="00A816C1"/>
    <w:rsid w:val="00A842E3"/>
    <w:rsid w:val="00A92373"/>
    <w:rsid w:val="00A92799"/>
    <w:rsid w:val="00A93475"/>
    <w:rsid w:val="00A94734"/>
    <w:rsid w:val="00AA4990"/>
    <w:rsid w:val="00AB3F5A"/>
    <w:rsid w:val="00AC5A72"/>
    <w:rsid w:val="00AC7971"/>
    <w:rsid w:val="00AE400C"/>
    <w:rsid w:val="00AE7D20"/>
    <w:rsid w:val="00AF4852"/>
    <w:rsid w:val="00AF4A9D"/>
    <w:rsid w:val="00AF6D20"/>
    <w:rsid w:val="00B05006"/>
    <w:rsid w:val="00B24C3F"/>
    <w:rsid w:val="00B2560E"/>
    <w:rsid w:val="00B326FB"/>
    <w:rsid w:val="00B36055"/>
    <w:rsid w:val="00B42518"/>
    <w:rsid w:val="00B42ACA"/>
    <w:rsid w:val="00B44520"/>
    <w:rsid w:val="00B5181D"/>
    <w:rsid w:val="00B5688D"/>
    <w:rsid w:val="00B61CAA"/>
    <w:rsid w:val="00B628F1"/>
    <w:rsid w:val="00B63BE3"/>
    <w:rsid w:val="00B648FC"/>
    <w:rsid w:val="00B720BD"/>
    <w:rsid w:val="00B77B77"/>
    <w:rsid w:val="00B85B33"/>
    <w:rsid w:val="00B867BE"/>
    <w:rsid w:val="00BA28AA"/>
    <w:rsid w:val="00BA292B"/>
    <w:rsid w:val="00BA3634"/>
    <w:rsid w:val="00BA410B"/>
    <w:rsid w:val="00BA7AC5"/>
    <w:rsid w:val="00BB4D44"/>
    <w:rsid w:val="00BC1F06"/>
    <w:rsid w:val="00BC6BD7"/>
    <w:rsid w:val="00BC6C0E"/>
    <w:rsid w:val="00BD11E4"/>
    <w:rsid w:val="00BD2BF6"/>
    <w:rsid w:val="00BD3480"/>
    <w:rsid w:val="00BD4B1E"/>
    <w:rsid w:val="00BD509B"/>
    <w:rsid w:val="00BD53F1"/>
    <w:rsid w:val="00BD58C2"/>
    <w:rsid w:val="00BD6DA2"/>
    <w:rsid w:val="00BE0ACE"/>
    <w:rsid w:val="00BE2C0B"/>
    <w:rsid w:val="00BE4775"/>
    <w:rsid w:val="00BE603E"/>
    <w:rsid w:val="00BE715F"/>
    <w:rsid w:val="00C05B34"/>
    <w:rsid w:val="00C16F66"/>
    <w:rsid w:val="00C4273E"/>
    <w:rsid w:val="00C47225"/>
    <w:rsid w:val="00C47D0D"/>
    <w:rsid w:val="00C52981"/>
    <w:rsid w:val="00C55948"/>
    <w:rsid w:val="00C57134"/>
    <w:rsid w:val="00C62A95"/>
    <w:rsid w:val="00C6691E"/>
    <w:rsid w:val="00C72453"/>
    <w:rsid w:val="00C73112"/>
    <w:rsid w:val="00C76968"/>
    <w:rsid w:val="00C8135C"/>
    <w:rsid w:val="00C821BC"/>
    <w:rsid w:val="00C82D5A"/>
    <w:rsid w:val="00C854B3"/>
    <w:rsid w:val="00C90524"/>
    <w:rsid w:val="00C91EF6"/>
    <w:rsid w:val="00C92003"/>
    <w:rsid w:val="00CA3C47"/>
    <w:rsid w:val="00CA4113"/>
    <w:rsid w:val="00CB092D"/>
    <w:rsid w:val="00CB0B2D"/>
    <w:rsid w:val="00CB716B"/>
    <w:rsid w:val="00CC1DEB"/>
    <w:rsid w:val="00CC7E8A"/>
    <w:rsid w:val="00CD1FC7"/>
    <w:rsid w:val="00CD2767"/>
    <w:rsid w:val="00CD3746"/>
    <w:rsid w:val="00CD547E"/>
    <w:rsid w:val="00CF0749"/>
    <w:rsid w:val="00CF50E0"/>
    <w:rsid w:val="00D01F99"/>
    <w:rsid w:val="00D039A8"/>
    <w:rsid w:val="00D04180"/>
    <w:rsid w:val="00D07F3A"/>
    <w:rsid w:val="00D12588"/>
    <w:rsid w:val="00D1502C"/>
    <w:rsid w:val="00D222E8"/>
    <w:rsid w:val="00D25DB3"/>
    <w:rsid w:val="00D27243"/>
    <w:rsid w:val="00D3201E"/>
    <w:rsid w:val="00D3600D"/>
    <w:rsid w:val="00D4570B"/>
    <w:rsid w:val="00D47E20"/>
    <w:rsid w:val="00D54311"/>
    <w:rsid w:val="00D55595"/>
    <w:rsid w:val="00D57EB4"/>
    <w:rsid w:val="00D61BFF"/>
    <w:rsid w:val="00D63A44"/>
    <w:rsid w:val="00D6521A"/>
    <w:rsid w:val="00D65A11"/>
    <w:rsid w:val="00D6762C"/>
    <w:rsid w:val="00D73BBA"/>
    <w:rsid w:val="00D838C2"/>
    <w:rsid w:val="00D966FF"/>
    <w:rsid w:val="00DA2979"/>
    <w:rsid w:val="00DA3C7B"/>
    <w:rsid w:val="00DA404C"/>
    <w:rsid w:val="00DA4C1E"/>
    <w:rsid w:val="00DB47F6"/>
    <w:rsid w:val="00DB5580"/>
    <w:rsid w:val="00DB64FF"/>
    <w:rsid w:val="00DC0A40"/>
    <w:rsid w:val="00DE431E"/>
    <w:rsid w:val="00DF20FF"/>
    <w:rsid w:val="00DF3DEC"/>
    <w:rsid w:val="00DF467D"/>
    <w:rsid w:val="00DF4C22"/>
    <w:rsid w:val="00E05ADD"/>
    <w:rsid w:val="00E12652"/>
    <w:rsid w:val="00E13BE3"/>
    <w:rsid w:val="00E22977"/>
    <w:rsid w:val="00E262F4"/>
    <w:rsid w:val="00E44163"/>
    <w:rsid w:val="00E5784E"/>
    <w:rsid w:val="00E606D9"/>
    <w:rsid w:val="00E631AD"/>
    <w:rsid w:val="00E70ECB"/>
    <w:rsid w:val="00E8608C"/>
    <w:rsid w:val="00E86ADD"/>
    <w:rsid w:val="00E90957"/>
    <w:rsid w:val="00E9329F"/>
    <w:rsid w:val="00E9527E"/>
    <w:rsid w:val="00EB1DC0"/>
    <w:rsid w:val="00EB3516"/>
    <w:rsid w:val="00EB3904"/>
    <w:rsid w:val="00EB3AB1"/>
    <w:rsid w:val="00EC2222"/>
    <w:rsid w:val="00EC5A1B"/>
    <w:rsid w:val="00ED006D"/>
    <w:rsid w:val="00ED1413"/>
    <w:rsid w:val="00ED41EC"/>
    <w:rsid w:val="00ED5D6F"/>
    <w:rsid w:val="00EE1806"/>
    <w:rsid w:val="00EE25D4"/>
    <w:rsid w:val="00EE2857"/>
    <w:rsid w:val="00EE3B6B"/>
    <w:rsid w:val="00EE4230"/>
    <w:rsid w:val="00EE5E2E"/>
    <w:rsid w:val="00EE722C"/>
    <w:rsid w:val="00EF48EB"/>
    <w:rsid w:val="00EF5637"/>
    <w:rsid w:val="00EF64C1"/>
    <w:rsid w:val="00F045CF"/>
    <w:rsid w:val="00F10C82"/>
    <w:rsid w:val="00F11FD7"/>
    <w:rsid w:val="00F14A0B"/>
    <w:rsid w:val="00F157A5"/>
    <w:rsid w:val="00F16210"/>
    <w:rsid w:val="00F23267"/>
    <w:rsid w:val="00F234CC"/>
    <w:rsid w:val="00F2631E"/>
    <w:rsid w:val="00F341B8"/>
    <w:rsid w:val="00F368B5"/>
    <w:rsid w:val="00F5133E"/>
    <w:rsid w:val="00F55403"/>
    <w:rsid w:val="00F5608C"/>
    <w:rsid w:val="00F56DD0"/>
    <w:rsid w:val="00F60DE7"/>
    <w:rsid w:val="00F6315E"/>
    <w:rsid w:val="00F73D9D"/>
    <w:rsid w:val="00F80A46"/>
    <w:rsid w:val="00F80E6B"/>
    <w:rsid w:val="00F8133E"/>
    <w:rsid w:val="00F8165A"/>
    <w:rsid w:val="00F83625"/>
    <w:rsid w:val="00F836A9"/>
    <w:rsid w:val="00F869C7"/>
    <w:rsid w:val="00F86B83"/>
    <w:rsid w:val="00F95B1C"/>
    <w:rsid w:val="00FA2633"/>
    <w:rsid w:val="00FA271A"/>
    <w:rsid w:val="00FA4581"/>
    <w:rsid w:val="00FA5797"/>
    <w:rsid w:val="00FA764F"/>
    <w:rsid w:val="00FA794D"/>
    <w:rsid w:val="00FA79EE"/>
    <w:rsid w:val="00FB14DD"/>
    <w:rsid w:val="00FB331F"/>
    <w:rsid w:val="00FB5EFC"/>
    <w:rsid w:val="00FB6575"/>
    <w:rsid w:val="00FB66DC"/>
    <w:rsid w:val="00FB6F6D"/>
    <w:rsid w:val="00FC0802"/>
    <w:rsid w:val="00FC2B1B"/>
    <w:rsid w:val="00FC5352"/>
    <w:rsid w:val="00FC644D"/>
    <w:rsid w:val="00FD14AF"/>
    <w:rsid w:val="00FD4B98"/>
    <w:rsid w:val="00FD4BF5"/>
    <w:rsid w:val="00FE1579"/>
    <w:rsid w:val="00FE4297"/>
    <w:rsid w:val="00FE67CC"/>
    <w:rsid w:val="00FE754A"/>
    <w:rsid w:val="00FF0CF4"/>
    <w:rsid w:val="00FF55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semiHidden="0" w:uiPriority="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39" w:unhideWhenUsed="0"/>
    <w:lsdException w:name="toc 2" w:locked="1" w:semiHidden="0" w:uiPriority="39"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uiPriority="0"/>
    <w:lsdException w:name="caption" w:locked="1" w:uiPriority="0" w:qFormat="1"/>
    <w:lsdException w:name="annotation reference" w:uiPriority="0"/>
    <w:lsdException w:name="Title" w:locked="1" w:semiHidden="0" w:uiPriority="0" w:unhideWhenUsed="0" w:qFormat="1"/>
    <w:lsdException w:name="Default Paragraph Font" w:locked="1" w:semiHidden="0" w:uiPriority="1" w:unhideWhenUsed="0"/>
    <w:lsdException w:name="Body Text" w:uiPriority="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Plain Text" w:uiPriority="0"/>
    <w:lsdException w:name="annotation subject" w:uiPriority="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6C5"/>
    <w:pPr>
      <w:spacing w:after="200" w:line="276" w:lineRule="auto"/>
    </w:pPr>
    <w:rPr>
      <w:rFonts w:ascii="Verdana" w:hAnsi="Verdana"/>
      <w:sz w:val="17"/>
      <w:szCs w:val="22"/>
      <w:lang w:eastAsia="en-US"/>
    </w:rPr>
  </w:style>
  <w:style w:type="paragraph" w:styleId="Heading1">
    <w:name w:val="heading 1"/>
    <w:basedOn w:val="NoSpacing"/>
    <w:next w:val="Normal"/>
    <w:link w:val="Heading1Char"/>
    <w:qFormat/>
    <w:locked/>
    <w:rsid w:val="00030318"/>
    <w:pPr>
      <w:numPr>
        <w:numId w:val="2"/>
      </w:numPr>
      <w:ind w:left="0" w:firstLine="0"/>
      <w:outlineLvl w:val="0"/>
    </w:pPr>
    <w:rPr>
      <w:rFonts w:ascii="Garamond" w:hAnsi="Garamond"/>
      <w:b/>
      <w:bCs/>
      <w:sz w:val="24"/>
      <w:szCs w:val="24"/>
    </w:rPr>
  </w:style>
  <w:style w:type="paragraph" w:styleId="Heading2">
    <w:name w:val="heading 2"/>
    <w:aliases w:val="Appendix"/>
    <w:basedOn w:val="Normal"/>
    <w:next w:val="Normal"/>
    <w:link w:val="Heading2Char"/>
    <w:autoRedefine/>
    <w:unhideWhenUsed/>
    <w:qFormat/>
    <w:locked/>
    <w:rsid w:val="00D47E20"/>
    <w:pPr>
      <w:keepNext/>
      <w:spacing w:before="100" w:beforeAutospacing="1" w:after="0"/>
      <w:outlineLvl w:val="1"/>
    </w:pPr>
    <w:rPr>
      <w:rFonts w:ascii="Arial" w:eastAsia="MS Mincho" w:hAnsi="Arial"/>
      <w:b/>
      <w:bCs/>
      <w:iCs/>
      <w:sz w:val="22"/>
      <w:szCs w:val="28"/>
    </w:rPr>
  </w:style>
  <w:style w:type="paragraph" w:styleId="Heading3">
    <w:name w:val="heading 3"/>
    <w:basedOn w:val="Normal"/>
    <w:next w:val="Normal"/>
    <w:link w:val="Heading3Char"/>
    <w:unhideWhenUsed/>
    <w:qFormat/>
    <w:locked/>
    <w:rsid w:val="007501D3"/>
    <w:pPr>
      <w:keepNext/>
      <w:spacing w:before="240" w:after="60"/>
      <w:outlineLvl w:val="2"/>
    </w:pPr>
    <w:rPr>
      <w:rFonts w:ascii="Cambria" w:eastAsia="Times New Roman" w:hAnsi="Cambria"/>
      <w:b/>
      <w:bCs/>
      <w:sz w:val="26"/>
      <w:szCs w:val="26"/>
    </w:rPr>
  </w:style>
  <w:style w:type="paragraph" w:styleId="Heading5">
    <w:name w:val="heading 5"/>
    <w:basedOn w:val="Normal"/>
    <w:next w:val="Normal"/>
    <w:link w:val="Heading5Char"/>
    <w:qFormat/>
    <w:locked/>
    <w:rsid w:val="008D46C5"/>
    <w:pPr>
      <w:keepNext/>
      <w:numPr>
        <w:ilvl w:val="4"/>
        <w:numId w:val="29"/>
      </w:numPr>
      <w:tabs>
        <w:tab w:val="left" w:pos="567"/>
        <w:tab w:val="right" w:pos="3969"/>
        <w:tab w:val="right" w:pos="4820"/>
        <w:tab w:val="right" w:pos="5670"/>
        <w:tab w:val="right" w:pos="6521"/>
        <w:tab w:val="right" w:pos="7371"/>
        <w:tab w:val="right" w:pos="8222"/>
        <w:tab w:val="left" w:pos="8789"/>
      </w:tabs>
      <w:spacing w:after="0" w:line="240" w:lineRule="auto"/>
      <w:outlineLvl w:val="4"/>
    </w:pPr>
    <w:rPr>
      <w:rFonts w:ascii="Palatino" w:eastAsia="Times New Roman" w:hAnsi="Palatino"/>
      <w:b/>
      <w:bCs/>
      <w:sz w:val="20"/>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7E0A48"/>
    <w:pPr>
      <w:ind w:left="720"/>
      <w:contextualSpacing/>
    </w:pPr>
  </w:style>
  <w:style w:type="paragraph" w:styleId="BalloonText">
    <w:name w:val="Balloon Text"/>
    <w:basedOn w:val="Normal"/>
    <w:link w:val="BalloonTextChar"/>
    <w:autoRedefine/>
    <w:uiPriority w:val="99"/>
    <w:semiHidden/>
    <w:rsid w:val="008D46C5"/>
    <w:rPr>
      <w:rFonts w:ascii="Tahoma" w:hAnsi="Tahoma"/>
      <w:sz w:val="16"/>
      <w:szCs w:val="20"/>
    </w:rPr>
  </w:style>
  <w:style w:type="character" w:customStyle="1" w:styleId="BalloonTextChar">
    <w:name w:val="Balloon Text Char"/>
    <w:link w:val="BalloonText"/>
    <w:uiPriority w:val="99"/>
    <w:semiHidden/>
    <w:locked/>
    <w:rsid w:val="008D46C5"/>
    <w:rPr>
      <w:rFonts w:ascii="Tahoma" w:hAnsi="Tahoma"/>
      <w:sz w:val="16"/>
      <w:lang w:eastAsia="en-US"/>
    </w:rPr>
  </w:style>
  <w:style w:type="paragraph" w:styleId="NoSpacing">
    <w:name w:val="No Spacing"/>
    <w:link w:val="NoSpacingChar"/>
    <w:uiPriority w:val="1"/>
    <w:qFormat/>
    <w:rsid w:val="00656073"/>
    <w:rPr>
      <w:rFonts w:eastAsia="MS Mincho" w:cs="Arial"/>
      <w:lang w:val="en-US" w:eastAsia="ja-JP"/>
    </w:rPr>
  </w:style>
  <w:style w:type="character" w:customStyle="1" w:styleId="NoSpacingChar">
    <w:name w:val="No Spacing Char"/>
    <w:link w:val="NoSpacing"/>
    <w:uiPriority w:val="1"/>
    <w:rsid w:val="00656073"/>
    <w:rPr>
      <w:rFonts w:eastAsia="MS Mincho" w:cs="Arial"/>
      <w:lang w:val="en-US" w:eastAsia="ja-JP" w:bidi="ar-SA"/>
    </w:rPr>
  </w:style>
  <w:style w:type="character" w:styleId="Hyperlink">
    <w:name w:val="Hyperlink"/>
    <w:uiPriority w:val="99"/>
    <w:unhideWhenUsed/>
    <w:rsid w:val="00E44163"/>
    <w:rPr>
      <w:color w:val="0000FF"/>
      <w:u w:val="single"/>
    </w:rPr>
  </w:style>
  <w:style w:type="character" w:customStyle="1" w:styleId="Heading5Char">
    <w:name w:val="Heading 5 Char"/>
    <w:link w:val="Heading5"/>
    <w:rsid w:val="008D46C5"/>
    <w:rPr>
      <w:rFonts w:ascii="Palatino" w:eastAsia="Times New Roman" w:hAnsi="Palatino"/>
      <w:b/>
      <w:bCs/>
      <w:szCs w:val="24"/>
      <w:lang w:val="en-US" w:eastAsia="en-US"/>
    </w:rPr>
  </w:style>
  <w:style w:type="paragraph" w:styleId="PlainText">
    <w:name w:val="Plain Text"/>
    <w:basedOn w:val="Normal"/>
    <w:link w:val="PlainTextChar"/>
    <w:semiHidden/>
    <w:unhideWhenUsed/>
    <w:rsid w:val="004C70B7"/>
    <w:pPr>
      <w:spacing w:after="0" w:line="240" w:lineRule="auto"/>
    </w:pPr>
    <w:rPr>
      <w:rFonts w:ascii="Courier New" w:eastAsia="Times New Roman" w:hAnsi="Courier New"/>
      <w:bCs/>
      <w:sz w:val="20"/>
      <w:szCs w:val="20"/>
      <w:lang w:val="en-US"/>
    </w:rPr>
  </w:style>
  <w:style w:type="character" w:customStyle="1" w:styleId="PlainTextChar">
    <w:name w:val="Plain Text Char"/>
    <w:link w:val="PlainText"/>
    <w:semiHidden/>
    <w:rsid w:val="004C70B7"/>
    <w:rPr>
      <w:rFonts w:ascii="Courier New" w:eastAsia="Times New Roman" w:hAnsi="Courier New"/>
      <w:bCs/>
      <w:lang w:val="en-US" w:eastAsia="en-US"/>
    </w:rPr>
  </w:style>
  <w:style w:type="paragraph" w:styleId="Header">
    <w:name w:val="header"/>
    <w:basedOn w:val="Normal"/>
    <w:link w:val="HeaderChar"/>
    <w:uiPriority w:val="99"/>
    <w:unhideWhenUsed/>
    <w:rsid w:val="001A6862"/>
    <w:pPr>
      <w:tabs>
        <w:tab w:val="center" w:pos="4536"/>
        <w:tab w:val="right" w:pos="9072"/>
      </w:tabs>
      <w:spacing w:after="0" w:line="240" w:lineRule="auto"/>
    </w:pPr>
    <w:rPr>
      <w:lang w:val="x-none"/>
    </w:rPr>
  </w:style>
  <w:style w:type="character" w:customStyle="1" w:styleId="HeaderChar">
    <w:name w:val="Header Char"/>
    <w:link w:val="Header"/>
    <w:uiPriority w:val="99"/>
    <w:rsid w:val="001A6862"/>
    <w:rPr>
      <w:rFonts w:ascii="Verdana" w:hAnsi="Verdana"/>
      <w:sz w:val="17"/>
      <w:szCs w:val="22"/>
      <w:lang w:eastAsia="en-US"/>
    </w:rPr>
  </w:style>
  <w:style w:type="paragraph" w:styleId="Footer">
    <w:name w:val="footer"/>
    <w:basedOn w:val="Normal"/>
    <w:link w:val="FooterChar"/>
    <w:uiPriority w:val="99"/>
    <w:unhideWhenUsed/>
    <w:rsid w:val="001A6862"/>
    <w:pPr>
      <w:tabs>
        <w:tab w:val="center" w:pos="4536"/>
        <w:tab w:val="right" w:pos="9072"/>
      </w:tabs>
      <w:spacing w:after="0" w:line="240" w:lineRule="auto"/>
    </w:pPr>
    <w:rPr>
      <w:lang w:val="x-none"/>
    </w:rPr>
  </w:style>
  <w:style w:type="character" w:customStyle="1" w:styleId="FooterChar">
    <w:name w:val="Footer Char"/>
    <w:link w:val="Footer"/>
    <w:uiPriority w:val="99"/>
    <w:rsid w:val="001A6862"/>
    <w:rPr>
      <w:rFonts w:ascii="Verdana" w:hAnsi="Verdana"/>
      <w:sz w:val="17"/>
      <w:szCs w:val="22"/>
      <w:lang w:eastAsia="en-US"/>
    </w:rPr>
  </w:style>
  <w:style w:type="table" w:styleId="TableGrid">
    <w:name w:val="Table Grid"/>
    <w:basedOn w:val="TableNormal"/>
    <w:locked/>
    <w:rsid w:val="007206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550C70"/>
    <w:rPr>
      <w:sz w:val="16"/>
      <w:szCs w:val="16"/>
    </w:rPr>
  </w:style>
  <w:style w:type="paragraph" w:styleId="CommentText">
    <w:name w:val="annotation text"/>
    <w:basedOn w:val="Normal"/>
    <w:link w:val="CommentTextChar"/>
    <w:semiHidden/>
    <w:rsid w:val="00550C70"/>
    <w:rPr>
      <w:sz w:val="20"/>
      <w:szCs w:val="20"/>
    </w:rPr>
  </w:style>
  <w:style w:type="paragraph" w:styleId="CommentSubject">
    <w:name w:val="annotation subject"/>
    <w:basedOn w:val="CommentText"/>
    <w:next w:val="CommentText"/>
    <w:semiHidden/>
    <w:rsid w:val="00550C70"/>
    <w:rPr>
      <w:b/>
      <w:bCs/>
    </w:rPr>
  </w:style>
  <w:style w:type="paragraph" w:styleId="BodyText">
    <w:name w:val="Body Text"/>
    <w:basedOn w:val="Normal"/>
    <w:link w:val="BodyTextChar"/>
    <w:rsid w:val="00550C70"/>
    <w:pPr>
      <w:spacing w:after="120"/>
    </w:pPr>
  </w:style>
  <w:style w:type="paragraph" w:styleId="Revision">
    <w:name w:val="Revision"/>
    <w:hidden/>
    <w:uiPriority w:val="99"/>
    <w:semiHidden/>
    <w:rsid w:val="00A359CF"/>
    <w:rPr>
      <w:rFonts w:ascii="Verdana" w:hAnsi="Verdana"/>
      <w:sz w:val="17"/>
      <w:szCs w:val="22"/>
      <w:lang w:eastAsia="en-US"/>
    </w:rPr>
  </w:style>
  <w:style w:type="character" w:customStyle="1" w:styleId="Heading1Char">
    <w:name w:val="Heading 1 Char"/>
    <w:link w:val="Heading1"/>
    <w:rsid w:val="00030318"/>
    <w:rPr>
      <w:rFonts w:ascii="Garamond" w:eastAsia="MS Mincho" w:hAnsi="Garamond" w:cs="Arial"/>
      <w:b/>
      <w:bCs/>
      <w:sz w:val="24"/>
      <w:szCs w:val="24"/>
      <w:lang w:val="en-US" w:eastAsia="ja-JP"/>
    </w:rPr>
  </w:style>
  <w:style w:type="paragraph" w:customStyle="1" w:styleId="AppendixTitle">
    <w:name w:val="Appendix Title"/>
    <w:basedOn w:val="Heading2"/>
    <w:autoRedefine/>
    <w:qFormat/>
    <w:rsid w:val="003B0ADF"/>
    <w:pPr>
      <w:spacing w:line="240" w:lineRule="auto"/>
    </w:pPr>
    <w:rPr>
      <w:lang w:val="en-US" w:eastAsia="en-GB"/>
    </w:rPr>
  </w:style>
  <w:style w:type="character" w:customStyle="1" w:styleId="BodyTextChar">
    <w:name w:val="Body Text Char"/>
    <w:link w:val="BodyText"/>
    <w:rsid w:val="008D46C5"/>
    <w:rPr>
      <w:rFonts w:ascii="Verdana" w:hAnsi="Verdana"/>
      <w:sz w:val="17"/>
      <w:szCs w:val="22"/>
      <w:lang w:eastAsia="en-US"/>
    </w:rPr>
  </w:style>
  <w:style w:type="paragraph" w:styleId="TOC1">
    <w:name w:val="toc 1"/>
    <w:basedOn w:val="Normal"/>
    <w:next w:val="Normal"/>
    <w:autoRedefine/>
    <w:uiPriority w:val="39"/>
    <w:locked/>
    <w:rsid w:val="00F14A0B"/>
    <w:pPr>
      <w:spacing w:before="360" w:after="0"/>
    </w:pPr>
    <w:rPr>
      <w:rFonts w:ascii="Garamond" w:hAnsi="Garamond"/>
      <w:b/>
      <w:bCs/>
      <w:sz w:val="22"/>
      <w:szCs w:val="24"/>
    </w:rPr>
  </w:style>
  <w:style w:type="paragraph" w:styleId="TOC2">
    <w:name w:val="toc 2"/>
    <w:basedOn w:val="Normal"/>
    <w:next w:val="Normal"/>
    <w:autoRedefine/>
    <w:uiPriority w:val="39"/>
    <w:locked/>
    <w:rsid w:val="00F14A0B"/>
    <w:pPr>
      <w:spacing w:before="240" w:after="0"/>
      <w:ind w:left="1296" w:hanging="1296"/>
    </w:pPr>
    <w:rPr>
      <w:rFonts w:ascii="Garamond" w:hAnsi="Garamond"/>
      <w:bCs/>
      <w:sz w:val="22"/>
      <w:szCs w:val="20"/>
    </w:rPr>
  </w:style>
  <w:style w:type="paragraph" w:styleId="TOCHeading">
    <w:name w:val="TOC Heading"/>
    <w:basedOn w:val="Heading1"/>
    <w:next w:val="Normal"/>
    <w:uiPriority w:val="39"/>
    <w:semiHidden/>
    <w:unhideWhenUsed/>
    <w:qFormat/>
    <w:rsid w:val="00A92373"/>
    <w:pPr>
      <w:keepNext/>
      <w:keepLines/>
      <w:numPr>
        <w:numId w:val="0"/>
      </w:numPr>
      <w:spacing w:before="480" w:line="276" w:lineRule="auto"/>
      <w:outlineLvl w:val="9"/>
    </w:pPr>
    <w:rPr>
      <w:rFonts w:ascii="Cambria" w:eastAsia="MS Gothic" w:hAnsi="Cambria" w:cs="Times New Roman"/>
      <w:color w:val="365F91"/>
      <w:sz w:val="28"/>
      <w:szCs w:val="28"/>
    </w:rPr>
  </w:style>
  <w:style w:type="character" w:customStyle="1" w:styleId="Heading2Char">
    <w:name w:val="Heading 2 Char"/>
    <w:aliases w:val="Appendix Char"/>
    <w:link w:val="Heading2"/>
    <w:rsid w:val="00D47E20"/>
    <w:rPr>
      <w:rFonts w:ascii="Arial" w:eastAsia="MS Mincho" w:hAnsi="Arial"/>
      <w:b/>
      <w:bCs/>
      <w:iCs/>
      <w:sz w:val="22"/>
      <w:szCs w:val="28"/>
      <w:lang w:eastAsia="en-US"/>
    </w:rPr>
  </w:style>
  <w:style w:type="paragraph" w:styleId="TOC3">
    <w:name w:val="toc 3"/>
    <w:basedOn w:val="Normal"/>
    <w:next w:val="Normal"/>
    <w:autoRedefine/>
    <w:locked/>
    <w:rsid w:val="0015676B"/>
    <w:pPr>
      <w:spacing w:after="0"/>
      <w:ind w:left="170"/>
    </w:pPr>
    <w:rPr>
      <w:rFonts w:ascii="Calibri" w:hAnsi="Calibri"/>
      <w:sz w:val="20"/>
      <w:szCs w:val="20"/>
    </w:rPr>
  </w:style>
  <w:style w:type="paragraph" w:styleId="TOC4">
    <w:name w:val="toc 4"/>
    <w:basedOn w:val="Normal"/>
    <w:next w:val="Normal"/>
    <w:autoRedefine/>
    <w:locked/>
    <w:rsid w:val="0015676B"/>
    <w:pPr>
      <w:spacing w:after="0"/>
      <w:ind w:left="340"/>
    </w:pPr>
    <w:rPr>
      <w:rFonts w:ascii="Calibri" w:hAnsi="Calibri"/>
      <w:sz w:val="20"/>
      <w:szCs w:val="20"/>
    </w:rPr>
  </w:style>
  <w:style w:type="paragraph" w:styleId="TOC5">
    <w:name w:val="toc 5"/>
    <w:basedOn w:val="Normal"/>
    <w:next w:val="Normal"/>
    <w:autoRedefine/>
    <w:locked/>
    <w:rsid w:val="0015676B"/>
    <w:pPr>
      <w:spacing w:after="0"/>
      <w:ind w:left="510"/>
    </w:pPr>
    <w:rPr>
      <w:rFonts w:ascii="Calibri" w:hAnsi="Calibri"/>
      <w:sz w:val="20"/>
      <w:szCs w:val="20"/>
    </w:rPr>
  </w:style>
  <w:style w:type="paragraph" w:styleId="TOC6">
    <w:name w:val="toc 6"/>
    <w:basedOn w:val="Normal"/>
    <w:next w:val="Normal"/>
    <w:autoRedefine/>
    <w:locked/>
    <w:rsid w:val="0015676B"/>
    <w:pPr>
      <w:spacing w:after="0"/>
      <w:ind w:left="680"/>
    </w:pPr>
    <w:rPr>
      <w:rFonts w:ascii="Calibri" w:hAnsi="Calibri"/>
      <w:sz w:val="20"/>
      <w:szCs w:val="20"/>
    </w:rPr>
  </w:style>
  <w:style w:type="paragraph" w:styleId="TOC7">
    <w:name w:val="toc 7"/>
    <w:basedOn w:val="Normal"/>
    <w:next w:val="Normal"/>
    <w:autoRedefine/>
    <w:locked/>
    <w:rsid w:val="0015676B"/>
    <w:pPr>
      <w:spacing w:after="0"/>
      <w:ind w:left="850"/>
    </w:pPr>
    <w:rPr>
      <w:rFonts w:ascii="Calibri" w:hAnsi="Calibri"/>
      <w:sz w:val="20"/>
      <w:szCs w:val="20"/>
    </w:rPr>
  </w:style>
  <w:style w:type="paragraph" w:styleId="TOC8">
    <w:name w:val="toc 8"/>
    <w:basedOn w:val="Normal"/>
    <w:next w:val="Normal"/>
    <w:autoRedefine/>
    <w:locked/>
    <w:rsid w:val="0015676B"/>
    <w:pPr>
      <w:spacing w:after="0"/>
      <w:ind w:left="1020"/>
    </w:pPr>
    <w:rPr>
      <w:rFonts w:ascii="Calibri" w:hAnsi="Calibri"/>
      <w:sz w:val="20"/>
      <w:szCs w:val="20"/>
    </w:rPr>
  </w:style>
  <w:style w:type="paragraph" w:styleId="TOC9">
    <w:name w:val="toc 9"/>
    <w:basedOn w:val="Normal"/>
    <w:next w:val="Normal"/>
    <w:autoRedefine/>
    <w:locked/>
    <w:rsid w:val="0015676B"/>
    <w:pPr>
      <w:spacing w:after="0"/>
      <w:ind w:left="1190"/>
    </w:pPr>
    <w:rPr>
      <w:rFonts w:ascii="Calibri" w:hAnsi="Calibri"/>
      <w:sz w:val="20"/>
      <w:szCs w:val="20"/>
    </w:rPr>
  </w:style>
  <w:style w:type="character" w:customStyle="1" w:styleId="CommentTextChar">
    <w:name w:val="Comment Text Char"/>
    <w:link w:val="CommentText"/>
    <w:semiHidden/>
    <w:rsid w:val="00AA4990"/>
    <w:rPr>
      <w:rFonts w:ascii="Verdana" w:hAnsi="Verdana"/>
      <w:lang w:eastAsia="en-US"/>
    </w:rPr>
  </w:style>
  <w:style w:type="character" w:customStyle="1" w:styleId="Heading3Char">
    <w:name w:val="Heading 3 Char"/>
    <w:link w:val="Heading3"/>
    <w:rsid w:val="007501D3"/>
    <w:rPr>
      <w:rFonts w:ascii="Cambria" w:eastAsia="Times New Roman" w:hAnsi="Cambria" w:cs="Times New Roman"/>
      <w:b/>
      <w:bCs/>
      <w:sz w:val="26"/>
      <w:szCs w:val="26"/>
      <w:lang w:eastAsia="en-US"/>
    </w:rPr>
  </w:style>
  <w:style w:type="paragraph" w:styleId="FootnoteText">
    <w:name w:val="footnote text"/>
    <w:basedOn w:val="Normal"/>
    <w:link w:val="FootnoteTextChar"/>
    <w:uiPriority w:val="99"/>
    <w:semiHidden/>
    <w:unhideWhenUsed/>
    <w:rsid w:val="00AF4A9D"/>
    <w:rPr>
      <w:sz w:val="20"/>
      <w:szCs w:val="20"/>
    </w:rPr>
  </w:style>
  <w:style w:type="character" w:customStyle="1" w:styleId="FootnoteTextChar">
    <w:name w:val="Footnote Text Char"/>
    <w:link w:val="FootnoteText"/>
    <w:uiPriority w:val="99"/>
    <w:semiHidden/>
    <w:rsid w:val="00AF4A9D"/>
    <w:rPr>
      <w:rFonts w:ascii="Verdana" w:hAnsi="Verdana"/>
      <w:lang w:eastAsia="en-US"/>
    </w:rPr>
  </w:style>
  <w:style w:type="character" w:styleId="FootnoteReference">
    <w:name w:val="footnote reference"/>
    <w:uiPriority w:val="99"/>
    <w:semiHidden/>
    <w:unhideWhenUsed/>
    <w:rsid w:val="00AF4A9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semiHidden="0" w:uiPriority="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39" w:unhideWhenUsed="0"/>
    <w:lsdException w:name="toc 2" w:locked="1" w:semiHidden="0" w:uiPriority="39"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uiPriority="0"/>
    <w:lsdException w:name="caption" w:locked="1" w:uiPriority="0" w:qFormat="1"/>
    <w:lsdException w:name="annotation reference" w:uiPriority="0"/>
    <w:lsdException w:name="Title" w:locked="1" w:semiHidden="0" w:uiPriority="0" w:unhideWhenUsed="0" w:qFormat="1"/>
    <w:lsdException w:name="Default Paragraph Font" w:locked="1" w:semiHidden="0" w:uiPriority="1" w:unhideWhenUsed="0"/>
    <w:lsdException w:name="Body Text" w:uiPriority="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Plain Text" w:uiPriority="0"/>
    <w:lsdException w:name="annotation subject" w:uiPriority="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6C5"/>
    <w:pPr>
      <w:spacing w:after="200" w:line="276" w:lineRule="auto"/>
    </w:pPr>
    <w:rPr>
      <w:rFonts w:ascii="Verdana" w:hAnsi="Verdana"/>
      <w:sz w:val="17"/>
      <w:szCs w:val="22"/>
      <w:lang w:eastAsia="en-US"/>
    </w:rPr>
  </w:style>
  <w:style w:type="paragraph" w:styleId="Heading1">
    <w:name w:val="heading 1"/>
    <w:basedOn w:val="NoSpacing"/>
    <w:next w:val="Normal"/>
    <w:link w:val="Heading1Char"/>
    <w:qFormat/>
    <w:locked/>
    <w:rsid w:val="00030318"/>
    <w:pPr>
      <w:numPr>
        <w:numId w:val="2"/>
      </w:numPr>
      <w:ind w:left="0" w:firstLine="0"/>
      <w:outlineLvl w:val="0"/>
    </w:pPr>
    <w:rPr>
      <w:rFonts w:ascii="Garamond" w:hAnsi="Garamond"/>
      <w:b/>
      <w:bCs/>
      <w:sz w:val="24"/>
      <w:szCs w:val="24"/>
    </w:rPr>
  </w:style>
  <w:style w:type="paragraph" w:styleId="Heading2">
    <w:name w:val="heading 2"/>
    <w:aliases w:val="Appendix"/>
    <w:basedOn w:val="Normal"/>
    <w:next w:val="Normal"/>
    <w:link w:val="Heading2Char"/>
    <w:autoRedefine/>
    <w:unhideWhenUsed/>
    <w:qFormat/>
    <w:locked/>
    <w:rsid w:val="00D47E20"/>
    <w:pPr>
      <w:keepNext/>
      <w:spacing w:before="100" w:beforeAutospacing="1" w:after="0"/>
      <w:outlineLvl w:val="1"/>
    </w:pPr>
    <w:rPr>
      <w:rFonts w:ascii="Arial" w:eastAsia="MS Mincho" w:hAnsi="Arial"/>
      <w:b/>
      <w:bCs/>
      <w:iCs/>
      <w:sz w:val="22"/>
      <w:szCs w:val="28"/>
    </w:rPr>
  </w:style>
  <w:style w:type="paragraph" w:styleId="Heading3">
    <w:name w:val="heading 3"/>
    <w:basedOn w:val="Normal"/>
    <w:next w:val="Normal"/>
    <w:link w:val="Heading3Char"/>
    <w:unhideWhenUsed/>
    <w:qFormat/>
    <w:locked/>
    <w:rsid w:val="007501D3"/>
    <w:pPr>
      <w:keepNext/>
      <w:spacing w:before="240" w:after="60"/>
      <w:outlineLvl w:val="2"/>
    </w:pPr>
    <w:rPr>
      <w:rFonts w:ascii="Cambria" w:eastAsia="Times New Roman" w:hAnsi="Cambria"/>
      <w:b/>
      <w:bCs/>
      <w:sz w:val="26"/>
      <w:szCs w:val="26"/>
    </w:rPr>
  </w:style>
  <w:style w:type="paragraph" w:styleId="Heading5">
    <w:name w:val="heading 5"/>
    <w:basedOn w:val="Normal"/>
    <w:next w:val="Normal"/>
    <w:link w:val="Heading5Char"/>
    <w:qFormat/>
    <w:locked/>
    <w:rsid w:val="008D46C5"/>
    <w:pPr>
      <w:keepNext/>
      <w:numPr>
        <w:ilvl w:val="4"/>
        <w:numId w:val="29"/>
      </w:numPr>
      <w:tabs>
        <w:tab w:val="left" w:pos="567"/>
        <w:tab w:val="right" w:pos="3969"/>
        <w:tab w:val="right" w:pos="4820"/>
        <w:tab w:val="right" w:pos="5670"/>
        <w:tab w:val="right" w:pos="6521"/>
        <w:tab w:val="right" w:pos="7371"/>
        <w:tab w:val="right" w:pos="8222"/>
        <w:tab w:val="left" w:pos="8789"/>
      </w:tabs>
      <w:spacing w:after="0" w:line="240" w:lineRule="auto"/>
      <w:outlineLvl w:val="4"/>
    </w:pPr>
    <w:rPr>
      <w:rFonts w:ascii="Palatino" w:eastAsia="Times New Roman" w:hAnsi="Palatino"/>
      <w:b/>
      <w:bCs/>
      <w:sz w:val="20"/>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7E0A48"/>
    <w:pPr>
      <w:ind w:left="720"/>
      <w:contextualSpacing/>
    </w:pPr>
  </w:style>
  <w:style w:type="paragraph" w:styleId="BalloonText">
    <w:name w:val="Balloon Text"/>
    <w:basedOn w:val="Normal"/>
    <w:link w:val="BalloonTextChar"/>
    <w:autoRedefine/>
    <w:uiPriority w:val="99"/>
    <w:semiHidden/>
    <w:rsid w:val="008D46C5"/>
    <w:rPr>
      <w:rFonts w:ascii="Tahoma" w:hAnsi="Tahoma"/>
      <w:sz w:val="16"/>
      <w:szCs w:val="20"/>
    </w:rPr>
  </w:style>
  <w:style w:type="character" w:customStyle="1" w:styleId="BalloonTextChar">
    <w:name w:val="Balloon Text Char"/>
    <w:link w:val="BalloonText"/>
    <w:uiPriority w:val="99"/>
    <w:semiHidden/>
    <w:locked/>
    <w:rsid w:val="008D46C5"/>
    <w:rPr>
      <w:rFonts w:ascii="Tahoma" w:hAnsi="Tahoma"/>
      <w:sz w:val="16"/>
      <w:lang w:eastAsia="en-US"/>
    </w:rPr>
  </w:style>
  <w:style w:type="paragraph" w:styleId="NoSpacing">
    <w:name w:val="No Spacing"/>
    <w:link w:val="NoSpacingChar"/>
    <w:uiPriority w:val="1"/>
    <w:qFormat/>
    <w:rsid w:val="00656073"/>
    <w:rPr>
      <w:rFonts w:eastAsia="MS Mincho" w:cs="Arial"/>
      <w:lang w:val="en-US" w:eastAsia="ja-JP"/>
    </w:rPr>
  </w:style>
  <w:style w:type="character" w:customStyle="1" w:styleId="NoSpacingChar">
    <w:name w:val="No Spacing Char"/>
    <w:link w:val="NoSpacing"/>
    <w:uiPriority w:val="1"/>
    <w:rsid w:val="00656073"/>
    <w:rPr>
      <w:rFonts w:eastAsia="MS Mincho" w:cs="Arial"/>
      <w:lang w:val="en-US" w:eastAsia="ja-JP" w:bidi="ar-SA"/>
    </w:rPr>
  </w:style>
  <w:style w:type="character" w:styleId="Hyperlink">
    <w:name w:val="Hyperlink"/>
    <w:uiPriority w:val="99"/>
    <w:unhideWhenUsed/>
    <w:rsid w:val="00E44163"/>
    <w:rPr>
      <w:color w:val="0000FF"/>
      <w:u w:val="single"/>
    </w:rPr>
  </w:style>
  <w:style w:type="character" w:customStyle="1" w:styleId="Heading5Char">
    <w:name w:val="Heading 5 Char"/>
    <w:link w:val="Heading5"/>
    <w:rsid w:val="008D46C5"/>
    <w:rPr>
      <w:rFonts w:ascii="Palatino" w:eastAsia="Times New Roman" w:hAnsi="Palatino"/>
      <w:b/>
      <w:bCs/>
      <w:szCs w:val="24"/>
      <w:lang w:val="en-US" w:eastAsia="en-US"/>
    </w:rPr>
  </w:style>
  <w:style w:type="paragraph" w:styleId="PlainText">
    <w:name w:val="Plain Text"/>
    <w:basedOn w:val="Normal"/>
    <w:link w:val="PlainTextChar"/>
    <w:semiHidden/>
    <w:unhideWhenUsed/>
    <w:rsid w:val="004C70B7"/>
    <w:pPr>
      <w:spacing w:after="0" w:line="240" w:lineRule="auto"/>
    </w:pPr>
    <w:rPr>
      <w:rFonts w:ascii="Courier New" w:eastAsia="Times New Roman" w:hAnsi="Courier New"/>
      <w:bCs/>
      <w:sz w:val="20"/>
      <w:szCs w:val="20"/>
      <w:lang w:val="en-US"/>
    </w:rPr>
  </w:style>
  <w:style w:type="character" w:customStyle="1" w:styleId="PlainTextChar">
    <w:name w:val="Plain Text Char"/>
    <w:link w:val="PlainText"/>
    <w:semiHidden/>
    <w:rsid w:val="004C70B7"/>
    <w:rPr>
      <w:rFonts w:ascii="Courier New" w:eastAsia="Times New Roman" w:hAnsi="Courier New"/>
      <w:bCs/>
      <w:lang w:val="en-US" w:eastAsia="en-US"/>
    </w:rPr>
  </w:style>
  <w:style w:type="paragraph" w:styleId="Header">
    <w:name w:val="header"/>
    <w:basedOn w:val="Normal"/>
    <w:link w:val="HeaderChar"/>
    <w:uiPriority w:val="99"/>
    <w:unhideWhenUsed/>
    <w:rsid w:val="001A6862"/>
    <w:pPr>
      <w:tabs>
        <w:tab w:val="center" w:pos="4536"/>
        <w:tab w:val="right" w:pos="9072"/>
      </w:tabs>
      <w:spacing w:after="0" w:line="240" w:lineRule="auto"/>
    </w:pPr>
    <w:rPr>
      <w:lang w:val="x-none"/>
    </w:rPr>
  </w:style>
  <w:style w:type="character" w:customStyle="1" w:styleId="HeaderChar">
    <w:name w:val="Header Char"/>
    <w:link w:val="Header"/>
    <w:uiPriority w:val="99"/>
    <w:rsid w:val="001A6862"/>
    <w:rPr>
      <w:rFonts w:ascii="Verdana" w:hAnsi="Verdana"/>
      <w:sz w:val="17"/>
      <w:szCs w:val="22"/>
      <w:lang w:eastAsia="en-US"/>
    </w:rPr>
  </w:style>
  <w:style w:type="paragraph" w:styleId="Footer">
    <w:name w:val="footer"/>
    <w:basedOn w:val="Normal"/>
    <w:link w:val="FooterChar"/>
    <w:uiPriority w:val="99"/>
    <w:unhideWhenUsed/>
    <w:rsid w:val="001A6862"/>
    <w:pPr>
      <w:tabs>
        <w:tab w:val="center" w:pos="4536"/>
        <w:tab w:val="right" w:pos="9072"/>
      </w:tabs>
      <w:spacing w:after="0" w:line="240" w:lineRule="auto"/>
    </w:pPr>
    <w:rPr>
      <w:lang w:val="x-none"/>
    </w:rPr>
  </w:style>
  <w:style w:type="character" w:customStyle="1" w:styleId="FooterChar">
    <w:name w:val="Footer Char"/>
    <w:link w:val="Footer"/>
    <w:uiPriority w:val="99"/>
    <w:rsid w:val="001A6862"/>
    <w:rPr>
      <w:rFonts w:ascii="Verdana" w:hAnsi="Verdana"/>
      <w:sz w:val="17"/>
      <w:szCs w:val="22"/>
      <w:lang w:eastAsia="en-US"/>
    </w:rPr>
  </w:style>
  <w:style w:type="table" w:styleId="TableGrid">
    <w:name w:val="Table Grid"/>
    <w:basedOn w:val="TableNormal"/>
    <w:locked/>
    <w:rsid w:val="007206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550C70"/>
    <w:rPr>
      <w:sz w:val="16"/>
      <w:szCs w:val="16"/>
    </w:rPr>
  </w:style>
  <w:style w:type="paragraph" w:styleId="CommentText">
    <w:name w:val="annotation text"/>
    <w:basedOn w:val="Normal"/>
    <w:link w:val="CommentTextChar"/>
    <w:semiHidden/>
    <w:rsid w:val="00550C70"/>
    <w:rPr>
      <w:sz w:val="20"/>
      <w:szCs w:val="20"/>
    </w:rPr>
  </w:style>
  <w:style w:type="paragraph" w:styleId="CommentSubject">
    <w:name w:val="annotation subject"/>
    <w:basedOn w:val="CommentText"/>
    <w:next w:val="CommentText"/>
    <w:semiHidden/>
    <w:rsid w:val="00550C70"/>
    <w:rPr>
      <w:b/>
      <w:bCs/>
    </w:rPr>
  </w:style>
  <w:style w:type="paragraph" w:styleId="BodyText">
    <w:name w:val="Body Text"/>
    <w:basedOn w:val="Normal"/>
    <w:link w:val="BodyTextChar"/>
    <w:rsid w:val="00550C70"/>
    <w:pPr>
      <w:spacing w:after="120"/>
    </w:pPr>
  </w:style>
  <w:style w:type="paragraph" w:styleId="Revision">
    <w:name w:val="Revision"/>
    <w:hidden/>
    <w:uiPriority w:val="99"/>
    <w:semiHidden/>
    <w:rsid w:val="00A359CF"/>
    <w:rPr>
      <w:rFonts w:ascii="Verdana" w:hAnsi="Verdana"/>
      <w:sz w:val="17"/>
      <w:szCs w:val="22"/>
      <w:lang w:eastAsia="en-US"/>
    </w:rPr>
  </w:style>
  <w:style w:type="character" w:customStyle="1" w:styleId="Heading1Char">
    <w:name w:val="Heading 1 Char"/>
    <w:link w:val="Heading1"/>
    <w:rsid w:val="00030318"/>
    <w:rPr>
      <w:rFonts w:ascii="Garamond" w:eastAsia="MS Mincho" w:hAnsi="Garamond" w:cs="Arial"/>
      <w:b/>
      <w:bCs/>
      <w:sz w:val="24"/>
      <w:szCs w:val="24"/>
      <w:lang w:val="en-US" w:eastAsia="ja-JP"/>
    </w:rPr>
  </w:style>
  <w:style w:type="paragraph" w:customStyle="1" w:styleId="AppendixTitle">
    <w:name w:val="Appendix Title"/>
    <w:basedOn w:val="Heading2"/>
    <w:autoRedefine/>
    <w:qFormat/>
    <w:rsid w:val="003B0ADF"/>
    <w:pPr>
      <w:spacing w:line="240" w:lineRule="auto"/>
    </w:pPr>
    <w:rPr>
      <w:lang w:val="en-US" w:eastAsia="en-GB"/>
    </w:rPr>
  </w:style>
  <w:style w:type="character" w:customStyle="1" w:styleId="BodyTextChar">
    <w:name w:val="Body Text Char"/>
    <w:link w:val="BodyText"/>
    <w:rsid w:val="008D46C5"/>
    <w:rPr>
      <w:rFonts w:ascii="Verdana" w:hAnsi="Verdana"/>
      <w:sz w:val="17"/>
      <w:szCs w:val="22"/>
      <w:lang w:eastAsia="en-US"/>
    </w:rPr>
  </w:style>
  <w:style w:type="paragraph" w:styleId="TOC1">
    <w:name w:val="toc 1"/>
    <w:basedOn w:val="Normal"/>
    <w:next w:val="Normal"/>
    <w:autoRedefine/>
    <w:uiPriority w:val="39"/>
    <w:locked/>
    <w:rsid w:val="00F14A0B"/>
    <w:pPr>
      <w:spacing w:before="360" w:after="0"/>
    </w:pPr>
    <w:rPr>
      <w:rFonts w:ascii="Garamond" w:hAnsi="Garamond"/>
      <w:b/>
      <w:bCs/>
      <w:sz w:val="22"/>
      <w:szCs w:val="24"/>
    </w:rPr>
  </w:style>
  <w:style w:type="paragraph" w:styleId="TOC2">
    <w:name w:val="toc 2"/>
    <w:basedOn w:val="Normal"/>
    <w:next w:val="Normal"/>
    <w:autoRedefine/>
    <w:uiPriority w:val="39"/>
    <w:locked/>
    <w:rsid w:val="00F14A0B"/>
    <w:pPr>
      <w:spacing w:before="240" w:after="0"/>
      <w:ind w:left="1296" w:hanging="1296"/>
    </w:pPr>
    <w:rPr>
      <w:rFonts w:ascii="Garamond" w:hAnsi="Garamond"/>
      <w:bCs/>
      <w:sz w:val="22"/>
      <w:szCs w:val="20"/>
    </w:rPr>
  </w:style>
  <w:style w:type="paragraph" w:styleId="TOCHeading">
    <w:name w:val="TOC Heading"/>
    <w:basedOn w:val="Heading1"/>
    <w:next w:val="Normal"/>
    <w:uiPriority w:val="39"/>
    <w:semiHidden/>
    <w:unhideWhenUsed/>
    <w:qFormat/>
    <w:rsid w:val="00A92373"/>
    <w:pPr>
      <w:keepNext/>
      <w:keepLines/>
      <w:numPr>
        <w:numId w:val="0"/>
      </w:numPr>
      <w:spacing w:before="480" w:line="276" w:lineRule="auto"/>
      <w:outlineLvl w:val="9"/>
    </w:pPr>
    <w:rPr>
      <w:rFonts w:ascii="Cambria" w:eastAsia="MS Gothic" w:hAnsi="Cambria" w:cs="Times New Roman"/>
      <w:color w:val="365F91"/>
      <w:sz w:val="28"/>
      <w:szCs w:val="28"/>
    </w:rPr>
  </w:style>
  <w:style w:type="character" w:customStyle="1" w:styleId="Heading2Char">
    <w:name w:val="Heading 2 Char"/>
    <w:aliases w:val="Appendix Char"/>
    <w:link w:val="Heading2"/>
    <w:rsid w:val="00D47E20"/>
    <w:rPr>
      <w:rFonts w:ascii="Arial" w:eastAsia="MS Mincho" w:hAnsi="Arial"/>
      <w:b/>
      <w:bCs/>
      <w:iCs/>
      <w:sz w:val="22"/>
      <w:szCs w:val="28"/>
      <w:lang w:eastAsia="en-US"/>
    </w:rPr>
  </w:style>
  <w:style w:type="paragraph" w:styleId="TOC3">
    <w:name w:val="toc 3"/>
    <w:basedOn w:val="Normal"/>
    <w:next w:val="Normal"/>
    <w:autoRedefine/>
    <w:locked/>
    <w:rsid w:val="0015676B"/>
    <w:pPr>
      <w:spacing w:after="0"/>
      <w:ind w:left="170"/>
    </w:pPr>
    <w:rPr>
      <w:rFonts w:ascii="Calibri" w:hAnsi="Calibri"/>
      <w:sz w:val="20"/>
      <w:szCs w:val="20"/>
    </w:rPr>
  </w:style>
  <w:style w:type="paragraph" w:styleId="TOC4">
    <w:name w:val="toc 4"/>
    <w:basedOn w:val="Normal"/>
    <w:next w:val="Normal"/>
    <w:autoRedefine/>
    <w:locked/>
    <w:rsid w:val="0015676B"/>
    <w:pPr>
      <w:spacing w:after="0"/>
      <w:ind w:left="340"/>
    </w:pPr>
    <w:rPr>
      <w:rFonts w:ascii="Calibri" w:hAnsi="Calibri"/>
      <w:sz w:val="20"/>
      <w:szCs w:val="20"/>
    </w:rPr>
  </w:style>
  <w:style w:type="paragraph" w:styleId="TOC5">
    <w:name w:val="toc 5"/>
    <w:basedOn w:val="Normal"/>
    <w:next w:val="Normal"/>
    <w:autoRedefine/>
    <w:locked/>
    <w:rsid w:val="0015676B"/>
    <w:pPr>
      <w:spacing w:after="0"/>
      <w:ind w:left="510"/>
    </w:pPr>
    <w:rPr>
      <w:rFonts w:ascii="Calibri" w:hAnsi="Calibri"/>
      <w:sz w:val="20"/>
      <w:szCs w:val="20"/>
    </w:rPr>
  </w:style>
  <w:style w:type="paragraph" w:styleId="TOC6">
    <w:name w:val="toc 6"/>
    <w:basedOn w:val="Normal"/>
    <w:next w:val="Normal"/>
    <w:autoRedefine/>
    <w:locked/>
    <w:rsid w:val="0015676B"/>
    <w:pPr>
      <w:spacing w:after="0"/>
      <w:ind w:left="680"/>
    </w:pPr>
    <w:rPr>
      <w:rFonts w:ascii="Calibri" w:hAnsi="Calibri"/>
      <w:sz w:val="20"/>
      <w:szCs w:val="20"/>
    </w:rPr>
  </w:style>
  <w:style w:type="paragraph" w:styleId="TOC7">
    <w:name w:val="toc 7"/>
    <w:basedOn w:val="Normal"/>
    <w:next w:val="Normal"/>
    <w:autoRedefine/>
    <w:locked/>
    <w:rsid w:val="0015676B"/>
    <w:pPr>
      <w:spacing w:after="0"/>
      <w:ind w:left="850"/>
    </w:pPr>
    <w:rPr>
      <w:rFonts w:ascii="Calibri" w:hAnsi="Calibri"/>
      <w:sz w:val="20"/>
      <w:szCs w:val="20"/>
    </w:rPr>
  </w:style>
  <w:style w:type="paragraph" w:styleId="TOC8">
    <w:name w:val="toc 8"/>
    <w:basedOn w:val="Normal"/>
    <w:next w:val="Normal"/>
    <w:autoRedefine/>
    <w:locked/>
    <w:rsid w:val="0015676B"/>
    <w:pPr>
      <w:spacing w:after="0"/>
      <w:ind w:left="1020"/>
    </w:pPr>
    <w:rPr>
      <w:rFonts w:ascii="Calibri" w:hAnsi="Calibri"/>
      <w:sz w:val="20"/>
      <w:szCs w:val="20"/>
    </w:rPr>
  </w:style>
  <w:style w:type="paragraph" w:styleId="TOC9">
    <w:name w:val="toc 9"/>
    <w:basedOn w:val="Normal"/>
    <w:next w:val="Normal"/>
    <w:autoRedefine/>
    <w:locked/>
    <w:rsid w:val="0015676B"/>
    <w:pPr>
      <w:spacing w:after="0"/>
      <w:ind w:left="1190"/>
    </w:pPr>
    <w:rPr>
      <w:rFonts w:ascii="Calibri" w:hAnsi="Calibri"/>
      <w:sz w:val="20"/>
      <w:szCs w:val="20"/>
    </w:rPr>
  </w:style>
  <w:style w:type="character" w:customStyle="1" w:styleId="CommentTextChar">
    <w:name w:val="Comment Text Char"/>
    <w:link w:val="CommentText"/>
    <w:semiHidden/>
    <w:rsid w:val="00AA4990"/>
    <w:rPr>
      <w:rFonts w:ascii="Verdana" w:hAnsi="Verdana"/>
      <w:lang w:eastAsia="en-US"/>
    </w:rPr>
  </w:style>
  <w:style w:type="character" w:customStyle="1" w:styleId="Heading3Char">
    <w:name w:val="Heading 3 Char"/>
    <w:link w:val="Heading3"/>
    <w:rsid w:val="007501D3"/>
    <w:rPr>
      <w:rFonts w:ascii="Cambria" w:eastAsia="Times New Roman" w:hAnsi="Cambria" w:cs="Times New Roman"/>
      <w:b/>
      <w:bCs/>
      <w:sz w:val="26"/>
      <w:szCs w:val="26"/>
      <w:lang w:eastAsia="en-US"/>
    </w:rPr>
  </w:style>
  <w:style w:type="paragraph" w:styleId="FootnoteText">
    <w:name w:val="footnote text"/>
    <w:basedOn w:val="Normal"/>
    <w:link w:val="FootnoteTextChar"/>
    <w:uiPriority w:val="99"/>
    <w:semiHidden/>
    <w:unhideWhenUsed/>
    <w:rsid w:val="00AF4A9D"/>
    <w:rPr>
      <w:sz w:val="20"/>
      <w:szCs w:val="20"/>
    </w:rPr>
  </w:style>
  <w:style w:type="character" w:customStyle="1" w:styleId="FootnoteTextChar">
    <w:name w:val="Footnote Text Char"/>
    <w:link w:val="FootnoteText"/>
    <w:uiPriority w:val="99"/>
    <w:semiHidden/>
    <w:rsid w:val="00AF4A9D"/>
    <w:rPr>
      <w:rFonts w:ascii="Verdana" w:hAnsi="Verdana"/>
      <w:lang w:eastAsia="en-US"/>
    </w:rPr>
  </w:style>
  <w:style w:type="character" w:styleId="FootnoteReference">
    <w:name w:val="footnote reference"/>
    <w:uiPriority w:val="99"/>
    <w:semiHidden/>
    <w:unhideWhenUsed/>
    <w:rsid w:val="00AF4A9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188049">
      <w:bodyDiv w:val="1"/>
      <w:marLeft w:val="0"/>
      <w:marRight w:val="0"/>
      <w:marTop w:val="0"/>
      <w:marBottom w:val="0"/>
      <w:divBdr>
        <w:top w:val="none" w:sz="0" w:space="0" w:color="auto"/>
        <w:left w:val="none" w:sz="0" w:space="0" w:color="auto"/>
        <w:bottom w:val="none" w:sz="0" w:space="0" w:color="auto"/>
        <w:right w:val="none" w:sz="0" w:space="0" w:color="auto"/>
      </w:divBdr>
    </w:div>
    <w:div w:id="180359630">
      <w:bodyDiv w:val="1"/>
      <w:marLeft w:val="0"/>
      <w:marRight w:val="0"/>
      <w:marTop w:val="0"/>
      <w:marBottom w:val="0"/>
      <w:divBdr>
        <w:top w:val="none" w:sz="0" w:space="0" w:color="auto"/>
        <w:left w:val="none" w:sz="0" w:space="0" w:color="auto"/>
        <w:bottom w:val="none" w:sz="0" w:space="0" w:color="auto"/>
        <w:right w:val="none" w:sz="0" w:space="0" w:color="auto"/>
      </w:divBdr>
    </w:div>
    <w:div w:id="271593743">
      <w:bodyDiv w:val="1"/>
      <w:marLeft w:val="0"/>
      <w:marRight w:val="0"/>
      <w:marTop w:val="0"/>
      <w:marBottom w:val="0"/>
      <w:divBdr>
        <w:top w:val="none" w:sz="0" w:space="0" w:color="auto"/>
        <w:left w:val="none" w:sz="0" w:space="0" w:color="auto"/>
        <w:bottom w:val="none" w:sz="0" w:space="0" w:color="auto"/>
        <w:right w:val="none" w:sz="0" w:space="0" w:color="auto"/>
      </w:divBdr>
    </w:div>
    <w:div w:id="564536447">
      <w:bodyDiv w:val="1"/>
      <w:marLeft w:val="0"/>
      <w:marRight w:val="0"/>
      <w:marTop w:val="0"/>
      <w:marBottom w:val="0"/>
      <w:divBdr>
        <w:top w:val="none" w:sz="0" w:space="0" w:color="auto"/>
        <w:left w:val="none" w:sz="0" w:space="0" w:color="auto"/>
        <w:bottom w:val="none" w:sz="0" w:space="0" w:color="auto"/>
        <w:right w:val="none" w:sz="0" w:space="0" w:color="auto"/>
      </w:divBdr>
    </w:div>
    <w:div w:id="678236020">
      <w:bodyDiv w:val="1"/>
      <w:marLeft w:val="0"/>
      <w:marRight w:val="0"/>
      <w:marTop w:val="0"/>
      <w:marBottom w:val="0"/>
      <w:divBdr>
        <w:top w:val="none" w:sz="0" w:space="0" w:color="auto"/>
        <w:left w:val="none" w:sz="0" w:space="0" w:color="auto"/>
        <w:bottom w:val="none" w:sz="0" w:space="0" w:color="auto"/>
        <w:right w:val="none" w:sz="0" w:space="0" w:color="auto"/>
      </w:divBdr>
    </w:div>
    <w:div w:id="686372501">
      <w:bodyDiv w:val="1"/>
      <w:marLeft w:val="0"/>
      <w:marRight w:val="0"/>
      <w:marTop w:val="0"/>
      <w:marBottom w:val="0"/>
      <w:divBdr>
        <w:top w:val="none" w:sz="0" w:space="0" w:color="auto"/>
        <w:left w:val="none" w:sz="0" w:space="0" w:color="auto"/>
        <w:bottom w:val="none" w:sz="0" w:space="0" w:color="auto"/>
        <w:right w:val="none" w:sz="0" w:space="0" w:color="auto"/>
      </w:divBdr>
    </w:div>
    <w:div w:id="710347509">
      <w:bodyDiv w:val="1"/>
      <w:marLeft w:val="0"/>
      <w:marRight w:val="0"/>
      <w:marTop w:val="0"/>
      <w:marBottom w:val="0"/>
      <w:divBdr>
        <w:top w:val="none" w:sz="0" w:space="0" w:color="auto"/>
        <w:left w:val="none" w:sz="0" w:space="0" w:color="auto"/>
        <w:bottom w:val="none" w:sz="0" w:space="0" w:color="auto"/>
        <w:right w:val="none" w:sz="0" w:space="0" w:color="auto"/>
      </w:divBdr>
    </w:div>
    <w:div w:id="791706416">
      <w:bodyDiv w:val="1"/>
      <w:marLeft w:val="0"/>
      <w:marRight w:val="0"/>
      <w:marTop w:val="0"/>
      <w:marBottom w:val="0"/>
      <w:divBdr>
        <w:top w:val="none" w:sz="0" w:space="0" w:color="auto"/>
        <w:left w:val="none" w:sz="0" w:space="0" w:color="auto"/>
        <w:bottom w:val="none" w:sz="0" w:space="0" w:color="auto"/>
        <w:right w:val="none" w:sz="0" w:space="0" w:color="auto"/>
      </w:divBdr>
    </w:div>
    <w:div w:id="844636807">
      <w:bodyDiv w:val="1"/>
      <w:marLeft w:val="0"/>
      <w:marRight w:val="0"/>
      <w:marTop w:val="0"/>
      <w:marBottom w:val="0"/>
      <w:divBdr>
        <w:top w:val="none" w:sz="0" w:space="0" w:color="auto"/>
        <w:left w:val="none" w:sz="0" w:space="0" w:color="auto"/>
        <w:bottom w:val="none" w:sz="0" w:space="0" w:color="auto"/>
        <w:right w:val="none" w:sz="0" w:space="0" w:color="auto"/>
      </w:divBdr>
    </w:div>
    <w:div w:id="966664306">
      <w:bodyDiv w:val="1"/>
      <w:marLeft w:val="0"/>
      <w:marRight w:val="0"/>
      <w:marTop w:val="0"/>
      <w:marBottom w:val="0"/>
      <w:divBdr>
        <w:top w:val="none" w:sz="0" w:space="0" w:color="auto"/>
        <w:left w:val="none" w:sz="0" w:space="0" w:color="auto"/>
        <w:bottom w:val="none" w:sz="0" w:space="0" w:color="auto"/>
        <w:right w:val="none" w:sz="0" w:space="0" w:color="auto"/>
      </w:divBdr>
    </w:div>
    <w:div w:id="974721586">
      <w:bodyDiv w:val="1"/>
      <w:marLeft w:val="0"/>
      <w:marRight w:val="0"/>
      <w:marTop w:val="0"/>
      <w:marBottom w:val="0"/>
      <w:divBdr>
        <w:top w:val="none" w:sz="0" w:space="0" w:color="auto"/>
        <w:left w:val="none" w:sz="0" w:space="0" w:color="auto"/>
        <w:bottom w:val="none" w:sz="0" w:space="0" w:color="auto"/>
        <w:right w:val="none" w:sz="0" w:space="0" w:color="auto"/>
      </w:divBdr>
    </w:div>
    <w:div w:id="1086615579">
      <w:bodyDiv w:val="1"/>
      <w:marLeft w:val="0"/>
      <w:marRight w:val="0"/>
      <w:marTop w:val="0"/>
      <w:marBottom w:val="0"/>
      <w:divBdr>
        <w:top w:val="none" w:sz="0" w:space="0" w:color="auto"/>
        <w:left w:val="none" w:sz="0" w:space="0" w:color="auto"/>
        <w:bottom w:val="none" w:sz="0" w:space="0" w:color="auto"/>
        <w:right w:val="none" w:sz="0" w:space="0" w:color="auto"/>
      </w:divBdr>
    </w:div>
    <w:div w:id="1090009757">
      <w:bodyDiv w:val="1"/>
      <w:marLeft w:val="0"/>
      <w:marRight w:val="0"/>
      <w:marTop w:val="0"/>
      <w:marBottom w:val="0"/>
      <w:divBdr>
        <w:top w:val="none" w:sz="0" w:space="0" w:color="auto"/>
        <w:left w:val="none" w:sz="0" w:space="0" w:color="auto"/>
        <w:bottom w:val="none" w:sz="0" w:space="0" w:color="auto"/>
        <w:right w:val="none" w:sz="0" w:space="0" w:color="auto"/>
      </w:divBdr>
    </w:div>
    <w:div w:id="1138574860">
      <w:bodyDiv w:val="1"/>
      <w:marLeft w:val="0"/>
      <w:marRight w:val="0"/>
      <w:marTop w:val="0"/>
      <w:marBottom w:val="0"/>
      <w:divBdr>
        <w:top w:val="none" w:sz="0" w:space="0" w:color="auto"/>
        <w:left w:val="none" w:sz="0" w:space="0" w:color="auto"/>
        <w:bottom w:val="none" w:sz="0" w:space="0" w:color="auto"/>
        <w:right w:val="none" w:sz="0" w:space="0" w:color="auto"/>
      </w:divBdr>
    </w:div>
    <w:div w:id="1191147679">
      <w:bodyDiv w:val="1"/>
      <w:marLeft w:val="0"/>
      <w:marRight w:val="0"/>
      <w:marTop w:val="0"/>
      <w:marBottom w:val="0"/>
      <w:divBdr>
        <w:top w:val="none" w:sz="0" w:space="0" w:color="auto"/>
        <w:left w:val="none" w:sz="0" w:space="0" w:color="auto"/>
        <w:bottom w:val="none" w:sz="0" w:space="0" w:color="auto"/>
        <w:right w:val="none" w:sz="0" w:space="0" w:color="auto"/>
      </w:divBdr>
    </w:div>
    <w:div w:id="1311327195">
      <w:bodyDiv w:val="1"/>
      <w:marLeft w:val="0"/>
      <w:marRight w:val="0"/>
      <w:marTop w:val="0"/>
      <w:marBottom w:val="0"/>
      <w:divBdr>
        <w:top w:val="none" w:sz="0" w:space="0" w:color="auto"/>
        <w:left w:val="none" w:sz="0" w:space="0" w:color="auto"/>
        <w:bottom w:val="none" w:sz="0" w:space="0" w:color="auto"/>
        <w:right w:val="none" w:sz="0" w:space="0" w:color="auto"/>
      </w:divBdr>
    </w:div>
    <w:div w:id="1368719472">
      <w:bodyDiv w:val="1"/>
      <w:marLeft w:val="0"/>
      <w:marRight w:val="0"/>
      <w:marTop w:val="0"/>
      <w:marBottom w:val="0"/>
      <w:divBdr>
        <w:top w:val="none" w:sz="0" w:space="0" w:color="auto"/>
        <w:left w:val="none" w:sz="0" w:space="0" w:color="auto"/>
        <w:bottom w:val="none" w:sz="0" w:space="0" w:color="auto"/>
        <w:right w:val="none" w:sz="0" w:space="0" w:color="auto"/>
      </w:divBdr>
    </w:div>
    <w:div w:id="1369842083">
      <w:bodyDiv w:val="1"/>
      <w:marLeft w:val="0"/>
      <w:marRight w:val="0"/>
      <w:marTop w:val="0"/>
      <w:marBottom w:val="0"/>
      <w:divBdr>
        <w:top w:val="none" w:sz="0" w:space="0" w:color="auto"/>
        <w:left w:val="none" w:sz="0" w:space="0" w:color="auto"/>
        <w:bottom w:val="none" w:sz="0" w:space="0" w:color="auto"/>
        <w:right w:val="none" w:sz="0" w:space="0" w:color="auto"/>
      </w:divBdr>
    </w:div>
    <w:div w:id="1421485105">
      <w:bodyDiv w:val="1"/>
      <w:marLeft w:val="0"/>
      <w:marRight w:val="0"/>
      <w:marTop w:val="0"/>
      <w:marBottom w:val="0"/>
      <w:divBdr>
        <w:top w:val="none" w:sz="0" w:space="0" w:color="auto"/>
        <w:left w:val="none" w:sz="0" w:space="0" w:color="auto"/>
        <w:bottom w:val="none" w:sz="0" w:space="0" w:color="auto"/>
        <w:right w:val="none" w:sz="0" w:space="0" w:color="auto"/>
      </w:divBdr>
    </w:div>
    <w:div w:id="1490831599">
      <w:bodyDiv w:val="1"/>
      <w:marLeft w:val="0"/>
      <w:marRight w:val="0"/>
      <w:marTop w:val="0"/>
      <w:marBottom w:val="0"/>
      <w:divBdr>
        <w:top w:val="none" w:sz="0" w:space="0" w:color="auto"/>
        <w:left w:val="none" w:sz="0" w:space="0" w:color="auto"/>
        <w:bottom w:val="none" w:sz="0" w:space="0" w:color="auto"/>
        <w:right w:val="none" w:sz="0" w:space="0" w:color="auto"/>
      </w:divBdr>
    </w:div>
    <w:div w:id="1624850600">
      <w:bodyDiv w:val="1"/>
      <w:marLeft w:val="0"/>
      <w:marRight w:val="0"/>
      <w:marTop w:val="0"/>
      <w:marBottom w:val="0"/>
      <w:divBdr>
        <w:top w:val="none" w:sz="0" w:space="0" w:color="auto"/>
        <w:left w:val="none" w:sz="0" w:space="0" w:color="auto"/>
        <w:bottom w:val="none" w:sz="0" w:space="0" w:color="auto"/>
        <w:right w:val="none" w:sz="0" w:space="0" w:color="auto"/>
      </w:divBdr>
    </w:div>
    <w:div w:id="1659991951">
      <w:bodyDiv w:val="1"/>
      <w:marLeft w:val="0"/>
      <w:marRight w:val="0"/>
      <w:marTop w:val="0"/>
      <w:marBottom w:val="0"/>
      <w:divBdr>
        <w:top w:val="none" w:sz="0" w:space="0" w:color="auto"/>
        <w:left w:val="none" w:sz="0" w:space="0" w:color="auto"/>
        <w:bottom w:val="none" w:sz="0" w:space="0" w:color="auto"/>
        <w:right w:val="none" w:sz="0" w:space="0" w:color="auto"/>
      </w:divBdr>
    </w:div>
    <w:div w:id="1735590817">
      <w:bodyDiv w:val="1"/>
      <w:marLeft w:val="0"/>
      <w:marRight w:val="0"/>
      <w:marTop w:val="0"/>
      <w:marBottom w:val="0"/>
      <w:divBdr>
        <w:top w:val="none" w:sz="0" w:space="0" w:color="auto"/>
        <w:left w:val="none" w:sz="0" w:space="0" w:color="auto"/>
        <w:bottom w:val="none" w:sz="0" w:space="0" w:color="auto"/>
        <w:right w:val="none" w:sz="0" w:space="0" w:color="auto"/>
      </w:divBdr>
    </w:div>
    <w:div w:id="1899432021">
      <w:bodyDiv w:val="1"/>
      <w:marLeft w:val="0"/>
      <w:marRight w:val="0"/>
      <w:marTop w:val="0"/>
      <w:marBottom w:val="0"/>
      <w:divBdr>
        <w:top w:val="none" w:sz="0" w:space="0" w:color="auto"/>
        <w:left w:val="none" w:sz="0" w:space="0" w:color="auto"/>
        <w:bottom w:val="none" w:sz="0" w:space="0" w:color="auto"/>
        <w:right w:val="none" w:sz="0" w:space="0" w:color="auto"/>
      </w:divBdr>
    </w:div>
    <w:div w:id="1974750523">
      <w:bodyDiv w:val="1"/>
      <w:marLeft w:val="0"/>
      <w:marRight w:val="0"/>
      <w:marTop w:val="0"/>
      <w:marBottom w:val="0"/>
      <w:divBdr>
        <w:top w:val="none" w:sz="0" w:space="0" w:color="auto"/>
        <w:left w:val="none" w:sz="0" w:space="0" w:color="auto"/>
        <w:bottom w:val="none" w:sz="0" w:space="0" w:color="auto"/>
        <w:right w:val="none" w:sz="0" w:space="0" w:color="auto"/>
      </w:divBdr>
    </w:div>
    <w:div w:id="2009358566">
      <w:bodyDiv w:val="1"/>
      <w:marLeft w:val="0"/>
      <w:marRight w:val="0"/>
      <w:marTop w:val="0"/>
      <w:marBottom w:val="0"/>
      <w:divBdr>
        <w:top w:val="none" w:sz="0" w:space="0" w:color="auto"/>
        <w:left w:val="none" w:sz="0" w:space="0" w:color="auto"/>
        <w:bottom w:val="none" w:sz="0" w:space="0" w:color="auto"/>
        <w:right w:val="none" w:sz="0" w:space="0" w:color="auto"/>
      </w:divBdr>
    </w:div>
    <w:div w:id="2023510430">
      <w:bodyDiv w:val="1"/>
      <w:marLeft w:val="0"/>
      <w:marRight w:val="0"/>
      <w:marTop w:val="0"/>
      <w:marBottom w:val="0"/>
      <w:divBdr>
        <w:top w:val="none" w:sz="0" w:space="0" w:color="auto"/>
        <w:left w:val="none" w:sz="0" w:space="0" w:color="auto"/>
        <w:bottom w:val="none" w:sz="0" w:space="0" w:color="auto"/>
        <w:right w:val="none" w:sz="0" w:space="0" w:color="auto"/>
      </w:divBdr>
    </w:div>
    <w:div w:id="2131700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mailto:com@iarc.fr" TargetMode="External"/><Relationship Id="rId26" Type="http://schemas.openxmlformats.org/officeDocument/2006/relationships/customXml" Target="../customXml/item5.xml"/><Relationship Id="rId3" Type="http://schemas.openxmlformats.org/officeDocument/2006/relationships/numbering" Target="numbering.xml"/><Relationship Id="rId21" Type="http://schemas.openxmlformats.org/officeDocument/2006/relationships/oleObject" Target="embeddings/oleObject1.bin"/><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image" Target="media/image7.png"/><Relationship Id="rId25"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customXml" Target="../customXml/item3.xml"/><Relationship Id="rId5" Type="http://schemas.microsoft.com/office/2007/relationships/stylesWithEffects" Target="stylesWithEffect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mailto:com@iarc.fr"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43117C618FBFB40856EC52F4C60CBC5" ma:contentTypeVersion="18" ma:contentTypeDescription="Create a new document." ma:contentTypeScope="" ma:versionID="49df8a4e50af2e0b35fb1d2cbeaf40b9">
  <xsd:schema xmlns:xsd="http://www.w3.org/2001/XMLSchema" xmlns:xs="http://www.w3.org/2001/XMLSchema" xmlns:p="http://schemas.microsoft.com/office/2006/metadata/properties" xmlns:ns2="8340c1bc-d1cd-4b41-91bb-2c2f20a57517" xmlns:ns3="1891344d-db52-4f9c-9457-ef23ea7639fb" targetNamespace="http://schemas.microsoft.com/office/2006/metadata/properties" ma:root="true" ma:fieldsID="ba476b508b474beda7edf354cc99a575" ns2:_="" ns3:_="">
    <xsd:import namespace="8340c1bc-d1cd-4b41-91bb-2c2f20a57517"/>
    <xsd:import namespace="1891344d-db52-4f9c-9457-ef23ea763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40c1bc-d1cd-4b41-91bb-2c2f20a575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4eac88-8ae6-4a96-90c7-97bc93c844e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91344d-db52-4f9c-9457-ef23ea7639f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5c54d7-cef0-400e-a044-5cf48fe0a388}" ma:internalName="TaxCatchAll" ma:showField="CatchAllData" ma:web="1891344d-db52-4f9c-9457-ef23ea7639f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340c1bc-d1cd-4b41-91bb-2c2f20a57517">
      <Terms xmlns="http://schemas.microsoft.com/office/infopath/2007/PartnerControls"/>
    </lcf76f155ced4ddcb4097134ff3c332f>
    <TaxCatchAll xmlns="1891344d-db52-4f9c-9457-ef23ea7639fb" xsi:nil="true"/>
  </documentManagement>
</p:properties>
</file>

<file path=customXml/itemProps1.xml><?xml version="1.0" encoding="utf-8"?>
<ds:datastoreItem xmlns:ds="http://schemas.openxmlformats.org/officeDocument/2006/customXml" ds:itemID="{3807009D-0FD6-4C98-A297-71B56F30D0AD}">
  <ds:schemaRefs>
    <ds:schemaRef ds:uri="http://schemas.openxmlformats.org/officeDocument/2006/bibliography"/>
  </ds:schemaRefs>
</ds:datastoreItem>
</file>

<file path=customXml/itemProps2.xml><?xml version="1.0" encoding="utf-8"?>
<ds:datastoreItem xmlns:ds="http://schemas.openxmlformats.org/officeDocument/2006/customXml" ds:itemID="{16F5CA3C-C281-41E4-9B3F-82B27B817A05}">
  <ds:schemaRefs>
    <ds:schemaRef ds:uri="http://schemas.openxmlformats.org/officeDocument/2006/bibliography"/>
  </ds:schemaRefs>
</ds:datastoreItem>
</file>

<file path=customXml/itemProps3.xml><?xml version="1.0" encoding="utf-8"?>
<ds:datastoreItem xmlns:ds="http://schemas.openxmlformats.org/officeDocument/2006/customXml" ds:itemID="{C926D145-11E0-4DB6-8A85-F00EB370F6F6}"/>
</file>

<file path=customXml/itemProps4.xml><?xml version="1.0" encoding="utf-8"?>
<ds:datastoreItem xmlns:ds="http://schemas.openxmlformats.org/officeDocument/2006/customXml" ds:itemID="{D954B884-57F7-4E52-863D-DAAE802340DF}"/>
</file>

<file path=customXml/itemProps5.xml><?xml version="1.0" encoding="utf-8"?>
<ds:datastoreItem xmlns:ds="http://schemas.openxmlformats.org/officeDocument/2006/customXml" ds:itemID="{FCF544EC-83DF-439E-8EC5-6694A83D4BF9}"/>
</file>

<file path=docProps/app.xml><?xml version="1.0" encoding="utf-8"?>
<Properties xmlns="http://schemas.openxmlformats.org/officeDocument/2006/extended-properties" xmlns:vt="http://schemas.openxmlformats.org/officeDocument/2006/docPropsVTypes">
  <Template>Normal.dotm</Template>
  <TotalTime>2</TotalTime>
  <Pages>29</Pages>
  <Words>7586</Words>
  <Characters>42997</Characters>
  <Application>Microsoft Office Word</Application>
  <DocSecurity>0</DocSecurity>
  <Lines>358</Lines>
  <Paragraphs>100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EPIC-Soft – Food portion quantification</vt:lpstr>
      <vt:lpstr>EPIC-Soft – Food portion quantification</vt:lpstr>
    </vt:vector>
  </TitlesOfParts>
  <Company>Inter</Company>
  <LinksUpToDate>false</LinksUpToDate>
  <CharactersWithSpaces>50483</CharactersWithSpaces>
  <SharedDoc>false</SharedDoc>
  <HLinks>
    <vt:vector size="120" baseType="variant">
      <vt:variant>
        <vt:i4>2818049</vt:i4>
      </vt:variant>
      <vt:variant>
        <vt:i4>116</vt:i4>
      </vt:variant>
      <vt:variant>
        <vt:i4>0</vt:i4>
      </vt:variant>
      <vt:variant>
        <vt:i4>5</vt:i4>
      </vt:variant>
      <vt:variant>
        <vt:lpwstr>mailto:com@iarc.fr</vt:lpwstr>
      </vt:variant>
      <vt:variant>
        <vt:lpwstr/>
      </vt:variant>
      <vt:variant>
        <vt:i4>2818049</vt:i4>
      </vt:variant>
      <vt:variant>
        <vt:i4>113</vt:i4>
      </vt:variant>
      <vt:variant>
        <vt:i4>0</vt:i4>
      </vt:variant>
      <vt:variant>
        <vt:i4>5</vt:i4>
      </vt:variant>
      <vt:variant>
        <vt:lpwstr>mailto:com@iarc.fr</vt:lpwstr>
      </vt:variant>
      <vt:variant>
        <vt:lpwstr/>
      </vt:variant>
      <vt:variant>
        <vt:i4>4456459</vt:i4>
      </vt:variant>
      <vt:variant>
        <vt:i4>106</vt:i4>
      </vt:variant>
      <vt:variant>
        <vt:i4>0</vt:i4>
      </vt:variant>
      <vt:variant>
        <vt:i4>5</vt:i4>
      </vt:variant>
      <vt:variant>
        <vt:lpwstr/>
      </vt:variant>
      <vt:variant>
        <vt:lpwstr>_ENREF_5</vt:lpwstr>
      </vt:variant>
      <vt:variant>
        <vt:i4>4521995</vt:i4>
      </vt:variant>
      <vt:variant>
        <vt:i4>103</vt:i4>
      </vt:variant>
      <vt:variant>
        <vt:i4>0</vt:i4>
      </vt:variant>
      <vt:variant>
        <vt:i4>5</vt:i4>
      </vt:variant>
      <vt:variant>
        <vt:lpwstr/>
      </vt:variant>
      <vt:variant>
        <vt:lpwstr>_ENREF_4</vt:lpwstr>
      </vt:variant>
      <vt:variant>
        <vt:i4>4325387</vt:i4>
      </vt:variant>
      <vt:variant>
        <vt:i4>93</vt:i4>
      </vt:variant>
      <vt:variant>
        <vt:i4>0</vt:i4>
      </vt:variant>
      <vt:variant>
        <vt:i4>5</vt:i4>
      </vt:variant>
      <vt:variant>
        <vt:lpwstr/>
      </vt:variant>
      <vt:variant>
        <vt:lpwstr>_ENREF_3</vt:lpwstr>
      </vt:variant>
      <vt:variant>
        <vt:i4>4390923</vt:i4>
      </vt:variant>
      <vt:variant>
        <vt:i4>87</vt:i4>
      </vt:variant>
      <vt:variant>
        <vt:i4>0</vt:i4>
      </vt:variant>
      <vt:variant>
        <vt:i4>5</vt:i4>
      </vt:variant>
      <vt:variant>
        <vt:lpwstr/>
      </vt:variant>
      <vt:variant>
        <vt:lpwstr>_ENREF_2</vt:lpwstr>
      </vt:variant>
      <vt:variant>
        <vt:i4>4194315</vt:i4>
      </vt:variant>
      <vt:variant>
        <vt:i4>81</vt:i4>
      </vt:variant>
      <vt:variant>
        <vt:i4>0</vt:i4>
      </vt:variant>
      <vt:variant>
        <vt:i4>5</vt:i4>
      </vt:variant>
      <vt:variant>
        <vt:lpwstr/>
      </vt:variant>
      <vt:variant>
        <vt:lpwstr>_ENREF_1</vt:lpwstr>
      </vt:variant>
      <vt:variant>
        <vt:i4>1310769</vt:i4>
      </vt:variant>
      <vt:variant>
        <vt:i4>74</vt:i4>
      </vt:variant>
      <vt:variant>
        <vt:i4>0</vt:i4>
      </vt:variant>
      <vt:variant>
        <vt:i4>5</vt:i4>
      </vt:variant>
      <vt:variant>
        <vt:lpwstr/>
      </vt:variant>
      <vt:variant>
        <vt:lpwstr>_Toc384913719</vt:lpwstr>
      </vt:variant>
      <vt:variant>
        <vt:i4>1310769</vt:i4>
      </vt:variant>
      <vt:variant>
        <vt:i4>68</vt:i4>
      </vt:variant>
      <vt:variant>
        <vt:i4>0</vt:i4>
      </vt:variant>
      <vt:variant>
        <vt:i4>5</vt:i4>
      </vt:variant>
      <vt:variant>
        <vt:lpwstr/>
      </vt:variant>
      <vt:variant>
        <vt:lpwstr>_Toc384913718</vt:lpwstr>
      </vt:variant>
      <vt:variant>
        <vt:i4>1310769</vt:i4>
      </vt:variant>
      <vt:variant>
        <vt:i4>62</vt:i4>
      </vt:variant>
      <vt:variant>
        <vt:i4>0</vt:i4>
      </vt:variant>
      <vt:variant>
        <vt:i4>5</vt:i4>
      </vt:variant>
      <vt:variant>
        <vt:lpwstr/>
      </vt:variant>
      <vt:variant>
        <vt:lpwstr>_Toc384913717</vt:lpwstr>
      </vt:variant>
      <vt:variant>
        <vt:i4>1310769</vt:i4>
      </vt:variant>
      <vt:variant>
        <vt:i4>56</vt:i4>
      </vt:variant>
      <vt:variant>
        <vt:i4>0</vt:i4>
      </vt:variant>
      <vt:variant>
        <vt:i4>5</vt:i4>
      </vt:variant>
      <vt:variant>
        <vt:lpwstr/>
      </vt:variant>
      <vt:variant>
        <vt:lpwstr>_Toc384913716</vt:lpwstr>
      </vt:variant>
      <vt:variant>
        <vt:i4>1310769</vt:i4>
      </vt:variant>
      <vt:variant>
        <vt:i4>50</vt:i4>
      </vt:variant>
      <vt:variant>
        <vt:i4>0</vt:i4>
      </vt:variant>
      <vt:variant>
        <vt:i4>5</vt:i4>
      </vt:variant>
      <vt:variant>
        <vt:lpwstr/>
      </vt:variant>
      <vt:variant>
        <vt:lpwstr>_Toc384913715</vt:lpwstr>
      </vt:variant>
      <vt:variant>
        <vt:i4>1310769</vt:i4>
      </vt:variant>
      <vt:variant>
        <vt:i4>44</vt:i4>
      </vt:variant>
      <vt:variant>
        <vt:i4>0</vt:i4>
      </vt:variant>
      <vt:variant>
        <vt:i4>5</vt:i4>
      </vt:variant>
      <vt:variant>
        <vt:lpwstr/>
      </vt:variant>
      <vt:variant>
        <vt:lpwstr>_Toc384913714</vt:lpwstr>
      </vt:variant>
      <vt:variant>
        <vt:i4>1310769</vt:i4>
      </vt:variant>
      <vt:variant>
        <vt:i4>38</vt:i4>
      </vt:variant>
      <vt:variant>
        <vt:i4>0</vt:i4>
      </vt:variant>
      <vt:variant>
        <vt:i4>5</vt:i4>
      </vt:variant>
      <vt:variant>
        <vt:lpwstr/>
      </vt:variant>
      <vt:variant>
        <vt:lpwstr>_Toc384913713</vt:lpwstr>
      </vt:variant>
      <vt:variant>
        <vt:i4>1310769</vt:i4>
      </vt:variant>
      <vt:variant>
        <vt:i4>32</vt:i4>
      </vt:variant>
      <vt:variant>
        <vt:i4>0</vt:i4>
      </vt:variant>
      <vt:variant>
        <vt:i4>5</vt:i4>
      </vt:variant>
      <vt:variant>
        <vt:lpwstr/>
      </vt:variant>
      <vt:variant>
        <vt:lpwstr>_Toc384913712</vt:lpwstr>
      </vt:variant>
      <vt:variant>
        <vt:i4>1310769</vt:i4>
      </vt:variant>
      <vt:variant>
        <vt:i4>26</vt:i4>
      </vt:variant>
      <vt:variant>
        <vt:i4>0</vt:i4>
      </vt:variant>
      <vt:variant>
        <vt:i4>5</vt:i4>
      </vt:variant>
      <vt:variant>
        <vt:lpwstr/>
      </vt:variant>
      <vt:variant>
        <vt:lpwstr>_Toc384913711</vt:lpwstr>
      </vt:variant>
      <vt:variant>
        <vt:i4>1310769</vt:i4>
      </vt:variant>
      <vt:variant>
        <vt:i4>20</vt:i4>
      </vt:variant>
      <vt:variant>
        <vt:i4>0</vt:i4>
      </vt:variant>
      <vt:variant>
        <vt:i4>5</vt:i4>
      </vt:variant>
      <vt:variant>
        <vt:lpwstr/>
      </vt:variant>
      <vt:variant>
        <vt:lpwstr>_Toc384913710</vt:lpwstr>
      </vt:variant>
      <vt:variant>
        <vt:i4>1376305</vt:i4>
      </vt:variant>
      <vt:variant>
        <vt:i4>14</vt:i4>
      </vt:variant>
      <vt:variant>
        <vt:i4>0</vt:i4>
      </vt:variant>
      <vt:variant>
        <vt:i4>5</vt:i4>
      </vt:variant>
      <vt:variant>
        <vt:lpwstr/>
      </vt:variant>
      <vt:variant>
        <vt:lpwstr>_Toc384913709</vt:lpwstr>
      </vt:variant>
      <vt:variant>
        <vt:i4>1376305</vt:i4>
      </vt:variant>
      <vt:variant>
        <vt:i4>8</vt:i4>
      </vt:variant>
      <vt:variant>
        <vt:i4>0</vt:i4>
      </vt:variant>
      <vt:variant>
        <vt:i4>5</vt:i4>
      </vt:variant>
      <vt:variant>
        <vt:lpwstr/>
      </vt:variant>
      <vt:variant>
        <vt:lpwstr>_Toc384913708</vt:lpwstr>
      </vt:variant>
      <vt:variant>
        <vt:i4>1376305</vt:i4>
      </vt:variant>
      <vt:variant>
        <vt:i4>2</vt:i4>
      </vt:variant>
      <vt:variant>
        <vt:i4>0</vt:i4>
      </vt:variant>
      <vt:variant>
        <vt:i4>5</vt:i4>
      </vt:variant>
      <vt:variant>
        <vt:lpwstr/>
      </vt:variant>
      <vt:variant>
        <vt:lpwstr>_Toc384913707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EPIC-Soft – Food portion quantification</dc:title>
  <dc:subject>EPIC-Soft – Food portion quantification</dc:subject>
  <dc:creator>Sandra Crispim</dc:creator>
  <cp:lastModifiedBy>Viktoria Knaze</cp:lastModifiedBy>
  <cp:revision>3</cp:revision>
  <cp:lastPrinted>2014-04-07T15:59:00Z</cp:lastPrinted>
  <dcterms:created xsi:type="dcterms:W3CDTF">2015-05-28T12:23:00Z</dcterms:created>
  <dcterms:modified xsi:type="dcterms:W3CDTF">2015-05-28T12:25:00Z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0x010100E43117C618FBFB40856EC52F4C60CBC5</vt:lpwstr>
  </property>
</Properties>
</file>