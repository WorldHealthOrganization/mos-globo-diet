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5F1E" w:rsidRDefault="00F85F1E" w:rsidP="00D23081">
      <w:pPr>
        <w:rPr>
          <w:rFonts w:ascii="Times New Roman" w:hAnsi="Times New Roman"/>
          <w:b/>
          <w:szCs w:val="22"/>
        </w:rPr>
      </w:pPr>
      <w:r>
        <w:rPr>
          <w:noProof/>
          <w:lang w:eastAsia="en-GB"/>
        </w:rPr>
        <w:drawing>
          <wp:inline distT="0" distB="0" distL="0" distR="0" wp14:anchorId="09277906" wp14:editId="4A5A837E">
            <wp:extent cx="3928110" cy="8743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8110" cy="874395"/>
                    </a:xfrm>
                    <a:prstGeom prst="rect">
                      <a:avLst/>
                    </a:prstGeom>
                    <a:noFill/>
                    <a:ln>
                      <a:noFill/>
                    </a:ln>
                  </pic:spPr>
                </pic:pic>
              </a:graphicData>
            </a:graphic>
          </wp:inline>
        </w:drawing>
      </w:r>
    </w:p>
    <w:p w:rsidR="00F85F1E" w:rsidRDefault="00F85F1E" w:rsidP="00D23081">
      <w:pPr>
        <w:rPr>
          <w:rFonts w:ascii="Times New Roman" w:hAnsi="Times New Roman"/>
          <w:b/>
          <w:szCs w:val="22"/>
        </w:rPr>
      </w:pPr>
    </w:p>
    <w:p w:rsidR="00336B90" w:rsidRPr="00A97DD0" w:rsidRDefault="00336B90" w:rsidP="00336B90">
      <w:pPr>
        <w:jc w:val="center"/>
        <w:rPr>
          <w:rFonts w:ascii="Times New Roman" w:hAnsi="Times New Roman"/>
          <w:b/>
          <w:szCs w:val="22"/>
        </w:rPr>
      </w:pPr>
      <w:r w:rsidRPr="00A97DD0">
        <w:rPr>
          <w:rFonts w:ascii="Times New Roman" w:hAnsi="Times New Roman"/>
          <w:b/>
          <w:szCs w:val="22"/>
        </w:rPr>
        <w:t>DENSITY COEFFICIENT FILE (DENSITY</w:t>
      </w:r>
      <w:r w:rsidR="00A97DD0" w:rsidRPr="00A97DD0">
        <w:rPr>
          <w:rFonts w:ascii="Times New Roman" w:hAnsi="Times New Roman"/>
          <w:b/>
          <w:szCs w:val="22"/>
        </w:rPr>
        <w:t xml:space="preserve"> file</w:t>
      </w:r>
      <w:r w:rsidRPr="00A97DD0">
        <w:rPr>
          <w:rFonts w:ascii="Times New Roman" w:hAnsi="Times New Roman"/>
          <w:b/>
          <w:szCs w:val="22"/>
        </w:rPr>
        <w:t>)</w:t>
      </w:r>
    </w:p>
    <w:p w:rsidR="00336B90" w:rsidRPr="00A97DD0" w:rsidRDefault="00336B90" w:rsidP="00336B90">
      <w:pPr>
        <w:jc w:val="both"/>
        <w:rPr>
          <w:rFonts w:ascii="Times New Roman" w:hAnsi="Times New Roman"/>
          <w:szCs w:val="22"/>
          <w:u w:val="single"/>
        </w:rPr>
      </w:pPr>
    </w:p>
    <w:p w:rsidR="00D23081" w:rsidRDefault="00D23081" w:rsidP="00336B90">
      <w:pPr>
        <w:jc w:val="both"/>
        <w:rPr>
          <w:rFonts w:ascii="Times New Roman" w:hAnsi="Times New Roman"/>
          <w:b/>
          <w:szCs w:val="22"/>
        </w:rPr>
      </w:pPr>
    </w:p>
    <w:p w:rsidR="00A97DD0" w:rsidRPr="00A97DD0" w:rsidRDefault="00A97DD0" w:rsidP="00B77264">
      <w:pPr>
        <w:pStyle w:val="Heading1"/>
        <w:pPrChange w:id="0" w:author="Viktoria Knaze" w:date="2015-04-01T15:55:00Z">
          <w:pPr>
            <w:jc w:val="both"/>
          </w:pPr>
        </w:pPrChange>
      </w:pPr>
      <w:r w:rsidRPr="00A97DD0">
        <w:t>INTRODUCTION</w:t>
      </w:r>
    </w:p>
    <w:p w:rsidR="00A97DD0" w:rsidRPr="00A97DD0" w:rsidRDefault="00A97DD0" w:rsidP="00336B90">
      <w:pPr>
        <w:jc w:val="both"/>
        <w:rPr>
          <w:rFonts w:ascii="Times New Roman" w:hAnsi="Times New Roman"/>
          <w:szCs w:val="22"/>
        </w:rPr>
      </w:pPr>
    </w:p>
    <w:p w:rsidR="00A97DD0" w:rsidRPr="00A97DD0" w:rsidRDefault="00A97DD0" w:rsidP="00336B90">
      <w:pPr>
        <w:jc w:val="both"/>
        <w:rPr>
          <w:rFonts w:ascii="Times New Roman" w:hAnsi="Times New Roman"/>
          <w:szCs w:val="22"/>
        </w:rPr>
      </w:pPr>
      <w:r w:rsidRPr="00A97DD0">
        <w:rPr>
          <w:rFonts w:ascii="Times New Roman" w:hAnsi="Times New Roman"/>
          <w:szCs w:val="22"/>
        </w:rPr>
        <w:t xml:space="preserve">For each food item in your food list </w:t>
      </w:r>
      <w:r w:rsidR="00D23081" w:rsidRPr="00A97DD0">
        <w:rPr>
          <w:rFonts w:ascii="Times New Roman" w:hAnsi="Times New Roman"/>
          <w:szCs w:val="22"/>
        </w:rPr>
        <w:t>a density coefficient is needed to convert volume</w:t>
      </w:r>
      <w:r w:rsidR="00D23081">
        <w:rPr>
          <w:rFonts w:ascii="Times New Roman" w:hAnsi="Times New Roman"/>
          <w:szCs w:val="22"/>
        </w:rPr>
        <w:t>s</w:t>
      </w:r>
      <w:r w:rsidR="00D23081" w:rsidRPr="00A97DD0">
        <w:rPr>
          <w:rFonts w:ascii="Times New Roman" w:hAnsi="Times New Roman"/>
          <w:szCs w:val="22"/>
        </w:rPr>
        <w:t xml:space="preserve"> </w:t>
      </w:r>
      <w:r w:rsidR="00D23081">
        <w:rPr>
          <w:rFonts w:ascii="Times New Roman" w:hAnsi="Times New Roman"/>
          <w:szCs w:val="22"/>
        </w:rPr>
        <w:t>in ml in</w:t>
      </w:r>
      <w:r w:rsidR="00D23081" w:rsidRPr="00A97DD0">
        <w:rPr>
          <w:rFonts w:ascii="Times New Roman" w:hAnsi="Times New Roman"/>
          <w:szCs w:val="22"/>
        </w:rPr>
        <w:t>to weight</w:t>
      </w:r>
      <w:r w:rsidR="00D23081">
        <w:rPr>
          <w:rFonts w:ascii="Times New Roman" w:hAnsi="Times New Roman"/>
          <w:szCs w:val="22"/>
        </w:rPr>
        <w:t>s</w:t>
      </w:r>
      <w:r w:rsidR="00D23081" w:rsidRPr="00A97DD0">
        <w:rPr>
          <w:rFonts w:ascii="Times New Roman" w:hAnsi="Times New Roman"/>
          <w:szCs w:val="22"/>
        </w:rPr>
        <w:t xml:space="preserve"> in grams</w:t>
      </w:r>
      <w:r w:rsidR="00D23081">
        <w:rPr>
          <w:rFonts w:ascii="Times New Roman" w:hAnsi="Times New Roman"/>
          <w:szCs w:val="22"/>
        </w:rPr>
        <w:t xml:space="preserve">. This coefficient will be used when the food is quantified by method H (household measures), </w:t>
      </w:r>
      <w:r w:rsidRPr="00A97DD0">
        <w:rPr>
          <w:rFonts w:ascii="Times New Roman" w:hAnsi="Times New Roman"/>
          <w:szCs w:val="22"/>
        </w:rPr>
        <w:t xml:space="preserve">A (shapes) or if </w:t>
      </w:r>
      <w:r w:rsidR="00D23081">
        <w:rPr>
          <w:rFonts w:ascii="Times New Roman" w:hAnsi="Times New Roman"/>
          <w:szCs w:val="22"/>
        </w:rPr>
        <w:t>volume is reported directly by the</w:t>
      </w:r>
      <w:r w:rsidRPr="00A97DD0">
        <w:rPr>
          <w:rFonts w:ascii="Times New Roman" w:hAnsi="Times New Roman"/>
          <w:szCs w:val="22"/>
        </w:rPr>
        <w:t xml:space="preserve"> subject.  </w:t>
      </w:r>
    </w:p>
    <w:p w:rsidR="00A97DD0" w:rsidRPr="00A97DD0" w:rsidRDefault="00A97DD0" w:rsidP="00336B90">
      <w:pPr>
        <w:jc w:val="both"/>
        <w:rPr>
          <w:rFonts w:ascii="Times New Roman" w:hAnsi="Times New Roman"/>
          <w:szCs w:val="22"/>
        </w:rPr>
      </w:pPr>
    </w:p>
    <w:p w:rsidR="00336B90" w:rsidRPr="00A97DD0" w:rsidDel="00671497" w:rsidRDefault="00336B90" w:rsidP="00336B90">
      <w:pPr>
        <w:jc w:val="both"/>
        <w:rPr>
          <w:del w:id="1" w:author="Viktoria Knaze" w:date="2015-04-01T15:57:00Z"/>
          <w:rFonts w:ascii="Times New Roman" w:hAnsi="Times New Roman"/>
          <w:szCs w:val="22"/>
        </w:rPr>
      </w:pPr>
      <w:r w:rsidRPr="00A97DD0">
        <w:rPr>
          <w:rFonts w:ascii="Times New Roman" w:hAnsi="Times New Roman"/>
          <w:szCs w:val="22"/>
        </w:rPr>
        <w:t xml:space="preserve">To limit the number of lines in the </w:t>
      </w:r>
      <w:r w:rsidR="00D23081">
        <w:rPr>
          <w:rFonts w:ascii="Times New Roman" w:hAnsi="Times New Roman"/>
          <w:szCs w:val="22"/>
        </w:rPr>
        <w:t xml:space="preserve">DENSITY </w:t>
      </w:r>
      <w:r w:rsidRPr="00A97DD0">
        <w:rPr>
          <w:rFonts w:ascii="Times New Roman" w:hAnsi="Times New Roman"/>
          <w:szCs w:val="22"/>
        </w:rPr>
        <w:t>file, certain descriptors</w:t>
      </w:r>
      <w:r w:rsidR="00A97DD0">
        <w:rPr>
          <w:rFonts w:ascii="Times New Roman" w:hAnsi="Times New Roman"/>
          <w:szCs w:val="22"/>
        </w:rPr>
        <w:t xml:space="preserve"> were gathered</w:t>
      </w:r>
      <w:r w:rsidRPr="00A97DD0">
        <w:rPr>
          <w:rFonts w:ascii="Times New Roman" w:hAnsi="Times New Roman"/>
          <w:szCs w:val="22"/>
        </w:rPr>
        <w:t xml:space="preserve"> in the default value, assuming </w:t>
      </w:r>
      <w:r w:rsidR="00A97DD0">
        <w:rPr>
          <w:rFonts w:ascii="Times New Roman" w:hAnsi="Times New Roman"/>
          <w:szCs w:val="22"/>
        </w:rPr>
        <w:t>their density was similar for</w:t>
      </w:r>
      <w:r w:rsidRPr="00A97DD0">
        <w:rPr>
          <w:rFonts w:ascii="Times New Roman" w:hAnsi="Times New Roman"/>
          <w:szCs w:val="22"/>
        </w:rPr>
        <w:t xml:space="preserve"> aqueous foods (e.g. sauce = mashed = condensed = reconstituted from condensed). This does not introduce any error on values.</w:t>
      </w:r>
    </w:p>
    <w:p w:rsidR="00336B90" w:rsidRPr="00A97DD0" w:rsidRDefault="00336B90" w:rsidP="00336B90">
      <w:pPr>
        <w:jc w:val="both"/>
        <w:rPr>
          <w:rFonts w:ascii="Times New Roman" w:hAnsi="Times New Roman"/>
          <w:szCs w:val="22"/>
        </w:rPr>
      </w:pPr>
      <w:bookmarkStart w:id="2" w:name="_GoBack"/>
      <w:bookmarkEnd w:id="2"/>
    </w:p>
    <w:p w:rsidR="00A97DD0" w:rsidRPr="002D7363" w:rsidRDefault="00A97DD0" w:rsidP="00671497">
      <w:pPr>
        <w:pStyle w:val="Heading1"/>
        <w:pPrChange w:id="3" w:author="Viktoria Knaze" w:date="2015-04-01T15:57:00Z">
          <w:pPr>
            <w:pStyle w:val="PlainText"/>
          </w:pPr>
        </w:pPrChange>
      </w:pPr>
      <w:r w:rsidRPr="002D7363">
        <w:t>WORK TO BE DONE</w:t>
      </w:r>
    </w:p>
    <w:p w:rsidR="00336B90" w:rsidRDefault="00336B90" w:rsidP="00336B90">
      <w:pPr>
        <w:jc w:val="both"/>
        <w:rPr>
          <w:rFonts w:ascii="Times New Roman" w:hAnsi="Times New Roman"/>
          <w:szCs w:val="22"/>
        </w:rPr>
      </w:pPr>
    </w:p>
    <w:p w:rsidR="00D23081" w:rsidRPr="00D23081" w:rsidRDefault="00D23081" w:rsidP="00336B90">
      <w:pPr>
        <w:jc w:val="both"/>
        <w:rPr>
          <w:rFonts w:ascii="Times New Roman" w:hAnsi="Times New Roman"/>
          <w:szCs w:val="22"/>
        </w:rPr>
      </w:pPr>
      <w:r w:rsidRPr="00D23081">
        <w:rPr>
          <w:rFonts w:ascii="Times New Roman" w:hAnsi="Times New Roman"/>
          <w:szCs w:val="22"/>
        </w:rPr>
        <w:t>IARC will prepare the local DENSITY files based on your food list.</w:t>
      </w:r>
      <w:r>
        <w:rPr>
          <w:rFonts w:ascii="Times New Roman" w:hAnsi="Times New Roman"/>
          <w:szCs w:val="22"/>
        </w:rPr>
        <w:t xml:space="preserve"> Please use DENSITY files from other countries/projects and any local data to fill in this file.</w:t>
      </w:r>
    </w:p>
    <w:p w:rsidR="00336B90" w:rsidRPr="00A97DD0" w:rsidRDefault="00336B90" w:rsidP="00336B90">
      <w:pPr>
        <w:jc w:val="both"/>
        <w:rPr>
          <w:rFonts w:ascii="Times New Roman" w:hAnsi="Times New Roman"/>
          <w:szCs w:val="22"/>
        </w:rPr>
      </w:pPr>
    </w:p>
    <w:p w:rsidR="00336B90" w:rsidRPr="00D23081" w:rsidRDefault="00A97DD0" w:rsidP="00D23081">
      <w:pPr>
        <w:jc w:val="both"/>
        <w:rPr>
          <w:rFonts w:ascii="Times New Roman" w:hAnsi="Times New Roman"/>
          <w:szCs w:val="22"/>
        </w:rPr>
      </w:pPr>
      <w:r w:rsidRPr="00D23081">
        <w:rPr>
          <w:rFonts w:ascii="Times New Roman" w:hAnsi="Times New Roman"/>
          <w:szCs w:val="22"/>
        </w:rPr>
        <w:t>Some foods may have more than one density coefficient depending on the physical state</w:t>
      </w:r>
      <w:r w:rsidR="00E81EED">
        <w:rPr>
          <w:rFonts w:ascii="Times New Roman" w:hAnsi="Times New Roman"/>
          <w:szCs w:val="22"/>
        </w:rPr>
        <w:t xml:space="preserve"> as estimated</w:t>
      </w:r>
      <w:r w:rsidR="008932D1">
        <w:rPr>
          <w:rFonts w:ascii="Times New Roman" w:hAnsi="Times New Roman"/>
          <w:szCs w:val="22"/>
        </w:rPr>
        <w:t>, the cooking method, whether estimated raw or cooked</w:t>
      </w:r>
      <w:r w:rsidR="005F4C32">
        <w:rPr>
          <w:rFonts w:ascii="Times New Roman" w:hAnsi="Times New Roman"/>
          <w:szCs w:val="22"/>
        </w:rPr>
        <w:t>, whether estimated with the inedible part or not</w:t>
      </w:r>
      <w:r w:rsidR="008932D1">
        <w:rPr>
          <w:rFonts w:ascii="Times New Roman" w:hAnsi="Times New Roman"/>
          <w:szCs w:val="22"/>
        </w:rPr>
        <w:t xml:space="preserve"> … as explained below.</w:t>
      </w:r>
      <w:r w:rsidR="008E515A">
        <w:rPr>
          <w:rFonts w:ascii="Times New Roman" w:hAnsi="Times New Roman"/>
          <w:szCs w:val="22"/>
        </w:rPr>
        <w:t xml:space="preserve"> </w:t>
      </w:r>
      <w:r w:rsidR="008E515A" w:rsidRPr="007B6137">
        <w:rPr>
          <w:rFonts w:ascii="Times New Roman" w:hAnsi="Times New Roman"/>
          <w:szCs w:val="22"/>
          <w:u w:val="single"/>
        </w:rPr>
        <w:t xml:space="preserve">The facet-descriptor(s) </w:t>
      </w:r>
      <w:r w:rsidR="007B6137" w:rsidRPr="007B6137">
        <w:rPr>
          <w:rFonts w:ascii="Times New Roman" w:hAnsi="Times New Roman"/>
          <w:szCs w:val="22"/>
          <w:u w:val="single"/>
        </w:rPr>
        <w:t>is</w:t>
      </w:r>
      <w:r w:rsidR="008E515A" w:rsidRPr="007B6137">
        <w:rPr>
          <w:rFonts w:ascii="Times New Roman" w:hAnsi="Times New Roman"/>
          <w:szCs w:val="22"/>
          <w:u w:val="single"/>
        </w:rPr>
        <w:t xml:space="preserve"> </w:t>
      </w:r>
      <w:r w:rsidR="007B6137" w:rsidRPr="007B6137">
        <w:rPr>
          <w:rFonts w:ascii="Times New Roman" w:hAnsi="Times New Roman"/>
          <w:szCs w:val="22"/>
          <w:u w:val="single"/>
        </w:rPr>
        <w:t>enter</w:t>
      </w:r>
      <w:r w:rsidR="008E515A" w:rsidRPr="007B6137">
        <w:rPr>
          <w:rFonts w:ascii="Times New Roman" w:hAnsi="Times New Roman"/>
          <w:szCs w:val="22"/>
          <w:u w:val="single"/>
        </w:rPr>
        <w:t>ed after the density coefficient</w:t>
      </w:r>
      <w:r w:rsidR="008E515A">
        <w:rPr>
          <w:rFonts w:ascii="Times New Roman" w:hAnsi="Times New Roman"/>
          <w:szCs w:val="22"/>
        </w:rPr>
        <w:t>. The program will choose the coefficient depending on the description of the reported food.</w:t>
      </w:r>
    </w:p>
    <w:p w:rsidR="00A97DD0" w:rsidRDefault="00A97DD0" w:rsidP="00336B90">
      <w:pPr>
        <w:rPr>
          <w:rFonts w:ascii="Times New Roman" w:hAnsi="Times New Roman"/>
          <w:szCs w:val="22"/>
          <w:u w:val="single"/>
        </w:rPr>
      </w:pPr>
    </w:p>
    <w:p w:rsidR="00336B90" w:rsidRPr="008E515A" w:rsidRDefault="005B4977" w:rsidP="008E515A">
      <w:pPr>
        <w:pStyle w:val="ListParagraph"/>
        <w:numPr>
          <w:ilvl w:val="0"/>
          <w:numId w:val="3"/>
        </w:numPr>
        <w:rPr>
          <w:rFonts w:ascii="Times New Roman" w:hAnsi="Times New Roman"/>
          <w:szCs w:val="22"/>
        </w:rPr>
      </w:pPr>
      <w:r w:rsidRPr="008E515A">
        <w:rPr>
          <w:rFonts w:ascii="Times New Roman" w:hAnsi="Times New Roman"/>
          <w:szCs w:val="22"/>
          <w:u w:val="single"/>
        </w:rPr>
        <w:t>W</w:t>
      </w:r>
      <w:r w:rsidR="00336B90" w:rsidRPr="008E515A">
        <w:rPr>
          <w:rFonts w:ascii="Times New Roman" w:hAnsi="Times New Roman"/>
          <w:szCs w:val="22"/>
          <w:u w:val="single"/>
        </w:rPr>
        <w:t>hen a food is always eaten raw:</w:t>
      </w:r>
      <w:r w:rsidR="00336B90" w:rsidRPr="008E515A">
        <w:rPr>
          <w:rFonts w:ascii="Times New Roman" w:hAnsi="Times New Roman"/>
          <w:szCs w:val="22"/>
        </w:rPr>
        <w:t xml:space="preserve"> </w:t>
      </w:r>
    </w:p>
    <w:p w:rsidR="00336B90" w:rsidRPr="00A97DD0" w:rsidRDefault="005B4977" w:rsidP="00336B90">
      <w:pPr>
        <w:rPr>
          <w:rFonts w:ascii="Times New Roman" w:hAnsi="Times New Roman"/>
          <w:szCs w:val="22"/>
        </w:rPr>
      </w:pPr>
      <w:r>
        <w:rPr>
          <w:rFonts w:ascii="Times New Roman" w:hAnsi="Times New Roman"/>
          <w:szCs w:val="22"/>
        </w:rPr>
        <w:t>Y</w:t>
      </w:r>
      <w:r w:rsidR="00336B90" w:rsidRPr="00A97DD0">
        <w:rPr>
          <w:rFonts w:ascii="Times New Roman" w:hAnsi="Times New Roman"/>
          <w:szCs w:val="22"/>
        </w:rPr>
        <w:t>ou may enter different density coefficients depending on the physical state</w:t>
      </w:r>
      <w:r w:rsidR="00E81EED">
        <w:rPr>
          <w:rFonts w:ascii="Times New Roman" w:hAnsi="Times New Roman"/>
          <w:szCs w:val="22"/>
        </w:rPr>
        <w:t xml:space="preserve"> as estimated</w:t>
      </w:r>
      <w:r w:rsidR="00336B90" w:rsidRPr="00A97DD0">
        <w:rPr>
          <w:rFonts w:ascii="Times New Roman" w:hAnsi="Times New Roman"/>
          <w:szCs w:val="22"/>
        </w:rPr>
        <w:t>. You will indicate the physi</w:t>
      </w:r>
      <w:r>
        <w:rPr>
          <w:rFonts w:ascii="Times New Roman" w:hAnsi="Times New Roman"/>
          <w:szCs w:val="22"/>
        </w:rPr>
        <w:t xml:space="preserve">cal state </w:t>
      </w:r>
      <w:r w:rsidR="00823C18">
        <w:rPr>
          <w:rFonts w:ascii="Times New Roman" w:hAnsi="Times New Roman"/>
          <w:szCs w:val="22"/>
        </w:rPr>
        <w:t xml:space="preserve">(facet-descriptor string) </w:t>
      </w:r>
      <w:r>
        <w:rPr>
          <w:rFonts w:ascii="Times New Roman" w:hAnsi="Times New Roman"/>
          <w:szCs w:val="22"/>
        </w:rPr>
        <w:t xml:space="preserve">after the coefficient, </w:t>
      </w:r>
      <w:r w:rsidR="008E515A">
        <w:rPr>
          <w:rFonts w:ascii="Times New Roman" w:hAnsi="Times New Roman"/>
          <w:szCs w:val="22"/>
        </w:rPr>
        <w:t>as shown below</w:t>
      </w:r>
      <w:r>
        <w:rPr>
          <w:rFonts w:ascii="Times New Roman" w:hAnsi="Times New Roman"/>
          <w:szCs w:val="22"/>
        </w:rPr>
        <w:t>.</w:t>
      </w:r>
    </w:p>
    <w:p w:rsidR="008932D1" w:rsidRDefault="008932D1" w:rsidP="005B4977">
      <w:pPr>
        <w:rPr>
          <w:rFonts w:ascii="Courier New" w:hAnsi="Courier New" w:cs="Courier New"/>
          <w:szCs w:val="22"/>
        </w:rPr>
      </w:pPr>
    </w:p>
    <w:p w:rsidR="005B4977" w:rsidRPr="005B4977" w:rsidRDefault="005B4977" w:rsidP="005B4977">
      <w:pPr>
        <w:rPr>
          <w:rFonts w:ascii="Courier New" w:hAnsi="Courier New" w:cs="Courier New"/>
          <w:szCs w:val="22"/>
        </w:rPr>
      </w:pPr>
      <w:r w:rsidRPr="005B4977">
        <w:rPr>
          <w:rFonts w:ascii="Courier New" w:hAnsi="Courier New" w:cs="Courier New"/>
          <w:szCs w:val="22"/>
        </w:rPr>
        <w:t xml:space="preserve">Avocado             </w:t>
      </w:r>
      <w:proofErr w:type="gramStart"/>
      <w:r w:rsidRPr="005B4977">
        <w:rPr>
          <w:rFonts w:ascii="Courier New" w:hAnsi="Courier New" w:cs="Courier New"/>
          <w:szCs w:val="22"/>
        </w:rPr>
        <w:t>0.55  0204</w:t>
      </w:r>
      <w:proofErr w:type="gramEnd"/>
      <w:r w:rsidRPr="005B4977">
        <w:rPr>
          <w:rFonts w:ascii="Courier New" w:hAnsi="Courier New" w:cs="Courier New"/>
          <w:szCs w:val="22"/>
        </w:rPr>
        <w:t xml:space="preserve"> </w:t>
      </w:r>
    </w:p>
    <w:p w:rsidR="005B4977" w:rsidRDefault="005B4977" w:rsidP="005B4977">
      <w:pPr>
        <w:rPr>
          <w:rFonts w:ascii="Courier New" w:hAnsi="Courier New" w:cs="Courier New"/>
          <w:szCs w:val="22"/>
        </w:rPr>
      </w:pPr>
      <w:r w:rsidRPr="005B4977">
        <w:rPr>
          <w:rFonts w:ascii="Courier New" w:hAnsi="Courier New" w:cs="Courier New"/>
          <w:szCs w:val="22"/>
        </w:rPr>
        <w:t xml:space="preserve">Avocado             </w:t>
      </w:r>
      <w:r w:rsidR="00823C18">
        <w:rPr>
          <w:rFonts w:ascii="Courier New" w:hAnsi="Courier New" w:cs="Courier New"/>
          <w:szCs w:val="22"/>
        </w:rPr>
        <w:t>0.97</w:t>
      </w:r>
      <w:r w:rsidRPr="005B4977">
        <w:rPr>
          <w:rFonts w:ascii="Courier New" w:hAnsi="Courier New" w:cs="Courier New"/>
          <w:szCs w:val="22"/>
        </w:rPr>
        <w:t xml:space="preserve">   </w:t>
      </w:r>
    </w:p>
    <w:p w:rsidR="005B4977" w:rsidRDefault="005B4977" w:rsidP="005B4977">
      <w:pPr>
        <w:rPr>
          <w:rFonts w:ascii="Courier New" w:hAnsi="Courier New" w:cs="Courier New"/>
          <w:szCs w:val="22"/>
        </w:rPr>
      </w:pPr>
    </w:p>
    <w:p w:rsidR="005B4977" w:rsidRDefault="005B4977" w:rsidP="005B4977">
      <w:pPr>
        <w:rPr>
          <w:rFonts w:ascii="Times New Roman" w:hAnsi="Times New Roman"/>
          <w:szCs w:val="22"/>
        </w:rPr>
      </w:pPr>
      <w:r w:rsidRPr="005B4977">
        <w:rPr>
          <w:rFonts w:ascii="Times New Roman" w:hAnsi="Times New Roman"/>
          <w:szCs w:val="22"/>
        </w:rPr>
        <w:t xml:space="preserve">This means that when the food item is described as </w:t>
      </w:r>
      <w:r w:rsidR="008932D1">
        <w:rPr>
          <w:rFonts w:ascii="Times New Roman" w:hAnsi="Times New Roman"/>
          <w:szCs w:val="22"/>
        </w:rPr>
        <w:t xml:space="preserve">02-04 </w:t>
      </w:r>
      <w:r w:rsidR="00B60E64">
        <w:rPr>
          <w:rFonts w:ascii="Times New Roman" w:hAnsi="Times New Roman"/>
          <w:szCs w:val="22"/>
        </w:rPr>
        <w:t xml:space="preserve">(facet 02 Physical state, descriptor 04 </w:t>
      </w:r>
      <w:r w:rsidR="008932D1">
        <w:rPr>
          <w:rFonts w:ascii="Times New Roman" w:hAnsi="Times New Roman"/>
          <w:szCs w:val="22"/>
        </w:rPr>
        <w:t>‘</w:t>
      </w:r>
      <w:r w:rsidRPr="005B4977">
        <w:rPr>
          <w:rFonts w:ascii="Times New Roman" w:hAnsi="Times New Roman"/>
          <w:szCs w:val="22"/>
        </w:rPr>
        <w:t>flesh</w:t>
      </w:r>
      <w:r w:rsidR="008932D1">
        <w:rPr>
          <w:rFonts w:ascii="Times New Roman" w:hAnsi="Times New Roman"/>
          <w:szCs w:val="22"/>
        </w:rPr>
        <w:t>’</w:t>
      </w:r>
      <w:r w:rsidR="00B60E64">
        <w:rPr>
          <w:rFonts w:ascii="Times New Roman" w:hAnsi="Times New Roman"/>
          <w:szCs w:val="22"/>
        </w:rPr>
        <w:t>)</w:t>
      </w:r>
      <w:r w:rsidRPr="005B4977">
        <w:rPr>
          <w:rFonts w:ascii="Times New Roman" w:hAnsi="Times New Roman"/>
          <w:szCs w:val="22"/>
        </w:rPr>
        <w:t>, the density of 0.</w:t>
      </w:r>
      <w:r w:rsidR="008932D1">
        <w:rPr>
          <w:rFonts w:ascii="Times New Roman" w:hAnsi="Times New Roman"/>
          <w:szCs w:val="22"/>
        </w:rPr>
        <w:t>55</w:t>
      </w:r>
      <w:r w:rsidRPr="005B4977">
        <w:rPr>
          <w:rFonts w:ascii="Times New Roman" w:hAnsi="Times New Roman"/>
          <w:szCs w:val="22"/>
        </w:rPr>
        <w:t xml:space="preserve"> will be used: 100ml = </w:t>
      </w:r>
      <w:r w:rsidR="007B6137">
        <w:rPr>
          <w:rFonts w:ascii="Times New Roman" w:hAnsi="Times New Roman"/>
          <w:szCs w:val="22"/>
        </w:rPr>
        <w:t>55</w:t>
      </w:r>
      <w:r w:rsidRPr="005B4977">
        <w:rPr>
          <w:rFonts w:ascii="Times New Roman" w:hAnsi="Times New Roman"/>
          <w:szCs w:val="22"/>
        </w:rPr>
        <w:t xml:space="preserve">g. If not described as being flesh (e.g. </w:t>
      </w:r>
      <w:r w:rsidR="008932D1">
        <w:rPr>
          <w:rFonts w:ascii="Times New Roman" w:hAnsi="Times New Roman"/>
          <w:szCs w:val="22"/>
        </w:rPr>
        <w:t>02-06 ‘</w:t>
      </w:r>
      <w:r w:rsidRPr="005B4977">
        <w:rPr>
          <w:rFonts w:ascii="Times New Roman" w:hAnsi="Times New Roman"/>
          <w:szCs w:val="22"/>
        </w:rPr>
        <w:t>puree</w:t>
      </w:r>
      <w:r w:rsidR="008932D1">
        <w:rPr>
          <w:rFonts w:ascii="Times New Roman" w:hAnsi="Times New Roman"/>
          <w:szCs w:val="22"/>
        </w:rPr>
        <w:t>’</w:t>
      </w:r>
      <w:r w:rsidRPr="005B4977">
        <w:rPr>
          <w:rFonts w:ascii="Times New Roman" w:hAnsi="Times New Roman"/>
          <w:szCs w:val="22"/>
        </w:rPr>
        <w:t xml:space="preserve">), the default of 0.97 will be used.     </w:t>
      </w:r>
    </w:p>
    <w:p w:rsidR="005B4977" w:rsidRDefault="005B4977" w:rsidP="005B4977">
      <w:pPr>
        <w:rPr>
          <w:rStyle w:val="Fort"/>
          <w:rFonts w:ascii="Times New Roman" w:hAnsi="Times New Roman"/>
          <w:szCs w:val="22"/>
        </w:rPr>
      </w:pPr>
    </w:p>
    <w:p w:rsidR="00336B90" w:rsidRPr="00A97DD0" w:rsidRDefault="00336B90" w:rsidP="005B4977">
      <w:pPr>
        <w:rPr>
          <w:rFonts w:ascii="Times New Roman" w:hAnsi="Times New Roman"/>
          <w:szCs w:val="22"/>
        </w:rPr>
      </w:pPr>
      <w:r w:rsidRPr="00A97DD0">
        <w:rPr>
          <w:rStyle w:val="Fort"/>
          <w:rFonts w:ascii="Times New Roman" w:hAnsi="Times New Roman"/>
          <w:szCs w:val="22"/>
        </w:rPr>
        <w:t xml:space="preserve">The default will be listed at the </w:t>
      </w:r>
      <w:r w:rsidR="00823C18" w:rsidRPr="00A97DD0">
        <w:rPr>
          <w:rStyle w:val="Fort"/>
          <w:rFonts w:ascii="Times New Roman" w:hAnsi="Times New Roman"/>
          <w:szCs w:val="22"/>
        </w:rPr>
        <w:t>end;</w:t>
      </w:r>
      <w:r w:rsidRPr="00A97DD0">
        <w:rPr>
          <w:rStyle w:val="Fort"/>
          <w:rFonts w:ascii="Times New Roman" w:hAnsi="Times New Roman"/>
          <w:szCs w:val="22"/>
        </w:rPr>
        <w:t xml:space="preserve"> it is the last to be read by the program</w:t>
      </w:r>
      <w:r w:rsidRPr="00A97DD0">
        <w:rPr>
          <w:rFonts w:ascii="Times New Roman" w:hAnsi="Times New Roman"/>
          <w:szCs w:val="22"/>
        </w:rPr>
        <w:t xml:space="preserve">. </w:t>
      </w:r>
    </w:p>
    <w:p w:rsidR="00336B90" w:rsidRPr="00A97DD0" w:rsidRDefault="00336B90" w:rsidP="00336B90">
      <w:pPr>
        <w:rPr>
          <w:rFonts w:ascii="Times New Roman" w:hAnsi="Times New Roman"/>
          <w:szCs w:val="22"/>
        </w:rPr>
      </w:pPr>
    </w:p>
    <w:p w:rsidR="00336B90" w:rsidRPr="008E515A" w:rsidRDefault="005B4977" w:rsidP="008E515A">
      <w:pPr>
        <w:pStyle w:val="ListParagraph"/>
        <w:numPr>
          <w:ilvl w:val="0"/>
          <w:numId w:val="3"/>
        </w:numPr>
        <w:rPr>
          <w:rFonts w:ascii="Times New Roman" w:hAnsi="Times New Roman"/>
          <w:szCs w:val="22"/>
        </w:rPr>
      </w:pPr>
      <w:r w:rsidRPr="008E515A">
        <w:rPr>
          <w:rFonts w:ascii="Times New Roman" w:hAnsi="Times New Roman"/>
          <w:szCs w:val="22"/>
          <w:u w:val="single"/>
        </w:rPr>
        <w:t>W</w:t>
      </w:r>
      <w:r w:rsidR="00336B90" w:rsidRPr="008E515A">
        <w:rPr>
          <w:rFonts w:ascii="Times New Roman" w:hAnsi="Times New Roman"/>
          <w:szCs w:val="22"/>
          <w:u w:val="single"/>
        </w:rPr>
        <w:t>hen a food is always eaten cooked (e.g. legumes):</w:t>
      </w:r>
      <w:r w:rsidR="00336B90" w:rsidRPr="008E515A">
        <w:rPr>
          <w:rFonts w:ascii="Times New Roman" w:hAnsi="Times New Roman"/>
          <w:szCs w:val="22"/>
        </w:rPr>
        <w:t xml:space="preserve"> </w:t>
      </w:r>
    </w:p>
    <w:p w:rsidR="00336B90" w:rsidRPr="00A97DD0" w:rsidRDefault="00DC00DC" w:rsidP="00336B90">
      <w:pPr>
        <w:rPr>
          <w:rFonts w:ascii="Times New Roman" w:hAnsi="Times New Roman"/>
          <w:szCs w:val="22"/>
        </w:rPr>
      </w:pPr>
      <w:r>
        <w:rPr>
          <w:rFonts w:ascii="Times New Roman" w:hAnsi="Times New Roman"/>
          <w:szCs w:val="22"/>
        </w:rPr>
        <w:t>W</w:t>
      </w:r>
      <w:r w:rsidR="00336B90" w:rsidRPr="00A97DD0">
        <w:rPr>
          <w:rFonts w:ascii="Times New Roman" w:hAnsi="Times New Roman"/>
          <w:szCs w:val="22"/>
        </w:rPr>
        <w:t xml:space="preserve">hile quantifying by </w:t>
      </w:r>
      <w:r w:rsidR="006B40FC">
        <w:rPr>
          <w:rFonts w:ascii="Times New Roman" w:hAnsi="Times New Roman"/>
          <w:szCs w:val="22"/>
        </w:rPr>
        <w:t>volume, e.g. via household measures</w:t>
      </w:r>
      <w:r w:rsidR="00336B90" w:rsidRPr="00A97DD0">
        <w:rPr>
          <w:rFonts w:ascii="Times New Roman" w:hAnsi="Times New Roman"/>
          <w:szCs w:val="22"/>
        </w:rPr>
        <w:t>, the question "</w:t>
      </w:r>
      <w:r w:rsidR="008932D1">
        <w:rPr>
          <w:rFonts w:ascii="Times New Roman" w:hAnsi="Times New Roman"/>
          <w:szCs w:val="22"/>
        </w:rPr>
        <w:t>E</w:t>
      </w:r>
      <w:r w:rsidR="00336B90" w:rsidRPr="00DC00DC">
        <w:rPr>
          <w:rStyle w:val="Fort"/>
          <w:rFonts w:ascii="Times New Roman" w:hAnsi="Times New Roman"/>
          <w:b w:val="0"/>
          <w:szCs w:val="22"/>
        </w:rPr>
        <w:t>stimated r</w:t>
      </w:r>
      <w:r w:rsidR="00336B90" w:rsidRPr="00DC00DC">
        <w:rPr>
          <w:rFonts w:ascii="Times New Roman" w:hAnsi="Times New Roman"/>
          <w:szCs w:val="22"/>
        </w:rPr>
        <w:t>aw or cooked</w:t>
      </w:r>
      <w:r w:rsidR="00336B90" w:rsidRPr="00A97DD0">
        <w:rPr>
          <w:rFonts w:ascii="Times New Roman" w:hAnsi="Times New Roman"/>
          <w:szCs w:val="22"/>
        </w:rPr>
        <w:t xml:space="preserve">?" will be </w:t>
      </w:r>
      <w:r>
        <w:rPr>
          <w:rFonts w:ascii="Times New Roman" w:hAnsi="Times New Roman"/>
          <w:szCs w:val="22"/>
        </w:rPr>
        <w:t xml:space="preserve">proposed by the </w:t>
      </w:r>
      <w:r w:rsidR="00BA6F37">
        <w:rPr>
          <w:rFonts w:ascii="Times New Roman" w:hAnsi="Times New Roman"/>
          <w:szCs w:val="22"/>
        </w:rPr>
        <w:t>GloboDiet</w:t>
      </w:r>
      <w:r>
        <w:rPr>
          <w:rFonts w:ascii="Times New Roman" w:hAnsi="Times New Roman"/>
          <w:szCs w:val="22"/>
        </w:rPr>
        <w:t xml:space="preserve"> program</w:t>
      </w:r>
      <w:r w:rsidR="00336B90" w:rsidRPr="00A97DD0">
        <w:rPr>
          <w:rFonts w:ascii="Times New Roman" w:hAnsi="Times New Roman"/>
          <w:szCs w:val="22"/>
        </w:rPr>
        <w:t xml:space="preserve">. </w:t>
      </w:r>
      <w:r w:rsidR="008E515A">
        <w:rPr>
          <w:rFonts w:ascii="Times New Roman" w:hAnsi="Times New Roman"/>
          <w:szCs w:val="22"/>
        </w:rPr>
        <w:t>Indeed the density of the dried legumes is different from that of cooked legumes, so the program needs to know what the volume refers to (before or after cooking).</w:t>
      </w:r>
    </w:p>
    <w:p w:rsidR="008932D1" w:rsidRDefault="008932D1" w:rsidP="00336B90">
      <w:pPr>
        <w:rPr>
          <w:rFonts w:ascii="Times New Roman" w:hAnsi="Times New Roman"/>
          <w:szCs w:val="22"/>
        </w:rPr>
      </w:pPr>
    </w:p>
    <w:p w:rsidR="00DC00DC" w:rsidRDefault="007B6137" w:rsidP="00336B90">
      <w:pPr>
        <w:rPr>
          <w:rStyle w:val="Fort"/>
          <w:rFonts w:ascii="Times New Roman" w:hAnsi="Times New Roman"/>
          <w:b w:val="0"/>
          <w:szCs w:val="22"/>
        </w:rPr>
      </w:pPr>
      <w:r>
        <w:rPr>
          <w:rFonts w:ascii="Times New Roman" w:hAnsi="Times New Roman"/>
          <w:szCs w:val="22"/>
        </w:rPr>
        <w:t xml:space="preserve">Not to mix with the description of the eaten food- entered after the coefficient-, flags are entered </w:t>
      </w:r>
      <w:r w:rsidRPr="007B6137">
        <w:rPr>
          <w:rFonts w:ascii="Times New Roman" w:hAnsi="Times New Roman"/>
          <w:szCs w:val="22"/>
          <w:u w:val="single"/>
        </w:rPr>
        <w:t>in front of t</w:t>
      </w:r>
      <w:r w:rsidR="00336B90" w:rsidRPr="007B6137">
        <w:rPr>
          <w:rFonts w:ascii="Times New Roman" w:hAnsi="Times New Roman"/>
          <w:szCs w:val="22"/>
          <w:u w:val="single"/>
        </w:rPr>
        <w:t xml:space="preserve">he </w:t>
      </w:r>
      <w:r w:rsidR="00823C18" w:rsidRPr="007B6137">
        <w:rPr>
          <w:rFonts w:ascii="Times New Roman" w:hAnsi="Times New Roman"/>
          <w:szCs w:val="22"/>
          <w:u w:val="single"/>
        </w:rPr>
        <w:t>coefficient</w:t>
      </w:r>
      <w:r w:rsidRPr="007B6137">
        <w:rPr>
          <w:rFonts w:ascii="Times New Roman" w:hAnsi="Times New Roman"/>
          <w:szCs w:val="22"/>
          <w:u w:val="single"/>
        </w:rPr>
        <w:t>s:</w:t>
      </w:r>
      <w:r w:rsidR="00DC00DC" w:rsidRPr="007B6137">
        <w:rPr>
          <w:rFonts w:ascii="Times New Roman" w:hAnsi="Times New Roman"/>
          <w:szCs w:val="22"/>
          <w:u w:val="single"/>
        </w:rPr>
        <w:t xml:space="preserve"> </w:t>
      </w:r>
      <w:r w:rsidR="00336B90" w:rsidRPr="007B6137">
        <w:rPr>
          <w:rStyle w:val="Fort"/>
          <w:rFonts w:ascii="Times New Roman" w:hAnsi="Times New Roman"/>
          <w:szCs w:val="22"/>
          <w:u w:val="single"/>
        </w:rPr>
        <w:t>R</w:t>
      </w:r>
      <w:r w:rsidR="00DC00DC" w:rsidRPr="007B6137">
        <w:rPr>
          <w:rStyle w:val="Fort"/>
          <w:rFonts w:ascii="Times New Roman" w:hAnsi="Times New Roman"/>
          <w:szCs w:val="22"/>
          <w:u w:val="single"/>
        </w:rPr>
        <w:t xml:space="preserve"> (if quantity estimated raw) </w:t>
      </w:r>
      <w:r w:rsidR="00DC00DC" w:rsidRPr="007B6137">
        <w:rPr>
          <w:rStyle w:val="Fort"/>
          <w:rFonts w:ascii="Times New Roman" w:hAnsi="Times New Roman"/>
          <w:b w:val="0"/>
          <w:szCs w:val="22"/>
          <w:u w:val="single"/>
        </w:rPr>
        <w:t>or</w:t>
      </w:r>
      <w:r w:rsidR="00DC00DC" w:rsidRPr="007B6137">
        <w:rPr>
          <w:rStyle w:val="Fort"/>
          <w:rFonts w:ascii="Times New Roman" w:hAnsi="Times New Roman"/>
          <w:szCs w:val="22"/>
          <w:u w:val="single"/>
        </w:rPr>
        <w:t xml:space="preserve"> C (if quantity estimated cooked)</w:t>
      </w:r>
      <w:r w:rsidR="00DC00DC">
        <w:rPr>
          <w:rStyle w:val="Fort"/>
          <w:rFonts w:ascii="Times New Roman" w:hAnsi="Times New Roman"/>
          <w:b w:val="0"/>
          <w:szCs w:val="22"/>
        </w:rPr>
        <w:t xml:space="preserve">, </w:t>
      </w:r>
      <w:r w:rsidR="008E515A">
        <w:rPr>
          <w:rFonts w:ascii="Times New Roman" w:hAnsi="Times New Roman"/>
          <w:szCs w:val="22"/>
        </w:rPr>
        <w:t>as shown below</w:t>
      </w:r>
      <w:r w:rsidR="00DC00DC">
        <w:rPr>
          <w:rStyle w:val="Fort"/>
          <w:rFonts w:ascii="Times New Roman" w:hAnsi="Times New Roman"/>
          <w:b w:val="0"/>
          <w:szCs w:val="22"/>
        </w:rPr>
        <w:t>.</w:t>
      </w:r>
    </w:p>
    <w:p w:rsidR="008E515A" w:rsidRPr="00DC00DC" w:rsidRDefault="008E515A" w:rsidP="00336B90">
      <w:pPr>
        <w:rPr>
          <w:rStyle w:val="Fort"/>
          <w:rFonts w:ascii="Times New Roman" w:hAnsi="Times New Roman"/>
          <w:b w:val="0"/>
          <w:szCs w:val="22"/>
        </w:rPr>
      </w:pPr>
    </w:p>
    <w:p w:rsidR="00DC00DC" w:rsidRPr="00DC00DC" w:rsidRDefault="00DC00DC" w:rsidP="00DC00DC">
      <w:pPr>
        <w:rPr>
          <w:rFonts w:ascii="Courier New" w:hAnsi="Courier New" w:cs="Courier New"/>
        </w:rPr>
      </w:pPr>
      <w:r w:rsidRPr="00DC00DC">
        <w:rPr>
          <w:rFonts w:ascii="Courier New" w:hAnsi="Courier New" w:cs="Courier New"/>
        </w:rPr>
        <w:t>Arti</w:t>
      </w:r>
      <w:r>
        <w:rPr>
          <w:rFonts w:ascii="Courier New" w:hAnsi="Courier New" w:cs="Courier New"/>
        </w:rPr>
        <w:t xml:space="preserve">choke          </w:t>
      </w:r>
      <w:r w:rsidRPr="00DC00DC">
        <w:rPr>
          <w:rFonts w:ascii="Courier New" w:hAnsi="Courier New" w:cs="Courier New"/>
        </w:rPr>
        <w:t>R</w:t>
      </w:r>
      <w:proofErr w:type="gramStart"/>
      <w:r w:rsidRPr="00DC00DC">
        <w:rPr>
          <w:rFonts w:ascii="Courier New" w:hAnsi="Courier New" w:cs="Courier New"/>
        </w:rPr>
        <w:t>:0.90</w:t>
      </w:r>
      <w:proofErr w:type="gramEnd"/>
      <w:r w:rsidRPr="00DC00DC">
        <w:rPr>
          <w:rFonts w:ascii="Courier New" w:hAnsi="Courier New" w:cs="Courier New"/>
        </w:rPr>
        <w:t xml:space="preserve"> </w:t>
      </w:r>
    </w:p>
    <w:p w:rsidR="00DC00DC" w:rsidRPr="00DC00DC" w:rsidRDefault="00DC00DC" w:rsidP="00DC00DC">
      <w:pPr>
        <w:rPr>
          <w:rFonts w:ascii="Courier New" w:hAnsi="Courier New" w:cs="Courier New"/>
        </w:rPr>
      </w:pPr>
      <w:r w:rsidRPr="00DC00DC">
        <w:rPr>
          <w:rFonts w:ascii="Courier New" w:hAnsi="Courier New" w:cs="Courier New"/>
        </w:rPr>
        <w:t>Arti</w:t>
      </w:r>
      <w:r>
        <w:rPr>
          <w:rFonts w:ascii="Courier New" w:hAnsi="Courier New" w:cs="Courier New"/>
        </w:rPr>
        <w:t>choke</w:t>
      </w:r>
      <w:r w:rsidRPr="00DC00DC">
        <w:rPr>
          <w:rFonts w:ascii="Courier New" w:hAnsi="Courier New" w:cs="Courier New"/>
        </w:rPr>
        <w:t xml:space="preserve">          C:1.00 </w:t>
      </w:r>
    </w:p>
    <w:p w:rsidR="00336B90" w:rsidRPr="00A97DD0" w:rsidRDefault="00336B90" w:rsidP="00336B90">
      <w:pPr>
        <w:rPr>
          <w:rFonts w:ascii="Times New Roman" w:hAnsi="Times New Roman"/>
          <w:szCs w:val="22"/>
        </w:rPr>
      </w:pPr>
    </w:p>
    <w:p w:rsidR="00336B90" w:rsidRPr="008E515A" w:rsidRDefault="00DC00DC" w:rsidP="008E515A">
      <w:pPr>
        <w:pStyle w:val="ListParagraph"/>
        <w:numPr>
          <w:ilvl w:val="0"/>
          <w:numId w:val="3"/>
        </w:numPr>
        <w:rPr>
          <w:rFonts w:ascii="Times New Roman" w:hAnsi="Times New Roman"/>
          <w:szCs w:val="22"/>
        </w:rPr>
      </w:pPr>
      <w:r w:rsidRPr="008E515A">
        <w:rPr>
          <w:rFonts w:ascii="Times New Roman" w:hAnsi="Times New Roman"/>
          <w:szCs w:val="22"/>
          <w:u w:val="single"/>
        </w:rPr>
        <w:t>W</w:t>
      </w:r>
      <w:r w:rsidR="00336B90" w:rsidRPr="008E515A">
        <w:rPr>
          <w:rFonts w:ascii="Times New Roman" w:hAnsi="Times New Roman"/>
          <w:szCs w:val="22"/>
          <w:u w:val="single"/>
        </w:rPr>
        <w:t>hen a food can be eaten either raw or cooked (e.g. red cabbage</w:t>
      </w:r>
      <w:r w:rsidRPr="008E515A">
        <w:rPr>
          <w:rFonts w:ascii="Times New Roman" w:hAnsi="Times New Roman"/>
          <w:szCs w:val="22"/>
          <w:u w:val="single"/>
        </w:rPr>
        <w:t>, carrots, etc.</w:t>
      </w:r>
      <w:proofErr w:type="gramStart"/>
      <w:r w:rsidR="00336B90" w:rsidRPr="008E515A">
        <w:rPr>
          <w:rFonts w:ascii="Times New Roman" w:hAnsi="Times New Roman"/>
          <w:szCs w:val="22"/>
          <w:u w:val="single"/>
        </w:rPr>
        <w:t>)</w:t>
      </w:r>
      <w:r w:rsidR="00336B90" w:rsidRPr="008E515A">
        <w:rPr>
          <w:rFonts w:ascii="Times New Roman" w:hAnsi="Times New Roman"/>
          <w:szCs w:val="22"/>
        </w:rPr>
        <w:t xml:space="preserve"> </w:t>
      </w:r>
      <w:r w:rsidR="007B6137">
        <w:rPr>
          <w:rFonts w:ascii="Times New Roman" w:hAnsi="Times New Roman"/>
          <w:szCs w:val="22"/>
        </w:rPr>
        <w:t>:</w:t>
      </w:r>
      <w:proofErr w:type="gramEnd"/>
    </w:p>
    <w:p w:rsidR="00336B90" w:rsidRDefault="00DC00DC" w:rsidP="00DC00DC">
      <w:pPr>
        <w:rPr>
          <w:rFonts w:ascii="Times New Roman" w:hAnsi="Times New Roman"/>
          <w:szCs w:val="22"/>
        </w:rPr>
      </w:pPr>
      <w:r>
        <w:rPr>
          <w:rFonts w:ascii="Times New Roman" w:hAnsi="Times New Roman"/>
          <w:szCs w:val="22"/>
        </w:rPr>
        <w:t>W</w:t>
      </w:r>
      <w:r w:rsidRPr="00A97DD0">
        <w:rPr>
          <w:rFonts w:ascii="Times New Roman" w:hAnsi="Times New Roman"/>
          <w:szCs w:val="22"/>
        </w:rPr>
        <w:t xml:space="preserve">e need three lines minimum </w:t>
      </w:r>
      <w:r w:rsidR="008E515A">
        <w:rPr>
          <w:rFonts w:ascii="Times New Roman" w:hAnsi="Times New Roman"/>
          <w:szCs w:val="22"/>
        </w:rPr>
        <w:t xml:space="preserve">(to cover the different cases) and </w:t>
      </w:r>
      <w:r w:rsidRPr="00A97DD0">
        <w:rPr>
          <w:rFonts w:ascii="Times New Roman" w:hAnsi="Times New Roman"/>
          <w:szCs w:val="22"/>
        </w:rPr>
        <w:t xml:space="preserve">in </w:t>
      </w:r>
      <w:r>
        <w:rPr>
          <w:rFonts w:ascii="Times New Roman" w:hAnsi="Times New Roman"/>
          <w:szCs w:val="22"/>
        </w:rPr>
        <w:t>the following order.</w:t>
      </w:r>
    </w:p>
    <w:p w:rsidR="008E515A" w:rsidRPr="00A97DD0" w:rsidRDefault="008E515A" w:rsidP="00DC00DC">
      <w:pPr>
        <w:rPr>
          <w:rFonts w:ascii="Times New Roman" w:hAnsi="Times New Roman"/>
          <w:szCs w:val="22"/>
        </w:rPr>
      </w:pPr>
    </w:p>
    <w:p w:rsidR="005B4977" w:rsidRPr="005B4977" w:rsidRDefault="005B4977" w:rsidP="005B4977">
      <w:pPr>
        <w:rPr>
          <w:rFonts w:ascii="Courier New" w:hAnsi="Courier New" w:cs="Courier New"/>
          <w:szCs w:val="22"/>
        </w:rPr>
      </w:pPr>
      <w:r w:rsidRPr="005B4977">
        <w:rPr>
          <w:rFonts w:ascii="Courier New" w:hAnsi="Courier New" w:cs="Courier New"/>
          <w:szCs w:val="22"/>
        </w:rPr>
        <w:t xml:space="preserve">Spinach              </w:t>
      </w:r>
      <w:proofErr w:type="gramStart"/>
      <w:r w:rsidRPr="005B4977">
        <w:rPr>
          <w:rFonts w:ascii="Courier New" w:hAnsi="Courier New" w:cs="Courier New"/>
          <w:szCs w:val="22"/>
        </w:rPr>
        <w:t>0.08  0399</w:t>
      </w:r>
      <w:proofErr w:type="gramEnd"/>
      <w:r w:rsidRPr="005B4977">
        <w:rPr>
          <w:rFonts w:ascii="Courier New" w:hAnsi="Courier New" w:cs="Courier New"/>
          <w:szCs w:val="22"/>
        </w:rPr>
        <w:t xml:space="preserve"> </w:t>
      </w:r>
    </w:p>
    <w:p w:rsidR="005B4977" w:rsidRPr="005B4977" w:rsidRDefault="005B4977" w:rsidP="005B4977">
      <w:pPr>
        <w:rPr>
          <w:rFonts w:ascii="Courier New" w:hAnsi="Courier New" w:cs="Courier New"/>
          <w:szCs w:val="22"/>
        </w:rPr>
      </w:pPr>
      <w:r w:rsidRPr="005B4977">
        <w:rPr>
          <w:rFonts w:ascii="Courier New" w:hAnsi="Courier New" w:cs="Courier New"/>
          <w:szCs w:val="22"/>
        </w:rPr>
        <w:t>Spinach</w:t>
      </w:r>
      <w:r>
        <w:rPr>
          <w:rFonts w:ascii="Courier New" w:hAnsi="Courier New" w:cs="Courier New"/>
          <w:szCs w:val="22"/>
        </w:rPr>
        <w:t xml:space="preserve">            </w:t>
      </w:r>
      <w:r w:rsidRPr="005B4977">
        <w:rPr>
          <w:rFonts w:ascii="Courier New" w:hAnsi="Courier New" w:cs="Courier New"/>
          <w:szCs w:val="22"/>
        </w:rPr>
        <w:t>R</w:t>
      </w:r>
      <w:proofErr w:type="gramStart"/>
      <w:r w:rsidRPr="005B4977">
        <w:rPr>
          <w:rFonts w:ascii="Courier New" w:hAnsi="Courier New" w:cs="Courier New"/>
          <w:szCs w:val="22"/>
        </w:rPr>
        <w:t>:0.08</w:t>
      </w:r>
      <w:proofErr w:type="gramEnd"/>
      <w:r w:rsidRPr="005B4977">
        <w:rPr>
          <w:rFonts w:ascii="Courier New" w:hAnsi="Courier New" w:cs="Courier New"/>
          <w:szCs w:val="22"/>
        </w:rPr>
        <w:t xml:space="preserve">    </w:t>
      </w:r>
    </w:p>
    <w:p w:rsidR="005B4977" w:rsidRPr="005B4977" w:rsidRDefault="005B4977" w:rsidP="005B4977">
      <w:pPr>
        <w:rPr>
          <w:rFonts w:ascii="Courier New" w:hAnsi="Courier New" w:cs="Courier New"/>
          <w:szCs w:val="22"/>
        </w:rPr>
      </w:pPr>
      <w:r w:rsidRPr="005B4977">
        <w:rPr>
          <w:rFonts w:ascii="Courier New" w:hAnsi="Courier New" w:cs="Courier New"/>
          <w:szCs w:val="22"/>
        </w:rPr>
        <w:t xml:space="preserve">Spinach            C:1.05 </w:t>
      </w:r>
    </w:p>
    <w:p w:rsidR="005B4977" w:rsidRPr="005B4977" w:rsidRDefault="005B4977" w:rsidP="005B4977">
      <w:pPr>
        <w:rPr>
          <w:rFonts w:ascii="Times New Roman" w:hAnsi="Times New Roman"/>
          <w:szCs w:val="22"/>
        </w:rPr>
      </w:pPr>
    </w:p>
    <w:p w:rsidR="007B6137" w:rsidRDefault="00DC00DC" w:rsidP="005B4977">
      <w:pPr>
        <w:rPr>
          <w:rFonts w:ascii="Times New Roman" w:hAnsi="Times New Roman"/>
          <w:szCs w:val="22"/>
        </w:rPr>
      </w:pPr>
      <w:r>
        <w:rPr>
          <w:rFonts w:ascii="Times New Roman" w:hAnsi="Times New Roman"/>
          <w:szCs w:val="22"/>
        </w:rPr>
        <w:t xml:space="preserve">The first line is used by the program if the food is eaten </w:t>
      </w:r>
      <w:proofErr w:type="gramStart"/>
      <w:r w:rsidR="008E515A">
        <w:rPr>
          <w:rFonts w:ascii="Times New Roman" w:hAnsi="Times New Roman"/>
          <w:szCs w:val="22"/>
        </w:rPr>
        <w:t>‘</w:t>
      </w:r>
      <w:r>
        <w:rPr>
          <w:rFonts w:ascii="Times New Roman" w:hAnsi="Times New Roman"/>
          <w:szCs w:val="22"/>
        </w:rPr>
        <w:t>raw</w:t>
      </w:r>
      <w:r w:rsidR="008E515A">
        <w:rPr>
          <w:rFonts w:ascii="Times New Roman" w:hAnsi="Times New Roman"/>
          <w:szCs w:val="22"/>
        </w:rPr>
        <w:t>’</w:t>
      </w:r>
      <w:r w:rsidR="007B6137">
        <w:rPr>
          <w:rFonts w:ascii="Times New Roman" w:hAnsi="Times New Roman"/>
          <w:szCs w:val="22"/>
        </w:rPr>
        <w:t>(</w:t>
      </w:r>
      <w:proofErr w:type="gramEnd"/>
      <w:r w:rsidR="007B6137">
        <w:rPr>
          <w:rFonts w:ascii="Times New Roman" w:hAnsi="Times New Roman"/>
          <w:szCs w:val="22"/>
        </w:rPr>
        <w:t>described as 03-99). Note that in that case, the question “E</w:t>
      </w:r>
      <w:r>
        <w:rPr>
          <w:rFonts w:ascii="Times New Roman" w:hAnsi="Times New Roman"/>
          <w:szCs w:val="22"/>
        </w:rPr>
        <w:t xml:space="preserve">stimated raw or cooked?” </w:t>
      </w:r>
      <w:r w:rsidR="006B40FC">
        <w:rPr>
          <w:rFonts w:ascii="Times New Roman" w:hAnsi="Times New Roman"/>
          <w:szCs w:val="22"/>
        </w:rPr>
        <w:t xml:space="preserve">will </w:t>
      </w:r>
      <w:r>
        <w:rPr>
          <w:rFonts w:ascii="Times New Roman" w:hAnsi="Times New Roman"/>
          <w:szCs w:val="22"/>
        </w:rPr>
        <w:t xml:space="preserve">not be proposed by the </w:t>
      </w:r>
      <w:r w:rsidR="00FC2920">
        <w:rPr>
          <w:rFonts w:ascii="Times New Roman" w:hAnsi="Times New Roman"/>
          <w:szCs w:val="22"/>
        </w:rPr>
        <w:t>GloboDiet</w:t>
      </w:r>
      <w:r w:rsidR="007B6137">
        <w:rPr>
          <w:rFonts w:ascii="Times New Roman" w:hAnsi="Times New Roman"/>
          <w:szCs w:val="22"/>
        </w:rPr>
        <w:t xml:space="preserve"> program during the interview</w:t>
      </w:r>
      <w:r>
        <w:rPr>
          <w:rFonts w:ascii="Times New Roman" w:hAnsi="Times New Roman"/>
          <w:szCs w:val="22"/>
        </w:rPr>
        <w:t>.</w:t>
      </w:r>
    </w:p>
    <w:p w:rsidR="00DC00DC" w:rsidRDefault="00DC00DC" w:rsidP="005B4977">
      <w:pPr>
        <w:rPr>
          <w:rFonts w:ascii="Times New Roman" w:hAnsi="Times New Roman"/>
          <w:szCs w:val="22"/>
        </w:rPr>
      </w:pPr>
      <w:r>
        <w:rPr>
          <w:rFonts w:ascii="Times New Roman" w:hAnsi="Times New Roman"/>
          <w:szCs w:val="22"/>
        </w:rPr>
        <w:t>The second and third line</w:t>
      </w:r>
      <w:r w:rsidR="00B06643">
        <w:rPr>
          <w:rFonts w:ascii="Times New Roman" w:hAnsi="Times New Roman"/>
          <w:szCs w:val="22"/>
        </w:rPr>
        <w:t xml:space="preserve">s are used if the food is eaten cooked. The second line is if the quantity is estimated as raw </w:t>
      </w:r>
      <w:r w:rsidR="006B40FC">
        <w:rPr>
          <w:rFonts w:ascii="Times New Roman" w:hAnsi="Times New Roman"/>
          <w:szCs w:val="22"/>
        </w:rPr>
        <w:t xml:space="preserve">(before it was cooked) </w:t>
      </w:r>
      <w:r w:rsidR="00B06643">
        <w:rPr>
          <w:rFonts w:ascii="Times New Roman" w:hAnsi="Times New Roman"/>
          <w:szCs w:val="22"/>
        </w:rPr>
        <w:t>and the third line if the quantity is estimated when already cooked.</w:t>
      </w:r>
    </w:p>
    <w:p w:rsidR="00DC00DC" w:rsidRDefault="00DC00DC" w:rsidP="005B4977">
      <w:pPr>
        <w:rPr>
          <w:rFonts w:ascii="Times New Roman" w:hAnsi="Times New Roman"/>
          <w:szCs w:val="22"/>
        </w:rPr>
      </w:pPr>
    </w:p>
    <w:p w:rsidR="00787994" w:rsidRPr="005F4C32" w:rsidRDefault="005F4C32" w:rsidP="00805A6A">
      <w:pPr>
        <w:pStyle w:val="ListParagraph"/>
        <w:numPr>
          <w:ilvl w:val="0"/>
          <w:numId w:val="3"/>
        </w:numPr>
        <w:ind w:left="0" w:firstLine="360"/>
        <w:rPr>
          <w:rStyle w:val="Fort"/>
          <w:rFonts w:ascii="Times New Roman" w:hAnsi="Times New Roman"/>
          <w:b w:val="0"/>
          <w:szCs w:val="22"/>
        </w:rPr>
      </w:pPr>
      <w:r w:rsidRPr="00506887">
        <w:rPr>
          <w:rStyle w:val="Fort"/>
          <w:rFonts w:ascii="Times New Roman" w:hAnsi="Times New Roman"/>
          <w:b w:val="0"/>
          <w:szCs w:val="22"/>
          <w:u w:val="single"/>
        </w:rPr>
        <w:t>When the food can be estimated with and without inedible part.</w:t>
      </w:r>
      <w:r>
        <w:rPr>
          <w:rStyle w:val="Fort"/>
          <w:rFonts w:ascii="Times New Roman" w:hAnsi="Times New Roman"/>
          <w:b w:val="0"/>
          <w:szCs w:val="22"/>
        </w:rPr>
        <w:t xml:space="preserve"> This applies mostly to shellfish (e.g. mussels)</w:t>
      </w:r>
      <w:r w:rsidR="00506887">
        <w:rPr>
          <w:rStyle w:val="Fort"/>
          <w:rFonts w:ascii="Times New Roman" w:hAnsi="Times New Roman"/>
          <w:b w:val="0"/>
          <w:szCs w:val="22"/>
        </w:rPr>
        <w:t xml:space="preserve">, crustaceans (e.g. shrimps) and nuts (e.g. pistachio nuts) </w:t>
      </w:r>
      <w:r>
        <w:rPr>
          <w:rStyle w:val="Fort"/>
          <w:rFonts w:ascii="Times New Roman" w:hAnsi="Times New Roman"/>
          <w:b w:val="0"/>
          <w:szCs w:val="22"/>
        </w:rPr>
        <w:t>as it is unlikely that one of the quantification methods by volume</w:t>
      </w:r>
      <w:r w:rsidR="00506887">
        <w:rPr>
          <w:rStyle w:val="Fort"/>
          <w:rFonts w:ascii="Times New Roman" w:hAnsi="Times New Roman"/>
          <w:b w:val="0"/>
          <w:szCs w:val="22"/>
        </w:rPr>
        <w:t xml:space="preserve"> will be used for vegetables, fruits with inedible part.</w:t>
      </w:r>
    </w:p>
    <w:p w:rsidR="00805A6A" w:rsidRDefault="00805A6A" w:rsidP="00805A6A">
      <w:pPr>
        <w:rPr>
          <w:rFonts w:ascii="Times New Roman" w:hAnsi="Times New Roman"/>
          <w:szCs w:val="22"/>
        </w:rPr>
      </w:pPr>
    </w:p>
    <w:p w:rsidR="00805A6A" w:rsidRPr="00805A6A" w:rsidRDefault="00805A6A" w:rsidP="00805A6A">
      <w:pPr>
        <w:rPr>
          <w:rFonts w:ascii="Times New Roman" w:hAnsi="Times New Roman"/>
          <w:szCs w:val="22"/>
        </w:rPr>
      </w:pPr>
      <w:r w:rsidRPr="00805A6A">
        <w:rPr>
          <w:rFonts w:ascii="Times New Roman" w:hAnsi="Times New Roman"/>
          <w:szCs w:val="22"/>
        </w:rPr>
        <w:t>While quantifying by volume, e.g. via household measures, the question "E</w:t>
      </w:r>
      <w:r w:rsidRPr="00805A6A">
        <w:rPr>
          <w:rStyle w:val="Fort"/>
          <w:rFonts w:ascii="Times New Roman" w:hAnsi="Times New Roman"/>
          <w:b w:val="0"/>
          <w:szCs w:val="22"/>
        </w:rPr>
        <w:t xml:space="preserve">stimated </w:t>
      </w:r>
      <w:r>
        <w:rPr>
          <w:rStyle w:val="Fort"/>
          <w:rFonts w:ascii="Times New Roman" w:hAnsi="Times New Roman"/>
          <w:b w:val="0"/>
          <w:szCs w:val="22"/>
        </w:rPr>
        <w:t>with or without inedible part</w:t>
      </w:r>
      <w:r w:rsidRPr="00805A6A">
        <w:rPr>
          <w:rFonts w:ascii="Times New Roman" w:hAnsi="Times New Roman"/>
          <w:szCs w:val="22"/>
        </w:rPr>
        <w:t xml:space="preserve">?" will be proposed by the </w:t>
      </w:r>
      <w:r w:rsidR="00BA6F37">
        <w:rPr>
          <w:rFonts w:ascii="Times New Roman" w:hAnsi="Times New Roman"/>
          <w:szCs w:val="22"/>
        </w:rPr>
        <w:t>GloboDiet</w:t>
      </w:r>
      <w:r w:rsidRPr="00805A6A">
        <w:rPr>
          <w:rFonts w:ascii="Times New Roman" w:hAnsi="Times New Roman"/>
          <w:szCs w:val="22"/>
        </w:rPr>
        <w:t xml:space="preserve"> program. Indeed the density </w:t>
      </w:r>
      <w:r>
        <w:rPr>
          <w:rFonts w:ascii="Times New Roman" w:hAnsi="Times New Roman"/>
          <w:szCs w:val="22"/>
        </w:rPr>
        <w:t>coefficients differ</w:t>
      </w:r>
      <w:r w:rsidRPr="00805A6A">
        <w:rPr>
          <w:rFonts w:ascii="Times New Roman" w:hAnsi="Times New Roman"/>
          <w:szCs w:val="22"/>
        </w:rPr>
        <w:t>, so the program needs to know what the volume refers to (</w:t>
      </w:r>
      <w:r>
        <w:rPr>
          <w:rFonts w:ascii="Times New Roman" w:hAnsi="Times New Roman"/>
          <w:szCs w:val="22"/>
        </w:rPr>
        <w:t>with shell or ready to eat</w:t>
      </w:r>
      <w:r w:rsidRPr="00805A6A">
        <w:rPr>
          <w:rFonts w:ascii="Times New Roman" w:hAnsi="Times New Roman"/>
          <w:szCs w:val="22"/>
        </w:rPr>
        <w:t>).</w:t>
      </w:r>
    </w:p>
    <w:p w:rsidR="005F4C32" w:rsidRPr="00506887" w:rsidRDefault="005F4C32" w:rsidP="005B4977">
      <w:pPr>
        <w:rPr>
          <w:rStyle w:val="Fort"/>
          <w:rFonts w:ascii="Times New Roman" w:hAnsi="Times New Roman"/>
          <w:b w:val="0"/>
          <w:szCs w:val="22"/>
        </w:rPr>
      </w:pPr>
    </w:p>
    <w:p w:rsidR="00E81EED" w:rsidRDefault="00E81EED" w:rsidP="00E81EED">
      <w:pPr>
        <w:rPr>
          <w:rStyle w:val="Fort"/>
          <w:rFonts w:ascii="Times New Roman" w:hAnsi="Times New Roman"/>
          <w:b w:val="0"/>
          <w:szCs w:val="22"/>
        </w:rPr>
      </w:pPr>
      <w:r>
        <w:rPr>
          <w:rFonts w:ascii="Times New Roman" w:hAnsi="Times New Roman"/>
          <w:szCs w:val="22"/>
        </w:rPr>
        <w:t xml:space="preserve">Not to mix with the description of the eaten food- entered after the coefficient-, flags are entered </w:t>
      </w:r>
      <w:r w:rsidRPr="007B6137">
        <w:rPr>
          <w:rFonts w:ascii="Times New Roman" w:hAnsi="Times New Roman"/>
          <w:szCs w:val="22"/>
          <w:u w:val="single"/>
        </w:rPr>
        <w:t xml:space="preserve">in front of the coefficients: </w:t>
      </w:r>
      <w:r>
        <w:rPr>
          <w:rFonts w:ascii="Times New Roman" w:hAnsi="Times New Roman"/>
          <w:szCs w:val="22"/>
          <w:u w:val="single"/>
        </w:rPr>
        <w:t>E</w:t>
      </w:r>
      <w:r w:rsidRPr="007B6137">
        <w:rPr>
          <w:rStyle w:val="Fort"/>
          <w:rFonts w:ascii="Times New Roman" w:hAnsi="Times New Roman"/>
          <w:szCs w:val="22"/>
          <w:u w:val="single"/>
        </w:rPr>
        <w:t xml:space="preserve"> (if quantity estimated </w:t>
      </w:r>
      <w:r>
        <w:rPr>
          <w:rStyle w:val="Fort"/>
          <w:rFonts w:ascii="Times New Roman" w:hAnsi="Times New Roman"/>
          <w:szCs w:val="22"/>
          <w:u w:val="single"/>
        </w:rPr>
        <w:t>100% edible</w:t>
      </w:r>
      <w:r w:rsidRPr="007B6137">
        <w:rPr>
          <w:rStyle w:val="Fort"/>
          <w:rFonts w:ascii="Times New Roman" w:hAnsi="Times New Roman"/>
          <w:szCs w:val="22"/>
          <w:u w:val="single"/>
        </w:rPr>
        <w:t xml:space="preserve">) </w:t>
      </w:r>
      <w:r w:rsidRPr="007B6137">
        <w:rPr>
          <w:rStyle w:val="Fort"/>
          <w:rFonts w:ascii="Times New Roman" w:hAnsi="Times New Roman"/>
          <w:b w:val="0"/>
          <w:szCs w:val="22"/>
          <w:u w:val="single"/>
        </w:rPr>
        <w:t>or</w:t>
      </w:r>
      <w:r w:rsidRPr="007B6137">
        <w:rPr>
          <w:rStyle w:val="Fort"/>
          <w:rFonts w:ascii="Times New Roman" w:hAnsi="Times New Roman"/>
          <w:szCs w:val="22"/>
          <w:u w:val="single"/>
        </w:rPr>
        <w:t xml:space="preserve"> </w:t>
      </w:r>
      <w:r>
        <w:rPr>
          <w:rStyle w:val="Fort"/>
          <w:rFonts w:ascii="Times New Roman" w:hAnsi="Times New Roman"/>
          <w:szCs w:val="22"/>
          <w:u w:val="single"/>
        </w:rPr>
        <w:t>I</w:t>
      </w:r>
      <w:r w:rsidRPr="007B6137">
        <w:rPr>
          <w:rStyle w:val="Fort"/>
          <w:rFonts w:ascii="Times New Roman" w:hAnsi="Times New Roman"/>
          <w:szCs w:val="22"/>
          <w:u w:val="single"/>
        </w:rPr>
        <w:t xml:space="preserve"> (if quantity estimated </w:t>
      </w:r>
      <w:r>
        <w:rPr>
          <w:rStyle w:val="Fort"/>
          <w:rFonts w:ascii="Times New Roman" w:hAnsi="Times New Roman"/>
          <w:szCs w:val="22"/>
          <w:u w:val="single"/>
        </w:rPr>
        <w:t>with inedible part</w:t>
      </w:r>
      <w:r w:rsidRPr="007B6137">
        <w:rPr>
          <w:rStyle w:val="Fort"/>
          <w:rFonts w:ascii="Times New Roman" w:hAnsi="Times New Roman"/>
          <w:szCs w:val="22"/>
          <w:u w:val="single"/>
        </w:rPr>
        <w:t>)</w:t>
      </w:r>
      <w:r>
        <w:rPr>
          <w:rStyle w:val="Fort"/>
          <w:rFonts w:ascii="Times New Roman" w:hAnsi="Times New Roman"/>
          <w:b w:val="0"/>
          <w:szCs w:val="22"/>
        </w:rPr>
        <w:t xml:space="preserve">, </w:t>
      </w:r>
      <w:r>
        <w:rPr>
          <w:rFonts w:ascii="Times New Roman" w:hAnsi="Times New Roman"/>
          <w:szCs w:val="22"/>
        </w:rPr>
        <w:t>as shown below</w:t>
      </w:r>
      <w:r>
        <w:rPr>
          <w:rStyle w:val="Fort"/>
          <w:rFonts w:ascii="Times New Roman" w:hAnsi="Times New Roman"/>
          <w:b w:val="0"/>
          <w:szCs w:val="22"/>
        </w:rPr>
        <w:t>.</w:t>
      </w:r>
    </w:p>
    <w:p w:rsidR="00E81EED" w:rsidRDefault="00E81EED" w:rsidP="00787994">
      <w:pPr>
        <w:rPr>
          <w:rStyle w:val="Fort"/>
          <w:rFonts w:ascii="Times New Roman" w:hAnsi="Times New Roman"/>
          <w:b w:val="0"/>
        </w:rPr>
      </w:pPr>
      <w:r>
        <w:rPr>
          <w:rStyle w:val="Fort"/>
          <w:rFonts w:ascii="Times New Roman" w:hAnsi="Times New Roman"/>
          <w:b w:val="0"/>
        </w:rPr>
        <w:t xml:space="preserve"> </w:t>
      </w:r>
    </w:p>
    <w:p w:rsidR="00787994" w:rsidRDefault="00FA1BD3" w:rsidP="00787994">
      <w:pPr>
        <w:rPr>
          <w:rStyle w:val="Fort"/>
          <w:rFonts w:ascii="Times New Roman" w:hAnsi="Times New Roman"/>
          <w:b w:val="0"/>
        </w:rPr>
      </w:pPr>
      <w:r>
        <w:rPr>
          <w:rFonts w:ascii="Courier New" w:hAnsi="Courier New" w:cs="Courier New"/>
          <w:sz w:val="21"/>
          <w:szCs w:val="21"/>
        </w:rPr>
        <w:t>Shrimp              E</w:t>
      </w:r>
      <w:proofErr w:type="gramStart"/>
      <w:r>
        <w:rPr>
          <w:rFonts w:ascii="Courier New" w:hAnsi="Courier New" w:cs="Courier New"/>
          <w:sz w:val="21"/>
          <w:szCs w:val="21"/>
        </w:rPr>
        <w:t>:0.</w:t>
      </w:r>
      <w:r w:rsidR="007515C3">
        <w:rPr>
          <w:rFonts w:ascii="Courier New" w:hAnsi="Courier New" w:cs="Courier New"/>
          <w:sz w:val="21"/>
          <w:szCs w:val="21"/>
        </w:rPr>
        <w:t>96</w:t>
      </w:r>
      <w:proofErr w:type="gramEnd"/>
    </w:p>
    <w:p w:rsidR="00787994" w:rsidRDefault="00FA1BD3" w:rsidP="005B4977">
      <w:pPr>
        <w:rPr>
          <w:rStyle w:val="Fort"/>
          <w:rFonts w:ascii="Times New Roman" w:hAnsi="Times New Roman"/>
          <w:szCs w:val="22"/>
        </w:rPr>
      </w:pPr>
      <w:r>
        <w:rPr>
          <w:rFonts w:ascii="Courier New" w:hAnsi="Courier New" w:cs="Courier New"/>
          <w:sz w:val="21"/>
          <w:szCs w:val="21"/>
        </w:rPr>
        <w:t>Shrimp              I</w:t>
      </w:r>
      <w:proofErr w:type="gramStart"/>
      <w:r>
        <w:rPr>
          <w:rFonts w:ascii="Courier New" w:hAnsi="Courier New" w:cs="Courier New"/>
          <w:sz w:val="21"/>
          <w:szCs w:val="21"/>
        </w:rPr>
        <w:t>:0.60</w:t>
      </w:r>
      <w:proofErr w:type="gramEnd"/>
    </w:p>
    <w:p w:rsidR="00A23470" w:rsidRDefault="00A23470">
      <w:pPr>
        <w:rPr>
          <w:rStyle w:val="Fort"/>
          <w:rFonts w:ascii="Times New Roman" w:hAnsi="Times New Roman"/>
          <w:szCs w:val="22"/>
        </w:rPr>
      </w:pPr>
    </w:p>
    <w:p w:rsidR="00E81EED" w:rsidRDefault="00E81EED" w:rsidP="00506887">
      <w:pPr>
        <w:rPr>
          <w:rStyle w:val="Fort"/>
          <w:rFonts w:ascii="Times New Roman" w:hAnsi="Times New Roman"/>
          <w:b w:val="0"/>
        </w:rPr>
      </w:pPr>
    </w:p>
    <w:p w:rsidR="00506887" w:rsidRDefault="00506887" w:rsidP="00506887">
      <w:pPr>
        <w:rPr>
          <w:rStyle w:val="Fort"/>
          <w:rFonts w:ascii="Times New Roman" w:hAnsi="Times New Roman"/>
          <w:b w:val="0"/>
        </w:rPr>
      </w:pPr>
      <w:r>
        <w:rPr>
          <w:rStyle w:val="Fort"/>
          <w:rFonts w:ascii="Times New Roman" w:hAnsi="Times New Roman"/>
          <w:b w:val="0"/>
        </w:rPr>
        <w:t>For generic food (</w:t>
      </w:r>
      <w:proofErr w:type="spellStart"/>
      <w:r>
        <w:rPr>
          <w:rStyle w:val="Fort"/>
          <w:rFonts w:ascii="Times New Roman" w:hAnsi="Times New Roman"/>
          <w:b w:val="0"/>
        </w:rPr>
        <w:t>n.s</w:t>
      </w:r>
      <w:proofErr w:type="spellEnd"/>
      <w:r>
        <w:rPr>
          <w:rStyle w:val="Fort"/>
          <w:rFonts w:ascii="Times New Roman" w:hAnsi="Times New Roman"/>
          <w:b w:val="0"/>
        </w:rPr>
        <w:t>.) items you can either put the density coefficient of the most common specific food that would fall under it or an average coefficient of all the foods that would fall under the generic item.</w:t>
      </w:r>
    </w:p>
    <w:p w:rsidR="00B6184B" w:rsidRDefault="00B6184B" w:rsidP="00B6184B">
      <w:pPr>
        <w:rPr>
          <w:rStyle w:val="Fort"/>
          <w:rFonts w:ascii="Times New Roman" w:hAnsi="Times New Roman"/>
          <w:szCs w:val="22"/>
        </w:rPr>
      </w:pPr>
    </w:p>
    <w:p w:rsidR="00B6184B" w:rsidRDefault="00B6184B" w:rsidP="00B6184B">
      <w:pPr>
        <w:rPr>
          <w:rStyle w:val="Fort"/>
          <w:rFonts w:ascii="Times New Roman" w:hAnsi="Times New Roman"/>
          <w:szCs w:val="22"/>
        </w:rPr>
      </w:pPr>
      <w:r>
        <w:rPr>
          <w:rStyle w:val="Fort"/>
          <w:rFonts w:ascii="Times New Roman" w:hAnsi="Times New Roman"/>
          <w:szCs w:val="22"/>
        </w:rPr>
        <w:t>Final example:</w:t>
      </w:r>
    </w:p>
    <w:p w:rsidR="006F67BA" w:rsidRDefault="006F67BA" w:rsidP="00B6184B">
      <w:pPr>
        <w:rPr>
          <w:rFonts w:ascii="Courier New" w:hAnsi="Courier New" w:cs="Courier New"/>
          <w:szCs w:val="22"/>
        </w:rPr>
      </w:pPr>
    </w:p>
    <w:p w:rsidR="00B6184B" w:rsidRPr="00B6184B" w:rsidRDefault="00B6184B" w:rsidP="00B6184B">
      <w:pPr>
        <w:rPr>
          <w:rFonts w:ascii="Courier New" w:hAnsi="Courier New" w:cs="Courier New"/>
          <w:szCs w:val="22"/>
        </w:rPr>
      </w:pPr>
      <w:r w:rsidRPr="00B6184B">
        <w:rPr>
          <w:rFonts w:ascii="Courier New" w:hAnsi="Courier New" w:cs="Courier New"/>
          <w:szCs w:val="22"/>
        </w:rPr>
        <w:t xml:space="preserve">Onion                </w:t>
      </w:r>
      <w:proofErr w:type="gramStart"/>
      <w:r w:rsidRPr="00B6184B">
        <w:rPr>
          <w:rFonts w:ascii="Courier New" w:hAnsi="Courier New" w:cs="Courier New"/>
          <w:szCs w:val="22"/>
        </w:rPr>
        <w:t>0.</w:t>
      </w:r>
      <w:r>
        <w:rPr>
          <w:rFonts w:ascii="Courier New" w:hAnsi="Courier New" w:cs="Courier New"/>
          <w:szCs w:val="22"/>
        </w:rPr>
        <w:t>30</w:t>
      </w:r>
      <w:r w:rsidRPr="00B6184B">
        <w:rPr>
          <w:rFonts w:ascii="Courier New" w:hAnsi="Courier New" w:cs="Courier New"/>
          <w:szCs w:val="22"/>
        </w:rPr>
        <w:t xml:space="preserve">  0</w:t>
      </w:r>
      <w:r w:rsidR="006F67BA">
        <w:rPr>
          <w:rFonts w:ascii="Courier New" w:hAnsi="Courier New" w:cs="Courier New"/>
          <w:szCs w:val="22"/>
        </w:rPr>
        <w:t>4</w:t>
      </w:r>
      <w:r w:rsidR="0062204A">
        <w:rPr>
          <w:rFonts w:ascii="Courier New" w:hAnsi="Courier New" w:cs="Courier New"/>
          <w:szCs w:val="22"/>
        </w:rPr>
        <w:t>18</w:t>
      </w:r>
      <w:proofErr w:type="gramEnd"/>
      <w:r w:rsidRPr="00B6184B">
        <w:rPr>
          <w:rFonts w:ascii="Courier New" w:hAnsi="Courier New" w:cs="Courier New"/>
          <w:szCs w:val="22"/>
        </w:rPr>
        <w:t xml:space="preserve">      </w:t>
      </w:r>
    </w:p>
    <w:p w:rsidR="00B6184B" w:rsidRPr="00B6184B" w:rsidRDefault="00B6184B" w:rsidP="00B6184B">
      <w:pPr>
        <w:rPr>
          <w:rFonts w:ascii="Courier New" w:hAnsi="Courier New" w:cs="Courier New"/>
          <w:szCs w:val="22"/>
        </w:rPr>
      </w:pPr>
      <w:r w:rsidRPr="00B6184B">
        <w:rPr>
          <w:rFonts w:ascii="Courier New" w:hAnsi="Courier New" w:cs="Courier New"/>
          <w:szCs w:val="22"/>
        </w:rPr>
        <w:t xml:space="preserve">Onion              </w:t>
      </w:r>
      <w:r w:rsidR="008C041C">
        <w:rPr>
          <w:rFonts w:ascii="Courier New" w:hAnsi="Courier New" w:cs="Courier New"/>
          <w:szCs w:val="22"/>
        </w:rPr>
        <w:t xml:space="preserve">  </w:t>
      </w:r>
      <w:proofErr w:type="gramStart"/>
      <w:r w:rsidRPr="00B6184B">
        <w:rPr>
          <w:rFonts w:ascii="Courier New" w:hAnsi="Courier New" w:cs="Courier New"/>
          <w:szCs w:val="22"/>
        </w:rPr>
        <w:t xml:space="preserve">0.55  </w:t>
      </w:r>
      <w:r w:rsidR="008C041C">
        <w:rPr>
          <w:rFonts w:ascii="Courier New" w:hAnsi="Courier New" w:cs="Courier New"/>
          <w:szCs w:val="22"/>
        </w:rPr>
        <w:t>0399</w:t>
      </w:r>
      <w:proofErr w:type="gramEnd"/>
      <w:r w:rsidRPr="00B6184B">
        <w:rPr>
          <w:rFonts w:ascii="Courier New" w:hAnsi="Courier New" w:cs="Courier New"/>
          <w:szCs w:val="22"/>
        </w:rPr>
        <w:t xml:space="preserve"> </w:t>
      </w:r>
    </w:p>
    <w:p w:rsidR="00B6184B" w:rsidRPr="00B6184B" w:rsidRDefault="00B6184B" w:rsidP="00B6184B">
      <w:pPr>
        <w:rPr>
          <w:rFonts w:ascii="Courier New" w:hAnsi="Courier New" w:cs="Courier New"/>
          <w:szCs w:val="22"/>
        </w:rPr>
      </w:pPr>
      <w:r w:rsidRPr="00B6184B">
        <w:rPr>
          <w:rFonts w:ascii="Courier New" w:hAnsi="Courier New" w:cs="Courier New"/>
          <w:szCs w:val="22"/>
        </w:rPr>
        <w:t xml:space="preserve">Onion              </w:t>
      </w:r>
      <w:r w:rsidR="008C041C">
        <w:rPr>
          <w:rFonts w:ascii="Courier New" w:hAnsi="Courier New" w:cs="Courier New"/>
          <w:szCs w:val="22"/>
        </w:rPr>
        <w:t>R</w:t>
      </w:r>
      <w:proofErr w:type="gramStart"/>
      <w:r w:rsidRPr="00B6184B">
        <w:rPr>
          <w:rFonts w:ascii="Courier New" w:hAnsi="Courier New" w:cs="Courier New"/>
          <w:szCs w:val="22"/>
        </w:rPr>
        <w:t>:</w:t>
      </w:r>
      <w:r w:rsidR="008C041C">
        <w:rPr>
          <w:rFonts w:ascii="Courier New" w:hAnsi="Courier New" w:cs="Courier New"/>
          <w:szCs w:val="22"/>
        </w:rPr>
        <w:t>0.55</w:t>
      </w:r>
      <w:proofErr w:type="gramEnd"/>
      <w:r w:rsidRPr="00B6184B">
        <w:rPr>
          <w:rFonts w:ascii="Courier New" w:hAnsi="Courier New" w:cs="Courier New"/>
          <w:szCs w:val="22"/>
        </w:rPr>
        <w:t xml:space="preserve"> </w:t>
      </w:r>
    </w:p>
    <w:p w:rsidR="00806390" w:rsidRDefault="00B6184B" w:rsidP="00B6184B">
      <w:pPr>
        <w:rPr>
          <w:rFonts w:ascii="Courier New" w:hAnsi="Courier New" w:cs="Courier New"/>
          <w:szCs w:val="22"/>
        </w:rPr>
      </w:pPr>
      <w:r w:rsidRPr="00B6184B">
        <w:rPr>
          <w:rFonts w:ascii="Courier New" w:hAnsi="Courier New" w:cs="Courier New"/>
          <w:szCs w:val="22"/>
        </w:rPr>
        <w:t>Onion              C</w:t>
      </w:r>
      <w:proofErr w:type="gramStart"/>
      <w:r w:rsidRPr="00B6184B">
        <w:rPr>
          <w:rFonts w:ascii="Courier New" w:hAnsi="Courier New" w:cs="Courier New"/>
          <w:szCs w:val="22"/>
        </w:rPr>
        <w:t>:0.73</w:t>
      </w:r>
      <w:proofErr w:type="gramEnd"/>
    </w:p>
    <w:p w:rsidR="00B6184B" w:rsidRPr="00B6184B" w:rsidRDefault="00B6184B" w:rsidP="00B6184B">
      <w:pPr>
        <w:rPr>
          <w:rFonts w:ascii="Courier New" w:hAnsi="Courier New" w:cs="Courier New"/>
          <w:szCs w:val="22"/>
        </w:rPr>
      </w:pPr>
    </w:p>
    <w:p w:rsidR="006F67BA" w:rsidRDefault="00B6184B" w:rsidP="00B6184B">
      <w:pPr>
        <w:rPr>
          <w:rStyle w:val="Fort"/>
          <w:rFonts w:ascii="Times New Roman" w:hAnsi="Times New Roman"/>
          <w:b w:val="0"/>
        </w:rPr>
      </w:pPr>
      <w:r w:rsidRPr="008C041C">
        <w:rPr>
          <w:rStyle w:val="Fort"/>
          <w:rFonts w:ascii="Times New Roman" w:hAnsi="Times New Roman"/>
          <w:b w:val="0"/>
        </w:rPr>
        <w:t xml:space="preserve">A subject has eaten 2 spoons (amount in ml) of </w:t>
      </w:r>
      <w:r w:rsidR="007B6137">
        <w:rPr>
          <w:rStyle w:val="Fort"/>
          <w:rFonts w:ascii="Times New Roman" w:hAnsi="Times New Roman"/>
          <w:b w:val="0"/>
        </w:rPr>
        <w:t>on</w:t>
      </w:r>
      <w:r w:rsidRPr="008C041C">
        <w:rPr>
          <w:rStyle w:val="Fort"/>
          <w:rFonts w:ascii="Times New Roman" w:hAnsi="Times New Roman"/>
          <w:b w:val="0"/>
        </w:rPr>
        <w:t xml:space="preserve">ions cut into little pieces. </w:t>
      </w:r>
    </w:p>
    <w:p w:rsidR="006F67BA" w:rsidRDefault="006F67BA" w:rsidP="00B6184B">
      <w:pPr>
        <w:rPr>
          <w:rStyle w:val="Fort"/>
          <w:rFonts w:ascii="Times New Roman" w:hAnsi="Times New Roman"/>
          <w:b w:val="0"/>
        </w:rPr>
      </w:pPr>
      <w:r>
        <w:rPr>
          <w:rStyle w:val="Fort"/>
          <w:rFonts w:ascii="Times New Roman" w:hAnsi="Times New Roman"/>
          <w:b w:val="0"/>
        </w:rPr>
        <w:t>In this example, t</w:t>
      </w:r>
      <w:r w:rsidR="00B6184B" w:rsidRPr="008C041C">
        <w:rPr>
          <w:rStyle w:val="Fort"/>
          <w:rFonts w:ascii="Times New Roman" w:hAnsi="Times New Roman"/>
          <w:b w:val="0"/>
        </w:rPr>
        <w:t xml:space="preserve">he density depends on the physical state </w:t>
      </w:r>
      <w:r>
        <w:rPr>
          <w:rStyle w:val="Fort"/>
          <w:rFonts w:ascii="Times New Roman" w:hAnsi="Times New Roman"/>
          <w:b w:val="0"/>
        </w:rPr>
        <w:t>and</w:t>
      </w:r>
      <w:r w:rsidR="00B6184B" w:rsidRPr="008C041C">
        <w:rPr>
          <w:rStyle w:val="Fort"/>
          <w:rFonts w:ascii="Times New Roman" w:hAnsi="Times New Roman"/>
          <w:b w:val="0"/>
        </w:rPr>
        <w:t xml:space="preserve"> cooking method. </w:t>
      </w:r>
    </w:p>
    <w:p w:rsidR="006F67BA" w:rsidRDefault="00B6184B" w:rsidP="00B6184B">
      <w:pPr>
        <w:rPr>
          <w:rStyle w:val="Fort"/>
          <w:rFonts w:ascii="Times New Roman" w:hAnsi="Times New Roman"/>
          <w:b w:val="0"/>
        </w:rPr>
      </w:pPr>
      <w:r w:rsidRPr="008C041C">
        <w:rPr>
          <w:rStyle w:val="Fort"/>
          <w:rFonts w:ascii="Times New Roman" w:hAnsi="Times New Roman"/>
          <w:b w:val="0"/>
        </w:rPr>
        <w:t xml:space="preserve">The program looks first whether the onion was described as </w:t>
      </w:r>
      <w:r w:rsidR="0062204A">
        <w:rPr>
          <w:rStyle w:val="Fort"/>
          <w:rFonts w:ascii="Times New Roman" w:hAnsi="Times New Roman"/>
          <w:b w:val="0"/>
        </w:rPr>
        <w:t>“</w:t>
      </w:r>
      <w:r w:rsidR="008C041C" w:rsidRPr="008C041C">
        <w:rPr>
          <w:rStyle w:val="Fort"/>
          <w:rFonts w:ascii="Times New Roman" w:hAnsi="Times New Roman"/>
          <w:b w:val="0"/>
        </w:rPr>
        <w:t>dried</w:t>
      </w:r>
      <w:r w:rsidR="006F67BA">
        <w:rPr>
          <w:rStyle w:val="Fort"/>
          <w:rFonts w:ascii="Times New Roman" w:hAnsi="Times New Roman"/>
          <w:b w:val="0"/>
        </w:rPr>
        <w:t xml:space="preserve">/semi dried </w:t>
      </w:r>
      <w:proofErr w:type="spellStart"/>
      <w:r w:rsidR="006F67BA">
        <w:rPr>
          <w:rStyle w:val="Fort"/>
          <w:rFonts w:ascii="Times New Roman" w:hAnsi="Times New Roman"/>
          <w:b w:val="0"/>
        </w:rPr>
        <w:t>n.s</w:t>
      </w:r>
      <w:proofErr w:type="spellEnd"/>
      <w:r w:rsidR="006F67BA">
        <w:rPr>
          <w:rStyle w:val="Fort"/>
          <w:rFonts w:ascii="Times New Roman" w:hAnsi="Times New Roman"/>
          <w:b w:val="0"/>
        </w:rPr>
        <w:t>.</w:t>
      </w:r>
      <w:r w:rsidR="0062204A">
        <w:rPr>
          <w:rStyle w:val="Fort"/>
          <w:rFonts w:ascii="Times New Roman" w:hAnsi="Times New Roman"/>
          <w:b w:val="0"/>
        </w:rPr>
        <w:t>”</w:t>
      </w:r>
      <w:r w:rsidRPr="008C041C">
        <w:rPr>
          <w:rStyle w:val="Fort"/>
          <w:rFonts w:ascii="Times New Roman" w:hAnsi="Times New Roman"/>
          <w:b w:val="0"/>
        </w:rPr>
        <w:t xml:space="preserve"> </w:t>
      </w:r>
      <w:proofErr w:type="gramStart"/>
      <w:r w:rsidRPr="008C041C">
        <w:rPr>
          <w:rStyle w:val="Fort"/>
          <w:rFonts w:ascii="Times New Roman" w:hAnsi="Times New Roman"/>
          <w:b w:val="0"/>
        </w:rPr>
        <w:t>(</w:t>
      </w:r>
      <w:r w:rsidR="006F67BA">
        <w:rPr>
          <w:rStyle w:val="Fort"/>
          <w:rFonts w:ascii="Times New Roman" w:hAnsi="Times New Roman"/>
          <w:b w:val="0"/>
        </w:rPr>
        <w:t>04-</w:t>
      </w:r>
      <w:r w:rsidR="0062204A">
        <w:rPr>
          <w:rStyle w:val="Fort"/>
          <w:rFonts w:ascii="Times New Roman" w:hAnsi="Times New Roman"/>
          <w:b w:val="0"/>
        </w:rPr>
        <w:t>18</w:t>
      </w:r>
      <w:r w:rsidRPr="008C041C">
        <w:rPr>
          <w:rStyle w:val="Fort"/>
          <w:rFonts w:ascii="Times New Roman" w:hAnsi="Times New Roman"/>
          <w:b w:val="0"/>
        </w:rPr>
        <w:t>). If yes, the program takes 0.30 as the density coefficient for c</w:t>
      </w:r>
      <w:r w:rsidR="006F67BA">
        <w:rPr>
          <w:rStyle w:val="Fort"/>
          <w:rFonts w:ascii="Times New Roman" w:hAnsi="Times New Roman"/>
          <w:b w:val="0"/>
        </w:rPr>
        <w:t>onver</w:t>
      </w:r>
      <w:r w:rsidRPr="008C041C">
        <w:rPr>
          <w:rStyle w:val="Fort"/>
          <w:rFonts w:ascii="Times New Roman" w:hAnsi="Times New Roman"/>
          <w:b w:val="0"/>
        </w:rPr>
        <w:t>ti</w:t>
      </w:r>
      <w:r w:rsidR="008C041C" w:rsidRPr="008C041C">
        <w:rPr>
          <w:rStyle w:val="Fort"/>
          <w:rFonts w:ascii="Times New Roman" w:hAnsi="Times New Roman"/>
          <w:b w:val="0"/>
        </w:rPr>
        <w:t xml:space="preserve">ng </w:t>
      </w:r>
      <w:r w:rsidRPr="008C041C">
        <w:rPr>
          <w:rStyle w:val="Fort"/>
          <w:rFonts w:ascii="Times New Roman" w:hAnsi="Times New Roman"/>
          <w:b w:val="0"/>
        </w:rPr>
        <w:t>ml to grams.</w:t>
      </w:r>
      <w:proofErr w:type="gramEnd"/>
      <w:r w:rsidRPr="008C041C">
        <w:rPr>
          <w:rStyle w:val="Fort"/>
          <w:rFonts w:ascii="Times New Roman" w:hAnsi="Times New Roman"/>
          <w:b w:val="0"/>
        </w:rPr>
        <w:t xml:space="preserve"> </w:t>
      </w:r>
    </w:p>
    <w:p w:rsidR="00955255" w:rsidRDefault="008C041C" w:rsidP="00B6184B">
      <w:pPr>
        <w:rPr>
          <w:rStyle w:val="Fort"/>
          <w:rFonts w:ascii="Times New Roman" w:hAnsi="Times New Roman"/>
          <w:b w:val="0"/>
        </w:rPr>
      </w:pPr>
      <w:r w:rsidRPr="008C041C">
        <w:rPr>
          <w:rStyle w:val="Fort"/>
          <w:rFonts w:ascii="Times New Roman" w:hAnsi="Times New Roman"/>
          <w:b w:val="0"/>
        </w:rPr>
        <w:t>If</w:t>
      </w:r>
      <w:r w:rsidR="00806390">
        <w:rPr>
          <w:rStyle w:val="Fort"/>
          <w:rFonts w:ascii="Times New Roman" w:hAnsi="Times New Roman"/>
          <w:b w:val="0"/>
        </w:rPr>
        <w:t xml:space="preserve"> the</w:t>
      </w:r>
      <w:r w:rsidRPr="008C041C">
        <w:rPr>
          <w:rStyle w:val="Fort"/>
          <w:rFonts w:ascii="Times New Roman" w:hAnsi="Times New Roman"/>
          <w:b w:val="0"/>
        </w:rPr>
        <w:t xml:space="preserve"> subject did</w:t>
      </w:r>
      <w:r w:rsidR="006F67BA">
        <w:rPr>
          <w:rStyle w:val="Fort"/>
          <w:rFonts w:ascii="Times New Roman" w:hAnsi="Times New Roman"/>
          <w:b w:val="0"/>
        </w:rPr>
        <w:t xml:space="preserve"> </w:t>
      </w:r>
      <w:r w:rsidRPr="008C041C">
        <w:rPr>
          <w:rStyle w:val="Fort"/>
          <w:rFonts w:ascii="Times New Roman" w:hAnsi="Times New Roman"/>
          <w:b w:val="0"/>
        </w:rPr>
        <w:t>n</w:t>
      </w:r>
      <w:r w:rsidR="006F67BA">
        <w:rPr>
          <w:rStyle w:val="Fort"/>
          <w:rFonts w:ascii="Times New Roman" w:hAnsi="Times New Roman"/>
          <w:b w:val="0"/>
        </w:rPr>
        <w:t>o</w:t>
      </w:r>
      <w:r w:rsidRPr="008C041C">
        <w:rPr>
          <w:rStyle w:val="Fort"/>
          <w:rFonts w:ascii="Times New Roman" w:hAnsi="Times New Roman"/>
          <w:b w:val="0"/>
        </w:rPr>
        <w:t>t describe</w:t>
      </w:r>
      <w:r w:rsidR="00806390">
        <w:rPr>
          <w:rStyle w:val="Fort"/>
          <w:rFonts w:ascii="Times New Roman" w:hAnsi="Times New Roman"/>
          <w:b w:val="0"/>
        </w:rPr>
        <w:t xml:space="preserve"> the</w:t>
      </w:r>
      <w:r w:rsidRPr="008C041C">
        <w:rPr>
          <w:rStyle w:val="Fort"/>
          <w:rFonts w:ascii="Times New Roman" w:hAnsi="Times New Roman"/>
          <w:b w:val="0"/>
        </w:rPr>
        <w:t xml:space="preserve"> onions as </w:t>
      </w:r>
      <w:r w:rsidR="006F67BA">
        <w:rPr>
          <w:rStyle w:val="Fort"/>
          <w:rFonts w:ascii="Times New Roman" w:hAnsi="Times New Roman"/>
          <w:b w:val="0"/>
        </w:rPr>
        <w:t>“</w:t>
      </w:r>
      <w:r w:rsidR="006F67BA" w:rsidRPr="008C041C">
        <w:rPr>
          <w:rStyle w:val="Fort"/>
          <w:rFonts w:ascii="Times New Roman" w:hAnsi="Times New Roman"/>
          <w:b w:val="0"/>
        </w:rPr>
        <w:t>dried</w:t>
      </w:r>
      <w:r w:rsidR="006F67BA">
        <w:rPr>
          <w:rStyle w:val="Fort"/>
          <w:rFonts w:ascii="Times New Roman" w:hAnsi="Times New Roman"/>
          <w:b w:val="0"/>
        </w:rPr>
        <w:t xml:space="preserve">/semi dried </w:t>
      </w:r>
      <w:proofErr w:type="spellStart"/>
      <w:r w:rsidR="006F67BA">
        <w:rPr>
          <w:rStyle w:val="Fort"/>
          <w:rFonts w:ascii="Times New Roman" w:hAnsi="Times New Roman"/>
          <w:b w:val="0"/>
        </w:rPr>
        <w:t>n.s</w:t>
      </w:r>
      <w:proofErr w:type="spellEnd"/>
      <w:r w:rsidR="006F67BA">
        <w:rPr>
          <w:rStyle w:val="Fort"/>
          <w:rFonts w:ascii="Times New Roman" w:hAnsi="Times New Roman"/>
          <w:b w:val="0"/>
        </w:rPr>
        <w:t>.”</w:t>
      </w:r>
      <w:r w:rsidRPr="008C041C">
        <w:rPr>
          <w:rStyle w:val="Fort"/>
          <w:rFonts w:ascii="Times New Roman" w:hAnsi="Times New Roman"/>
          <w:b w:val="0"/>
        </w:rPr>
        <w:t xml:space="preserve">, the program looks whether the food was described as </w:t>
      </w:r>
      <w:r w:rsidR="006F67BA">
        <w:rPr>
          <w:rStyle w:val="Fort"/>
          <w:rFonts w:ascii="Times New Roman" w:hAnsi="Times New Roman"/>
          <w:b w:val="0"/>
        </w:rPr>
        <w:t>“</w:t>
      </w:r>
      <w:r w:rsidRPr="008C041C">
        <w:rPr>
          <w:rStyle w:val="Fort"/>
          <w:rFonts w:ascii="Times New Roman" w:hAnsi="Times New Roman"/>
          <w:b w:val="0"/>
        </w:rPr>
        <w:t>raw</w:t>
      </w:r>
      <w:r w:rsidR="006F67BA">
        <w:rPr>
          <w:rStyle w:val="Fort"/>
          <w:rFonts w:ascii="Times New Roman" w:hAnsi="Times New Roman"/>
          <w:b w:val="0"/>
        </w:rPr>
        <w:t>”</w:t>
      </w:r>
      <w:r w:rsidRPr="008C041C">
        <w:rPr>
          <w:rStyle w:val="Fort"/>
          <w:rFonts w:ascii="Times New Roman" w:hAnsi="Times New Roman"/>
          <w:b w:val="0"/>
        </w:rPr>
        <w:t xml:space="preserve"> (03</w:t>
      </w:r>
      <w:r w:rsidR="006F67BA">
        <w:rPr>
          <w:rStyle w:val="Fort"/>
          <w:rFonts w:ascii="Times New Roman" w:hAnsi="Times New Roman"/>
          <w:b w:val="0"/>
        </w:rPr>
        <w:t>-</w:t>
      </w:r>
      <w:r w:rsidRPr="008C041C">
        <w:rPr>
          <w:rStyle w:val="Fort"/>
          <w:rFonts w:ascii="Times New Roman" w:hAnsi="Times New Roman"/>
          <w:b w:val="0"/>
        </w:rPr>
        <w:t xml:space="preserve">99) or cooked (any other specific cooking descriptor of facet 03). If raw, the program takes 0.55 </w:t>
      </w:r>
      <w:r w:rsidR="00B60E64">
        <w:rPr>
          <w:rStyle w:val="Fort"/>
          <w:rFonts w:ascii="Times New Roman" w:hAnsi="Times New Roman"/>
          <w:b w:val="0"/>
        </w:rPr>
        <w:t xml:space="preserve">as </w:t>
      </w:r>
      <w:r w:rsidRPr="008C041C">
        <w:rPr>
          <w:rStyle w:val="Fort"/>
          <w:rFonts w:ascii="Times New Roman" w:hAnsi="Times New Roman"/>
          <w:b w:val="0"/>
        </w:rPr>
        <w:t xml:space="preserve">density coefficient. If cooked, the program asks </w:t>
      </w:r>
      <w:r w:rsidRPr="00B60E64">
        <w:rPr>
          <w:rStyle w:val="Fort"/>
          <w:rFonts w:ascii="Times New Roman" w:hAnsi="Times New Roman"/>
          <w:b w:val="0"/>
        </w:rPr>
        <w:t>"</w:t>
      </w:r>
      <w:r w:rsidR="00B60E64" w:rsidRPr="00B60E64">
        <w:rPr>
          <w:rStyle w:val="Fort"/>
          <w:rFonts w:ascii="Times New Roman" w:hAnsi="Times New Roman"/>
          <w:b w:val="0"/>
        </w:rPr>
        <w:t>E</w:t>
      </w:r>
      <w:r w:rsidRPr="00B60E64">
        <w:rPr>
          <w:rStyle w:val="Fort"/>
          <w:rFonts w:ascii="Times New Roman" w:hAnsi="Times New Roman"/>
          <w:b w:val="0"/>
        </w:rPr>
        <w:t>stimated raw or cooked?</w:t>
      </w:r>
      <w:proofErr w:type="gramStart"/>
      <w:r w:rsidRPr="00B60E64">
        <w:rPr>
          <w:rStyle w:val="Fort"/>
          <w:rFonts w:ascii="Times New Roman" w:hAnsi="Times New Roman"/>
          <w:b w:val="0"/>
        </w:rPr>
        <w:t>".</w:t>
      </w:r>
      <w:proofErr w:type="gramEnd"/>
      <w:r w:rsidRPr="00B60E64">
        <w:rPr>
          <w:rStyle w:val="Fort"/>
          <w:rFonts w:ascii="Times New Roman" w:hAnsi="Times New Roman"/>
          <w:b w:val="0"/>
        </w:rPr>
        <w:t xml:space="preserve"> The program will look for density </w:t>
      </w:r>
      <w:r w:rsidR="00806390" w:rsidRPr="00B60E64">
        <w:rPr>
          <w:rStyle w:val="Fort"/>
          <w:rFonts w:ascii="Times New Roman" w:hAnsi="Times New Roman"/>
          <w:b w:val="0"/>
        </w:rPr>
        <w:t>coefficients flagged R or C, and depending on the answer given, the program takes</w:t>
      </w:r>
      <w:r w:rsidRPr="00B60E64">
        <w:rPr>
          <w:rStyle w:val="Fort"/>
          <w:rFonts w:ascii="Times New Roman" w:hAnsi="Times New Roman"/>
          <w:b w:val="0"/>
        </w:rPr>
        <w:t xml:space="preserve"> 0.55 or 0.73, respectively</w:t>
      </w:r>
    </w:p>
    <w:p w:rsidR="00074A6F" w:rsidRPr="008C041C" w:rsidRDefault="00074A6F" w:rsidP="00074A6F">
      <w:pPr>
        <w:rPr>
          <w:rStyle w:val="Fort"/>
          <w:rFonts w:ascii="Times New Roman" w:hAnsi="Times New Roman"/>
          <w:b w:val="0"/>
        </w:rPr>
      </w:pPr>
    </w:p>
    <w:sectPr w:rsidR="00074A6F" w:rsidRPr="008C041C" w:rsidSect="00AB270F">
      <w:footerReference w:type="default" r:id="rId9"/>
      <w:pgSz w:w="11906" w:h="16838" w:code="9"/>
      <w:pgMar w:top="1418" w:right="1418" w:bottom="1418" w:left="1418" w:header="680" w:footer="68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5F1E" w:rsidRDefault="00F85F1E" w:rsidP="00F85F1E">
      <w:r>
        <w:separator/>
      </w:r>
    </w:p>
  </w:endnote>
  <w:endnote w:type="continuationSeparator" w:id="0">
    <w:p w:rsidR="00F85F1E" w:rsidRDefault="00F85F1E" w:rsidP="00F85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F1E" w:rsidRDefault="00F85F1E">
    <w:pPr>
      <w:pStyle w:val="Footer"/>
    </w:pPr>
    <w:r>
      <w:t>DENSITY</w:t>
    </w:r>
    <w:r>
      <w:tab/>
    </w:r>
    <w:r>
      <w:tab/>
      <w:t>June 2014</w:t>
    </w:r>
  </w:p>
  <w:p w:rsidR="00F85F1E" w:rsidRDefault="00F85F1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5F1E" w:rsidRDefault="00F85F1E" w:rsidP="00F85F1E">
      <w:r>
        <w:separator/>
      </w:r>
    </w:p>
  </w:footnote>
  <w:footnote w:type="continuationSeparator" w:id="0">
    <w:p w:rsidR="00F85F1E" w:rsidRDefault="00F85F1E" w:rsidP="00F85F1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1228D"/>
    <w:multiLevelType w:val="singleLevel"/>
    <w:tmpl w:val="B3160B56"/>
    <w:lvl w:ilvl="0">
      <w:start w:val="1"/>
      <w:numFmt w:val="decimal"/>
      <w:lvlText w:val="%1)"/>
      <w:legacy w:legacy="1" w:legacySpace="0" w:legacyIndent="547"/>
      <w:lvlJc w:val="left"/>
      <w:pPr>
        <w:ind w:left="547" w:hanging="547"/>
      </w:pPr>
    </w:lvl>
  </w:abstractNum>
  <w:abstractNum w:abstractNumId="1">
    <w:nsid w:val="22030738"/>
    <w:multiLevelType w:val="hybridMultilevel"/>
    <w:tmpl w:val="BDD8B9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4B877BB"/>
    <w:multiLevelType w:val="hybridMultilevel"/>
    <w:tmpl w:val="37AC18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trackRevision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6B90"/>
    <w:rsid w:val="00074A6F"/>
    <w:rsid w:val="002F260B"/>
    <w:rsid w:val="00336B90"/>
    <w:rsid w:val="004719D8"/>
    <w:rsid w:val="00506887"/>
    <w:rsid w:val="005B4977"/>
    <w:rsid w:val="005F4C32"/>
    <w:rsid w:val="0062204A"/>
    <w:rsid w:val="00671497"/>
    <w:rsid w:val="006B40FC"/>
    <w:rsid w:val="006F67BA"/>
    <w:rsid w:val="007515C3"/>
    <w:rsid w:val="00787994"/>
    <w:rsid w:val="007B6137"/>
    <w:rsid w:val="008000B6"/>
    <w:rsid w:val="00805A6A"/>
    <w:rsid w:val="00806390"/>
    <w:rsid w:val="00823C18"/>
    <w:rsid w:val="008932D1"/>
    <w:rsid w:val="008B2A65"/>
    <w:rsid w:val="008C041C"/>
    <w:rsid w:val="008E515A"/>
    <w:rsid w:val="00955255"/>
    <w:rsid w:val="00A23470"/>
    <w:rsid w:val="00A97DD0"/>
    <w:rsid w:val="00AB270F"/>
    <w:rsid w:val="00B06643"/>
    <w:rsid w:val="00B60E64"/>
    <w:rsid w:val="00B6184B"/>
    <w:rsid w:val="00B77264"/>
    <w:rsid w:val="00BA6F37"/>
    <w:rsid w:val="00D23081"/>
    <w:rsid w:val="00DC00DC"/>
    <w:rsid w:val="00DC3354"/>
    <w:rsid w:val="00E81EED"/>
    <w:rsid w:val="00F85F1E"/>
    <w:rsid w:val="00FA1BD3"/>
    <w:rsid w:val="00FC2920"/>
    <w:rsid w:val="00FC327B"/>
    <w:rsid w:val="00FE31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B90"/>
    <w:rPr>
      <w:rFonts w:eastAsia="Times New Roman" w:cs="Times New Roman"/>
      <w:szCs w:val="20"/>
    </w:rPr>
  </w:style>
  <w:style w:type="paragraph" w:styleId="Heading1">
    <w:name w:val="heading 1"/>
    <w:basedOn w:val="Normal"/>
    <w:next w:val="Normal"/>
    <w:link w:val="Heading1Char"/>
    <w:uiPriority w:val="9"/>
    <w:qFormat/>
    <w:rsid w:val="00671497"/>
    <w:pPr>
      <w:keepNext/>
      <w:keepLines/>
      <w:spacing w:before="480"/>
      <w:outlineLvl w:val="0"/>
    </w:pPr>
    <w:rPr>
      <w:rFonts w:ascii="Times New Roman" w:eastAsiaTheme="majorEastAsia" w:hAnsi="Times New Roman" w:cstheme="majorBidi"/>
      <w:b/>
      <w:bCs/>
      <w:color w:val="000000" w:themeColor="text1"/>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rt">
    <w:name w:val="Fort"/>
    <w:rsid w:val="00336B90"/>
    <w:rPr>
      <w:b/>
    </w:rPr>
  </w:style>
  <w:style w:type="paragraph" w:styleId="PlainText">
    <w:name w:val="Plain Text"/>
    <w:basedOn w:val="Normal"/>
    <w:link w:val="PlainTextChar"/>
    <w:uiPriority w:val="99"/>
    <w:unhideWhenUsed/>
    <w:rsid w:val="00A97DD0"/>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A97DD0"/>
    <w:rPr>
      <w:rFonts w:ascii="Consolas" w:hAnsi="Consolas" w:cs="Consolas"/>
      <w:sz w:val="21"/>
      <w:szCs w:val="21"/>
    </w:rPr>
  </w:style>
  <w:style w:type="paragraph" w:styleId="ListParagraph">
    <w:name w:val="List Paragraph"/>
    <w:basedOn w:val="Normal"/>
    <w:uiPriority w:val="34"/>
    <w:qFormat/>
    <w:rsid w:val="00A97DD0"/>
    <w:pPr>
      <w:ind w:left="720"/>
      <w:contextualSpacing/>
    </w:pPr>
  </w:style>
  <w:style w:type="paragraph" w:styleId="BalloonText">
    <w:name w:val="Balloon Text"/>
    <w:basedOn w:val="Normal"/>
    <w:link w:val="BalloonTextChar"/>
    <w:uiPriority w:val="99"/>
    <w:semiHidden/>
    <w:unhideWhenUsed/>
    <w:rsid w:val="00074A6F"/>
    <w:rPr>
      <w:rFonts w:ascii="Tahoma" w:hAnsi="Tahoma" w:cs="Tahoma"/>
      <w:sz w:val="16"/>
      <w:szCs w:val="16"/>
    </w:rPr>
  </w:style>
  <w:style w:type="character" w:customStyle="1" w:styleId="BalloonTextChar">
    <w:name w:val="Balloon Text Char"/>
    <w:basedOn w:val="DefaultParagraphFont"/>
    <w:link w:val="BalloonText"/>
    <w:uiPriority w:val="99"/>
    <w:semiHidden/>
    <w:rsid w:val="00074A6F"/>
    <w:rPr>
      <w:rFonts w:ascii="Tahoma" w:eastAsia="Times New Roman" w:hAnsi="Tahoma" w:cs="Tahoma"/>
      <w:sz w:val="16"/>
      <w:szCs w:val="16"/>
    </w:rPr>
  </w:style>
  <w:style w:type="paragraph" w:styleId="Header">
    <w:name w:val="header"/>
    <w:basedOn w:val="Normal"/>
    <w:link w:val="HeaderChar"/>
    <w:uiPriority w:val="99"/>
    <w:unhideWhenUsed/>
    <w:rsid w:val="00F85F1E"/>
    <w:pPr>
      <w:tabs>
        <w:tab w:val="center" w:pos="4513"/>
        <w:tab w:val="right" w:pos="9026"/>
      </w:tabs>
    </w:pPr>
  </w:style>
  <w:style w:type="character" w:customStyle="1" w:styleId="HeaderChar">
    <w:name w:val="Header Char"/>
    <w:basedOn w:val="DefaultParagraphFont"/>
    <w:link w:val="Header"/>
    <w:uiPriority w:val="99"/>
    <w:rsid w:val="00F85F1E"/>
    <w:rPr>
      <w:rFonts w:eastAsia="Times New Roman" w:cs="Times New Roman"/>
      <w:szCs w:val="20"/>
    </w:rPr>
  </w:style>
  <w:style w:type="paragraph" w:styleId="Footer">
    <w:name w:val="footer"/>
    <w:basedOn w:val="Normal"/>
    <w:link w:val="FooterChar"/>
    <w:uiPriority w:val="99"/>
    <w:unhideWhenUsed/>
    <w:rsid w:val="00F85F1E"/>
    <w:pPr>
      <w:tabs>
        <w:tab w:val="center" w:pos="4513"/>
        <w:tab w:val="right" w:pos="9026"/>
      </w:tabs>
    </w:pPr>
  </w:style>
  <w:style w:type="character" w:customStyle="1" w:styleId="FooterChar">
    <w:name w:val="Footer Char"/>
    <w:basedOn w:val="DefaultParagraphFont"/>
    <w:link w:val="Footer"/>
    <w:uiPriority w:val="99"/>
    <w:rsid w:val="00F85F1E"/>
    <w:rPr>
      <w:rFonts w:eastAsia="Times New Roman" w:cs="Times New Roman"/>
      <w:szCs w:val="20"/>
    </w:rPr>
  </w:style>
  <w:style w:type="character" w:customStyle="1" w:styleId="Heading1Char">
    <w:name w:val="Heading 1 Char"/>
    <w:basedOn w:val="DefaultParagraphFont"/>
    <w:link w:val="Heading1"/>
    <w:uiPriority w:val="9"/>
    <w:rsid w:val="00671497"/>
    <w:rPr>
      <w:rFonts w:ascii="Times New Roman" w:eastAsiaTheme="majorEastAsia" w:hAnsi="Times New Roman" w:cstheme="majorBidi"/>
      <w:b/>
      <w:bCs/>
      <w:color w:val="000000" w:themeColor="text1"/>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6B90"/>
    <w:rPr>
      <w:rFonts w:eastAsia="Times New Roman" w:cs="Times New Roman"/>
      <w:szCs w:val="20"/>
    </w:rPr>
  </w:style>
  <w:style w:type="paragraph" w:styleId="Heading1">
    <w:name w:val="heading 1"/>
    <w:basedOn w:val="Normal"/>
    <w:next w:val="Normal"/>
    <w:link w:val="Heading1Char"/>
    <w:uiPriority w:val="9"/>
    <w:qFormat/>
    <w:rsid w:val="00671497"/>
    <w:pPr>
      <w:keepNext/>
      <w:keepLines/>
      <w:spacing w:before="480"/>
      <w:outlineLvl w:val="0"/>
    </w:pPr>
    <w:rPr>
      <w:rFonts w:ascii="Times New Roman" w:eastAsiaTheme="majorEastAsia" w:hAnsi="Times New Roman" w:cstheme="majorBidi"/>
      <w:b/>
      <w:bCs/>
      <w:color w:val="000000" w:themeColor="text1"/>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rt">
    <w:name w:val="Fort"/>
    <w:rsid w:val="00336B90"/>
    <w:rPr>
      <w:b/>
    </w:rPr>
  </w:style>
  <w:style w:type="paragraph" w:styleId="PlainText">
    <w:name w:val="Plain Text"/>
    <w:basedOn w:val="Normal"/>
    <w:link w:val="PlainTextChar"/>
    <w:uiPriority w:val="99"/>
    <w:unhideWhenUsed/>
    <w:rsid w:val="00A97DD0"/>
    <w:rPr>
      <w:rFonts w:ascii="Consolas" w:eastAsiaTheme="minorHAnsi" w:hAnsi="Consolas" w:cs="Consolas"/>
      <w:sz w:val="21"/>
      <w:szCs w:val="21"/>
    </w:rPr>
  </w:style>
  <w:style w:type="character" w:customStyle="1" w:styleId="PlainTextChar">
    <w:name w:val="Plain Text Char"/>
    <w:basedOn w:val="DefaultParagraphFont"/>
    <w:link w:val="PlainText"/>
    <w:uiPriority w:val="99"/>
    <w:rsid w:val="00A97DD0"/>
    <w:rPr>
      <w:rFonts w:ascii="Consolas" w:hAnsi="Consolas" w:cs="Consolas"/>
      <w:sz w:val="21"/>
      <w:szCs w:val="21"/>
    </w:rPr>
  </w:style>
  <w:style w:type="paragraph" w:styleId="ListParagraph">
    <w:name w:val="List Paragraph"/>
    <w:basedOn w:val="Normal"/>
    <w:uiPriority w:val="34"/>
    <w:qFormat/>
    <w:rsid w:val="00A97DD0"/>
    <w:pPr>
      <w:ind w:left="720"/>
      <w:contextualSpacing/>
    </w:pPr>
  </w:style>
  <w:style w:type="paragraph" w:styleId="BalloonText">
    <w:name w:val="Balloon Text"/>
    <w:basedOn w:val="Normal"/>
    <w:link w:val="BalloonTextChar"/>
    <w:uiPriority w:val="99"/>
    <w:semiHidden/>
    <w:unhideWhenUsed/>
    <w:rsid w:val="00074A6F"/>
    <w:rPr>
      <w:rFonts w:ascii="Tahoma" w:hAnsi="Tahoma" w:cs="Tahoma"/>
      <w:sz w:val="16"/>
      <w:szCs w:val="16"/>
    </w:rPr>
  </w:style>
  <w:style w:type="character" w:customStyle="1" w:styleId="BalloonTextChar">
    <w:name w:val="Balloon Text Char"/>
    <w:basedOn w:val="DefaultParagraphFont"/>
    <w:link w:val="BalloonText"/>
    <w:uiPriority w:val="99"/>
    <w:semiHidden/>
    <w:rsid w:val="00074A6F"/>
    <w:rPr>
      <w:rFonts w:ascii="Tahoma" w:eastAsia="Times New Roman" w:hAnsi="Tahoma" w:cs="Tahoma"/>
      <w:sz w:val="16"/>
      <w:szCs w:val="16"/>
    </w:rPr>
  </w:style>
  <w:style w:type="paragraph" w:styleId="Header">
    <w:name w:val="header"/>
    <w:basedOn w:val="Normal"/>
    <w:link w:val="HeaderChar"/>
    <w:uiPriority w:val="99"/>
    <w:unhideWhenUsed/>
    <w:rsid w:val="00F85F1E"/>
    <w:pPr>
      <w:tabs>
        <w:tab w:val="center" w:pos="4513"/>
        <w:tab w:val="right" w:pos="9026"/>
      </w:tabs>
    </w:pPr>
  </w:style>
  <w:style w:type="character" w:customStyle="1" w:styleId="HeaderChar">
    <w:name w:val="Header Char"/>
    <w:basedOn w:val="DefaultParagraphFont"/>
    <w:link w:val="Header"/>
    <w:uiPriority w:val="99"/>
    <w:rsid w:val="00F85F1E"/>
    <w:rPr>
      <w:rFonts w:eastAsia="Times New Roman" w:cs="Times New Roman"/>
      <w:szCs w:val="20"/>
    </w:rPr>
  </w:style>
  <w:style w:type="paragraph" w:styleId="Footer">
    <w:name w:val="footer"/>
    <w:basedOn w:val="Normal"/>
    <w:link w:val="FooterChar"/>
    <w:uiPriority w:val="99"/>
    <w:unhideWhenUsed/>
    <w:rsid w:val="00F85F1E"/>
    <w:pPr>
      <w:tabs>
        <w:tab w:val="center" w:pos="4513"/>
        <w:tab w:val="right" w:pos="9026"/>
      </w:tabs>
    </w:pPr>
  </w:style>
  <w:style w:type="character" w:customStyle="1" w:styleId="FooterChar">
    <w:name w:val="Footer Char"/>
    <w:basedOn w:val="DefaultParagraphFont"/>
    <w:link w:val="Footer"/>
    <w:uiPriority w:val="99"/>
    <w:rsid w:val="00F85F1E"/>
    <w:rPr>
      <w:rFonts w:eastAsia="Times New Roman" w:cs="Times New Roman"/>
      <w:szCs w:val="20"/>
    </w:rPr>
  </w:style>
  <w:style w:type="character" w:customStyle="1" w:styleId="Heading1Char">
    <w:name w:val="Heading 1 Char"/>
    <w:basedOn w:val="DefaultParagraphFont"/>
    <w:link w:val="Heading1"/>
    <w:uiPriority w:val="9"/>
    <w:rsid w:val="00671497"/>
    <w:rPr>
      <w:rFonts w:ascii="Times New Roman" w:eastAsiaTheme="majorEastAsia" w:hAnsi="Times New Roman" w:cstheme="majorBidi"/>
      <w:b/>
      <w:bCs/>
      <w:color w:val="000000" w:themeColor="text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2924BD23-A889-4A34-8BA6-41B86B1EDBB5}"/>
</file>

<file path=customXml/itemProps2.xml><?xml version="1.0" encoding="utf-8"?>
<ds:datastoreItem xmlns:ds="http://schemas.openxmlformats.org/officeDocument/2006/customXml" ds:itemID="{39E56202-A8D5-49EB-9B2D-4B18F9DC2639}"/>
</file>

<file path=customXml/itemProps3.xml><?xml version="1.0" encoding="utf-8"?>
<ds:datastoreItem xmlns:ds="http://schemas.openxmlformats.org/officeDocument/2006/customXml" ds:itemID="{837442EF-DF1F-4BBF-A396-B8B770E5C09B}"/>
</file>

<file path=docProps/app.xml><?xml version="1.0" encoding="utf-8"?>
<Properties xmlns="http://schemas.openxmlformats.org/officeDocument/2006/extended-properties" xmlns:vt="http://schemas.openxmlformats.org/officeDocument/2006/docPropsVTypes">
  <Template>Normal.dotm</Template>
  <TotalTime>179</TotalTime>
  <Pages>2</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Viktoria Knaze</dc:creator>
  <cp:lastModifiedBy>Viktoria Knaze</cp:lastModifiedBy>
  <cp:revision>13</cp:revision>
  <dcterms:created xsi:type="dcterms:W3CDTF">2014-06-05T11:15:00Z</dcterms:created>
  <dcterms:modified xsi:type="dcterms:W3CDTF">2015-04-01T13:57:00Z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