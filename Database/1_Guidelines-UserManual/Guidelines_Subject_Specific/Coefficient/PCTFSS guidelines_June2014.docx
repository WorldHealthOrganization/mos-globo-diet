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90C" w:rsidRDefault="0098390C" w:rsidP="0098390C">
      <w:pPr>
        <w:pStyle w:val="Heading3"/>
      </w:pPr>
      <w:bookmarkStart w:id="0" w:name="_Toc169083751"/>
      <w:bookmarkStart w:id="1" w:name="_Toc176339157"/>
      <w:r>
        <w:rPr>
          <w:noProof/>
          <w:lang w:val="en-GB" w:eastAsia="en-GB"/>
        </w:rPr>
        <w:drawing>
          <wp:inline distT="0" distB="0" distL="0" distR="0" wp14:anchorId="5B05E9F5" wp14:editId="0CED3C4A">
            <wp:extent cx="3928110" cy="8743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11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90C" w:rsidRDefault="0098390C" w:rsidP="0098390C">
      <w:pPr>
        <w:pStyle w:val="Heading3"/>
      </w:pPr>
    </w:p>
    <w:p w:rsidR="0098390C" w:rsidRPr="0098390C" w:rsidRDefault="0098390C" w:rsidP="0098390C">
      <w:pPr>
        <w:rPr>
          <w:lang w:val="nl-NL"/>
        </w:rPr>
      </w:pPr>
    </w:p>
    <w:bookmarkEnd w:id="0"/>
    <w:bookmarkEnd w:id="1"/>
    <w:p w:rsidR="006D7302" w:rsidRPr="006D7302" w:rsidRDefault="006D7302" w:rsidP="006D7302">
      <w:pPr>
        <w:pStyle w:val="PlainText"/>
        <w:jc w:val="center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6D7302">
        <w:rPr>
          <w:rFonts w:ascii="Times New Roman" w:hAnsi="Times New Roman" w:cs="Times New Roman"/>
          <w:b/>
          <w:sz w:val="22"/>
          <w:szCs w:val="22"/>
          <w:lang w:val="en-US"/>
        </w:rPr>
        <w:t>Standard percentages of fats, sauces and sweeteners (PCTFSS file)</w:t>
      </w:r>
    </w:p>
    <w:p w:rsidR="008E2B65" w:rsidRDefault="008E2B65" w:rsidP="008E2B65">
      <w:pPr>
        <w:rPr>
          <w:rFonts w:ascii="Times New Roman" w:hAnsi="Times New Roman" w:cs="Times New Roman"/>
          <w:sz w:val="22"/>
          <w:szCs w:val="22"/>
          <w:lang w:val="nl-NL"/>
        </w:rPr>
      </w:pPr>
    </w:p>
    <w:p w:rsidR="008E2B65" w:rsidRPr="008E2B65" w:rsidRDefault="008E2B65" w:rsidP="008E2B65">
      <w:pPr>
        <w:rPr>
          <w:rFonts w:ascii="Times New Roman" w:hAnsi="Times New Roman" w:cs="Times New Roman"/>
          <w:b/>
          <w:sz w:val="22"/>
          <w:szCs w:val="22"/>
        </w:rPr>
      </w:pPr>
      <w:r w:rsidRPr="008E2B65">
        <w:rPr>
          <w:rFonts w:ascii="Times New Roman" w:hAnsi="Times New Roman" w:cs="Times New Roman"/>
          <w:b/>
          <w:sz w:val="22"/>
          <w:szCs w:val="22"/>
        </w:rPr>
        <w:t>INTRODUCTION</w:t>
      </w:r>
    </w:p>
    <w:p w:rsidR="008E2B65" w:rsidRDefault="008E2B65" w:rsidP="008E2B65">
      <w:pPr>
        <w:rPr>
          <w:rFonts w:ascii="Times New Roman" w:hAnsi="Times New Roman" w:cs="Times New Roman"/>
          <w:sz w:val="22"/>
          <w:szCs w:val="22"/>
        </w:rPr>
      </w:pPr>
    </w:p>
    <w:p w:rsidR="006D7302" w:rsidRDefault="006D7302" w:rsidP="006D7302">
      <w:pPr>
        <w:rPr>
          <w:rFonts w:ascii="Times New Roman" w:hAnsi="Times New Roman" w:cs="Times New Roman"/>
          <w:sz w:val="22"/>
          <w:szCs w:val="22"/>
        </w:rPr>
      </w:pPr>
      <w:r w:rsidRPr="006D7302">
        <w:rPr>
          <w:rFonts w:ascii="Times New Roman" w:hAnsi="Times New Roman" w:cs="Times New Roman"/>
          <w:sz w:val="22"/>
          <w:szCs w:val="22"/>
        </w:rPr>
        <w:t xml:space="preserve">This is the </w:t>
      </w:r>
      <w:r w:rsidRPr="00D5736D">
        <w:rPr>
          <w:rFonts w:ascii="Times New Roman" w:hAnsi="Times New Roman" w:cs="Times New Roman"/>
          <w:i/>
          <w:sz w:val="22"/>
          <w:szCs w:val="22"/>
        </w:rPr>
        <w:t>simplified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D7302">
        <w:rPr>
          <w:rFonts w:ascii="Times New Roman" w:hAnsi="Times New Roman" w:cs="Times New Roman"/>
          <w:sz w:val="22"/>
          <w:szCs w:val="22"/>
        </w:rPr>
        <w:t xml:space="preserve">file </w:t>
      </w:r>
      <w:r>
        <w:rPr>
          <w:rFonts w:ascii="Times New Roman" w:hAnsi="Times New Roman" w:cs="Times New Roman"/>
          <w:sz w:val="22"/>
          <w:szCs w:val="22"/>
        </w:rPr>
        <w:t xml:space="preserve">where </w:t>
      </w:r>
      <w:r w:rsidRPr="006D7302">
        <w:rPr>
          <w:rFonts w:ascii="Times New Roman" w:hAnsi="Times New Roman" w:cs="Times New Roman"/>
          <w:sz w:val="22"/>
          <w:szCs w:val="22"/>
        </w:rPr>
        <w:t>standard percentages of fats, sauces and sweeteners added</w:t>
      </w:r>
      <w:r>
        <w:rPr>
          <w:rFonts w:ascii="Times New Roman" w:hAnsi="Times New Roman" w:cs="Times New Roman"/>
          <w:sz w:val="22"/>
          <w:szCs w:val="22"/>
        </w:rPr>
        <w:t xml:space="preserve"> to foods are indicated – a similar file RCPPCTFSS has to be filled in for the recipes</w:t>
      </w:r>
      <w:r w:rsidRPr="006D7302">
        <w:rPr>
          <w:rFonts w:ascii="Times New Roman" w:hAnsi="Times New Roman" w:cs="Times New Roman"/>
          <w:sz w:val="22"/>
          <w:szCs w:val="22"/>
        </w:rPr>
        <w:t>. These coefficients a</w:t>
      </w:r>
      <w:r>
        <w:rPr>
          <w:rFonts w:ascii="Times New Roman" w:hAnsi="Times New Roman" w:cs="Times New Roman"/>
          <w:sz w:val="22"/>
          <w:szCs w:val="22"/>
        </w:rPr>
        <w:t>re applied when the subject is no</w:t>
      </w:r>
      <w:r w:rsidRPr="006D7302">
        <w:rPr>
          <w:rFonts w:ascii="Times New Roman" w:hAnsi="Times New Roman" w:cs="Times New Roman"/>
          <w:sz w:val="22"/>
          <w:szCs w:val="22"/>
        </w:rPr>
        <w:t>t able to quantify the amount of fat, sauce or sweetener added on a food/dish.</w:t>
      </w:r>
    </w:p>
    <w:p w:rsidR="00D5736D" w:rsidRDefault="00D5736D" w:rsidP="006D7302">
      <w:pPr>
        <w:rPr>
          <w:rFonts w:ascii="Times New Roman" w:hAnsi="Times New Roman" w:cs="Times New Roman"/>
          <w:sz w:val="22"/>
          <w:szCs w:val="22"/>
        </w:rPr>
      </w:pPr>
    </w:p>
    <w:p w:rsidR="00D5736D" w:rsidRPr="006D7302" w:rsidRDefault="00D5736D" w:rsidP="006D730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For example, if a subject cannot quantify the amount of sauce poured on the rice, </w:t>
      </w:r>
      <w:del w:id="2" w:author="Windows User" w:date="2014-07-09T10:35:00Z">
        <w:r w:rsidDel="000451E5">
          <w:rPr>
            <w:rFonts w:ascii="Times New Roman" w:hAnsi="Times New Roman" w:cs="Times New Roman"/>
            <w:sz w:val="22"/>
            <w:szCs w:val="22"/>
          </w:rPr>
          <w:delText>EPIC-Soft</w:delText>
        </w:r>
      </w:del>
      <w:ins w:id="3" w:author="Windows User" w:date="2014-07-09T10:35:00Z">
        <w:r w:rsidR="000451E5">
          <w:rPr>
            <w:rFonts w:ascii="Times New Roman" w:hAnsi="Times New Roman" w:cs="Times New Roman"/>
            <w:sz w:val="22"/>
            <w:szCs w:val="22"/>
          </w:rPr>
          <w:t>GloboDiet</w:t>
        </w:r>
      </w:ins>
      <w:r>
        <w:rPr>
          <w:rFonts w:ascii="Times New Roman" w:hAnsi="Times New Roman" w:cs="Times New Roman"/>
          <w:sz w:val="22"/>
          <w:szCs w:val="22"/>
        </w:rPr>
        <w:t xml:space="preserve"> will use the standard percentage of sauce for the item rice (e.g. 30%) to calculate the amount of sauce based on the amount of consumed rice (e.g.= 0.30 x rice quantity).</w:t>
      </w:r>
    </w:p>
    <w:p w:rsidR="00D5736D" w:rsidRDefault="00D5736D" w:rsidP="006D7302">
      <w:pPr>
        <w:rPr>
          <w:rFonts w:ascii="Times New Roman" w:hAnsi="Times New Roman" w:cs="Times New Roman"/>
          <w:sz w:val="22"/>
          <w:szCs w:val="22"/>
        </w:rPr>
      </w:pPr>
    </w:p>
    <w:p w:rsidR="00D5736D" w:rsidRPr="008E2B65" w:rsidRDefault="00D5736D" w:rsidP="00D5736D">
      <w:pPr>
        <w:rPr>
          <w:rFonts w:ascii="Times New Roman" w:hAnsi="Times New Roman" w:cs="Times New Roman"/>
          <w:sz w:val="22"/>
          <w:szCs w:val="22"/>
        </w:rPr>
      </w:pPr>
      <w:r w:rsidRPr="008E2B65">
        <w:rPr>
          <w:rFonts w:ascii="Times New Roman" w:hAnsi="Times New Roman" w:cs="Times New Roman"/>
          <w:sz w:val="22"/>
          <w:szCs w:val="22"/>
        </w:rPr>
        <w:t xml:space="preserve">Format of </w:t>
      </w:r>
      <w:r>
        <w:rPr>
          <w:rFonts w:ascii="Times New Roman" w:hAnsi="Times New Roman" w:cs="Times New Roman"/>
          <w:sz w:val="22"/>
          <w:szCs w:val="22"/>
        </w:rPr>
        <w:t>PCTFSS</w:t>
      </w:r>
      <w:r w:rsidRPr="008E2B65">
        <w:rPr>
          <w:rFonts w:ascii="Times New Roman" w:hAnsi="Times New Roman" w:cs="Times New Roman"/>
          <w:sz w:val="22"/>
          <w:szCs w:val="22"/>
        </w:rPr>
        <w:t xml:space="preserve"> file: </w:t>
      </w:r>
    </w:p>
    <w:p w:rsidR="00D5736D" w:rsidRDefault="00D5736D" w:rsidP="006D7302">
      <w:pPr>
        <w:rPr>
          <w:rFonts w:ascii="Times New Roman" w:hAnsi="Times New Roman" w:cs="Times New Roman"/>
          <w:sz w:val="22"/>
          <w:szCs w:val="22"/>
        </w:rPr>
      </w:pPr>
    </w:p>
    <w:p w:rsidR="00D5736D" w:rsidRDefault="00D5736D" w:rsidP="00D5736D">
      <w:pPr>
        <w:rPr>
          <w:rFonts w:ascii="Arial" w:hAnsi="Arial"/>
        </w:rPr>
      </w:pPr>
      <w:r w:rsidRPr="0005094D">
        <w:rPr>
          <w:rFonts w:ascii="Arial" w:hAnsi="Arial"/>
        </w:rPr>
        <w:t>1</w:t>
      </w:r>
      <w:r w:rsidRPr="0005094D">
        <w:rPr>
          <w:rFonts w:ascii="Arial" w:hAnsi="Arial"/>
          <w:vertAlign w:val="superscript"/>
        </w:rPr>
        <w:t>st</w:t>
      </w:r>
      <w:r w:rsidRPr="0005094D">
        <w:rPr>
          <w:rFonts w:ascii="Arial" w:hAnsi="Arial"/>
        </w:rPr>
        <w:t xml:space="preserve"> – 46</w:t>
      </w:r>
      <w:r w:rsidRPr="0005094D">
        <w:rPr>
          <w:rFonts w:ascii="Arial" w:hAnsi="Arial"/>
          <w:vertAlign w:val="superscript"/>
        </w:rPr>
        <w:t xml:space="preserve">th </w:t>
      </w:r>
      <w:r w:rsidRPr="0005094D">
        <w:rPr>
          <w:rFonts w:ascii="Arial" w:hAnsi="Arial"/>
        </w:rPr>
        <w:t>character</w:t>
      </w:r>
      <w:r w:rsidRPr="0005094D">
        <w:rPr>
          <w:rFonts w:ascii="Arial" w:hAnsi="Arial"/>
          <w:vertAlign w:val="superscript"/>
        </w:rPr>
        <w:tab/>
      </w:r>
      <w:r w:rsidRPr="0005094D">
        <w:rPr>
          <w:rFonts w:ascii="Arial" w:hAnsi="Arial"/>
        </w:rPr>
        <w:t>: see format of the food list</w:t>
      </w:r>
    </w:p>
    <w:p w:rsidR="00D5736D" w:rsidRPr="0005094D" w:rsidRDefault="00D5736D" w:rsidP="00D5736D">
      <w:pPr>
        <w:rPr>
          <w:rFonts w:ascii="Arial" w:hAnsi="Arial"/>
        </w:rPr>
      </w:pPr>
    </w:p>
    <w:p w:rsidR="007B5A36" w:rsidRDefault="00D5736D" w:rsidP="006D7302">
      <w:pPr>
        <w:rPr>
          <w:rFonts w:ascii="Times New Roman" w:hAnsi="Times New Roman" w:cs="Times New Roman"/>
          <w:sz w:val="22"/>
          <w:szCs w:val="22"/>
        </w:rPr>
      </w:pPr>
      <w:r w:rsidRPr="0005094D">
        <w:rPr>
          <w:rFonts w:ascii="Arial" w:hAnsi="Arial"/>
        </w:rPr>
        <w:t>47</w:t>
      </w:r>
      <w:r w:rsidRPr="0005094D">
        <w:rPr>
          <w:rFonts w:ascii="Arial" w:hAnsi="Arial"/>
          <w:vertAlign w:val="superscript"/>
        </w:rPr>
        <w:t xml:space="preserve">th </w:t>
      </w:r>
      <w:r w:rsidRPr="0005094D">
        <w:rPr>
          <w:rFonts w:ascii="Arial" w:hAnsi="Arial"/>
        </w:rPr>
        <w:t xml:space="preserve">character </w:t>
      </w:r>
      <w:r w:rsidRPr="0005094D">
        <w:rPr>
          <w:rFonts w:ascii="Arial" w:hAnsi="Arial"/>
        </w:rPr>
        <w:tab/>
      </w:r>
      <w:r w:rsidRPr="0005094D">
        <w:rPr>
          <w:rFonts w:ascii="Arial" w:hAnsi="Arial"/>
        </w:rPr>
        <w:tab/>
        <w:t xml:space="preserve">: </w:t>
      </w:r>
      <w:r>
        <w:rPr>
          <w:rFonts w:ascii="Arial" w:hAnsi="Arial"/>
          <w:b/>
        </w:rPr>
        <w:t>standard percentage for added</w:t>
      </w:r>
      <w:r w:rsidRPr="00D5736D"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fat</w:t>
      </w:r>
      <w:r>
        <w:rPr>
          <w:rFonts w:ascii="Arial" w:hAnsi="Arial"/>
        </w:rPr>
        <w:t>. F</w:t>
      </w:r>
      <w:r w:rsidR="006D7302" w:rsidRPr="006D7302">
        <w:rPr>
          <w:rFonts w:ascii="Times New Roman" w:hAnsi="Times New Roman" w:cs="Times New Roman"/>
          <w:sz w:val="22"/>
          <w:szCs w:val="22"/>
        </w:rPr>
        <w:t xml:space="preserve">ats are </w:t>
      </w:r>
      <w:r w:rsidR="00717A95">
        <w:rPr>
          <w:rFonts w:ascii="Times New Roman" w:hAnsi="Times New Roman" w:cs="Times New Roman"/>
          <w:sz w:val="22"/>
          <w:szCs w:val="22"/>
        </w:rPr>
        <w:t>food items listed in</w:t>
      </w:r>
      <w:r w:rsidR="006D7302" w:rsidRPr="006D7302">
        <w:rPr>
          <w:rFonts w:ascii="Times New Roman" w:hAnsi="Times New Roman" w:cs="Times New Roman"/>
          <w:sz w:val="22"/>
          <w:szCs w:val="22"/>
        </w:rPr>
        <w:t xml:space="preserve"> </w:t>
      </w:r>
    </w:p>
    <w:p w:rsidR="007B5A36" w:rsidRDefault="006D7302" w:rsidP="006D7302">
      <w:pPr>
        <w:rPr>
          <w:rFonts w:ascii="Times New Roman" w:hAnsi="Times New Roman" w:cs="Times New Roman"/>
          <w:sz w:val="22"/>
          <w:szCs w:val="22"/>
        </w:rPr>
      </w:pPr>
      <w:r w:rsidRPr="006D7302">
        <w:rPr>
          <w:rFonts w:ascii="Times New Roman" w:hAnsi="Times New Roman" w:cs="Times New Roman"/>
          <w:sz w:val="22"/>
          <w:szCs w:val="22"/>
        </w:rPr>
        <w:t xml:space="preserve">10 </w:t>
      </w:r>
      <w:r w:rsidR="00D5736D" w:rsidRPr="00D5736D">
        <w:rPr>
          <w:rFonts w:ascii="Times New Roman" w:hAnsi="Times New Roman" w:cs="Times New Roman"/>
          <w:sz w:val="22"/>
          <w:szCs w:val="22"/>
        </w:rPr>
        <w:t>FATS AND OILS</w:t>
      </w:r>
      <w:r w:rsidR="00D5736D">
        <w:rPr>
          <w:rFonts w:ascii="Times New Roman" w:hAnsi="Times New Roman" w:cs="Times New Roman"/>
          <w:sz w:val="22"/>
          <w:szCs w:val="22"/>
        </w:rPr>
        <w:t xml:space="preserve"> </w:t>
      </w:r>
      <w:r w:rsidRPr="006D7302">
        <w:rPr>
          <w:rFonts w:ascii="Times New Roman" w:hAnsi="Times New Roman" w:cs="Times New Roman"/>
          <w:sz w:val="22"/>
          <w:szCs w:val="22"/>
        </w:rPr>
        <w:t xml:space="preserve">and </w:t>
      </w:r>
    </w:p>
    <w:p w:rsidR="00D5736D" w:rsidRDefault="006D7302" w:rsidP="006D7302">
      <w:pPr>
        <w:rPr>
          <w:rFonts w:ascii="Times New Roman" w:hAnsi="Times New Roman" w:cs="Times New Roman"/>
          <w:sz w:val="22"/>
          <w:szCs w:val="22"/>
        </w:rPr>
      </w:pPr>
      <w:r w:rsidRPr="006D7302">
        <w:rPr>
          <w:rFonts w:ascii="Times New Roman" w:hAnsi="Times New Roman" w:cs="Times New Roman"/>
          <w:sz w:val="22"/>
          <w:szCs w:val="22"/>
        </w:rPr>
        <w:t xml:space="preserve">05 07 </w:t>
      </w:r>
      <w:r w:rsidR="00D5736D" w:rsidRPr="00D5736D">
        <w:rPr>
          <w:rFonts w:ascii="Times New Roman" w:hAnsi="Times New Roman" w:cs="Times New Roman"/>
          <w:sz w:val="22"/>
          <w:szCs w:val="22"/>
        </w:rPr>
        <w:t>DAIRY AND NON DAIRY CREAMS, CREAMERS</w:t>
      </w:r>
      <w:r w:rsidRPr="006D7302">
        <w:rPr>
          <w:rFonts w:ascii="Times New Roman" w:hAnsi="Times New Roman" w:cs="Times New Roman"/>
          <w:sz w:val="22"/>
          <w:szCs w:val="22"/>
        </w:rPr>
        <w:t xml:space="preserve"> </w:t>
      </w:r>
    </w:p>
    <w:p w:rsidR="00D5736D" w:rsidRDefault="00D5736D" w:rsidP="006D7302">
      <w:pPr>
        <w:rPr>
          <w:rFonts w:ascii="Times New Roman" w:hAnsi="Times New Roman" w:cs="Times New Roman"/>
          <w:sz w:val="22"/>
          <w:szCs w:val="22"/>
        </w:rPr>
      </w:pPr>
    </w:p>
    <w:p w:rsidR="007B5A36" w:rsidRDefault="00D5736D" w:rsidP="00717A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Arial" w:hAnsi="Arial"/>
        </w:rPr>
        <w:t>55</w:t>
      </w:r>
      <w:r w:rsidRPr="0005094D">
        <w:rPr>
          <w:rFonts w:ascii="Arial" w:hAnsi="Arial"/>
          <w:vertAlign w:val="superscript"/>
        </w:rPr>
        <w:t xml:space="preserve">th </w:t>
      </w:r>
      <w:r w:rsidRPr="0005094D">
        <w:rPr>
          <w:rFonts w:ascii="Arial" w:hAnsi="Arial"/>
        </w:rPr>
        <w:t xml:space="preserve">character </w:t>
      </w:r>
      <w:r w:rsidRPr="0005094D">
        <w:rPr>
          <w:rFonts w:ascii="Arial" w:hAnsi="Arial"/>
        </w:rPr>
        <w:tab/>
      </w:r>
      <w:r w:rsidRPr="0005094D">
        <w:rPr>
          <w:rFonts w:ascii="Arial" w:hAnsi="Arial"/>
        </w:rPr>
        <w:tab/>
        <w:t xml:space="preserve">: </w:t>
      </w:r>
      <w:r>
        <w:rPr>
          <w:rFonts w:ascii="Arial" w:hAnsi="Arial"/>
          <w:b/>
        </w:rPr>
        <w:t>standard percentage for added</w:t>
      </w:r>
      <w:r w:rsidRPr="00D5736D"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sauce</w:t>
      </w:r>
      <w:r>
        <w:rPr>
          <w:rFonts w:ascii="Arial" w:hAnsi="Arial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S</w:t>
      </w:r>
      <w:r w:rsidR="006D7302" w:rsidRPr="006D7302">
        <w:rPr>
          <w:rFonts w:ascii="Times New Roman" w:hAnsi="Times New Roman" w:cs="Times New Roman"/>
          <w:sz w:val="22"/>
          <w:szCs w:val="22"/>
        </w:rPr>
        <w:t xml:space="preserve">auces are </w:t>
      </w:r>
      <w:r w:rsidR="00717A95">
        <w:rPr>
          <w:rFonts w:ascii="Times New Roman" w:hAnsi="Times New Roman" w:cs="Times New Roman"/>
          <w:sz w:val="22"/>
          <w:szCs w:val="22"/>
        </w:rPr>
        <w:t>food items listed in</w:t>
      </w:r>
      <w:r w:rsidR="00717A95" w:rsidRPr="006D7302">
        <w:rPr>
          <w:rFonts w:ascii="Times New Roman" w:hAnsi="Times New Roman" w:cs="Times New Roman"/>
          <w:sz w:val="22"/>
          <w:szCs w:val="22"/>
        </w:rPr>
        <w:t xml:space="preserve"> </w:t>
      </w:r>
    </w:p>
    <w:p w:rsidR="007B5A36" w:rsidRDefault="006D7302" w:rsidP="00717A95">
      <w:pPr>
        <w:rPr>
          <w:rFonts w:ascii="Times New Roman" w:hAnsi="Times New Roman" w:cs="Times New Roman"/>
          <w:sz w:val="22"/>
          <w:szCs w:val="22"/>
        </w:rPr>
      </w:pPr>
      <w:r w:rsidRPr="006D7302">
        <w:rPr>
          <w:rFonts w:ascii="Times New Roman" w:hAnsi="Times New Roman" w:cs="Times New Roman"/>
          <w:sz w:val="22"/>
          <w:szCs w:val="22"/>
        </w:rPr>
        <w:t>15 01</w:t>
      </w:r>
      <w:r w:rsidR="00D5736D">
        <w:rPr>
          <w:rFonts w:ascii="Times New Roman" w:hAnsi="Times New Roman" w:cs="Times New Roman"/>
          <w:sz w:val="22"/>
          <w:szCs w:val="22"/>
        </w:rPr>
        <w:t xml:space="preserve"> </w:t>
      </w:r>
      <w:r w:rsidR="00D5736D" w:rsidRPr="00D5736D">
        <w:rPr>
          <w:rFonts w:ascii="Times New Roman" w:hAnsi="Times New Roman" w:cs="Times New Roman"/>
          <w:sz w:val="22"/>
          <w:szCs w:val="22"/>
        </w:rPr>
        <w:t>SAVOURY SAUCES</w:t>
      </w:r>
      <w:r w:rsidRPr="006D7302">
        <w:rPr>
          <w:rFonts w:ascii="Times New Roman" w:hAnsi="Times New Roman" w:cs="Times New Roman"/>
          <w:sz w:val="22"/>
          <w:szCs w:val="22"/>
        </w:rPr>
        <w:t>,</w:t>
      </w:r>
      <w:r w:rsidR="00717A95" w:rsidRPr="00717A95">
        <w:rPr>
          <w:rFonts w:ascii="Times New Roman" w:hAnsi="Times New Roman" w:cs="Times New Roman"/>
          <w:sz w:val="22"/>
          <w:szCs w:val="22"/>
        </w:rPr>
        <w:t xml:space="preserve"> </w:t>
      </w:r>
    </w:p>
    <w:p w:rsidR="007B5A36" w:rsidRDefault="00717A95" w:rsidP="00717A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11 01 05 </w:t>
      </w:r>
      <w:r w:rsidRPr="00717A95">
        <w:rPr>
          <w:rFonts w:ascii="Times New Roman" w:hAnsi="Times New Roman" w:cs="Times New Roman"/>
          <w:sz w:val="22"/>
          <w:szCs w:val="22"/>
        </w:rPr>
        <w:t xml:space="preserve">SWEET SAUCE, SWEET TOPPING FOR DESSERTS, </w:t>
      </w:r>
    </w:p>
    <w:p w:rsidR="00717A95" w:rsidRPr="00717A95" w:rsidRDefault="00717A95" w:rsidP="00717A95">
      <w:pPr>
        <w:rPr>
          <w:rFonts w:ascii="Times New Roman" w:hAnsi="Times New Roman" w:cs="Times New Roman"/>
          <w:sz w:val="22"/>
          <w:szCs w:val="22"/>
        </w:rPr>
      </w:pPr>
      <w:r w:rsidRPr="00717A95">
        <w:rPr>
          <w:rFonts w:ascii="Times New Roman" w:hAnsi="Times New Roman" w:cs="Times New Roman"/>
          <w:sz w:val="22"/>
          <w:szCs w:val="22"/>
        </w:rPr>
        <w:t>11 02 00 UNCLASSIFIED AND OTHER CHOCOLATE CONFECTIONERY (INCL. SAUCE)</w:t>
      </w:r>
    </w:p>
    <w:p w:rsidR="00717A95" w:rsidRPr="00717A95" w:rsidRDefault="00717A95" w:rsidP="00717A95">
      <w:pPr>
        <w:rPr>
          <w:rFonts w:ascii="Times New Roman" w:hAnsi="Times New Roman" w:cs="Times New Roman"/>
          <w:sz w:val="22"/>
          <w:szCs w:val="22"/>
        </w:rPr>
      </w:pPr>
    </w:p>
    <w:p w:rsidR="007B5A36" w:rsidRDefault="00717A95" w:rsidP="007B5A3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Arial" w:hAnsi="Arial"/>
        </w:rPr>
        <w:t>63</w:t>
      </w:r>
      <w:r>
        <w:rPr>
          <w:rFonts w:ascii="Arial" w:hAnsi="Arial"/>
          <w:vertAlign w:val="superscript"/>
        </w:rPr>
        <w:t>rd</w:t>
      </w:r>
      <w:r w:rsidRPr="0005094D">
        <w:rPr>
          <w:rFonts w:ascii="Arial" w:hAnsi="Arial"/>
          <w:vertAlign w:val="superscript"/>
        </w:rPr>
        <w:t xml:space="preserve"> </w:t>
      </w:r>
      <w:r w:rsidRPr="0005094D">
        <w:rPr>
          <w:rFonts w:ascii="Arial" w:hAnsi="Arial"/>
        </w:rPr>
        <w:t xml:space="preserve">character </w:t>
      </w:r>
      <w:r w:rsidRPr="0005094D">
        <w:rPr>
          <w:rFonts w:ascii="Arial" w:hAnsi="Arial"/>
        </w:rPr>
        <w:tab/>
      </w:r>
      <w:r w:rsidRPr="0005094D">
        <w:rPr>
          <w:rFonts w:ascii="Arial" w:hAnsi="Arial"/>
        </w:rPr>
        <w:tab/>
        <w:t xml:space="preserve">: </w:t>
      </w:r>
      <w:r>
        <w:rPr>
          <w:rFonts w:ascii="Arial" w:hAnsi="Arial"/>
          <w:b/>
        </w:rPr>
        <w:t>standard percentage for added sweetener.</w:t>
      </w:r>
      <w:r w:rsidR="006D7302" w:rsidRPr="006D7302">
        <w:rPr>
          <w:rFonts w:ascii="Times New Roman" w:hAnsi="Times New Roman" w:cs="Times New Roman"/>
          <w:sz w:val="22"/>
          <w:szCs w:val="22"/>
        </w:rPr>
        <w:t xml:space="preserve"> </w:t>
      </w:r>
      <w:r w:rsidR="00D65207">
        <w:rPr>
          <w:rFonts w:ascii="Times New Roman" w:hAnsi="Times New Roman" w:cs="Times New Roman"/>
          <w:sz w:val="22"/>
          <w:szCs w:val="22"/>
        </w:rPr>
        <w:t>S</w:t>
      </w:r>
      <w:r w:rsidR="006D7302" w:rsidRPr="006D7302">
        <w:rPr>
          <w:rFonts w:ascii="Times New Roman" w:hAnsi="Times New Roman" w:cs="Times New Roman"/>
          <w:sz w:val="22"/>
          <w:szCs w:val="22"/>
        </w:rPr>
        <w:t xml:space="preserve">weeteners are </w:t>
      </w:r>
      <w:r w:rsidR="00D65207">
        <w:rPr>
          <w:rFonts w:ascii="Times New Roman" w:hAnsi="Times New Roman" w:cs="Times New Roman"/>
          <w:sz w:val="22"/>
          <w:szCs w:val="22"/>
        </w:rPr>
        <w:t>food items listed in</w:t>
      </w:r>
      <w:r w:rsidR="00D65207" w:rsidRPr="006D7302">
        <w:rPr>
          <w:rFonts w:ascii="Times New Roman" w:hAnsi="Times New Roman" w:cs="Times New Roman"/>
          <w:sz w:val="22"/>
          <w:szCs w:val="22"/>
        </w:rPr>
        <w:t xml:space="preserve"> </w:t>
      </w:r>
    </w:p>
    <w:p w:rsidR="007B5A36" w:rsidRDefault="006D7302" w:rsidP="007B5A36">
      <w:pPr>
        <w:rPr>
          <w:rFonts w:ascii="Times New Roman" w:hAnsi="Times New Roman" w:cs="Times New Roman"/>
          <w:sz w:val="22"/>
          <w:szCs w:val="22"/>
        </w:rPr>
      </w:pPr>
      <w:r w:rsidRPr="006D7302">
        <w:rPr>
          <w:rFonts w:ascii="Times New Roman" w:hAnsi="Times New Roman" w:cs="Times New Roman"/>
          <w:sz w:val="22"/>
          <w:szCs w:val="22"/>
        </w:rPr>
        <w:t xml:space="preserve">11 01 </w:t>
      </w:r>
      <w:r w:rsidR="007B5A36">
        <w:rPr>
          <w:rFonts w:ascii="Times New Roman" w:hAnsi="Times New Roman" w:cs="Times New Roman"/>
          <w:sz w:val="22"/>
          <w:szCs w:val="22"/>
        </w:rPr>
        <w:t xml:space="preserve">00 </w:t>
      </w:r>
      <w:r w:rsidR="007B5A36" w:rsidRPr="007B5A36">
        <w:rPr>
          <w:rFonts w:ascii="Times New Roman" w:hAnsi="Times New Roman" w:cs="Times New Roman"/>
          <w:sz w:val="22"/>
          <w:szCs w:val="22"/>
        </w:rPr>
        <w:t>UNCLASSIFIED AND OTHER SUGAR, HONEY, JAM, SYRUP, SWEET SAUCE</w:t>
      </w:r>
      <w:r w:rsidR="007B5A36">
        <w:rPr>
          <w:rFonts w:ascii="Times New Roman" w:hAnsi="Times New Roman" w:cs="Times New Roman"/>
          <w:sz w:val="22"/>
          <w:szCs w:val="22"/>
        </w:rPr>
        <w:t xml:space="preserve">, </w:t>
      </w:r>
    </w:p>
    <w:p w:rsidR="007B5A36" w:rsidRDefault="007B5A36" w:rsidP="007B5A3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11 01 01 SUGAR, </w:t>
      </w:r>
    </w:p>
    <w:p w:rsidR="007B5A36" w:rsidRDefault="007B5A36" w:rsidP="007B5A3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11 01 02 </w:t>
      </w:r>
      <w:r w:rsidRPr="007B5A36">
        <w:rPr>
          <w:rFonts w:ascii="Times New Roman" w:hAnsi="Times New Roman" w:cs="Times New Roman"/>
          <w:sz w:val="22"/>
          <w:szCs w:val="22"/>
        </w:rPr>
        <w:t xml:space="preserve">JAM, JELLY, MARMELADE, </w:t>
      </w:r>
    </w:p>
    <w:p w:rsidR="007B5A36" w:rsidRDefault="007B5A36" w:rsidP="007B5A36">
      <w:pPr>
        <w:rPr>
          <w:rFonts w:ascii="Times New Roman" w:hAnsi="Times New Roman" w:cs="Times New Roman"/>
          <w:sz w:val="22"/>
          <w:szCs w:val="22"/>
        </w:rPr>
      </w:pPr>
      <w:r w:rsidRPr="007B5A36">
        <w:rPr>
          <w:rFonts w:ascii="Times New Roman" w:hAnsi="Times New Roman" w:cs="Times New Roman"/>
          <w:sz w:val="22"/>
          <w:szCs w:val="22"/>
        </w:rPr>
        <w:t>11 01 03 HONEY,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:rsidR="007B5A36" w:rsidRDefault="007B5A36" w:rsidP="007B5A3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11 01 04</w:t>
      </w:r>
      <w:r w:rsidRPr="007B5A36">
        <w:rPr>
          <w:rFonts w:ascii="Times New Roman" w:hAnsi="Times New Roman" w:cs="Times New Roman"/>
          <w:sz w:val="22"/>
          <w:szCs w:val="22"/>
        </w:rPr>
        <w:t xml:space="preserve"> OTHER SWEET SPREAD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</w:p>
    <w:p w:rsidR="007B5A36" w:rsidRDefault="007B5A36" w:rsidP="007B5A3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11 01 06 </w:t>
      </w:r>
      <w:r w:rsidRPr="007B5A36">
        <w:rPr>
          <w:rFonts w:ascii="Times New Roman" w:hAnsi="Times New Roman" w:cs="Times New Roman"/>
          <w:sz w:val="22"/>
          <w:szCs w:val="22"/>
        </w:rPr>
        <w:t xml:space="preserve">SYRUP (INCL. FROM CAN AND FOR BEVERAGES) </w:t>
      </w:r>
      <w:r w:rsidR="006D7302" w:rsidRPr="006D7302">
        <w:rPr>
          <w:rFonts w:ascii="Times New Roman" w:hAnsi="Times New Roman" w:cs="Times New Roman"/>
          <w:sz w:val="22"/>
          <w:szCs w:val="22"/>
        </w:rPr>
        <w:t xml:space="preserve">and </w:t>
      </w:r>
    </w:p>
    <w:p w:rsidR="007B5A36" w:rsidRPr="007B5A36" w:rsidRDefault="006D7302" w:rsidP="007B5A36">
      <w:pPr>
        <w:rPr>
          <w:rFonts w:ascii="Times New Roman" w:hAnsi="Times New Roman" w:cs="Times New Roman"/>
          <w:sz w:val="22"/>
          <w:szCs w:val="22"/>
        </w:rPr>
      </w:pPr>
      <w:r w:rsidRPr="006D7302">
        <w:rPr>
          <w:rFonts w:ascii="Times New Roman" w:hAnsi="Times New Roman" w:cs="Times New Roman"/>
          <w:sz w:val="22"/>
          <w:szCs w:val="22"/>
        </w:rPr>
        <w:t xml:space="preserve">11 </w:t>
      </w:r>
      <w:r w:rsidR="007B5A36">
        <w:rPr>
          <w:rFonts w:ascii="Times New Roman" w:hAnsi="Times New Roman" w:cs="Times New Roman"/>
          <w:sz w:val="22"/>
          <w:szCs w:val="22"/>
        </w:rPr>
        <w:t xml:space="preserve">02 03 </w:t>
      </w:r>
      <w:r w:rsidR="007B5A36" w:rsidRPr="007B5A36">
        <w:rPr>
          <w:rFonts w:ascii="Times New Roman" w:hAnsi="Times New Roman" w:cs="Times New Roman"/>
          <w:sz w:val="22"/>
          <w:szCs w:val="22"/>
        </w:rPr>
        <w:t>CHOCOLATE SPREAD AND CHOCOLATE POWDER</w:t>
      </w:r>
    </w:p>
    <w:p w:rsidR="007B5A36" w:rsidRDefault="007B5A36" w:rsidP="007B5A36">
      <w:pPr>
        <w:rPr>
          <w:rFonts w:ascii="Times New Roman" w:hAnsi="Times New Roman" w:cs="Times New Roman"/>
          <w:sz w:val="22"/>
          <w:szCs w:val="22"/>
        </w:rPr>
      </w:pPr>
    </w:p>
    <w:p w:rsidR="007B5A36" w:rsidRDefault="007B5A36" w:rsidP="007B5A36">
      <w:pPr>
        <w:pStyle w:val="PlainText"/>
        <w:ind w:left="550" w:hanging="550"/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7B5A36" w:rsidRDefault="007B5A36" w:rsidP="007B5A36">
      <w:pPr>
        <w:pStyle w:val="PlainText"/>
        <w:ind w:left="550" w:hanging="550"/>
        <w:jc w:val="both"/>
        <w:rPr>
          <w:rFonts w:ascii="Arial" w:hAnsi="Arial" w:cs="Arial"/>
          <w:caps/>
          <w:u w:val="single"/>
          <w:lang w:val="en-US"/>
        </w:rPr>
      </w:pPr>
      <w:r w:rsidRPr="002D7363">
        <w:rPr>
          <w:rFonts w:ascii="Times New Roman" w:hAnsi="Times New Roman" w:cs="Times New Roman"/>
          <w:b/>
          <w:sz w:val="22"/>
          <w:szCs w:val="22"/>
        </w:rPr>
        <w:t>WORK TO BE DONE</w:t>
      </w:r>
    </w:p>
    <w:p w:rsidR="007B5A36" w:rsidRDefault="007B5A36" w:rsidP="007B5A36">
      <w:pPr>
        <w:rPr>
          <w:rFonts w:ascii="Times New Roman" w:hAnsi="Times New Roman" w:cs="Times New Roman"/>
          <w:sz w:val="22"/>
          <w:szCs w:val="22"/>
        </w:rPr>
      </w:pPr>
    </w:p>
    <w:p w:rsidR="007B5A36" w:rsidRDefault="007B5A36" w:rsidP="007B5A36">
      <w:pPr>
        <w:rPr>
          <w:rFonts w:ascii="Times New Roman" w:hAnsi="Times New Roman" w:cs="Times New Roman"/>
          <w:sz w:val="22"/>
          <w:szCs w:val="22"/>
        </w:rPr>
      </w:pPr>
      <w:commentRangeStart w:id="4"/>
      <w:r w:rsidRPr="00274757">
        <w:rPr>
          <w:rFonts w:ascii="Times New Roman" w:hAnsi="Times New Roman" w:cs="Times New Roman"/>
          <w:sz w:val="22"/>
          <w:szCs w:val="22"/>
        </w:rPr>
        <w:t xml:space="preserve">IARC created </w:t>
      </w:r>
      <w:r>
        <w:rPr>
          <w:rFonts w:ascii="Times New Roman" w:hAnsi="Times New Roman" w:cs="Times New Roman"/>
          <w:sz w:val="22"/>
          <w:szCs w:val="22"/>
        </w:rPr>
        <w:t xml:space="preserve">and prefilled </w:t>
      </w:r>
      <w:r w:rsidRPr="00274757">
        <w:rPr>
          <w:rFonts w:ascii="Times New Roman" w:hAnsi="Times New Roman" w:cs="Times New Roman"/>
          <w:sz w:val="22"/>
          <w:szCs w:val="22"/>
        </w:rPr>
        <w:t>a file based on your recent food list</w:t>
      </w:r>
      <w:r w:rsidR="00A57627">
        <w:rPr>
          <w:rFonts w:ascii="Times New Roman" w:hAnsi="Times New Roman" w:cs="Times New Roman"/>
          <w:sz w:val="22"/>
          <w:szCs w:val="22"/>
        </w:rPr>
        <w:t>. Please note that percentages are also listed at the group level (not only at the food level).</w:t>
      </w:r>
      <w:commentRangeEnd w:id="4"/>
      <w:r w:rsidR="009830F4">
        <w:rPr>
          <w:rStyle w:val="CommentReference"/>
        </w:rPr>
        <w:commentReference w:id="4"/>
      </w:r>
    </w:p>
    <w:p w:rsidR="006D7302" w:rsidRPr="006D7302" w:rsidRDefault="006D7302" w:rsidP="006D7302">
      <w:pPr>
        <w:rPr>
          <w:rFonts w:ascii="Times New Roman" w:hAnsi="Times New Roman" w:cs="Times New Roman"/>
          <w:sz w:val="22"/>
          <w:szCs w:val="22"/>
        </w:rPr>
      </w:pPr>
    </w:p>
    <w:p w:rsidR="006D7302" w:rsidRPr="006D7302" w:rsidRDefault="006D7302" w:rsidP="006D7302">
      <w:pPr>
        <w:rPr>
          <w:rFonts w:ascii="Times New Roman" w:hAnsi="Times New Roman" w:cs="Times New Roman"/>
          <w:sz w:val="22"/>
          <w:szCs w:val="22"/>
        </w:rPr>
      </w:pPr>
      <w:r w:rsidRPr="006D7302">
        <w:rPr>
          <w:rFonts w:ascii="Times New Roman" w:hAnsi="Times New Roman" w:cs="Times New Roman"/>
          <w:sz w:val="22"/>
          <w:szCs w:val="22"/>
        </w:rPr>
        <w:t>You have to check the proposed coefficients and add or modify them if necessary according to your local habits and/or values. In the case you modify the file, please flag the modifications</w:t>
      </w:r>
      <w:r w:rsidR="00A57627">
        <w:rPr>
          <w:rFonts w:ascii="Times New Roman" w:hAnsi="Times New Roman" w:cs="Times New Roman"/>
          <w:sz w:val="22"/>
          <w:szCs w:val="22"/>
        </w:rPr>
        <w:t xml:space="preserve"> with </w:t>
      </w:r>
      <w:r w:rsidR="00303E1F">
        <w:rPr>
          <w:rFonts w:ascii="Times New Roman" w:hAnsi="Times New Roman" w:cs="Times New Roman"/>
          <w:sz w:val="22"/>
          <w:szCs w:val="22"/>
        </w:rPr>
        <w:t>‘</w:t>
      </w:r>
      <w:r w:rsidR="00A57627">
        <w:rPr>
          <w:rFonts w:ascii="Times New Roman" w:hAnsi="Times New Roman" w:cs="Times New Roman"/>
          <w:sz w:val="22"/>
          <w:szCs w:val="22"/>
        </w:rPr>
        <w:t>$</w:t>
      </w:r>
      <w:r w:rsidR="00303E1F">
        <w:rPr>
          <w:rFonts w:ascii="Times New Roman" w:hAnsi="Times New Roman" w:cs="Times New Roman"/>
          <w:sz w:val="22"/>
          <w:szCs w:val="22"/>
        </w:rPr>
        <w:t>’</w:t>
      </w:r>
      <w:r w:rsidR="00A57627">
        <w:rPr>
          <w:rFonts w:ascii="Times New Roman" w:hAnsi="Times New Roman" w:cs="Times New Roman"/>
          <w:sz w:val="22"/>
          <w:szCs w:val="22"/>
        </w:rPr>
        <w:t xml:space="preserve"> or use track changes</w:t>
      </w:r>
      <w:r w:rsidRPr="006D7302">
        <w:rPr>
          <w:rFonts w:ascii="Times New Roman" w:hAnsi="Times New Roman" w:cs="Times New Roman"/>
          <w:sz w:val="22"/>
          <w:szCs w:val="22"/>
        </w:rPr>
        <w:t xml:space="preserve">. </w:t>
      </w:r>
    </w:p>
    <w:p w:rsidR="006D7302" w:rsidRPr="006D7302" w:rsidRDefault="006D7302" w:rsidP="006D7302">
      <w:pPr>
        <w:rPr>
          <w:rFonts w:ascii="Times New Roman" w:hAnsi="Times New Roman" w:cs="Times New Roman"/>
          <w:sz w:val="22"/>
          <w:szCs w:val="22"/>
        </w:rPr>
      </w:pPr>
    </w:p>
    <w:p w:rsidR="006D7302" w:rsidRPr="006D7302" w:rsidRDefault="006D7302" w:rsidP="006D7302">
      <w:pPr>
        <w:rPr>
          <w:rFonts w:ascii="Times New Roman" w:hAnsi="Times New Roman" w:cs="Times New Roman"/>
          <w:sz w:val="22"/>
          <w:szCs w:val="22"/>
        </w:rPr>
      </w:pPr>
      <w:r w:rsidRPr="006D7302">
        <w:rPr>
          <w:rFonts w:ascii="Times New Roman" w:hAnsi="Times New Roman" w:cs="Times New Roman"/>
          <w:sz w:val="22"/>
          <w:szCs w:val="22"/>
        </w:rPr>
        <w:t>Please note</w:t>
      </w:r>
      <w:r w:rsidR="00A57627">
        <w:rPr>
          <w:rFonts w:ascii="Times New Roman" w:hAnsi="Times New Roman" w:cs="Times New Roman"/>
          <w:sz w:val="22"/>
          <w:szCs w:val="22"/>
        </w:rPr>
        <w:t xml:space="preserve"> that if </w:t>
      </w:r>
      <w:r w:rsidRPr="006D7302">
        <w:rPr>
          <w:rFonts w:ascii="Times New Roman" w:hAnsi="Times New Roman" w:cs="Times New Roman"/>
          <w:sz w:val="22"/>
          <w:szCs w:val="22"/>
        </w:rPr>
        <w:t xml:space="preserve">a coefficient </w:t>
      </w:r>
      <w:r w:rsidR="00787987">
        <w:rPr>
          <w:rFonts w:ascii="Times New Roman" w:hAnsi="Times New Roman" w:cs="Times New Roman"/>
          <w:sz w:val="22"/>
          <w:szCs w:val="22"/>
        </w:rPr>
        <w:t xml:space="preserve">exists </w:t>
      </w:r>
      <w:r w:rsidRPr="006D7302">
        <w:rPr>
          <w:rFonts w:ascii="Times New Roman" w:hAnsi="Times New Roman" w:cs="Times New Roman"/>
          <w:sz w:val="22"/>
          <w:szCs w:val="22"/>
        </w:rPr>
        <w:t xml:space="preserve">at </w:t>
      </w:r>
      <w:r w:rsidR="00A57627">
        <w:rPr>
          <w:rFonts w:ascii="Times New Roman" w:hAnsi="Times New Roman" w:cs="Times New Roman"/>
          <w:sz w:val="22"/>
          <w:szCs w:val="22"/>
        </w:rPr>
        <w:t xml:space="preserve">the </w:t>
      </w:r>
      <w:r w:rsidRPr="006D7302">
        <w:rPr>
          <w:rFonts w:ascii="Times New Roman" w:hAnsi="Times New Roman" w:cs="Times New Roman"/>
          <w:sz w:val="22"/>
          <w:szCs w:val="22"/>
        </w:rPr>
        <w:t xml:space="preserve">group level, and "0.__" </w:t>
      </w:r>
      <w:r w:rsidR="00787987">
        <w:rPr>
          <w:rFonts w:ascii="Times New Roman" w:hAnsi="Times New Roman" w:cs="Times New Roman"/>
          <w:sz w:val="22"/>
          <w:szCs w:val="22"/>
        </w:rPr>
        <w:t xml:space="preserve">is indicated </w:t>
      </w:r>
      <w:r w:rsidRPr="006D7302">
        <w:rPr>
          <w:rFonts w:ascii="Times New Roman" w:hAnsi="Times New Roman" w:cs="Times New Roman"/>
          <w:sz w:val="22"/>
          <w:szCs w:val="22"/>
        </w:rPr>
        <w:t xml:space="preserve">for a food item, the group coefficient applies for this food item. This means that if you </w:t>
      </w:r>
      <w:r w:rsidR="00A57627" w:rsidRPr="006D7302">
        <w:rPr>
          <w:rFonts w:ascii="Times New Roman" w:hAnsi="Times New Roman" w:cs="Times New Roman"/>
          <w:sz w:val="22"/>
          <w:szCs w:val="22"/>
        </w:rPr>
        <w:t xml:space="preserve">explicitly </w:t>
      </w:r>
      <w:r w:rsidR="00787987">
        <w:rPr>
          <w:rFonts w:ascii="Times New Roman" w:hAnsi="Times New Roman" w:cs="Times New Roman"/>
          <w:sz w:val="22"/>
          <w:szCs w:val="22"/>
        </w:rPr>
        <w:t xml:space="preserve">do not </w:t>
      </w:r>
      <w:r w:rsidRPr="006D7302">
        <w:rPr>
          <w:rFonts w:ascii="Times New Roman" w:hAnsi="Times New Roman" w:cs="Times New Roman"/>
          <w:sz w:val="22"/>
          <w:szCs w:val="22"/>
        </w:rPr>
        <w:t xml:space="preserve">want that this coefficient </w:t>
      </w:r>
      <w:r w:rsidR="00787987">
        <w:rPr>
          <w:rFonts w:ascii="Times New Roman" w:hAnsi="Times New Roman" w:cs="Times New Roman"/>
          <w:sz w:val="22"/>
          <w:szCs w:val="22"/>
        </w:rPr>
        <w:t>to be</w:t>
      </w:r>
      <w:r w:rsidRPr="006D7302">
        <w:rPr>
          <w:rFonts w:ascii="Times New Roman" w:hAnsi="Times New Roman" w:cs="Times New Roman"/>
          <w:sz w:val="22"/>
          <w:szCs w:val="22"/>
        </w:rPr>
        <w:t xml:space="preserve"> used</w:t>
      </w:r>
      <w:r w:rsidR="00787987" w:rsidRPr="00787987">
        <w:rPr>
          <w:rFonts w:ascii="Times New Roman" w:hAnsi="Times New Roman" w:cs="Times New Roman"/>
          <w:sz w:val="22"/>
          <w:szCs w:val="22"/>
        </w:rPr>
        <w:t xml:space="preserve"> </w:t>
      </w:r>
      <w:r w:rsidR="00787987">
        <w:rPr>
          <w:rFonts w:ascii="Times New Roman" w:hAnsi="Times New Roman" w:cs="Times New Roman"/>
          <w:sz w:val="22"/>
          <w:szCs w:val="22"/>
        </w:rPr>
        <w:t>for the food</w:t>
      </w:r>
      <w:r w:rsidRPr="006D7302">
        <w:rPr>
          <w:rFonts w:ascii="Times New Roman" w:hAnsi="Times New Roman" w:cs="Times New Roman"/>
          <w:sz w:val="22"/>
          <w:szCs w:val="22"/>
        </w:rPr>
        <w:t xml:space="preserve">, you have to </w:t>
      </w:r>
      <w:r w:rsidR="00787987">
        <w:rPr>
          <w:rFonts w:ascii="Times New Roman" w:hAnsi="Times New Roman" w:cs="Times New Roman"/>
          <w:sz w:val="22"/>
          <w:szCs w:val="22"/>
        </w:rPr>
        <w:t xml:space="preserve">enter another coefficient </w:t>
      </w:r>
      <w:del w:id="5" w:author="Viktoria Knaze" w:date="2015-12-02T15:10:00Z">
        <w:r w:rsidR="00787987" w:rsidDel="00043306">
          <w:rPr>
            <w:rFonts w:ascii="Times New Roman" w:hAnsi="Times New Roman" w:cs="Times New Roman"/>
            <w:sz w:val="22"/>
            <w:szCs w:val="22"/>
          </w:rPr>
          <w:delText>-</w:delText>
        </w:r>
        <w:r w:rsidRPr="006D7302" w:rsidDel="00043306">
          <w:rPr>
            <w:rFonts w:ascii="Times New Roman" w:hAnsi="Times New Roman" w:cs="Times New Roman"/>
            <w:sz w:val="22"/>
            <w:szCs w:val="22"/>
          </w:rPr>
          <w:delText>"0</w:delText>
        </w:r>
        <w:r w:rsidR="00787987" w:rsidDel="00043306">
          <w:rPr>
            <w:rFonts w:ascii="Times New Roman" w:hAnsi="Times New Roman" w:cs="Times New Roman"/>
            <w:sz w:val="22"/>
            <w:szCs w:val="22"/>
          </w:rPr>
          <w:delText xml:space="preserve">.00" or another coefficient </w:delText>
        </w:r>
        <w:r w:rsidR="00787987" w:rsidDel="00043306">
          <w:rPr>
            <w:rFonts w:ascii="Times New Roman" w:hAnsi="Times New Roman" w:cs="Times New Roman"/>
            <w:sz w:val="22"/>
            <w:szCs w:val="22"/>
          </w:rPr>
          <w:lastRenderedPageBreak/>
          <w:delText>(</w:delText>
        </w:r>
      </w:del>
      <w:r w:rsidRPr="006D7302">
        <w:rPr>
          <w:rFonts w:ascii="Times New Roman" w:hAnsi="Times New Roman" w:cs="Times New Roman"/>
          <w:sz w:val="22"/>
          <w:szCs w:val="22"/>
        </w:rPr>
        <w:t>different from the one at the group level</w:t>
      </w:r>
      <w:del w:id="6" w:author="Viktoria Knaze" w:date="2015-12-02T15:10:00Z">
        <w:r w:rsidRPr="00043306" w:rsidDel="00043306">
          <w:rPr>
            <w:rFonts w:ascii="Times New Roman" w:hAnsi="Times New Roman" w:cs="Times New Roman"/>
            <w:b/>
            <w:sz w:val="22"/>
            <w:szCs w:val="22"/>
            <w:rPrChange w:id="7" w:author="Viktoria Knaze" w:date="2015-12-02T15:11:00Z">
              <w:rPr>
                <w:rFonts w:ascii="Times New Roman" w:hAnsi="Times New Roman" w:cs="Times New Roman"/>
                <w:sz w:val="22"/>
                <w:szCs w:val="22"/>
              </w:rPr>
            </w:rPrChange>
          </w:rPr>
          <w:delText>)</w:delText>
        </w:r>
      </w:del>
      <w:ins w:id="8" w:author="Viktoria Knaze" w:date="2015-12-02T15:10:00Z">
        <w:r w:rsidR="00043306" w:rsidRPr="00043306">
          <w:rPr>
            <w:rFonts w:ascii="Times New Roman" w:hAnsi="Times New Roman" w:cs="Times New Roman"/>
            <w:b/>
            <w:sz w:val="22"/>
            <w:szCs w:val="22"/>
            <w:rPrChange w:id="9" w:author="Viktoria Knaze" w:date="2015-12-02T15:11:00Z">
              <w:rPr>
                <w:rFonts w:ascii="Times New Roman" w:hAnsi="Times New Roman" w:cs="Times New Roman"/>
                <w:sz w:val="22"/>
                <w:szCs w:val="22"/>
              </w:rPr>
            </w:rPrChange>
          </w:rPr>
          <w:t xml:space="preserve">, but </w:t>
        </w:r>
      </w:ins>
      <w:ins w:id="10" w:author="Viktoria Knaze" w:date="2015-12-02T16:02:00Z">
        <w:r w:rsidR="0004539D">
          <w:rPr>
            <w:rFonts w:ascii="Times New Roman" w:hAnsi="Times New Roman" w:cs="Times New Roman"/>
            <w:b/>
            <w:sz w:val="22"/>
            <w:szCs w:val="22"/>
          </w:rPr>
          <w:t>do not put</w:t>
        </w:r>
      </w:ins>
      <w:ins w:id="11" w:author="Viktoria Knaze" w:date="2015-12-02T15:10:00Z">
        <w:r w:rsidR="00DF551F" w:rsidRPr="00DF551F">
          <w:rPr>
            <w:rFonts w:ascii="Times New Roman" w:hAnsi="Times New Roman" w:cs="Times New Roman"/>
            <w:b/>
            <w:sz w:val="22"/>
            <w:szCs w:val="22"/>
          </w:rPr>
          <w:t xml:space="preserve"> 0.00 since th</w:t>
        </w:r>
      </w:ins>
      <w:ins w:id="12" w:author="Viktoria Knaze" w:date="2016-04-21T11:56:00Z">
        <w:r w:rsidR="00DF551F">
          <w:rPr>
            <w:rFonts w:ascii="Times New Roman" w:hAnsi="Times New Roman" w:cs="Times New Roman"/>
            <w:b/>
            <w:sz w:val="22"/>
            <w:szCs w:val="22"/>
          </w:rPr>
          <w:t>is percentage is only applied when the</w:t>
        </w:r>
      </w:ins>
      <w:ins w:id="13" w:author="Viktoria Knaze" w:date="2015-12-02T15:10:00Z">
        <w:r w:rsidR="00043306" w:rsidRPr="00043306">
          <w:rPr>
            <w:rFonts w:ascii="Times New Roman" w:hAnsi="Times New Roman" w:cs="Times New Roman"/>
            <w:b/>
            <w:sz w:val="22"/>
            <w:szCs w:val="22"/>
            <w:rPrChange w:id="14" w:author="Viktoria Knaze" w:date="2015-12-02T15:11:00Z">
              <w:rPr>
                <w:rFonts w:ascii="Times New Roman" w:hAnsi="Times New Roman" w:cs="Times New Roman"/>
                <w:sz w:val="22"/>
                <w:szCs w:val="22"/>
              </w:rPr>
            </w:rPrChange>
          </w:rPr>
          <w:t xml:space="preserve"> subject is reporting that some </w:t>
        </w:r>
      </w:ins>
      <w:ins w:id="15" w:author="Viktoria Knaze" w:date="2015-12-02T15:11:00Z">
        <w:r w:rsidR="00043306" w:rsidRPr="00043306">
          <w:rPr>
            <w:rFonts w:ascii="Times New Roman" w:hAnsi="Times New Roman" w:cs="Times New Roman"/>
            <w:b/>
            <w:sz w:val="22"/>
            <w:szCs w:val="22"/>
            <w:rPrChange w:id="16" w:author="Viktoria Knaze" w:date="2015-12-02T15:11:00Z">
              <w:rPr>
                <w:rFonts w:ascii="Times New Roman" w:hAnsi="Times New Roman" w:cs="Times New Roman"/>
                <w:sz w:val="22"/>
                <w:szCs w:val="22"/>
              </w:rPr>
            </w:rPrChange>
          </w:rPr>
          <w:t>fat/sauce/sweetener</w:t>
        </w:r>
      </w:ins>
      <w:ins w:id="17" w:author="Viktoria Knaze" w:date="2015-12-02T15:10:00Z">
        <w:r w:rsidR="00043306" w:rsidRPr="00043306">
          <w:rPr>
            <w:rFonts w:ascii="Times New Roman" w:hAnsi="Times New Roman" w:cs="Times New Roman"/>
            <w:b/>
            <w:sz w:val="22"/>
            <w:szCs w:val="22"/>
            <w:rPrChange w:id="18" w:author="Viktoria Knaze" w:date="2015-12-02T15:11:00Z">
              <w:rPr>
                <w:rFonts w:ascii="Times New Roman" w:hAnsi="Times New Roman" w:cs="Times New Roman"/>
                <w:sz w:val="22"/>
                <w:szCs w:val="22"/>
              </w:rPr>
            </w:rPrChange>
          </w:rPr>
          <w:t xml:space="preserve"> was added</w:t>
        </w:r>
      </w:ins>
      <w:ins w:id="19" w:author="Viktoria Knaze" w:date="2016-04-21T11:56:00Z">
        <w:r w:rsidR="00DF551F">
          <w:rPr>
            <w:rFonts w:ascii="Times New Roman" w:hAnsi="Times New Roman" w:cs="Times New Roman"/>
            <w:sz w:val="22"/>
            <w:szCs w:val="22"/>
          </w:rPr>
          <w:t xml:space="preserve"> but cannot quantify it directly.</w:t>
        </w:r>
      </w:ins>
      <w:del w:id="20" w:author="Viktoria Knaze" w:date="2016-04-21T11:56:00Z">
        <w:r w:rsidRPr="006D7302" w:rsidDel="00DF551F">
          <w:rPr>
            <w:rFonts w:ascii="Times New Roman" w:hAnsi="Times New Roman" w:cs="Times New Roman"/>
            <w:sz w:val="22"/>
            <w:szCs w:val="22"/>
          </w:rPr>
          <w:delText>.</w:delText>
        </w:r>
      </w:del>
      <w:bookmarkStart w:id="21" w:name="_GoBack"/>
      <w:bookmarkEnd w:id="21"/>
    </w:p>
    <w:p w:rsidR="006D7302" w:rsidRPr="006D7302" w:rsidRDefault="006D7302" w:rsidP="006D7302">
      <w:pPr>
        <w:rPr>
          <w:rFonts w:ascii="Times New Roman" w:hAnsi="Times New Roman" w:cs="Times New Roman"/>
          <w:sz w:val="22"/>
          <w:szCs w:val="22"/>
        </w:rPr>
      </w:pPr>
    </w:p>
    <w:p w:rsidR="006D7302" w:rsidRPr="00303E1F" w:rsidRDefault="00303E1F" w:rsidP="008E2B65">
      <w:pPr>
        <w:rPr>
          <w:rFonts w:ascii="Times New Roman" w:hAnsi="Times New Roman" w:cs="Times New Roman"/>
          <w:b/>
          <w:sz w:val="22"/>
          <w:szCs w:val="22"/>
          <w:lang w:val="nl-NL"/>
        </w:rPr>
      </w:pPr>
      <w:r w:rsidRPr="00303E1F">
        <w:rPr>
          <w:rFonts w:ascii="Times New Roman" w:hAnsi="Times New Roman" w:cs="Times New Roman"/>
          <w:b/>
          <w:sz w:val="22"/>
          <w:szCs w:val="22"/>
          <w:lang w:val="nl-NL"/>
        </w:rPr>
        <w:t>DETAILED APPROACH</w:t>
      </w:r>
    </w:p>
    <w:p w:rsidR="008E2B65" w:rsidRPr="0005094D" w:rsidRDefault="008E2B65" w:rsidP="008E2B65">
      <w:pPr>
        <w:pStyle w:val="PlainText"/>
        <w:rPr>
          <w:rFonts w:ascii="Arial" w:hAnsi="Arial" w:cs="Arial"/>
          <w:lang w:val="en-US"/>
        </w:rPr>
      </w:pPr>
    </w:p>
    <w:p w:rsidR="008E2B65" w:rsidRDefault="00281CB9" w:rsidP="008E2B6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To handle cases that are not covered by the </w:t>
      </w:r>
      <w:r w:rsidRPr="00281CB9">
        <w:rPr>
          <w:rFonts w:ascii="Times New Roman" w:hAnsi="Times New Roman" w:cs="Times New Roman"/>
          <w:i/>
          <w:sz w:val="22"/>
          <w:szCs w:val="22"/>
        </w:rPr>
        <w:t>simplified</w:t>
      </w:r>
      <w:r>
        <w:rPr>
          <w:rFonts w:ascii="Times New Roman" w:hAnsi="Times New Roman" w:cs="Times New Roman"/>
          <w:sz w:val="22"/>
          <w:szCs w:val="22"/>
        </w:rPr>
        <w:t xml:space="preserve"> PCTFSS file, a more detailed approach is also available. Using this approach implies that you have detailed data available.</w:t>
      </w:r>
    </w:p>
    <w:p w:rsidR="00281CB9" w:rsidRDefault="00281CB9" w:rsidP="008E2B65">
      <w:pPr>
        <w:rPr>
          <w:rFonts w:ascii="Times New Roman" w:hAnsi="Times New Roman" w:cs="Times New Roman"/>
          <w:sz w:val="22"/>
          <w:szCs w:val="22"/>
        </w:rPr>
      </w:pPr>
    </w:p>
    <w:p w:rsidR="00281CB9" w:rsidRDefault="00281CB9" w:rsidP="008E2B6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Here is the list of the cases that can be handled:</w:t>
      </w:r>
    </w:p>
    <w:p w:rsidR="00281CB9" w:rsidRDefault="00281CB9" w:rsidP="008E2B65">
      <w:pPr>
        <w:rPr>
          <w:rFonts w:ascii="Times New Roman" w:hAnsi="Times New Roman" w:cs="Times New Roman"/>
          <w:sz w:val="22"/>
          <w:szCs w:val="22"/>
        </w:rPr>
      </w:pPr>
    </w:p>
    <w:p w:rsidR="00281CB9" w:rsidRDefault="00281CB9" w:rsidP="00281C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Set a percentage for </w:t>
      </w:r>
      <w:r w:rsidR="006B047B">
        <w:rPr>
          <w:rFonts w:ascii="Times New Roman" w:hAnsi="Times New Roman" w:cs="Times New Roman"/>
          <w:sz w:val="22"/>
          <w:szCs w:val="22"/>
        </w:rPr>
        <w:t xml:space="preserve">a </w:t>
      </w:r>
      <w:r>
        <w:rPr>
          <w:rFonts w:ascii="Times New Roman" w:hAnsi="Times New Roman" w:cs="Times New Roman"/>
          <w:sz w:val="22"/>
          <w:szCs w:val="22"/>
        </w:rPr>
        <w:t xml:space="preserve">given </w:t>
      </w:r>
      <w:r w:rsidRPr="00B338EE">
        <w:rPr>
          <w:rFonts w:ascii="Times New Roman" w:hAnsi="Times New Roman" w:cs="Times New Roman"/>
          <w:sz w:val="22"/>
          <w:szCs w:val="22"/>
          <w:u w:val="single"/>
        </w:rPr>
        <w:t>(sub) sub-group</w:t>
      </w:r>
      <w:r w:rsidRPr="00281CB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different from that chosen at </w:t>
      </w:r>
      <w:r w:rsidR="00B338EE">
        <w:rPr>
          <w:rFonts w:ascii="Times New Roman" w:hAnsi="Times New Roman" w:cs="Times New Roman"/>
          <w:sz w:val="22"/>
          <w:szCs w:val="22"/>
        </w:rPr>
        <w:t>its</w:t>
      </w:r>
      <w:r>
        <w:rPr>
          <w:rFonts w:ascii="Times New Roman" w:hAnsi="Times New Roman" w:cs="Times New Roman"/>
          <w:sz w:val="22"/>
          <w:szCs w:val="22"/>
        </w:rPr>
        <w:t xml:space="preserve"> (sub) group level</w:t>
      </w:r>
      <w:r w:rsidR="00B338EE">
        <w:rPr>
          <w:rFonts w:ascii="Times New Roman" w:hAnsi="Times New Roman" w:cs="Times New Roman"/>
          <w:sz w:val="22"/>
          <w:szCs w:val="22"/>
        </w:rPr>
        <w:t xml:space="preserve"> of the simplified approach</w:t>
      </w:r>
      <w:r>
        <w:rPr>
          <w:rFonts w:ascii="Times New Roman" w:hAnsi="Times New Roman" w:cs="Times New Roman"/>
          <w:sz w:val="22"/>
          <w:szCs w:val="22"/>
        </w:rPr>
        <w:t>. E.g. have a percentage for 10 01 Oils different from that cho</w:t>
      </w:r>
      <w:r w:rsidR="006B047B">
        <w:rPr>
          <w:rFonts w:ascii="Times New Roman" w:hAnsi="Times New Roman" w:cs="Times New Roman"/>
          <w:sz w:val="22"/>
          <w:szCs w:val="22"/>
        </w:rPr>
        <w:t>sen for group 10 Fats and Oils.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:rsidR="006B047B" w:rsidRPr="00281CB9" w:rsidRDefault="006B047B" w:rsidP="006B047B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:rsidR="006B047B" w:rsidRDefault="00281CB9" w:rsidP="006B0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Set a percentage for </w:t>
      </w:r>
      <w:r w:rsidR="006B047B">
        <w:rPr>
          <w:rFonts w:ascii="Times New Roman" w:hAnsi="Times New Roman" w:cs="Times New Roman"/>
          <w:sz w:val="22"/>
          <w:szCs w:val="22"/>
        </w:rPr>
        <w:t xml:space="preserve">a </w:t>
      </w:r>
      <w:r>
        <w:rPr>
          <w:rFonts w:ascii="Times New Roman" w:hAnsi="Times New Roman" w:cs="Times New Roman"/>
          <w:sz w:val="22"/>
          <w:szCs w:val="22"/>
        </w:rPr>
        <w:t xml:space="preserve">given </w:t>
      </w:r>
      <w:r w:rsidRPr="00B338EE">
        <w:rPr>
          <w:rFonts w:ascii="Times New Roman" w:hAnsi="Times New Roman" w:cs="Times New Roman"/>
          <w:sz w:val="22"/>
          <w:szCs w:val="22"/>
          <w:u w:val="single"/>
        </w:rPr>
        <w:t>fat/sauce/sweetener</w:t>
      </w:r>
      <w:r w:rsidRPr="00281CB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different from that chosen </w:t>
      </w:r>
      <w:r w:rsidR="006B047B">
        <w:rPr>
          <w:rFonts w:ascii="Times New Roman" w:hAnsi="Times New Roman" w:cs="Times New Roman"/>
          <w:sz w:val="22"/>
          <w:szCs w:val="22"/>
        </w:rPr>
        <w:t>its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6B047B">
        <w:rPr>
          <w:rFonts w:ascii="Times New Roman" w:hAnsi="Times New Roman" w:cs="Times New Roman"/>
          <w:sz w:val="22"/>
          <w:szCs w:val="22"/>
        </w:rPr>
        <w:t>(sub-sub) group</w:t>
      </w:r>
      <w:r w:rsidR="00B338EE">
        <w:rPr>
          <w:rFonts w:ascii="Times New Roman" w:hAnsi="Times New Roman" w:cs="Times New Roman"/>
          <w:sz w:val="22"/>
          <w:szCs w:val="22"/>
        </w:rPr>
        <w:t xml:space="preserve"> of the simplified approach</w:t>
      </w:r>
      <w:r>
        <w:rPr>
          <w:rFonts w:ascii="Times New Roman" w:hAnsi="Times New Roman" w:cs="Times New Roman"/>
          <w:sz w:val="22"/>
          <w:szCs w:val="22"/>
        </w:rPr>
        <w:t xml:space="preserve">. E.g. have </w:t>
      </w:r>
      <w:r w:rsidR="006B047B">
        <w:rPr>
          <w:rFonts w:ascii="Times New Roman" w:hAnsi="Times New Roman" w:cs="Times New Roman"/>
          <w:sz w:val="22"/>
          <w:szCs w:val="22"/>
        </w:rPr>
        <w:t xml:space="preserve">a percentage for </w:t>
      </w:r>
      <w:r w:rsidR="00B338EE">
        <w:rPr>
          <w:rFonts w:ascii="Times New Roman" w:hAnsi="Times New Roman" w:cs="Times New Roman"/>
          <w:sz w:val="22"/>
          <w:szCs w:val="22"/>
        </w:rPr>
        <w:t>‘</w:t>
      </w:r>
      <w:r w:rsidR="006B047B">
        <w:rPr>
          <w:rFonts w:ascii="Times New Roman" w:hAnsi="Times New Roman" w:cs="Times New Roman"/>
          <w:sz w:val="22"/>
          <w:szCs w:val="22"/>
        </w:rPr>
        <w:t>Syrup from can</w:t>
      </w:r>
      <w:r w:rsidR="00B338EE">
        <w:rPr>
          <w:rFonts w:ascii="Times New Roman" w:hAnsi="Times New Roman" w:cs="Times New Roman"/>
          <w:sz w:val="22"/>
          <w:szCs w:val="22"/>
        </w:rPr>
        <w:t>’</w:t>
      </w:r>
      <w:r w:rsidR="006B047B">
        <w:rPr>
          <w:rFonts w:ascii="Times New Roman" w:hAnsi="Times New Roman" w:cs="Times New Roman"/>
          <w:sz w:val="22"/>
          <w:szCs w:val="22"/>
        </w:rPr>
        <w:t xml:space="preserve"> different from that chosen for sub-sub-group 11 01 0</w:t>
      </w:r>
      <w:r w:rsidR="006B047B" w:rsidRPr="006B047B">
        <w:rPr>
          <w:rFonts w:ascii="Times New Roman" w:hAnsi="Times New Roman" w:cs="Times New Roman"/>
          <w:sz w:val="22"/>
          <w:szCs w:val="22"/>
        </w:rPr>
        <w:t>6  SYRUP (INCL. FROM CAN AND FOR BEVERAGES)</w:t>
      </w:r>
    </w:p>
    <w:p w:rsidR="006B047B" w:rsidRPr="006B047B" w:rsidRDefault="006B047B" w:rsidP="006B047B">
      <w:pPr>
        <w:rPr>
          <w:rFonts w:ascii="Times New Roman" w:hAnsi="Times New Roman" w:cs="Times New Roman"/>
          <w:sz w:val="22"/>
          <w:szCs w:val="22"/>
        </w:rPr>
      </w:pPr>
    </w:p>
    <w:p w:rsidR="006B047B" w:rsidRPr="006B047B" w:rsidRDefault="006B047B" w:rsidP="006B0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Set a percentage for </w:t>
      </w:r>
      <w:r w:rsidRPr="00B338EE">
        <w:rPr>
          <w:rFonts w:ascii="Times New Roman" w:hAnsi="Times New Roman" w:cs="Times New Roman"/>
          <w:sz w:val="22"/>
          <w:szCs w:val="22"/>
          <w:u w:val="single"/>
        </w:rPr>
        <w:t>food</w:t>
      </w:r>
      <w:r w:rsidR="009C5333" w:rsidRPr="00B338EE">
        <w:rPr>
          <w:rFonts w:ascii="Times New Roman" w:hAnsi="Times New Roman" w:cs="Times New Roman"/>
          <w:sz w:val="22"/>
          <w:szCs w:val="22"/>
          <w:u w:val="single"/>
        </w:rPr>
        <w:t>s</w:t>
      </w:r>
      <w:r w:rsidRPr="00B338EE">
        <w:rPr>
          <w:rFonts w:ascii="Times New Roman" w:hAnsi="Times New Roman" w:cs="Times New Roman"/>
          <w:sz w:val="22"/>
          <w:szCs w:val="22"/>
          <w:u w:val="single"/>
        </w:rPr>
        <w:t xml:space="preserve"> which do not belong to the pre-defined groups</w:t>
      </w:r>
      <w:r>
        <w:rPr>
          <w:rFonts w:ascii="Times New Roman" w:hAnsi="Times New Roman" w:cs="Times New Roman"/>
          <w:sz w:val="22"/>
          <w:szCs w:val="22"/>
        </w:rPr>
        <w:t xml:space="preserve"> handled by the simplified approach, e.g. dairy sauces listed in 05 06 </w:t>
      </w:r>
      <w:r w:rsidRPr="009C5333">
        <w:rPr>
          <w:rFonts w:ascii="Times New Roman" w:hAnsi="Times New Roman" w:cs="Times New Roman"/>
          <w:sz w:val="22"/>
          <w:szCs w:val="22"/>
        </w:rPr>
        <w:t>CREAM DESSERTS, PUDDINGS (MILK BASED)</w:t>
      </w:r>
      <w:r w:rsidR="00B338EE">
        <w:rPr>
          <w:rFonts w:ascii="Times New Roman" w:hAnsi="Times New Roman" w:cs="Times New Roman"/>
          <w:sz w:val="22"/>
          <w:szCs w:val="22"/>
        </w:rPr>
        <w:t>.</w:t>
      </w:r>
    </w:p>
    <w:p w:rsidR="00281CB9" w:rsidRDefault="00281CB9" w:rsidP="006B047B">
      <w:pPr>
        <w:rPr>
          <w:rFonts w:ascii="Times New Roman" w:hAnsi="Times New Roman" w:cs="Times New Roman"/>
          <w:sz w:val="22"/>
          <w:szCs w:val="22"/>
        </w:rPr>
      </w:pPr>
    </w:p>
    <w:p w:rsidR="006B047B" w:rsidRPr="006B047B" w:rsidRDefault="009C5333" w:rsidP="006B047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Please indicate your specific needs in the PCTFSS file after ‘$’.</w:t>
      </w:r>
    </w:p>
    <w:p w:rsidR="00A23470" w:rsidRPr="00274757" w:rsidRDefault="00A23470">
      <w:pPr>
        <w:rPr>
          <w:rFonts w:ascii="Times New Roman" w:hAnsi="Times New Roman" w:cs="Times New Roman"/>
          <w:sz w:val="22"/>
          <w:szCs w:val="22"/>
        </w:rPr>
      </w:pPr>
    </w:p>
    <w:sectPr w:rsidR="00A23470" w:rsidRPr="00274757" w:rsidSect="00AB270F">
      <w:footerReference w:type="default" r:id="rId10"/>
      <w:pgSz w:w="11906" w:h="16838" w:code="9"/>
      <w:pgMar w:top="1418" w:right="1418" w:bottom="1418" w:left="1418" w:header="680" w:footer="68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4" w:author="Viktoria Knaze" w:date="2015-12-10T12:55:00Z" w:initials="VK">
    <w:p w:rsidR="009830F4" w:rsidRDefault="009830F4">
      <w:pPr>
        <w:pStyle w:val="CommentText"/>
      </w:pPr>
      <w:r>
        <w:rPr>
          <w:rStyle w:val="CommentReference"/>
        </w:rPr>
        <w:annotationRef/>
      </w:r>
      <w:r>
        <w:t>We should generated a prefilled file but listing the percentages only at subgroup levels. Then countries customize the % for specific foods, if needed to be modified because it is foreseen to be different than at subgroup leve.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7207" w:rsidRDefault="00CE7207" w:rsidP="00CE7207">
      <w:r>
        <w:separator/>
      </w:r>
    </w:p>
  </w:endnote>
  <w:endnote w:type="continuationSeparator" w:id="0">
    <w:p w:rsidR="00CE7207" w:rsidRDefault="00CE7207" w:rsidP="00CE7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7207" w:rsidRPr="00CE7207" w:rsidRDefault="00303E1F" w:rsidP="00CE7207">
    <w:pPr>
      <w:pStyle w:val="Footer"/>
      <w:jc w:val="both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STD PERCENTAGES FAT, SAUCE, SWEETENER</w:t>
    </w:r>
    <w:r w:rsidR="00CE7207" w:rsidRPr="00CE7207">
      <w:rPr>
        <w:rFonts w:ascii="Times New Roman" w:hAnsi="Times New Roman" w:cs="Times New Roman"/>
        <w:sz w:val="24"/>
        <w:szCs w:val="24"/>
      </w:rPr>
      <w:tab/>
      <w:t>June 2014</w:t>
    </w:r>
  </w:p>
  <w:p w:rsidR="00CE7207" w:rsidRDefault="00CE720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7207" w:rsidRDefault="00CE7207" w:rsidP="00CE7207">
      <w:r>
        <w:separator/>
      </w:r>
    </w:p>
  </w:footnote>
  <w:footnote w:type="continuationSeparator" w:id="0">
    <w:p w:rsidR="00CE7207" w:rsidRDefault="00CE7207" w:rsidP="00CE72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461576"/>
    <w:multiLevelType w:val="hybridMultilevel"/>
    <w:tmpl w:val="E3782B96"/>
    <w:lvl w:ilvl="0" w:tplc="7BACEB56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814AB5"/>
    <w:multiLevelType w:val="hybridMultilevel"/>
    <w:tmpl w:val="679643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43F6AFB"/>
    <w:multiLevelType w:val="hybridMultilevel"/>
    <w:tmpl w:val="4C4C7674"/>
    <w:lvl w:ilvl="0" w:tplc="79B2418C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D4A8B6F8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trackRevision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B65"/>
    <w:rsid w:val="00043306"/>
    <w:rsid w:val="000451E5"/>
    <w:rsid w:val="0004539D"/>
    <w:rsid w:val="00152FD0"/>
    <w:rsid w:val="00274757"/>
    <w:rsid w:val="00281CB9"/>
    <w:rsid w:val="00303E1F"/>
    <w:rsid w:val="003404ED"/>
    <w:rsid w:val="00363862"/>
    <w:rsid w:val="006B047B"/>
    <w:rsid w:val="006D7302"/>
    <w:rsid w:val="00717A95"/>
    <w:rsid w:val="00787987"/>
    <w:rsid w:val="007B5A36"/>
    <w:rsid w:val="008439B8"/>
    <w:rsid w:val="008E2B65"/>
    <w:rsid w:val="009830F4"/>
    <w:rsid w:val="0098390C"/>
    <w:rsid w:val="009C5333"/>
    <w:rsid w:val="00A23470"/>
    <w:rsid w:val="00A57627"/>
    <w:rsid w:val="00A60CAF"/>
    <w:rsid w:val="00AB270F"/>
    <w:rsid w:val="00B338EE"/>
    <w:rsid w:val="00CE7207"/>
    <w:rsid w:val="00D5736D"/>
    <w:rsid w:val="00D65207"/>
    <w:rsid w:val="00D9214E"/>
    <w:rsid w:val="00DF551F"/>
    <w:rsid w:val="00EA741D"/>
    <w:rsid w:val="00F162E2"/>
    <w:rsid w:val="00F52BBF"/>
    <w:rsid w:val="00F52CDE"/>
    <w:rsid w:val="00FF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2B65"/>
    <w:rPr>
      <w:rFonts w:ascii="Helvetica" w:eastAsia="Times New Roman" w:hAnsi="Helvetica" w:cs="Arial"/>
      <w:sz w:val="20"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qFormat/>
    <w:rsid w:val="0098390C"/>
    <w:pPr>
      <w:keepNext/>
      <w:ind w:left="284" w:hanging="284"/>
      <w:outlineLvl w:val="2"/>
    </w:pPr>
    <w:rPr>
      <w:rFonts w:ascii="Times New Roman" w:hAnsi="Times New Roman" w:cs="Times New Roman"/>
      <w:b/>
      <w:sz w:val="22"/>
      <w:szCs w:val="24"/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98390C"/>
    <w:rPr>
      <w:rFonts w:ascii="Times New Roman" w:eastAsia="Times New Roman" w:hAnsi="Times New Roman" w:cs="Times New Roman"/>
      <w:b/>
      <w:szCs w:val="24"/>
      <w:lang w:val="nl-NL"/>
    </w:rPr>
  </w:style>
  <w:style w:type="paragraph" w:styleId="PlainText">
    <w:name w:val="Plain Text"/>
    <w:basedOn w:val="Normal"/>
    <w:link w:val="PlainTextChar"/>
    <w:rsid w:val="008E2B65"/>
    <w:rPr>
      <w:rFonts w:ascii="Courier New" w:hAnsi="Courier New" w:cs="Courier New"/>
      <w:lang w:val="nl-NL"/>
    </w:rPr>
  </w:style>
  <w:style w:type="character" w:customStyle="1" w:styleId="PlainTextChar">
    <w:name w:val="Plain Text Char"/>
    <w:basedOn w:val="DefaultParagraphFont"/>
    <w:link w:val="PlainText"/>
    <w:rsid w:val="008E2B65"/>
    <w:rPr>
      <w:rFonts w:ascii="Courier New" w:eastAsia="Times New Roman" w:hAnsi="Courier New" w:cs="Courier New"/>
      <w:sz w:val="20"/>
      <w:szCs w:val="20"/>
      <w:lang w:val="nl-NL"/>
    </w:rPr>
  </w:style>
  <w:style w:type="paragraph" w:styleId="ListParagraph">
    <w:name w:val="List Paragraph"/>
    <w:basedOn w:val="Normal"/>
    <w:uiPriority w:val="34"/>
    <w:qFormat/>
    <w:rsid w:val="002747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39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90C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E72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7207"/>
    <w:rPr>
      <w:rFonts w:ascii="Helvetica" w:eastAsia="Times New Roman" w:hAnsi="Helvetica" w:cs="Arial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E72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7207"/>
    <w:rPr>
      <w:rFonts w:ascii="Helvetica" w:eastAsia="Times New Roman" w:hAnsi="Helvetica" w:cs="Arial"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717A95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830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30F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30F4"/>
    <w:rPr>
      <w:rFonts w:ascii="Helvetica" w:eastAsia="Times New Roman" w:hAnsi="Helvetica" w:cs="Arial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30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30F4"/>
    <w:rPr>
      <w:rFonts w:ascii="Helvetica" w:eastAsia="Times New Roman" w:hAnsi="Helvetica" w:cs="Arial"/>
      <w:b/>
      <w:bCs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2B65"/>
    <w:rPr>
      <w:rFonts w:ascii="Helvetica" w:eastAsia="Times New Roman" w:hAnsi="Helvetica" w:cs="Arial"/>
      <w:sz w:val="20"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qFormat/>
    <w:rsid w:val="0098390C"/>
    <w:pPr>
      <w:keepNext/>
      <w:ind w:left="284" w:hanging="284"/>
      <w:outlineLvl w:val="2"/>
    </w:pPr>
    <w:rPr>
      <w:rFonts w:ascii="Times New Roman" w:hAnsi="Times New Roman" w:cs="Times New Roman"/>
      <w:b/>
      <w:sz w:val="22"/>
      <w:szCs w:val="24"/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98390C"/>
    <w:rPr>
      <w:rFonts w:ascii="Times New Roman" w:eastAsia="Times New Roman" w:hAnsi="Times New Roman" w:cs="Times New Roman"/>
      <w:b/>
      <w:szCs w:val="24"/>
      <w:lang w:val="nl-NL"/>
    </w:rPr>
  </w:style>
  <w:style w:type="paragraph" w:styleId="PlainText">
    <w:name w:val="Plain Text"/>
    <w:basedOn w:val="Normal"/>
    <w:link w:val="PlainTextChar"/>
    <w:rsid w:val="008E2B65"/>
    <w:rPr>
      <w:rFonts w:ascii="Courier New" w:hAnsi="Courier New" w:cs="Courier New"/>
      <w:lang w:val="nl-NL"/>
    </w:rPr>
  </w:style>
  <w:style w:type="character" w:customStyle="1" w:styleId="PlainTextChar">
    <w:name w:val="Plain Text Char"/>
    <w:basedOn w:val="DefaultParagraphFont"/>
    <w:link w:val="PlainText"/>
    <w:rsid w:val="008E2B65"/>
    <w:rPr>
      <w:rFonts w:ascii="Courier New" w:eastAsia="Times New Roman" w:hAnsi="Courier New" w:cs="Courier New"/>
      <w:sz w:val="20"/>
      <w:szCs w:val="20"/>
      <w:lang w:val="nl-NL"/>
    </w:rPr>
  </w:style>
  <w:style w:type="paragraph" w:styleId="ListParagraph">
    <w:name w:val="List Paragraph"/>
    <w:basedOn w:val="Normal"/>
    <w:uiPriority w:val="34"/>
    <w:qFormat/>
    <w:rsid w:val="002747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39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90C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E72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7207"/>
    <w:rPr>
      <w:rFonts w:ascii="Helvetica" w:eastAsia="Times New Roman" w:hAnsi="Helvetica" w:cs="Arial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E72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7207"/>
    <w:rPr>
      <w:rFonts w:ascii="Helvetica" w:eastAsia="Times New Roman" w:hAnsi="Helvetica" w:cs="Arial"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717A95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830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30F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30F4"/>
    <w:rPr>
      <w:rFonts w:ascii="Helvetica" w:eastAsia="Times New Roman" w:hAnsi="Helvetica" w:cs="Arial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30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30F4"/>
    <w:rPr>
      <w:rFonts w:ascii="Helvetica" w:eastAsia="Times New Roman" w:hAnsi="Helvetica" w:cs="Arial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3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3117C618FBFB40856EC52F4C60CBC5" ma:contentTypeVersion="18" ma:contentTypeDescription="Create a new document." ma:contentTypeScope="" ma:versionID="49df8a4e50af2e0b35fb1d2cbeaf40b9">
  <xsd:schema xmlns:xsd="http://www.w3.org/2001/XMLSchema" xmlns:xs="http://www.w3.org/2001/XMLSchema" xmlns:p="http://schemas.microsoft.com/office/2006/metadata/properties" xmlns:ns2="8340c1bc-d1cd-4b41-91bb-2c2f20a57517" xmlns:ns3="1891344d-db52-4f9c-9457-ef23ea7639fb" targetNamespace="http://schemas.microsoft.com/office/2006/metadata/properties" ma:root="true" ma:fieldsID="ba476b508b474beda7edf354cc99a575" ns2:_="" ns3:_="">
    <xsd:import namespace="8340c1bc-d1cd-4b41-91bb-2c2f20a57517"/>
    <xsd:import namespace="1891344d-db52-4f9c-9457-ef23ea763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40c1bc-d1cd-4b41-91bb-2c2f20a575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4eac88-8ae6-4a96-90c7-97bc93c844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1344d-db52-4f9c-9457-ef23ea7639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5c54d7-cef0-400e-a044-5cf48fe0a388}" ma:internalName="TaxCatchAll" ma:showField="CatchAllData" ma:web="1891344d-db52-4f9c-9457-ef23ea763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40c1bc-d1cd-4b41-91bb-2c2f20a57517">
      <Terms xmlns="http://schemas.microsoft.com/office/infopath/2007/PartnerControls"/>
    </lcf76f155ced4ddcb4097134ff3c332f>
    <TaxCatchAll xmlns="1891344d-db52-4f9c-9457-ef23ea7639fb" xsi:nil="true"/>
  </documentManagement>
</p:properties>
</file>

<file path=customXml/itemProps1.xml><?xml version="1.0" encoding="utf-8"?>
<ds:datastoreItem xmlns:ds="http://schemas.openxmlformats.org/officeDocument/2006/customXml" ds:itemID="{BCBDB58B-EBE0-4325-B7C9-710492D6B83C}"/>
</file>

<file path=customXml/itemProps2.xml><?xml version="1.0" encoding="utf-8"?>
<ds:datastoreItem xmlns:ds="http://schemas.openxmlformats.org/officeDocument/2006/customXml" ds:itemID="{B7902458-1C4A-4F3D-BFA2-620FB2E68798}"/>
</file>

<file path=customXml/itemProps3.xml><?xml version="1.0" encoding="utf-8"?>
<ds:datastoreItem xmlns:ds="http://schemas.openxmlformats.org/officeDocument/2006/customXml" ds:itemID="{DF533ABB-4627-4E69-ABC5-A60CE420ED1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Viktoria Knaze</dc:creator>
  <cp:lastModifiedBy>Viktoria Knaze</cp:lastModifiedBy>
  <cp:revision>21</cp:revision>
  <dcterms:created xsi:type="dcterms:W3CDTF">2014-06-04T12:06:00Z</dcterms:created>
  <dcterms:modified xsi:type="dcterms:W3CDTF">2016-04-21T09:57:00Z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0x010100E43117C618FBFB40856EC52F4C60CBC5</vt:lpwstr>
  </property>
</Properties>
</file>