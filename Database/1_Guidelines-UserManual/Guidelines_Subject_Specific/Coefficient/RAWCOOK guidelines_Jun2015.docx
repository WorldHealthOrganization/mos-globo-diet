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90C" w:rsidRDefault="0098390C" w:rsidP="0098390C">
      <w:pPr>
        <w:pStyle w:val="Heading3"/>
      </w:pPr>
      <w:bookmarkStart w:id="0" w:name="_Toc169083751"/>
      <w:bookmarkStart w:id="1" w:name="_Toc176339157"/>
      <w:r>
        <w:rPr>
          <w:noProof/>
          <w:lang w:val="en-GB" w:eastAsia="en-GB"/>
        </w:rPr>
        <w:drawing>
          <wp:inline distT="0" distB="0" distL="0" distR="0" wp14:anchorId="1886242C" wp14:editId="6D26586A">
            <wp:extent cx="3928110" cy="874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8110" cy="874395"/>
                    </a:xfrm>
                    <a:prstGeom prst="rect">
                      <a:avLst/>
                    </a:prstGeom>
                    <a:noFill/>
                    <a:ln>
                      <a:noFill/>
                    </a:ln>
                  </pic:spPr>
                </pic:pic>
              </a:graphicData>
            </a:graphic>
          </wp:inline>
        </w:drawing>
      </w:r>
    </w:p>
    <w:p w:rsidR="0098390C" w:rsidRDefault="0098390C" w:rsidP="0098390C">
      <w:pPr>
        <w:pStyle w:val="Heading3"/>
      </w:pPr>
    </w:p>
    <w:p w:rsidR="0098390C" w:rsidRPr="0098390C" w:rsidRDefault="0098390C" w:rsidP="0098390C">
      <w:pPr>
        <w:rPr>
          <w:lang w:val="nl-NL"/>
        </w:rPr>
      </w:pPr>
    </w:p>
    <w:p w:rsidR="008E2B65" w:rsidRPr="0098390C" w:rsidRDefault="008E2B65" w:rsidP="0098390C">
      <w:pPr>
        <w:jc w:val="center"/>
        <w:rPr>
          <w:rFonts w:ascii="Times New Roman" w:hAnsi="Times New Roman" w:cs="Times New Roman"/>
          <w:b/>
          <w:sz w:val="22"/>
          <w:szCs w:val="22"/>
        </w:rPr>
      </w:pPr>
      <w:r w:rsidRPr="0098390C">
        <w:rPr>
          <w:rFonts w:ascii="Times New Roman" w:hAnsi="Times New Roman" w:cs="Times New Roman"/>
          <w:b/>
          <w:sz w:val="22"/>
          <w:szCs w:val="22"/>
        </w:rPr>
        <w:t>Raw-to-</w:t>
      </w:r>
      <w:bookmarkEnd w:id="0"/>
      <w:bookmarkEnd w:id="1"/>
      <w:r w:rsidRPr="0098390C">
        <w:rPr>
          <w:rFonts w:ascii="Times New Roman" w:hAnsi="Times New Roman" w:cs="Times New Roman"/>
          <w:b/>
          <w:sz w:val="22"/>
          <w:szCs w:val="22"/>
        </w:rPr>
        <w:t>cooked Coefficient file (RAWCOOK file)</w:t>
      </w:r>
    </w:p>
    <w:p w:rsidR="008E2B65" w:rsidRDefault="008E2B65" w:rsidP="008E2B65">
      <w:pPr>
        <w:rPr>
          <w:rFonts w:ascii="Times New Roman" w:hAnsi="Times New Roman" w:cs="Times New Roman"/>
          <w:sz w:val="22"/>
          <w:szCs w:val="22"/>
          <w:lang w:val="nl-NL"/>
        </w:rPr>
      </w:pPr>
    </w:p>
    <w:p w:rsidR="008E2B65" w:rsidRPr="008E2B65" w:rsidRDefault="008E2B65" w:rsidP="008E2B65">
      <w:pPr>
        <w:rPr>
          <w:rFonts w:ascii="Times New Roman" w:hAnsi="Times New Roman" w:cs="Times New Roman"/>
          <w:b/>
          <w:sz w:val="22"/>
          <w:szCs w:val="22"/>
        </w:rPr>
      </w:pPr>
      <w:r w:rsidRPr="008E2B65">
        <w:rPr>
          <w:rFonts w:ascii="Times New Roman" w:hAnsi="Times New Roman" w:cs="Times New Roman"/>
          <w:b/>
          <w:sz w:val="22"/>
          <w:szCs w:val="22"/>
        </w:rPr>
        <w:t>INTRODUCTION</w:t>
      </w:r>
    </w:p>
    <w:p w:rsidR="008E2B65" w:rsidRDefault="008E2B65" w:rsidP="008E2B65">
      <w:pPr>
        <w:rPr>
          <w:rFonts w:ascii="Times New Roman" w:hAnsi="Times New Roman" w:cs="Times New Roman"/>
          <w:sz w:val="22"/>
          <w:szCs w:val="22"/>
        </w:rPr>
      </w:pPr>
    </w:p>
    <w:p w:rsidR="008E2B65" w:rsidRPr="008E2B65" w:rsidRDefault="008E2B65" w:rsidP="008E2B65">
      <w:pPr>
        <w:rPr>
          <w:rFonts w:ascii="Times New Roman" w:hAnsi="Times New Roman" w:cs="Times New Roman"/>
          <w:sz w:val="22"/>
          <w:szCs w:val="22"/>
        </w:rPr>
      </w:pPr>
      <w:r w:rsidRPr="008E2B65">
        <w:rPr>
          <w:rFonts w:ascii="Times New Roman" w:hAnsi="Times New Roman" w:cs="Times New Roman"/>
          <w:sz w:val="22"/>
          <w:szCs w:val="22"/>
        </w:rPr>
        <w:t>For each food item in your food list for which facet 03 “cooking method” is defined in</w:t>
      </w:r>
      <w:r w:rsidRPr="008E2B65">
        <w:rPr>
          <w:rFonts w:ascii="Times New Roman" w:hAnsi="Times New Roman" w:cs="Times New Roman"/>
          <w:i/>
          <w:sz w:val="22"/>
          <w:szCs w:val="22"/>
        </w:rPr>
        <w:t xml:space="preserve"> </w:t>
      </w:r>
      <w:r w:rsidRPr="008E2B65">
        <w:rPr>
          <w:rFonts w:ascii="Times New Roman" w:hAnsi="Times New Roman" w:cs="Times New Roman"/>
          <w:sz w:val="22"/>
          <w:szCs w:val="22"/>
        </w:rPr>
        <w:t>F</w:t>
      </w:r>
      <w:r>
        <w:rPr>
          <w:rFonts w:ascii="Times New Roman" w:hAnsi="Times New Roman" w:cs="Times New Roman"/>
          <w:sz w:val="22"/>
          <w:szCs w:val="22"/>
        </w:rPr>
        <w:t>DFACET file</w:t>
      </w:r>
      <w:r w:rsidRPr="008E2B65">
        <w:rPr>
          <w:rFonts w:ascii="Times New Roman" w:hAnsi="Times New Roman" w:cs="Times New Roman"/>
          <w:i/>
          <w:sz w:val="22"/>
          <w:szCs w:val="22"/>
        </w:rPr>
        <w:t>,</w:t>
      </w:r>
      <w:r w:rsidRPr="008E2B65">
        <w:rPr>
          <w:rFonts w:ascii="Times New Roman" w:hAnsi="Times New Roman" w:cs="Times New Roman"/>
          <w:sz w:val="22"/>
          <w:szCs w:val="22"/>
        </w:rPr>
        <w:t xml:space="preserve"> a raw-to-cook coefficient </w:t>
      </w:r>
      <w:r>
        <w:rPr>
          <w:rFonts w:ascii="Times New Roman" w:hAnsi="Times New Roman" w:cs="Times New Roman"/>
          <w:sz w:val="22"/>
          <w:szCs w:val="22"/>
        </w:rPr>
        <w:t>must be</w:t>
      </w:r>
      <w:r w:rsidRPr="008E2B65">
        <w:rPr>
          <w:rFonts w:ascii="Times New Roman" w:hAnsi="Times New Roman" w:cs="Times New Roman"/>
          <w:sz w:val="22"/>
          <w:szCs w:val="22"/>
        </w:rPr>
        <w:t xml:space="preserve"> defined to calculate the cooked weight from the raw weight.</w:t>
      </w:r>
      <w:r w:rsidRPr="008E2B65">
        <w:rPr>
          <w:rFonts w:ascii="Times New Roman" w:hAnsi="Times New Roman" w:cs="Times New Roman"/>
          <w:i/>
          <w:sz w:val="22"/>
          <w:szCs w:val="22"/>
        </w:rPr>
        <w:t xml:space="preserve"> </w:t>
      </w:r>
      <w:r w:rsidRPr="008E2B65">
        <w:rPr>
          <w:rFonts w:ascii="Times New Roman" w:hAnsi="Times New Roman" w:cs="Times New Roman"/>
          <w:sz w:val="22"/>
          <w:szCs w:val="22"/>
        </w:rPr>
        <w:t xml:space="preserve">However, the coefficient depends on the type of </w:t>
      </w:r>
      <w:r>
        <w:rPr>
          <w:rFonts w:ascii="Times New Roman" w:hAnsi="Times New Roman" w:cs="Times New Roman"/>
          <w:sz w:val="22"/>
          <w:szCs w:val="22"/>
        </w:rPr>
        <w:t xml:space="preserve">cooking method </w:t>
      </w:r>
      <w:r w:rsidRPr="008E2B65">
        <w:rPr>
          <w:rFonts w:ascii="Times New Roman" w:hAnsi="Times New Roman" w:cs="Times New Roman"/>
          <w:sz w:val="22"/>
          <w:szCs w:val="22"/>
        </w:rPr>
        <w:t>descriptor</w:t>
      </w:r>
      <w:r>
        <w:rPr>
          <w:rFonts w:ascii="Times New Roman" w:hAnsi="Times New Roman" w:cs="Times New Roman"/>
          <w:sz w:val="22"/>
          <w:szCs w:val="22"/>
        </w:rPr>
        <w:t xml:space="preserve"> (</w:t>
      </w:r>
      <w:r w:rsidR="00274757">
        <w:rPr>
          <w:rFonts w:ascii="Times New Roman" w:hAnsi="Times New Roman" w:cs="Times New Roman"/>
          <w:sz w:val="22"/>
          <w:szCs w:val="22"/>
        </w:rPr>
        <w:t xml:space="preserve">generally </w:t>
      </w:r>
      <w:r>
        <w:rPr>
          <w:rFonts w:ascii="Times New Roman" w:hAnsi="Times New Roman" w:cs="Times New Roman"/>
          <w:sz w:val="22"/>
          <w:szCs w:val="22"/>
        </w:rPr>
        <w:t>group</w:t>
      </w:r>
      <w:r w:rsidR="00274757">
        <w:rPr>
          <w:rFonts w:ascii="Times New Roman" w:hAnsi="Times New Roman" w:cs="Times New Roman"/>
          <w:sz w:val="22"/>
          <w:szCs w:val="22"/>
        </w:rPr>
        <w:t>ed</w:t>
      </w:r>
      <w:r>
        <w:rPr>
          <w:rFonts w:ascii="Times New Roman" w:hAnsi="Times New Roman" w:cs="Times New Roman"/>
          <w:sz w:val="22"/>
          <w:szCs w:val="22"/>
        </w:rPr>
        <w:t xml:space="preserve"> </w:t>
      </w:r>
      <w:r w:rsidRPr="008E2B65">
        <w:rPr>
          <w:rFonts w:ascii="Times New Roman" w:hAnsi="Times New Roman" w:cs="Times New Roman"/>
          <w:sz w:val="22"/>
          <w:szCs w:val="22"/>
        </w:rPr>
        <w:t xml:space="preserve">according to </w:t>
      </w:r>
      <w:r w:rsidR="00274757">
        <w:rPr>
          <w:rFonts w:ascii="Times New Roman" w:hAnsi="Times New Roman" w:cs="Times New Roman"/>
          <w:sz w:val="22"/>
          <w:szCs w:val="22"/>
        </w:rPr>
        <w:t>weight change due to water loss/uptake</w:t>
      </w:r>
      <w:r w:rsidRPr="008E2B65">
        <w:rPr>
          <w:rFonts w:ascii="Times New Roman" w:hAnsi="Times New Roman" w:cs="Times New Roman"/>
          <w:sz w:val="22"/>
          <w:szCs w:val="22"/>
        </w:rPr>
        <w:t xml:space="preserve"> during cooking</w:t>
      </w:r>
      <w:r>
        <w:rPr>
          <w:rFonts w:ascii="Times New Roman" w:hAnsi="Times New Roman" w:cs="Times New Roman"/>
          <w:sz w:val="22"/>
          <w:szCs w:val="22"/>
        </w:rPr>
        <w:t>) or other</w:t>
      </w:r>
      <w:r w:rsidR="00274757">
        <w:rPr>
          <w:rFonts w:ascii="Times New Roman" w:hAnsi="Times New Roman" w:cs="Times New Roman"/>
          <w:sz w:val="22"/>
          <w:szCs w:val="22"/>
        </w:rPr>
        <w:t xml:space="preserve"> specific</w:t>
      </w:r>
      <w:r>
        <w:rPr>
          <w:rFonts w:ascii="Times New Roman" w:hAnsi="Times New Roman" w:cs="Times New Roman"/>
          <w:sz w:val="22"/>
          <w:szCs w:val="22"/>
        </w:rPr>
        <w:t xml:space="preserve"> descriptors</w:t>
      </w:r>
      <w:r w:rsidR="00274757">
        <w:rPr>
          <w:rFonts w:ascii="Times New Roman" w:hAnsi="Times New Roman" w:cs="Times New Roman"/>
          <w:sz w:val="22"/>
          <w:szCs w:val="22"/>
        </w:rPr>
        <w:t xml:space="preserve"> (see below</w:t>
      </w:r>
      <w:r w:rsidR="00A60CAF">
        <w:rPr>
          <w:rFonts w:ascii="Times New Roman" w:hAnsi="Times New Roman" w:cs="Times New Roman"/>
          <w:sz w:val="22"/>
          <w:szCs w:val="22"/>
        </w:rPr>
        <w:t>),</w:t>
      </w:r>
      <w:r w:rsidRPr="008E2B65">
        <w:rPr>
          <w:rFonts w:ascii="Times New Roman" w:hAnsi="Times New Roman" w:cs="Times New Roman"/>
          <w:sz w:val="22"/>
          <w:szCs w:val="22"/>
        </w:rPr>
        <w:t xml:space="preserve"> a coefficient is entered. </w:t>
      </w:r>
    </w:p>
    <w:p w:rsidR="008E2B65" w:rsidRPr="008E2B65" w:rsidRDefault="008E2B65" w:rsidP="008E2B65">
      <w:pPr>
        <w:rPr>
          <w:rFonts w:ascii="Times New Roman" w:hAnsi="Times New Roman" w:cs="Times New Roman"/>
          <w:sz w:val="22"/>
          <w:szCs w:val="22"/>
        </w:rPr>
      </w:pPr>
    </w:p>
    <w:p w:rsidR="008E2B65" w:rsidRPr="008E2B65" w:rsidRDefault="008E2B65" w:rsidP="008E2B65">
      <w:pPr>
        <w:rPr>
          <w:rFonts w:ascii="Times New Roman" w:hAnsi="Times New Roman" w:cs="Times New Roman"/>
          <w:sz w:val="22"/>
          <w:szCs w:val="22"/>
        </w:rPr>
      </w:pPr>
      <w:r w:rsidRPr="008E2B65">
        <w:rPr>
          <w:rFonts w:ascii="Times New Roman" w:hAnsi="Times New Roman" w:cs="Times New Roman"/>
          <w:sz w:val="22"/>
          <w:szCs w:val="22"/>
        </w:rPr>
        <w:t xml:space="preserve">Format </w:t>
      </w:r>
      <w:commentRangeStart w:id="2"/>
      <w:r w:rsidRPr="008E2B65">
        <w:rPr>
          <w:rFonts w:ascii="Times New Roman" w:hAnsi="Times New Roman" w:cs="Times New Roman"/>
          <w:sz w:val="22"/>
          <w:szCs w:val="22"/>
        </w:rPr>
        <w:t xml:space="preserve">of RAWCOOK </w:t>
      </w:r>
      <w:commentRangeEnd w:id="2"/>
      <w:r w:rsidR="001C4960">
        <w:rPr>
          <w:rStyle w:val="CommentReference"/>
        </w:rPr>
        <w:commentReference w:id="2"/>
      </w:r>
      <w:r w:rsidRPr="008E2B65">
        <w:rPr>
          <w:rFonts w:ascii="Times New Roman" w:hAnsi="Times New Roman" w:cs="Times New Roman"/>
          <w:sz w:val="22"/>
          <w:szCs w:val="22"/>
        </w:rPr>
        <w:t xml:space="preserve">file: </w:t>
      </w:r>
    </w:p>
    <w:p w:rsidR="008E2B65" w:rsidRDefault="008E2B65" w:rsidP="008E2B65">
      <w:pPr>
        <w:rPr>
          <w:rFonts w:ascii="Arial" w:hAnsi="Arial"/>
        </w:rPr>
      </w:pPr>
    </w:p>
    <w:p w:rsidR="008E2B65" w:rsidRDefault="008E2B65" w:rsidP="008E2B65">
      <w:pPr>
        <w:rPr>
          <w:rFonts w:ascii="Arial" w:hAnsi="Arial"/>
        </w:rPr>
      </w:pPr>
      <w:r w:rsidRPr="0005094D">
        <w:rPr>
          <w:rFonts w:ascii="Arial" w:hAnsi="Arial"/>
        </w:rPr>
        <w:t>1</w:t>
      </w:r>
      <w:r w:rsidRPr="0005094D">
        <w:rPr>
          <w:rFonts w:ascii="Arial" w:hAnsi="Arial"/>
          <w:vertAlign w:val="superscript"/>
        </w:rPr>
        <w:t>st</w:t>
      </w:r>
      <w:r w:rsidRPr="0005094D">
        <w:rPr>
          <w:rFonts w:ascii="Arial" w:hAnsi="Arial"/>
        </w:rPr>
        <w:t xml:space="preserve"> – 46</w:t>
      </w:r>
      <w:r w:rsidRPr="0005094D">
        <w:rPr>
          <w:rFonts w:ascii="Arial" w:hAnsi="Arial"/>
          <w:vertAlign w:val="superscript"/>
        </w:rPr>
        <w:t xml:space="preserve">th </w:t>
      </w:r>
      <w:r w:rsidRPr="0005094D">
        <w:rPr>
          <w:rFonts w:ascii="Arial" w:hAnsi="Arial"/>
        </w:rPr>
        <w:t>character</w:t>
      </w:r>
      <w:r w:rsidRPr="0005094D">
        <w:rPr>
          <w:rFonts w:ascii="Arial" w:hAnsi="Arial"/>
          <w:vertAlign w:val="superscript"/>
        </w:rPr>
        <w:tab/>
      </w:r>
      <w:r w:rsidRPr="0005094D">
        <w:rPr>
          <w:rFonts w:ascii="Arial" w:hAnsi="Arial"/>
        </w:rPr>
        <w:t>: see format of the food list</w:t>
      </w:r>
    </w:p>
    <w:p w:rsidR="00EA741D" w:rsidRPr="0005094D" w:rsidRDefault="00EA741D" w:rsidP="008E2B65">
      <w:pPr>
        <w:rPr>
          <w:rFonts w:ascii="Arial" w:hAnsi="Arial"/>
        </w:rPr>
      </w:pPr>
    </w:p>
    <w:p w:rsidR="008E2B65" w:rsidRPr="0005094D" w:rsidRDefault="008E2B65" w:rsidP="008E2B65">
      <w:pPr>
        <w:rPr>
          <w:rFonts w:ascii="Arial" w:hAnsi="Arial"/>
        </w:rPr>
      </w:pPr>
      <w:r w:rsidRPr="0005094D">
        <w:rPr>
          <w:rFonts w:ascii="Arial" w:hAnsi="Arial"/>
        </w:rPr>
        <w:t>47</w:t>
      </w:r>
      <w:r w:rsidRPr="0005094D">
        <w:rPr>
          <w:rFonts w:ascii="Arial" w:hAnsi="Arial"/>
          <w:vertAlign w:val="superscript"/>
        </w:rPr>
        <w:t xml:space="preserve">th </w:t>
      </w:r>
      <w:r w:rsidRPr="0005094D">
        <w:rPr>
          <w:rFonts w:ascii="Arial" w:hAnsi="Arial"/>
        </w:rPr>
        <w:t xml:space="preserve">character </w:t>
      </w:r>
      <w:r w:rsidRPr="0005094D">
        <w:rPr>
          <w:rFonts w:ascii="Arial" w:hAnsi="Arial"/>
        </w:rPr>
        <w:tab/>
      </w:r>
      <w:r w:rsidRPr="0005094D">
        <w:rPr>
          <w:rFonts w:ascii="Arial" w:hAnsi="Arial"/>
        </w:rPr>
        <w:tab/>
        <w:t xml:space="preserve">: </w:t>
      </w:r>
      <w:r w:rsidRPr="00274757">
        <w:rPr>
          <w:rFonts w:ascii="Arial" w:hAnsi="Arial"/>
          <w:b/>
        </w:rPr>
        <w:t>default value</w:t>
      </w:r>
      <w:r w:rsidRPr="0005094D">
        <w:rPr>
          <w:rFonts w:ascii="Arial" w:hAnsi="Arial"/>
        </w:rPr>
        <w:t>: applies to the following cooking methods, or used by default if</w:t>
      </w:r>
    </w:p>
    <w:p w:rsidR="008E2B65" w:rsidRPr="0005094D" w:rsidRDefault="008E2B65" w:rsidP="008E2B65">
      <w:pPr>
        <w:pStyle w:val="PlainText"/>
        <w:ind w:left="720" w:firstLine="720"/>
        <w:rPr>
          <w:rFonts w:ascii="Arial" w:hAnsi="Arial" w:cs="Arial"/>
          <w:lang w:val="en-US"/>
        </w:rPr>
      </w:pPr>
      <w:r w:rsidRPr="0005094D">
        <w:rPr>
          <w:rFonts w:ascii="Arial" w:hAnsi="Arial" w:cs="Arial"/>
          <w:lang w:val="en-US"/>
        </w:rPr>
        <w:t xml:space="preserve">  </w:t>
      </w:r>
      <w:r w:rsidRPr="0005094D">
        <w:rPr>
          <w:rFonts w:ascii="Arial" w:hAnsi="Arial" w:cs="Arial"/>
          <w:lang w:val="en-US"/>
        </w:rPr>
        <w:tab/>
        <w:t xml:space="preserve">  </w:t>
      </w:r>
      <w:proofErr w:type="gramStart"/>
      <w:r w:rsidRPr="0005094D">
        <w:rPr>
          <w:rFonts w:ascii="Arial" w:hAnsi="Arial" w:cs="Arial"/>
          <w:lang w:val="en-US"/>
        </w:rPr>
        <w:t>no</w:t>
      </w:r>
      <w:proofErr w:type="gramEnd"/>
      <w:r w:rsidRPr="0005094D">
        <w:rPr>
          <w:rFonts w:ascii="Arial" w:hAnsi="Arial" w:cs="Arial"/>
          <w:lang w:val="en-US"/>
        </w:rPr>
        <w:t xml:space="preserve"> value is reported for the other groups of cooking methods (column</w:t>
      </w:r>
      <w:r w:rsidR="00AD710B">
        <w:rPr>
          <w:rFonts w:ascii="Arial" w:hAnsi="Arial" w:cs="Arial"/>
          <w:lang w:val="en-US"/>
        </w:rPr>
        <w:t>s</w:t>
      </w:r>
      <w:r w:rsidRPr="0005094D">
        <w:rPr>
          <w:rFonts w:ascii="Arial" w:hAnsi="Arial" w:cs="Arial"/>
          <w:lang w:val="en-US"/>
        </w:rPr>
        <w:t xml:space="preserve"> 4-8)</w:t>
      </w:r>
    </w:p>
    <w:p w:rsidR="00F52CDE"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00</w:t>
      </w:r>
      <w:r w:rsidRPr="0005094D">
        <w:rPr>
          <w:rFonts w:ascii="Arial" w:hAnsi="Arial" w:cs="Arial"/>
          <w:lang w:val="en-US"/>
        </w:rPr>
        <w:tab/>
      </w:r>
      <w:r w:rsidR="00F52CDE" w:rsidRPr="00F52CDE">
        <w:rPr>
          <w:rFonts w:ascii="Arial" w:hAnsi="Arial" w:cs="Arial"/>
          <w:lang w:val="en-US"/>
        </w:rPr>
        <w:t xml:space="preserve">cooking method undefined </w:t>
      </w:r>
      <w:r w:rsidR="00152FD0">
        <w:rPr>
          <w:rFonts w:ascii="Arial" w:hAnsi="Arial" w:cs="Arial"/>
          <w:lang w:val="en-US"/>
        </w:rPr>
        <w:t>(unknown whether raw or cooked)</w:t>
      </w:r>
    </w:p>
    <w:p w:rsidR="008E2B65" w:rsidRPr="0005094D" w:rsidRDefault="00F52CDE" w:rsidP="00F52CDE">
      <w:pPr>
        <w:pStyle w:val="PlainText"/>
        <w:ind w:left="1440" w:firstLine="720"/>
        <w:rPr>
          <w:rFonts w:ascii="Arial" w:hAnsi="Arial" w:cs="Arial"/>
          <w:lang w:val="en-US"/>
        </w:rPr>
      </w:pPr>
      <w:r>
        <w:rPr>
          <w:rFonts w:ascii="Arial" w:hAnsi="Arial" w:cs="Arial"/>
          <w:lang w:val="en-US"/>
        </w:rPr>
        <w:t xml:space="preserve">  94</w:t>
      </w:r>
      <w:r>
        <w:rPr>
          <w:rFonts w:ascii="Arial" w:hAnsi="Arial" w:cs="Arial"/>
          <w:lang w:val="en-US"/>
        </w:rPr>
        <w:tab/>
      </w:r>
      <w:r w:rsidR="008E2B65" w:rsidRPr="0005094D">
        <w:rPr>
          <w:rFonts w:ascii="Arial" w:hAnsi="Arial" w:cs="Arial"/>
          <w:lang w:val="en-US"/>
        </w:rPr>
        <w:t xml:space="preserve">cooked </w:t>
      </w:r>
      <w:proofErr w:type="spellStart"/>
      <w:r w:rsidR="008E2B65" w:rsidRPr="0005094D">
        <w:rPr>
          <w:rFonts w:ascii="Arial" w:hAnsi="Arial" w:cs="Arial"/>
          <w:lang w:val="en-US"/>
        </w:rPr>
        <w:t>n.s</w:t>
      </w:r>
      <w:proofErr w:type="spellEnd"/>
      <w:r w:rsidR="008E2B65" w:rsidRPr="0005094D">
        <w:rPr>
          <w:rFonts w:ascii="Arial" w:hAnsi="Arial" w:cs="Arial"/>
          <w:lang w:val="en-US"/>
        </w:rPr>
        <w:t>.</w:t>
      </w:r>
      <w:r w:rsidR="00152FD0">
        <w:rPr>
          <w:rFonts w:ascii="Arial" w:hAnsi="Arial" w:cs="Arial"/>
          <w:lang w:val="en-US"/>
        </w:rPr>
        <w:t xml:space="preserve"> (unknown whether with</w:t>
      </w:r>
      <w:r w:rsidR="00F162E2">
        <w:rPr>
          <w:rFonts w:ascii="Arial" w:hAnsi="Arial" w:cs="Arial"/>
          <w:lang w:val="en-US"/>
        </w:rPr>
        <w:t xml:space="preserve"> or</w:t>
      </w:r>
      <w:r w:rsidR="00152FD0">
        <w:rPr>
          <w:rFonts w:ascii="Arial" w:hAnsi="Arial" w:cs="Arial"/>
          <w:lang w:val="en-US"/>
        </w:rPr>
        <w:t xml:space="preserve"> without fat)</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96</w:t>
      </w:r>
      <w:r w:rsidRPr="0005094D">
        <w:rPr>
          <w:rFonts w:ascii="Arial" w:hAnsi="Arial" w:cs="Arial"/>
          <w:lang w:val="en-US"/>
        </w:rPr>
        <w:tab/>
        <w:t xml:space="preserve">cooked without fat </w:t>
      </w:r>
      <w:proofErr w:type="spellStart"/>
      <w:r w:rsidRPr="0005094D">
        <w:rPr>
          <w:rFonts w:ascii="Arial" w:hAnsi="Arial" w:cs="Arial"/>
          <w:lang w:val="en-US"/>
        </w:rPr>
        <w:t>n.s</w:t>
      </w:r>
      <w:proofErr w:type="spellEnd"/>
      <w:r w:rsidRPr="0005094D">
        <w:rPr>
          <w:rFonts w:ascii="Arial" w:hAnsi="Arial" w:cs="Arial"/>
          <w:lang w:val="en-US"/>
        </w:rPr>
        <w:t>.</w:t>
      </w:r>
    </w:p>
    <w:p w:rsidR="00F52CDE" w:rsidRPr="0005094D" w:rsidRDefault="00F52CDE" w:rsidP="00F52CDE">
      <w:pPr>
        <w:pStyle w:val="PlainText"/>
        <w:rPr>
          <w:rFonts w:ascii="Arial" w:hAnsi="Arial" w:cs="Arial"/>
          <w:lang w:val="en-US"/>
        </w:rPr>
      </w:pPr>
      <w:r w:rsidRPr="0005094D">
        <w:rPr>
          <w:rFonts w:ascii="Arial" w:hAnsi="Arial" w:cs="Arial"/>
          <w:lang w:val="en-US"/>
        </w:rPr>
        <w:tab/>
      </w:r>
      <w:r>
        <w:rPr>
          <w:rFonts w:ascii="Arial" w:hAnsi="Arial" w:cs="Arial"/>
          <w:lang w:val="en-US"/>
        </w:rPr>
        <w:tab/>
      </w:r>
      <w:r>
        <w:rPr>
          <w:rFonts w:ascii="Arial" w:hAnsi="Arial" w:cs="Arial"/>
          <w:lang w:val="en-US"/>
        </w:rPr>
        <w:tab/>
        <w:t xml:space="preserve">  </w:t>
      </w:r>
      <w:r w:rsidRPr="0005094D">
        <w:rPr>
          <w:rFonts w:ascii="Arial" w:hAnsi="Arial" w:cs="Arial"/>
          <w:lang w:val="en-US"/>
        </w:rPr>
        <w:t>21</w:t>
      </w:r>
      <w:r w:rsidRPr="0005094D">
        <w:rPr>
          <w:rFonts w:ascii="Arial" w:hAnsi="Arial" w:cs="Arial"/>
          <w:lang w:val="en-US"/>
        </w:rPr>
        <w:tab/>
      </w:r>
      <w:r w:rsidRPr="00F52CDE">
        <w:rPr>
          <w:rFonts w:ascii="Arial" w:hAnsi="Arial" w:cs="Arial"/>
          <w:lang w:val="en-US"/>
        </w:rPr>
        <w:t>cooked in a microwave oven without fat</w:t>
      </w:r>
    </w:p>
    <w:p w:rsidR="00F52CDE" w:rsidRPr="0005094D" w:rsidRDefault="00F52CDE" w:rsidP="00F52CDE">
      <w:pPr>
        <w:pStyle w:val="PlainText"/>
        <w:rPr>
          <w:rFonts w:ascii="Arial" w:hAnsi="Arial" w:cs="Arial"/>
          <w:lang w:val="en-US"/>
        </w:rPr>
      </w:pPr>
      <w:r w:rsidRPr="0005094D">
        <w:rPr>
          <w:rFonts w:ascii="Arial" w:hAnsi="Arial" w:cs="Arial"/>
          <w:lang w:val="en-US"/>
        </w:rPr>
        <w:tab/>
      </w:r>
      <w:r>
        <w:rPr>
          <w:rFonts w:ascii="Arial" w:hAnsi="Arial" w:cs="Arial"/>
          <w:lang w:val="en-US"/>
        </w:rPr>
        <w:tab/>
      </w:r>
      <w:r>
        <w:rPr>
          <w:rFonts w:ascii="Arial" w:hAnsi="Arial" w:cs="Arial"/>
          <w:lang w:val="en-US"/>
        </w:rPr>
        <w:tab/>
        <w:t xml:space="preserve">  3</w:t>
      </w:r>
      <w:r w:rsidRPr="0005094D">
        <w:rPr>
          <w:rFonts w:ascii="Arial" w:hAnsi="Arial" w:cs="Arial"/>
          <w:lang w:val="en-US"/>
        </w:rPr>
        <w:t>1</w:t>
      </w:r>
      <w:r w:rsidRPr="0005094D">
        <w:rPr>
          <w:rFonts w:ascii="Arial" w:hAnsi="Arial" w:cs="Arial"/>
          <w:lang w:val="en-US"/>
        </w:rPr>
        <w:tab/>
      </w:r>
      <w:r w:rsidRPr="00F52CDE">
        <w:rPr>
          <w:rFonts w:ascii="Arial" w:hAnsi="Arial" w:cs="Arial"/>
          <w:lang w:val="en-US"/>
        </w:rPr>
        <w:t>cooked in a microwave oven with fat</w:t>
      </w:r>
    </w:p>
    <w:p w:rsidR="00363862" w:rsidRDefault="00F52CDE" w:rsidP="008E2B65">
      <w:pPr>
        <w:pStyle w:val="PlainText"/>
        <w:rPr>
          <w:rFonts w:ascii="Arial" w:hAnsi="Arial" w:cs="Arial"/>
          <w:lang w:val="en-US"/>
        </w:rPr>
      </w:pPr>
      <w:r w:rsidRPr="0005094D">
        <w:rPr>
          <w:rFonts w:ascii="Arial" w:hAnsi="Arial" w:cs="Arial"/>
          <w:lang w:val="en-US"/>
        </w:rPr>
        <w:tab/>
      </w:r>
      <w:r>
        <w:rPr>
          <w:rFonts w:ascii="Arial" w:hAnsi="Arial" w:cs="Arial"/>
          <w:lang w:val="en-US"/>
        </w:rPr>
        <w:tab/>
      </w:r>
      <w:r>
        <w:rPr>
          <w:rFonts w:ascii="Arial" w:hAnsi="Arial" w:cs="Arial"/>
          <w:lang w:val="en-US"/>
        </w:rPr>
        <w:tab/>
        <w:t xml:space="preserve">  32</w:t>
      </w:r>
      <w:r w:rsidRPr="0005094D">
        <w:rPr>
          <w:rFonts w:ascii="Arial" w:hAnsi="Arial" w:cs="Arial"/>
          <w:lang w:val="en-US"/>
        </w:rPr>
        <w:tab/>
      </w:r>
      <w:r w:rsidRPr="00F52CDE">
        <w:rPr>
          <w:rFonts w:ascii="Arial" w:hAnsi="Arial" w:cs="Arial"/>
          <w:lang w:val="en-US"/>
        </w:rPr>
        <w:t xml:space="preserve">cooked in a microwave oven </w:t>
      </w:r>
      <w:proofErr w:type="spellStart"/>
      <w:r>
        <w:rPr>
          <w:rFonts w:ascii="Arial" w:hAnsi="Arial" w:cs="Arial"/>
          <w:lang w:val="en-US"/>
        </w:rPr>
        <w:t>n.s</w:t>
      </w:r>
      <w:proofErr w:type="spellEnd"/>
      <w:r>
        <w:rPr>
          <w:rFonts w:ascii="Arial" w:hAnsi="Arial" w:cs="Arial"/>
          <w:lang w:val="en-US"/>
        </w:rPr>
        <w:t>.</w:t>
      </w:r>
    </w:p>
    <w:p w:rsidR="00F52CDE" w:rsidRPr="0005094D" w:rsidRDefault="00F52CDE" w:rsidP="008E2B65">
      <w:pPr>
        <w:pStyle w:val="PlainText"/>
        <w:rPr>
          <w:rFonts w:ascii="Arial" w:hAnsi="Arial" w:cs="Arial"/>
          <w:lang w:val="en-US"/>
        </w:rPr>
      </w:pPr>
    </w:p>
    <w:p w:rsidR="008E2B65" w:rsidRPr="0005094D" w:rsidRDefault="008E2B65" w:rsidP="001547BF">
      <w:pPr>
        <w:ind w:left="2160" w:hanging="2160"/>
        <w:rPr>
          <w:rFonts w:ascii="Arial" w:hAnsi="Arial"/>
        </w:rPr>
      </w:pPr>
      <w:r w:rsidRPr="0005094D">
        <w:rPr>
          <w:rFonts w:ascii="Arial" w:hAnsi="Arial"/>
        </w:rPr>
        <w:t>52</w:t>
      </w:r>
      <w:r w:rsidRPr="0005094D">
        <w:rPr>
          <w:rFonts w:ascii="Arial" w:hAnsi="Arial"/>
          <w:vertAlign w:val="superscript"/>
        </w:rPr>
        <w:t>nd</w:t>
      </w:r>
      <w:r w:rsidRPr="0005094D">
        <w:rPr>
          <w:rFonts w:ascii="Arial" w:hAnsi="Arial"/>
        </w:rPr>
        <w:t xml:space="preserve"> character</w:t>
      </w:r>
      <w:r w:rsidRPr="0005094D">
        <w:rPr>
          <w:rFonts w:ascii="Arial" w:hAnsi="Arial"/>
        </w:rPr>
        <w:tab/>
        <w:t xml:space="preserve">: </w:t>
      </w:r>
      <w:r w:rsidRPr="008439B8">
        <w:rPr>
          <w:rFonts w:ascii="Arial" w:hAnsi="Arial"/>
          <w:b/>
        </w:rPr>
        <w:t>coefficient belonging to the foods that are "boiled" (BO)</w:t>
      </w:r>
      <w:r w:rsidRPr="0005094D">
        <w:rPr>
          <w:rFonts w:ascii="Arial" w:hAnsi="Arial"/>
        </w:rPr>
        <w:t>, with descriptors:</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03</w:t>
      </w:r>
      <w:r w:rsidRPr="0005094D">
        <w:rPr>
          <w:rFonts w:ascii="Arial" w:hAnsi="Arial" w:cs="Arial"/>
          <w:lang w:val="en-US"/>
        </w:rPr>
        <w:tab/>
        <w:t>boiled</w:t>
      </w:r>
      <w:r w:rsidR="00363862">
        <w:rPr>
          <w:rFonts w:ascii="Arial" w:hAnsi="Arial" w:cs="Arial"/>
          <w:lang w:val="en-US"/>
        </w:rPr>
        <w:t xml:space="preserve"> in water</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38</w:t>
      </w:r>
      <w:r>
        <w:rPr>
          <w:rFonts w:ascii="Arial" w:hAnsi="Arial" w:cs="Arial"/>
          <w:lang w:val="en-US"/>
        </w:rPr>
        <w:tab/>
        <w:t>boiled in broth</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45</w:t>
      </w:r>
      <w:r>
        <w:rPr>
          <w:rFonts w:ascii="Arial" w:hAnsi="Arial" w:cs="Arial"/>
          <w:lang w:val="en-US"/>
        </w:rPr>
        <w:tab/>
        <w:t xml:space="preserve">boiled </w:t>
      </w:r>
      <w:proofErr w:type="spellStart"/>
      <w:r>
        <w:rPr>
          <w:rFonts w:ascii="Arial" w:hAnsi="Arial" w:cs="Arial"/>
          <w:lang w:val="en-US"/>
        </w:rPr>
        <w:t>n.s</w:t>
      </w:r>
      <w:proofErr w:type="spellEnd"/>
      <w:r>
        <w:rPr>
          <w:rFonts w:ascii="Arial" w:hAnsi="Arial" w:cs="Arial"/>
          <w:lang w:val="en-US"/>
        </w:rPr>
        <w:t>.</w:t>
      </w:r>
    </w:p>
    <w:p w:rsidR="00363862" w:rsidRPr="0005094D"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37</w:t>
      </w:r>
      <w:r>
        <w:rPr>
          <w:rFonts w:ascii="Arial" w:hAnsi="Arial" w:cs="Arial"/>
          <w:lang w:val="en-US"/>
        </w:rPr>
        <w:tab/>
        <w:t>boiled down</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04</w:t>
      </w:r>
      <w:r w:rsidRPr="0005094D">
        <w:rPr>
          <w:rFonts w:ascii="Arial" w:hAnsi="Arial" w:cs="Arial"/>
          <w:lang w:val="en-US"/>
        </w:rPr>
        <w:tab/>
        <w:t>steamed</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05</w:t>
      </w:r>
      <w:r w:rsidRPr="0005094D">
        <w:rPr>
          <w:rFonts w:ascii="Arial" w:hAnsi="Arial" w:cs="Arial"/>
          <w:lang w:val="en-US"/>
        </w:rPr>
        <w:tab/>
        <w:t>blanched</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06</w:t>
      </w:r>
      <w:r w:rsidRPr="0005094D">
        <w:rPr>
          <w:rFonts w:ascii="Arial" w:hAnsi="Arial" w:cs="Arial"/>
          <w:lang w:val="en-US"/>
        </w:rPr>
        <w:tab/>
        <w:t>poached</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16</w:t>
      </w:r>
      <w:r w:rsidRPr="0005094D">
        <w:rPr>
          <w:rFonts w:ascii="Arial" w:hAnsi="Arial" w:cs="Arial"/>
          <w:lang w:val="en-US"/>
        </w:rPr>
        <w:tab/>
        <w:t>stewed</w:t>
      </w:r>
      <w:r w:rsidR="00363862">
        <w:rPr>
          <w:rFonts w:ascii="Arial" w:hAnsi="Arial" w:cs="Arial"/>
          <w:lang w:val="en-US"/>
        </w:rPr>
        <w:t xml:space="preserve"> with fat</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35</w:t>
      </w:r>
      <w:r>
        <w:rPr>
          <w:rFonts w:ascii="Arial" w:hAnsi="Arial" w:cs="Arial"/>
          <w:lang w:val="en-US"/>
        </w:rPr>
        <w:tab/>
        <w:t>stewed without fat</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40</w:t>
      </w:r>
      <w:r>
        <w:rPr>
          <w:rFonts w:ascii="Arial" w:hAnsi="Arial" w:cs="Arial"/>
          <w:lang w:val="en-US"/>
        </w:rPr>
        <w:tab/>
        <w:t xml:space="preserve">stewed </w:t>
      </w:r>
      <w:proofErr w:type="spellStart"/>
      <w:r>
        <w:rPr>
          <w:rFonts w:ascii="Arial" w:hAnsi="Arial" w:cs="Arial"/>
          <w:lang w:val="en-US"/>
        </w:rPr>
        <w:t>n.s</w:t>
      </w:r>
      <w:proofErr w:type="spellEnd"/>
      <w:r>
        <w:rPr>
          <w:rFonts w:ascii="Arial" w:hAnsi="Arial" w:cs="Arial"/>
          <w:lang w:val="en-US"/>
        </w:rPr>
        <w:t>.</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44</w:t>
      </w:r>
      <w:r>
        <w:rPr>
          <w:rFonts w:ascii="Arial" w:hAnsi="Arial" w:cs="Arial"/>
          <w:lang w:val="en-US"/>
        </w:rPr>
        <w:tab/>
        <w:t xml:space="preserve">pressure cooked </w:t>
      </w:r>
      <w:proofErr w:type="spellStart"/>
      <w:r>
        <w:rPr>
          <w:rFonts w:ascii="Arial" w:hAnsi="Arial" w:cs="Arial"/>
          <w:lang w:val="en-US"/>
        </w:rPr>
        <w:t>n.s</w:t>
      </w:r>
      <w:proofErr w:type="spellEnd"/>
      <w:r>
        <w:rPr>
          <w:rFonts w:ascii="Arial" w:hAnsi="Arial" w:cs="Arial"/>
          <w:lang w:val="en-US"/>
        </w:rPr>
        <w:t>.</w:t>
      </w:r>
    </w:p>
    <w:p w:rsidR="00363862" w:rsidRDefault="00363862" w:rsidP="008E2B65">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58</w:t>
      </w:r>
      <w:r>
        <w:rPr>
          <w:rFonts w:ascii="Arial" w:hAnsi="Arial" w:cs="Arial"/>
          <w:lang w:val="en-US"/>
        </w:rPr>
        <w:tab/>
      </w:r>
      <w:proofErr w:type="gramStart"/>
      <w:r>
        <w:rPr>
          <w:rFonts w:ascii="Arial" w:hAnsi="Arial" w:cs="Arial"/>
          <w:lang w:val="en-US"/>
        </w:rPr>
        <w:t>pressure</w:t>
      </w:r>
      <w:proofErr w:type="gramEnd"/>
      <w:r>
        <w:rPr>
          <w:rFonts w:ascii="Arial" w:hAnsi="Arial" w:cs="Arial"/>
          <w:lang w:val="en-US"/>
        </w:rPr>
        <w:t xml:space="preserve"> cooked without fat</w:t>
      </w:r>
    </w:p>
    <w:p w:rsidR="00363862" w:rsidRDefault="00363862" w:rsidP="00363862">
      <w:pPr>
        <w:pStyle w:val="PlainText"/>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 xml:space="preserve">  59</w:t>
      </w:r>
      <w:r>
        <w:rPr>
          <w:rFonts w:ascii="Arial" w:hAnsi="Arial" w:cs="Arial"/>
          <w:lang w:val="en-US"/>
        </w:rPr>
        <w:tab/>
      </w:r>
      <w:proofErr w:type="gramStart"/>
      <w:r>
        <w:rPr>
          <w:rFonts w:ascii="Arial" w:hAnsi="Arial" w:cs="Arial"/>
          <w:lang w:val="en-US"/>
        </w:rPr>
        <w:t>pressure</w:t>
      </w:r>
      <w:proofErr w:type="gramEnd"/>
      <w:r>
        <w:rPr>
          <w:rFonts w:ascii="Arial" w:hAnsi="Arial" w:cs="Arial"/>
          <w:lang w:val="en-US"/>
        </w:rPr>
        <w:t xml:space="preserve"> cooked with fat</w:t>
      </w:r>
    </w:p>
    <w:p w:rsidR="00363862" w:rsidRPr="0005094D" w:rsidRDefault="00363862" w:rsidP="008E2B65">
      <w:pPr>
        <w:pStyle w:val="PlainText"/>
        <w:rPr>
          <w:rFonts w:ascii="Arial" w:hAnsi="Arial" w:cs="Arial"/>
          <w:lang w:val="en-US"/>
        </w:rPr>
      </w:pPr>
    </w:p>
    <w:p w:rsidR="008E2B65" w:rsidRPr="0005094D" w:rsidRDefault="008E2B65" w:rsidP="00AD710B">
      <w:pPr>
        <w:pStyle w:val="PlainText"/>
        <w:ind w:left="2160" w:hanging="2160"/>
        <w:rPr>
          <w:rFonts w:ascii="Arial" w:hAnsi="Arial" w:cs="Arial"/>
          <w:lang w:val="en-US"/>
        </w:rPr>
      </w:pPr>
      <w:r w:rsidRPr="0005094D">
        <w:rPr>
          <w:rFonts w:ascii="Arial" w:hAnsi="Arial" w:cs="Arial"/>
          <w:lang w:val="en-US"/>
        </w:rPr>
        <w:t>60</w:t>
      </w:r>
      <w:r w:rsidRPr="0005094D">
        <w:rPr>
          <w:rFonts w:ascii="Arial" w:hAnsi="Arial" w:cs="Arial"/>
          <w:vertAlign w:val="superscript"/>
          <w:lang w:val="en-US"/>
        </w:rPr>
        <w:t>th</w:t>
      </w:r>
      <w:r w:rsidRPr="0005094D">
        <w:rPr>
          <w:rFonts w:ascii="Arial" w:hAnsi="Arial" w:cs="Arial"/>
          <w:lang w:val="en-US"/>
        </w:rPr>
        <w:t xml:space="preserve"> character</w:t>
      </w:r>
      <w:r w:rsidRPr="0005094D">
        <w:rPr>
          <w:rFonts w:ascii="Arial" w:hAnsi="Arial" w:cs="Arial"/>
          <w:lang w:val="en-US"/>
        </w:rPr>
        <w:tab/>
        <w:t xml:space="preserve">: </w:t>
      </w:r>
      <w:r w:rsidRPr="008439B8">
        <w:rPr>
          <w:rFonts w:ascii="Arial" w:hAnsi="Arial" w:cs="Arial"/>
          <w:b/>
          <w:lang w:val="en-US"/>
        </w:rPr>
        <w:t>coefficient belonging to the foods that are “baked” (BA)</w:t>
      </w:r>
      <w:r w:rsidRPr="0005094D">
        <w:rPr>
          <w:rFonts w:ascii="Arial" w:hAnsi="Arial" w:cs="Arial"/>
          <w:lang w:val="en-US"/>
        </w:rPr>
        <w:t>, with descriptors:</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01</w:t>
      </w:r>
      <w:r w:rsidRPr="0005094D">
        <w:rPr>
          <w:rFonts w:ascii="Arial" w:hAnsi="Arial" w:cs="Arial"/>
          <w:lang w:val="en-US"/>
        </w:rPr>
        <w:tab/>
      </w:r>
      <w:r w:rsidR="00FF5248" w:rsidRPr="00FF5248">
        <w:rPr>
          <w:rFonts w:ascii="Arial" w:hAnsi="Arial" w:cs="Arial"/>
          <w:lang w:val="en-US"/>
        </w:rPr>
        <w:t xml:space="preserve">roasted/baked </w:t>
      </w:r>
      <w:r w:rsidR="00FF5248">
        <w:rPr>
          <w:rFonts w:ascii="Arial" w:hAnsi="Arial" w:cs="Arial"/>
          <w:lang w:val="en-US"/>
        </w:rPr>
        <w:t xml:space="preserve">in oven </w:t>
      </w:r>
      <w:r w:rsidR="00FF5248" w:rsidRPr="00FF5248">
        <w:rPr>
          <w:rFonts w:ascii="Arial" w:hAnsi="Arial" w:cs="Arial"/>
          <w:lang w:val="en-US"/>
        </w:rPr>
        <w:t>without fat</w:t>
      </w:r>
    </w:p>
    <w:p w:rsidR="00FF5248" w:rsidRPr="0005094D" w:rsidRDefault="00FF5248" w:rsidP="00FF5248">
      <w:pPr>
        <w:pStyle w:val="PlainText"/>
        <w:rPr>
          <w:rFonts w:ascii="Arial" w:hAnsi="Arial" w:cs="Arial"/>
          <w:lang w:val="en-US"/>
        </w:rPr>
      </w:pPr>
      <w:r>
        <w:rPr>
          <w:rFonts w:ascii="Arial" w:hAnsi="Arial" w:cs="Arial"/>
          <w:lang w:val="en-US"/>
        </w:rPr>
        <w:tab/>
      </w:r>
      <w:r>
        <w:rPr>
          <w:rFonts w:ascii="Arial" w:hAnsi="Arial" w:cs="Arial"/>
          <w:lang w:val="en-US"/>
        </w:rPr>
        <w:tab/>
        <w:t xml:space="preserve">  </w:t>
      </w:r>
      <w:r>
        <w:rPr>
          <w:rFonts w:ascii="Arial" w:hAnsi="Arial" w:cs="Arial"/>
          <w:lang w:val="en-US"/>
        </w:rPr>
        <w:tab/>
        <w:t xml:space="preserve">  07</w:t>
      </w:r>
      <w:r w:rsidRPr="0005094D">
        <w:rPr>
          <w:rFonts w:ascii="Arial" w:hAnsi="Arial" w:cs="Arial"/>
          <w:lang w:val="en-US"/>
        </w:rPr>
        <w:tab/>
      </w:r>
      <w:r w:rsidRPr="00FF5248">
        <w:rPr>
          <w:rFonts w:ascii="Arial" w:hAnsi="Arial" w:cs="Arial"/>
          <w:lang w:val="en-US"/>
        </w:rPr>
        <w:t xml:space="preserve">roasted/baked </w:t>
      </w:r>
      <w:r>
        <w:rPr>
          <w:rFonts w:ascii="Arial" w:hAnsi="Arial" w:cs="Arial"/>
          <w:lang w:val="en-US"/>
        </w:rPr>
        <w:t xml:space="preserve">in oven </w:t>
      </w:r>
      <w:r w:rsidRPr="00FF5248">
        <w:rPr>
          <w:rFonts w:ascii="Arial" w:hAnsi="Arial" w:cs="Arial"/>
          <w:lang w:val="en-US"/>
        </w:rPr>
        <w:t>with fat</w:t>
      </w:r>
    </w:p>
    <w:p w:rsidR="00FF5248" w:rsidRPr="0005094D" w:rsidRDefault="00FF5248"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34</w:t>
      </w:r>
      <w:r w:rsidRPr="0005094D">
        <w:rPr>
          <w:rFonts w:ascii="Arial" w:hAnsi="Arial" w:cs="Arial"/>
          <w:lang w:val="en-US"/>
        </w:rPr>
        <w:tab/>
      </w:r>
      <w:r w:rsidRPr="00FF5248">
        <w:rPr>
          <w:rFonts w:ascii="Arial" w:hAnsi="Arial" w:cs="Arial"/>
          <w:lang w:val="en-US"/>
        </w:rPr>
        <w:t xml:space="preserve">roasted/baked </w:t>
      </w:r>
      <w:r>
        <w:rPr>
          <w:rFonts w:ascii="Arial" w:hAnsi="Arial" w:cs="Arial"/>
          <w:lang w:val="en-US"/>
        </w:rPr>
        <w:t xml:space="preserve">in oven </w:t>
      </w:r>
      <w:proofErr w:type="spellStart"/>
      <w:r>
        <w:rPr>
          <w:rFonts w:ascii="Arial" w:hAnsi="Arial" w:cs="Arial"/>
          <w:lang w:val="en-US"/>
        </w:rPr>
        <w:t>n.s</w:t>
      </w:r>
      <w:proofErr w:type="spellEnd"/>
      <w:r>
        <w:rPr>
          <w:rFonts w:ascii="Arial" w:hAnsi="Arial" w:cs="Arial"/>
          <w:lang w:val="en-US"/>
        </w:rPr>
        <w:t>.</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14</w:t>
      </w:r>
      <w:r w:rsidRPr="0005094D">
        <w:rPr>
          <w:rFonts w:ascii="Arial" w:hAnsi="Arial" w:cs="Arial"/>
          <w:lang w:val="en-US"/>
        </w:rPr>
        <w:tab/>
        <w:t>toasted</w:t>
      </w:r>
      <w:r w:rsidR="00FF5248">
        <w:rPr>
          <w:rFonts w:ascii="Arial" w:hAnsi="Arial" w:cs="Arial"/>
          <w:lang w:val="en-US"/>
        </w:rPr>
        <w:t xml:space="preserve"> without fat</w:t>
      </w:r>
    </w:p>
    <w:p w:rsidR="00FF5248"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sidR="00FF5248">
        <w:rPr>
          <w:rFonts w:ascii="Arial" w:hAnsi="Arial" w:cs="Arial"/>
          <w:lang w:val="en-US"/>
        </w:rPr>
        <w:t>36</w:t>
      </w:r>
      <w:r w:rsidR="00FF5248">
        <w:rPr>
          <w:rFonts w:ascii="Arial" w:hAnsi="Arial" w:cs="Arial"/>
          <w:lang w:val="en-US"/>
        </w:rPr>
        <w:tab/>
        <w:t>dry-cooked with fat</w:t>
      </w:r>
    </w:p>
    <w:p w:rsidR="00FF5248" w:rsidRDefault="00FF5248" w:rsidP="00DD1D63">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proofErr w:type="gramStart"/>
      <w:r>
        <w:rPr>
          <w:rFonts w:ascii="Arial" w:hAnsi="Arial" w:cs="Arial"/>
          <w:lang w:val="en-US"/>
        </w:rPr>
        <w:t>46</w:t>
      </w:r>
      <w:r>
        <w:rPr>
          <w:rFonts w:ascii="Arial" w:hAnsi="Arial" w:cs="Arial"/>
          <w:lang w:val="en-US"/>
        </w:rPr>
        <w:tab/>
        <w:t xml:space="preserve">dry-cooked </w:t>
      </w:r>
      <w:proofErr w:type="spellStart"/>
      <w:r>
        <w:rPr>
          <w:rFonts w:ascii="Arial" w:hAnsi="Arial" w:cs="Arial"/>
          <w:lang w:val="en-US"/>
        </w:rPr>
        <w:t>n.s</w:t>
      </w:r>
      <w:proofErr w:type="spellEnd"/>
      <w:r>
        <w:rPr>
          <w:rFonts w:ascii="Arial" w:hAnsi="Arial" w:cs="Arial"/>
          <w:lang w:val="en-US"/>
        </w:rPr>
        <w:t>.</w:t>
      </w:r>
      <w:proofErr w:type="gramEnd"/>
    </w:p>
    <w:p w:rsidR="00FF5248" w:rsidRDefault="00FF5248" w:rsidP="008E2B65">
      <w:pPr>
        <w:pStyle w:val="PlainText"/>
        <w:rPr>
          <w:rFonts w:ascii="Arial" w:hAnsi="Arial" w:cs="Arial"/>
          <w:lang w:val="en-US"/>
        </w:rPr>
      </w:pPr>
    </w:p>
    <w:p w:rsidR="008E2B65" w:rsidRPr="0005094D" w:rsidRDefault="008E2B65" w:rsidP="00AD710B">
      <w:pPr>
        <w:pStyle w:val="PlainText"/>
        <w:ind w:left="2160" w:hanging="2160"/>
        <w:rPr>
          <w:rFonts w:ascii="Arial" w:hAnsi="Arial" w:cs="Arial"/>
          <w:lang w:val="en-US"/>
        </w:rPr>
      </w:pPr>
      <w:r w:rsidRPr="0005094D">
        <w:rPr>
          <w:rFonts w:ascii="Arial" w:hAnsi="Arial" w:cs="Arial"/>
          <w:lang w:val="en-US"/>
        </w:rPr>
        <w:t>68</w:t>
      </w:r>
      <w:r w:rsidRPr="0005094D">
        <w:rPr>
          <w:rFonts w:ascii="Arial" w:hAnsi="Arial" w:cs="Arial"/>
          <w:vertAlign w:val="superscript"/>
          <w:lang w:val="en-US"/>
        </w:rPr>
        <w:t>th</w:t>
      </w:r>
      <w:r w:rsidRPr="0005094D">
        <w:rPr>
          <w:rFonts w:ascii="Arial" w:hAnsi="Arial" w:cs="Arial"/>
          <w:lang w:val="en-US"/>
        </w:rPr>
        <w:t xml:space="preserve"> character</w:t>
      </w:r>
      <w:r w:rsidRPr="0005094D">
        <w:rPr>
          <w:rFonts w:ascii="Arial" w:hAnsi="Arial" w:cs="Arial"/>
          <w:lang w:val="en-US"/>
        </w:rPr>
        <w:tab/>
        <w:t xml:space="preserve">: </w:t>
      </w:r>
      <w:r w:rsidRPr="008439B8">
        <w:rPr>
          <w:rFonts w:ascii="Arial" w:hAnsi="Arial" w:cs="Arial"/>
          <w:b/>
          <w:lang w:val="en-US"/>
        </w:rPr>
        <w:t>coefficient belonging to the foods that are "roasted" (RO)</w:t>
      </w:r>
      <w:r w:rsidRPr="0005094D">
        <w:rPr>
          <w:rFonts w:ascii="Arial" w:hAnsi="Arial" w:cs="Arial"/>
          <w:lang w:val="en-US"/>
        </w:rPr>
        <w:t>, with descriptors:</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02</w:t>
      </w:r>
      <w:r w:rsidRPr="0005094D">
        <w:rPr>
          <w:rFonts w:ascii="Arial" w:hAnsi="Arial" w:cs="Arial"/>
          <w:lang w:val="en-US"/>
        </w:rPr>
        <w:tab/>
        <w:t>barbecued</w:t>
      </w:r>
      <w:r w:rsidR="00FF5248">
        <w:rPr>
          <w:rFonts w:ascii="Arial" w:hAnsi="Arial" w:cs="Arial"/>
          <w:lang w:val="en-US"/>
        </w:rPr>
        <w:t xml:space="preserve"> without fat</w:t>
      </w:r>
    </w:p>
    <w:p w:rsidR="00FF5248" w:rsidRPr="0005094D" w:rsidRDefault="00FF5248" w:rsidP="00FF5248">
      <w:pPr>
        <w:pStyle w:val="PlainText"/>
        <w:rPr>
          <w:rFonts w:ascii="Arial" w:hAnsi="Arial" w:cs="Arial"/>
          <w:lang w:val="en-US"/>
        </w:rPr>
      </w:pPr>
      <w:r w:rsidRPr="0005094D">
        <w:rPr>
          <w:rFonts w:ascii="Arial" w:hAnsi="Arial" w:cs="Arial"/>
          <w:lang w:val="en-US"/>
        </w:rPr>
        <w:lastRenderedPageBreak/>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2</w:t>
      </w:r>
      <w:r w:rsidRPr="0005094D">
        <w:rPr>
          <w:rFonts w:ascii="Arial" w:hAnsi="Arial" w:cs="Arial"/>
          <w:lang w:val="en-US"/>
        </w:rPr>
        <w:t>2</w:t>
      </w:r>
      <w:r w:rsidRPr="0005094D">
        <w:rPr>
          <w:rFonts w:ascii="Arial" w:hAnsi="Arial" w:cs="Arial"/>
          <w:lang w:val="en-US"/>
        </w:rPr>
        <w:tab/>
        <w:t>barbecued</w:t>
      </w:r>
      <w:r>
        <w:rPr>
          <w:rFonts w:ascii="Arial" w:hAnsi="Arial" w:cs="Arial"/>
          <w:lang w:val="en-US"/>
        </w:rPr>
        <w:t xml:space="preserve"> </w:t>
      </w:r>
      <w:proofErr w:type="spellStart"/>
      <w:r>
        <w:rPr>
          <w:rFonts w:ascii="Arial" w:hAnsi="Arial" w:cs="Arial"/>
          <w:lang w:val="en-US"/>
        </w:rPr>
        <w:t>n.s</w:t>
      </w:r>
      <w:proofErr w:type="spellEnd"/>
      <w:r>
        <w:rPr>
          <w:rFonts w:ascii="Arial" w:hAnsi="Arial" w:cs="Arial"/>
          <w:lang w:val="en-US"/>
        </w:rPr>
        <w:t>.</w:t>
      </w:r>
    </w:p>
    <w:p w:rsidR="00FF5248" w:rsidRPr="0005094D" w:rsidRDefault="00FF5248" w:rsidP="00FF5248">
      <w:pPr>
        <w:pStyle w:val="PlainText"/>
        <w:rPr>
          <w:rFonts w:ascii="Arial" w:hAnsi="Arial" w:cs="Arial"/>
          <w:lang w:val="en-US"/>
        </w:rPr>
      </w:pPr>
      <w:r>
        <w:rPr>
          <w:rFonts w:ascii="Arial" w:hAnsi="Arial" w:cs="Arial"/>
          <w:lang w:val="en-US"/>
        </w:rPr>
        <w:tab/>
      </w:r>
      <w:r>
        <w:rPr>
          <w:rFonts w:ascii="Arial" w:hAnsi="Arial" w:cs="Arial"/>
          <w:lang w:val="en-US"/>
        </w:rPr>
        <w:tab/>
        <w:t xml:space="preserve">  </w:t>
      </w:r>
      <w:r>
        <w:rPr>
          <w:rFonts w:ascii="Arial" w:hAnsi="Arial" w:cs="Arial"/>
          <w:lang w:val="en-US"/>
        </w:rPr>
        <w:tab/>
        <w:t xml:space="preserve">  28</w:t>
      </w:r>
      <w:r w:rsidRPr="0005094D">
        <w:rPr>
          <w:rFonts w:ascii="Arial" w:hAnsi="Arial" w:cs="Arial"/>
          <w:lang w:val="en-US"/>
        </w:rPr>
        <w:tab/>
        <w:t>barbecued</w:t>
      </w:r>
      <w:r>
        <w:rPr>
          <w:rFonts w:ascii="Arial" w:hAnsi="Arial" w:cs="Arial"/>
          <w:lang w:val="en-US"/>
        </w:rPr>
        <w:t xml:space="preserve"> with fat</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12</w:t>
      </w:r>
      <w:r w:rsidRPr="0005094D">
        <w:rPr>
          <w:rFonts w:ascii="Arial" w:hAnsi="Arial" w:cs="Arial"/>
          <w:lang w:val="en-US"/>
        </w:rPr>
        <w:tab/>
        <w:t>grilled</w:t>
      </w:r>
      <w:r w:rsidR="00FF5248">
        <w:rPr>
          <w:rFonts w:ascii="Arial" w:hAnsi="Arial" w:cs="Arial"/>
          <w:lang w:val="en-US"/>
        </w:rPr>
        <w:t xml:space="preserve"> without fat</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13</w:t>
      </w:r>
      <w:r w:rsidRPr="0005094D">
        <w:rPr>
          <w:rFonts w:ascii="Arial" w:hAnsi="Arial" w:cs="Arial"/>
          <w:lang w:val="en-US"/>
        </w:rPr>
        <w:tab/>
      </w:r>
      <w:r w:rsidR="00FF5248" w:rsidRPr="00FF5248">
        <w:rPr>
          <w:rFonts w:ascii="Arial" w:hAnsi="Arial" w:cs="Arial"/>
          <w:lang w:val="en-US"/>
        </w:rPr>
        <w:t>griddled/stone grilled without fat</w:t>
      </w:r>
    </w:p>
    <w:p w:rsidR="00FF5248" w:rsidRPr="0005094D" w:rsidRDefault="00FF5248" w:rsidP="00FF5248">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54</w:t>
      </w:r>
      <w:r w:rsidRPr="0005094D">
        <w:rPr>
          <w:rFonts w:ascii="Arial" w:hAnsi="Arial" w:cs="Arial"/>
          <w:lang w:val="en-US"/>
        </w:rPr>
        <w:tab/>
        <w:t>grilled</w:t>
      </w:r>
      <w:r>
        <w:rPr>
          <w:rFonts w:ascii="Arial" w:hAnsi="Arial" w:cs="Arial"/>
          <w:lang w:val="en-US"/>
        </w:rPr>
        <w:t xml:space="preserve"> with fat</w:t>
      </w:r>
    </w:p>
    <w:p w:rsidR="00FF5248" w:rsidRPr="0005094D" w:rsidRDefault="00FF5248"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55</w:t>
      </w:r>
      <w:r w:rsidRPr="0005094D">
        <w:rPr>
          <w:rFonts w:ascii="Arial" w:hAnsi="Arial" w:cs="Arial"/>
          <w:lang w:val="en-US"/>
        </w:rPr>
        <w:tab/>
        <w:t>grilled</w:t>
      </w:r>
      <w:r>
        <w:rPr>
          <w:rFonts w:ascii="Arial" w:hAnsi="Arial" w:cs="Arial"/>
          <w:lang w:val="en-US"/>
        </w:rPr>
        <w:t xml:space="preserve"> </w:t>
      </w:r>
      <w:proofErr w:type="spellStart"/>
      <w:r>
        <w:rPr>
          <w:rFonts w:ascii="Arial" w:hAnsi="Arial" w:cs="Arial"/>
          <w:lang w:val="en-US"/>
        </w:rPr>
        <w:t>n.s</w:t>
      </w:r>
      <w:proofErr w:type="spellEnd"/>
      <w:r>
        <w:rPr>
          <w:rFonts w:ascii="Arial" w:hAnsi="Arial" w:cs="Arial"/>
          <w:lang w:val="en-US"/>
        </w:rPr>
        <w:t>.</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sidR="00FF5248">
        <w:rPr>
          <w:rFonts w:ascii="Arial" w:hAnsi="Arial" w:cs="Arial"/>
          <w:lang w:val="en-US"/>
        </w:rPr>
        <w:t>42</w:t>
      </w:r>
      <w:r w:rsidR="00FF5248">
        <w:rPr>
          <w:rFonts w:ascii="Arial" w:hAnsi="Arial" w:cs="Arial"/>
          <w:lang w:val="en-US"/>
        </w:rPr>
        <w:tab/>
        <w:t xml:space="preserve">stir fried/sautéed/wok </w:t>
      </w:r>
      <w:proofErr w:type="spellStart"/>
      <w:r w:rsidR="00FF5248">
        <w:rPr>
          <w:rFonts w:ascii="Arial" w:hAnsi="Arial" w:cs="Arial"/>
          <w:lang w:val="en-US"/>
        </w:rPr>
        <w:t>n.s</w:t>
      </w:r>
      <w:proofErr w:type="spellEnd"/>
      <w:r w:rsidR="00FF5248">
        <w:rPr>
          <w:rFonts w:ascii="Arial" w:hAnsi="Arial" w:cs="Arial"/>
          <w:lang w:val="en-US"/>
        </w:rPr>
        <w:t>.</w:t>
      </w:r>
    </w:p>
    <w:p w:rsidR="00FF5248" w:rsidRDefault="00FF5248" w:rsidP="00FF5248">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43</w:t>
      </w:r>
      <w:r>
        <w:rPr>
          <w:rFonts w:ascii="Arial" w:hAnsi="Arial" w:cs="Arial"/>
          <w:lang w:val="en-US"/>
        </w:rPr>
        <w:tab/>
        <w:t>stir fried/sautéed/wok without fat</w:t>
      </w:r>
    </w:p>
    <w:p w:rsidR="00FF5248" w:rsidRPr="0005094D" w:rsidRDefault="00FF5248" w:rsidP="008E2B65">
      <w:pPr>
        <w:pStyle w:val="PlainText"/>
        <w:rPr>
          <w:rFonts w:ascii="Arial" w:hAnsi="Arial" w:cs="Arial"/>
          <w:lang w:val="en-US"/>
        </w:rPr>
      </w:pPr>
    </w:p>
    <w:p w:rsidR="008E2B65" w:rsidRPr="0005094D" w:rsidRDefault="008E2B65" w:rsidP="008E2B65">
      <w:pPr>
        <w:pStyle w:val="PlainText"/>
        <w:rPr>
          <w:rFonts w:ascii="Arial" w:hAnsi="Arial" w:cs="Arial"/>
          <w:lang w:val="en-US"/>
        </w:rPr>
      </w:pPr>
      <w:r w:rsidRPr="0005094D">
        <w:rPr>
          <w:rFonts w:ascii="Arial" w:hAnsi="Arial" w:cs="Arial"/>
          <w:lang w:val="en-US"/>
        </w:rPr>
        <w:t>76</w:t>
      </w:r>
      <w:r w:rsidRPr="0005094D">
        <w:rPr>
          <w:rFonts w:ascii="Arial" w:hAnsi="Arial" w:cs="Arial"/>
          <w:vertAlign w:val="superscript"/>
          <w:lang w:val="en-US"/>
        </w:rPr>
        <w:t>th</w:t>
      </w:r>
      <w:r w:rsidRPr="0005094D">
        <w:rPr>
          <w:rFonts w:ascii="Arial" w:hAnsi="Arial" w:cs="Arial"/>
          <w:lang w:val="en-US"/>
        </w:rPr>
        <w:t xml:space="preserve"> character</w:t>
      </w:r>
      <w:r w:rsidRPr="0005094D">
        <w:rPr>
          <w:rFonts w:ascii="Arial" w:hAnsi="Arial" w:cs="Arial"/>
          <w:lang w:val="en-US"/>
        </w:rPr>
        <w:tab/>
      </w:r>
      <w:r w:rsidRPr="0005094D">
        <w:rPr>
          <w:rFonts w:ascii="Arial" w:hAnsi="Arial" w:cs="Arial"/>
          <w:lang w:val="en-US"/>
        </w:rPr>
        <w:tab/>
        <w:t xml:space="preserve">: </w:t>
      </w:r>
      <w:r w:rsidRPr="008439B8">
        <w:rPr>
          <w:rFonts w:ascii="Arial" w:hAnsi="Arial" w:cs="Arial"/>
          <w:b/>
          <w:lang w:val="en-US"/>
        </w:rPr>
        <w:t>coefficient belonging to the foods that are "fried" (FR)</w:t>
      </w:r>
      <w:r w:rsidRPr="0005094D">
        <w:rPr>
          <w:rFonts w:ascii="Arial" w:hAnsi="Arial" w:cs="Arial"/>
          <w:lang w:val="en-US"/>
        </w:rPr>
        <w:t>, with descriptors:</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08</w:t>
      </w:r>
      <w:r w:rsidRPr="0005094D">
        <w:rPr>
          <w:rFonts w:ascii="Arial" w:hAnsi="Arial" w:cs="Arial"/>
          <w:lang w:val="en-US"/>
        </w:rPr>
        <w:tab/>
      </w:r>
      <w:r w:rsidR="00D9214E" w:rsidRPr="00D9214E">
        <w:rPr>
          <w:rFonts w:ascii="Arial" w:hAnsi="Arial" w:cs="Arial"/>
          <w:lang w:val="en-US"/>
        </w:rPr>
        <w:t>fried with fat</w:t>
      </w:r>
      <w:r w:rsidR="00D9214E">
        <w:rPr>
          <w:rFonts w:ascii="Arial" w:hAnsi="Arial" w:cs="Arial"/>
          <w:lang w:val="en-US"/>
        </w:rPr>
        <w:t>/deep fried</w:t>
      </w:r>
      <w:r w:rsidR="00D9214E" w:rsidRPr="00D9214E">
        <w:rPr>
          <w:rFonts w:ascii="Arial" w:hAnsi="Arial" w:cs="Arial"/>
          <w:lang w:val="en-US"/>
        </w:rPr>
        <w:t xml:space="preserve"> </w:t>
      </w:r>
      <w:proofErr w:type="spellStart"/>
      <w:r w:rsidR="00D9214E" w:rsidRPr="00D9214E">
        <w:rPr>
          <w:rFonts w:ascii="Arial" w:hAnsi="Arial" w:cs="Arial"/>
          <w:lang w:val="en-US"/>
        </w:rPr>
        <w:t>n.s</w:t>
      </w:r>
      <w:proofErr w:type="spellEnd"/>
      <w:r w:rsidR="00D9214E" w:rsidRPr="00D9214E">
        <w:rPr>
          <w:rFonts w:ascii="Arial" w:hAnsi="Arial" w:cs="Arial"/>
          <w:lang w:val="en-US"/>
        </w:rPr>
        <w:t>.</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09</w:t>
      </w:r>
      <w:r w:rsidRPr="0005094D">
        <w:rPr>
          <w:rFonts w:ascii="Arial" w:hAnsi="Arial" w:cs="Arial"/>
          <w:lang w:val="en-US"/>
        </w:rPr>
        <w:tab/>
      </w:r>
      <w:r w:rsidR="00D9214E" w:rsidRPr="00D9214E">
        <w:rPr>
          <w:rFonts w:ascii="Arial" w:hAnsi="Arial" w:cs="Arial"/>
          <w:lang w:val="en-US"/>
        </w:rPr>
        <w:t>stir fried/sautéed/wok with fat</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10</w:t>
      </w:r>
      <w:r w:rsidRPr="0005094D">
        <w:rPr>
          <w:rFonts w:ascii="Arial" w:hAnsi="Arial" w:cs="Arial"/>
          <w:lang w:val="en-US"/>
        </w:rPr>
        <w:tab/>
        <w:t>deep fried</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11</w:t>
      </w:r>
      <w:r w:rsidRPr="0005094D">
        <w:rPr>
          <w:rFonts w:ascii="Arial" w:hAnsi="Arial" w:cs="Arial"/>
          <w:lang w:val="en-US"/>
        </w:rPr>
        <w:tab/>
        <w:t>shallow fried</w:t>
      </w:r>
    </w:p>
    <w:p w:rsidR="008E2B65" w:rsidRPr="0005094D"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proofErr w:type="gramStart"/>
      <w:r w:rsidR="00D9214E">
        <w:rPr>
          <w:rFonts w:ascii="Arial" w:hAnsi="Arial" w:cs="Arial"/>
          <w:lang w:val="en-US"/>
        </w:rPr>
        <w:t>26</w:t>
      </w:r>
      <w:r w:rsidRPr="0005094D">
        <w:rPr>
          <w:rFonts w:ascii="Arial" w:hAnsi="Arial" w:cs="Arial"/>
          <w:lang w:val="en-US"/>
        </w:rPr>
        <w:tab/>
        <w:t>in flour and fried</w:t>
      </w:r>
      <w:r w:rsidR="00D9214E" w:rsidRPr="00D9214E">
        <w:rPr>
          <w:rFonts w:ascii="Arial" w:hAnsi="Arial" w:cs="Arial"/>
          <w:lang w:val="en-US"/>
        </w:rPr>
        <w:t>/</w:t>
      </w:r>
      <w:proofErr w:type="spellStart"/>
      <w:r w:rsidR="00D9214E" w:rsidRPr="00D9214E">
        <w:rPr>
          <w:rFonts w:ascii="Arial" w:hAnsi="Arial" w:cs="Arial"/>
          <w:lang w:val="en-US"/>
        </w:rPr>
        <w:t>deepfried</w:t>
      </w:r>
      <w:proofErr w:type="spellEnd"/>
      <w:r w:rsidR="00D9214E" w:rsidRPr="00D9214E">
        <w:rPr>
          <w:rFonts w:ascii="Arial" w:hAnsi="Arial" w:cs="Arial"/>
          <w:lang w:val="en-US"/>
        </w:rPr>
        <w:t xml:space="preserve"> </w:t>
      </w:r>
      <w:proofErr w:type="spellStart"/>
      <w:r w:rsidR="00D9214E" w:rsidRPr="00D9214E">
        <w:rPr>
          <w:rFonts w:ascii="Arial" w:hAnsi="Arial" w:cs="Arial"/>
          <w:lang w:val="en-US"/>
        </w:rPr>
        <w:t>n.s</w:t>
      </w:r>
      <w:proofErr w:type="spellEnd"/>
      <w:r w:rsidR="00D9214E" w:rsidRPr="00D9214E">
        <w:rPr>
          <w:rFonts w:ascii="Arial" w:hAnsi="Arial" w:cs="Arial"/>
          <w:lang w:val="en-US"/>
        </w:rPr>
        <w:t>.</w:t>
      </w:r>
      <w:proofErr w:type="gramEnd"/>
    </w:p>
    <w:p w:rsidR="00D9214E" w:rsidRPr="0005094D" w:rsidRDefault="00D9214E" w:rsidP="00D9214E">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56</w:t>
      </w:r>
      <w:r w:rsidRPr="0005094D">
        <w:rPr>
          <w:rFonts w:ascii="Arial" w:hAnsi="Arial" w:cs="Arial"/>
          <w:lang w:val="en-US"/>
        </w:rPr>
        <w:tab/>
        <w:t xml:space="preserve">in flour and </w:t>
      </w:r>
      <w:proofErr w:type="spellStart"/>
      <w:r>
        <w:rPr>
          <w:rFonts w:ascii="Arial" w:hAnsi="Arial" w:cs="Arial"/>
          <w:lang w:val="en-US"/>
        </w:rPr>
        <w:t>deepfried</w:t>
      </w:r>
      <w:proofErr w:type="spellEnd"/>
      <w:r>
        <w:rPr>
          <w:rFonts w:ascii="Arial" w:hAnsi="Arial" w:cs="Arial"/>
          <w:lang w:val="en-US"/>
        </w:rPr>
        <w:t xml:space="preserve"> </w:t>
      </w:r>
    </w:p>
    <w:p w:rsidR="00D9214E" w:rsidRPr="0005094D" w:rsidRDefault="00D9214E" w:rsidP="00D9214E">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w:t>
      </w:r>
      <w:r>
        <w:rPr>
          <w:rFonts w:ascii="Arial" w:hAnsi="Arial" w:cs="Arial"/>
          <w:lang w:val="en-US"/>
        </w:rPr>
        <w:t>57</w:t>
      </w:r>
      <w:r w:rsidRPr="0005094D">
        <w:rPr>
          <w:rFonts w:ascii="Arial" w:hAnsi="Arial" w:cs="Arial"/>
          <w:lang w:val="en-US"/>
        </w:rPr>
        <w:tab/>
        <w:t xml:space="preserve">in flour and </w:t>
      </w:r>
      <w:r>
        <w:rPr>
          <w:rFonts w:ascii="Arial" w:hAnsi="Arial" w:cs="Arial"/>
          <w:lang w:val="en-US"/>
        </w:rPr>
        <w:t xml:space="preserve">pan </w:t>
      </w:r>
      <w:r w:rsidRPr="0005094D">
        <w:rPr>
          <w:rFonts w:ascii="Arial" w:hAnsi="Arial" w:cs="Arial"/>
          <w:lang w:val="en-US"/>
        </w:rPr>
        <w:t>fried</w:t>
      </w:r>
    </w:p>
    <w:p w:rsidR="008E2B65" w:rsidRDefault="008E2B65" w:rsidP="008E2B65">
      <w:pPr>
        <w:pStyle w:val="PlainText"/>
        <w:rPr>
          <w:rFonts w:ascii="Arial" w:hAnsi="Arial" w:cs="Arial"/>
          <w:lang w:val="en-US"/>
        </w:rPr>
      </w:pPr>
      <w:r w:rsidRPr="0005094D">
        <w:rPr>
          <w:rFonts w:ascii="Arial" w:hAnsi="Arial" w:cs="Arial"/>
          <w:lang w:val="en-US"/>
        </w:rPr>
        <w:tab/>
      </w:r>
      <w:r w:rsidRPr="0005094D">
        <w:rPr>
          <w:rFonts w:ascii="Arial" w:hAnsi="Arial" w:cs="Arial"/>
          <w:lang w:val="en-US"/>
        </w:rPr>
        <w:tab/>
        <w:t xml:space="preserve">  </w:t>
      </w:r>
      <w:r w:rsidRPr="0005094D">
        <w:rPr>
          <w:rFonts w:ascii="Arial" w:hAnsi="Arial" w:cs="Arial"/>
          <w:lang w:val="en-US"/>
        </w:rPr>
        <w:tab/>
        <w:t xml:space="preserve">  95</w:t>
      </w:r>
      <w:r w:rsidRPr="0005094D">
        <w:rPr>
          <w:rFonts w:ascii="Arial" w:hAnsi="Arial" w:cs="Arial"/>
          <w:lang w:val="en-US"/>
        </w:rPr>
        <w:tab/>
        <w:t xml:space="preserve">cooked with fat </w:t>
      </w:r>
      <w:proofErr w:type="spellStart"/>
      <w:r w:rsidRPr="0005094D">
        <w:rPr>
          <w:rFonts w:ascii="Arial" w:hAnsi="Arial" w:cs="Arial"/>
          <w:lang w:val="en-US"/>
        </w:rPr>
        <w:t>n.s</w:t>
      </w:r>
      <w:proofErr w:type="spellEnd"/>
      <w:r w:rsidRPr="0005094D">
        <w:rPr>
          <w:rFonts w:ascii="Arial" w:hAnsi="Arial" w:cs="Arial"/>
          <w:lang w:val="en-US"/>
        </w:rPr>
        <w:t>.</w:t>
      </w:r>
    </w:p>
    <w:p w:rsidR="00D9214E" w:rsidRPr="0005094D" w:rsidRDefault="00D9214E" w:rsidP="008E2B65">
      <w:pPr>
        <w:pStyle w:val="PlainText"/>
        <w:rPr>
          <w:rFonts w:ascii="Arial" w:hAnsi="Arial" w:cs="Arial"/>
          <w:lang w:val="en-US"/>
        </w:rPr>
      </w:pPr>
    </w:p>
    <w:p w:rsidR="008E2B65" w:rsidRPr="0005094D" w:rsidRDefault="008E2B65" w:rsidP="008E2B65">
      <w:pPr>
        <w:autoSpaceDE w:val="0"/>
        <w:autoSpaceDN w:val="0"/>
        <w:adjustRightInd w:val="0"/>
        <w:spacing w:line="240" w:lineRule="atLeast"/>
        <w:rPr>
          <w:rFonts w:ascii="Arial" w:hAnsi="Arial"/>
        </w:rPr>
      </w:pPr>
      <w:r w:rsidRPr="0005094D">
        <w:rPr>
          <w:rFonts w:ascii="Arial" w:hAnsi="Arial"/>
        </w:rPr>
        <w:t>84</w:t>
      </w:r>
      <w:r w:rsidRPr="0005094D">
        <w:rPr>
          <w:rFonts w:ascii="Arial" w:hAnsi="Arial"/>
          <w:vertAlign w:val="superscript"/>
        </w:rPr>
        <w:t>th</w:t>
      </w:r>
      <w:r w:rsidRPr="0005094D">
        <w:rPr>
          <w:rFonts w:ascii="Arial" w:hAnsi="Arial"/>
        </w:rPr>
        <w:t xml:space="preserve"> character</w:t>
      </w:r>
      <w:r w:rsidRPr="0005094D">
        <w:rPr>
          <w:rFonts w:ascii="Arial" w:hAnsi="Arial"/>
        </w:rPr>
        <w:tab/>
      </w:r>
      <w:r w:rsidRPr="0005094D">
        <w:rPr>
          <w:rFonts w:ascii="Arial" w:hAnsi="Arial"/>
        </w:rPr>
        <w:tab/>
        <w:t>: &lt;optional&gt; coefficient belonging to foods that belong to:</w:t>
      </w:r>
    </w:p>
    <w:p w:rsidR="008E2B65" w:rsidRPr="0005094D" w:rsidRDefault="008E2B65" w:rsidP="004C3C1C">
      <w:pPr>
        <w:autoSpaceDE w:val="0"/>
        <w:autoSpaceDN w:val="0"/>
        <w:adjustRightInd w:val="0"/>
        <w:spacing w:line="240" w:lineRule="atLeast"/>
        <w:ind w:left="2160" w:firstLine="60"/>
        <w:rPr>
          <w:rFonts w:ascii="Arial" w:hAnsi="Arial"/>
        </w:rPr>
      </w:pPr>
      <w:r w:rsidRPr="0005094D">
        <w:rPr>
          <w:rFonts w:ascii="Arial" w:hAnsi="Arial"/>
        </w:rPr>
        <w:t xml:space="preserve">03      </w:t>
      </w:r>
      <w:r w:rsidRPr="0005094D">
        <w:rPr>
          <w:rFonts w:ascii="Arial" w:hAnsi="Arial"/>
          <w:color w:val="000000"/>
        </w:rPr>
        <w:t xml:space="preserve">stands for </w:t>
      </w:r>
      <w:proofErr w:type="gramStart"/>
      <w:r w:rsidRPr="0005094D">
        <w:rPr>
          <w:rFonts w:ascii="Arial" w:hAnsi="Arial"/>
          <w:color w:val="000000"/>
        </w:rPr>
        <w:t>0403</w:t>
      </w:r>
      <w:r w:rsidR="00E016EC">
        <w:rPr>
          <w:rFonts w:ascii="Arial" w:hAnsi="Arial"/>
          <w:color w:val="000000"/>
        </w:rPr>
        <w:t>,</w:t>
      </w:r>
      <w:proofErr w:type="gramEnd"/>
      <w:r w:rsidR="00E016EC">
        <w:rPr>
          <w:rFonts w:ascii="Arial" w:hAnsi="Arial"/>
          <w:color w:val="000000"/>
        </w:rPr>
        <w:t xml:space="preserve"> </w:t>
      </w:r>
      <w:r w:rsidR="00E016EC" w:rsidRPr="004C3C1C">
        <w:rPr>
          <w:rFonts w:ascii="Arial" w:hAnsi="Arial"/>
          <w:color w:val="000000"/>
          <w:highlight w:val="yellow"/>
        </w:rPr>
        <w:t>0412</w:t>
      </w:r>
      <w:r w:rsidR="0029360B" w:rsidRPr="004C3C1C">
        <w:rPr>
          <w:rFonts w:ascii="Arial" w:hAnsi="Arial"/>
          <w:color w:val="000000"/>
          <w:highlight w:val="yellow"/>
        </w:rPr>
        <w:t xml:space="preserve"> or 0418</w:t>
      </w:r>
      <w:r w:rsidRPr="0005094D">
        <w:rPr>
          <w:rFonts w:ascii="Arial" w:hAnsi="Arial"/>
          <w:color w:val="000000"/>
        </w:rPr>
        <w:t>, dried or flakes. This coefficient is used when the food is described as dried, e.g. potato flakes, dried pasta</w:t>
      </w:r>
      <w:r w:rsidR="004C3C1C">
        <w:rPr>
          <w:rFonts w:ascii="Arial" w:hAnsi="Arial"/>
          <w:color w:val="000000"/>
        </w:rPr>
        <w:t xml:space="preserve">, rice, etc… </w:t>
      </w:r>
      <w:r w:rsidR="004C3C1C" w:rsidRPr="004C3C1C">
        <w:rPr>
          <w:rFonts w:ascii="Arial" w:hAnsi="Arial"/>
          <w:color w:val="000000"/>
          <w:highlight w:val="yellow"/>
        </w:rPr>
        <w:t>before it is cooked</w:t>
      </w:r>
      <w:r w:rsidRPr="004C3C1C">
        <w:rPr>
          <w:rFonts w:ascii="Arial" w:hAnsi="Arial"/>
          <w:color w:val="000000"/>
          <w:highlight w:val="yellow"/>
        </w:rPr>
        <w:t>...</w:t>
      </w:r>
    </w:p>
    <w:p w:rsidR="008E2B65" w:rsidRPr="0005094D" w:rsidRDefault="008E2B65" w:rsidP="008E2B65">
      <w:pPr>
        <w:autoSpaceDE w:val="0"/>
        <w:autoSpaceDN w:val="0"/>
        <w:adjustRightInd w:val="0"/>
        <w:spacing w:line="240" w:lineRule="atLeast"/>
        <w:ind w:left="1440" w:firstLine="720"/>
        <w:rPr>
          <w:rFonts w:ascii="Arial" w:hAnsi="Arial"/>
          <w:color w:val="000000"/>
        </w:rPr>
      </w:pPr>
      <w:r w:rsidRPr="0005094D">
        <w:rPr>
          <w:rFonts w:ascii="Arial" w:hAnsi="Arial"/>
          <w:color w:val="000000"/>
        </w:rPr>
        <w:t xml:space="preserve"> 98      stands for 0398: cooking method not applicable. This has to be </w:t>
      </w:r>
    </w:p>
    <w:p w:rsidR="008E2B65" w:rsidRPr="0005094D" w:rsidRDefault="008E2B65" w:rsidP="008E2B65">
      <w:pPr>
        <w:autoSpaceDE w:val="0"/>
        <w:autoSpaceDN w:val="0"/>
        <w:adjustRightInd w:val="0"/>
        <w:spacing w:line="240" w:lineRule="atLeast"/>
        <w:ind w:left="2160" w:firstLine="720"/>
        <w:rPr>
          <w:rFonts w:ascii="Arial" w:hAnsi="Arial"/>
          <w:color w:val="000000"/>
        </w:rPr>
      </w:pPr>
      <w:proofErr w:type="gramStart"/>
      <w:r w:rsidRPr="0005094D">
        <w:rPr>
          <w:rFonts w:ascii="Arial" w:hAnsi="Arial"/>
          <w:color w:val="000000"/>
        </w:rPr>
        <w:t>filled</w:t>
      </w:r>
      <w:proofErr w:type="gramEnd"/>
      <w:r w:rsidRPr="0005094D">
        <w:rPr>
          <w:rFonts w:ascii="Arial" w:hAnsi="Arial"/>
          <w:color w:val="000000"/>
        </w:rPr>
        <w:t xml:space="preserve"> for all breads as 98:1.00</w:t>
      </w:r>
      <w:r w:rsidR="00B25385">
        <w:rPr>
          <w:rFonts w:ascii="Arial" w:hAnsi="Arial"/>
          <w:color w:val="000000"/>
        </w:rPr>
        <w:t xml:space="preserve"> </w:t>
      </w:r>
      <w:r w:rsidR="00B25385" w:rsidRPr="005173BD">
        <w:rPr>
          <w:rFonts w:ascii="Arial" w:hAnsi="Arial"/>
          <w:color w:val="000000"/>
          <w:highlight w:val="yellow"/>
        </w:rPr>
        <w:t>in addition to other items where 0398 could be answered (e.g. when food is canned/facet 04)</w:t>
      </w:r>
      <w:r w:rsidRPr="005173BD">
        <w:rPr>
          <w:rFonts w:ascii="Arial" w:hAnsi="Arial"/>
          <w:color w:val="000000"/>
          <w:highlight w:val="yellow"/>
        </w:rPr>
        <w:t>.</w:t>
      </w:r>
    </w:p>
    <w:p w:rsidR="008E2B65" w:rsidRPr="0005094D" w:rsidRDefault="008E2B65" w:rsidP="008E2B65">
      <w:pPr>
        <w:autoSpaceDE w:val="0"/>
        <w:autoSpaceDN w:val="0"/>
        <w:adjustRightInd w:val="0"/>
        <w:spacing w:line="240" w:lineRule="atLeast"/>
        <w:rPr>
          <w:rFonts w:ascii="Arial" w:hAnsi="Arial"/>
          <w:color w:val="000000"/>
        </w:rPr>
      </w:pPr>
    </w:p>
    <w:p w:rsidR="008E2B65" w:rsidRPr="0005094D" w:rsidRDefault="008E2B65" w:rsidP="008E2B65">
      <w:pPr>
        <w:autoSpaceDE w:val="0"/>
        <w:autoSpaceDN w:val="0"/>
        <w:adjustRightInd w:val="0"/>
        <w:spacing w:line="240" w:lineRule="atLeast"/>
        <w:rPr>
          <w:rFonts w:ascii="Arial" w:hAnsi="Arial"/>
          <w:color w:val="000000"/>
        </w:rPr>
      </w:pPr>
      <w:r w:rsidRPr="0005094D">
        <w:rPr>
          <w:rFonts w:ascii="Arial" w:hAnsi="Arial"/>
          <w:color w:val="000000"/>
        </w:rPr>
        <w:t>Explanation:</w:t>
      </w:r>
    </w:p>
    <w:p w:rsidR="008E2B65" w:rsidRPr="0005094D" w:rsidRDefault="008E2B65" w:rsidP="008E2B65">
      <w:pPr>
        <w:jc w:val="both"/>
        <w:rPr>
          <w:rFonts w:ascii="Arial" w:hAnsi="Arial"/>
        </w:rPr>
      </w:pPr>
      <w:r w:rsidRPr="0005094D">
        <w:rPr>
          <w:rFonts w:ascii="Arial" w:hAnsi="Arial"/>
        </w:rPr>
        <w:t>0.98 raw/cooked means that 98% of the raw weight is left after cooking.</w:t>
      </w:r>
    </w:p>
    <w:p w:rsidR="008E2B65" w:rsidRPr="0005094D" w:rsidRDefault="008E2B65" w:rsidP="008E2B65">
      <w:pPr>
        <w:autoSpaceDE w:val="0"/>
        <w:autoSpaceDN w:val="0"/>
        <w:adjustRightInd w:val="0"/>
        <w:spacing w:line="240" w:lineRule="atLeast"/>
        <w:rPr>
          <w:rFonts w:ascii="Arial" w:hAnsi="Arial"/>
          <w:color w:val="000000"/>
        </w:rPr>
      </w:pPr>
      <w:r w:rsidRPr="0005094D">
        <w:rPr>
          <w:rFonts w:ascii="Arial" w:hAnsi="Arial"/>
          <w:color w:val="000000"/>
        </w:rPr>
        <w:t>03:2.80 means that cooked rice has 2.8 times the weighed of uncooked rice.</w:t>
      </w:r>
    </w:p>
    <w:p w:rsidR="008E2B65" w:rsidRPr="0005094D" w:rsidRDefault="008E2B65" w:rsidP="008E2B65">
      <w:pPr>
        <w:pStyle w:val="PlainText"/>
        <w:rPr>
          <w:rFonts w:ascii="Arial" w:hAnsi="Arial" w:cs="Arial"/>
          <w:lang w:val="en-US"/>
        </w:rPr>
      </w:pPr>
    </w:p>
    <w:p w:rsidR="00DD1D63" w:rsidRPr="0005094D" w:rsidRDefault="008E2B65" w:rsidP="00DD1D63">
      <w:pPr>
        <w:pStyle w:val="PlainText"/>
        <w:rPr>
          <w:rFonts w:ascii="Arial" w:hAnsi="Arial" w:cs="Arial"/>
          <w:lang w:val="en-US"/>
        </w:rPr>
      </w:pPr>
      <w:r w:rsidRPr="0005094D">
        <w:rPr>
          <w:rFonts w:ascii="Arial" w:hAnsi="Arial" w:cs="Arial"/>
          <w:lang w:val="en-US"/>
        </w:rPr>
        <w:t>No coefficient</w:t>
      </w:r>
      <w:r w:rsidR="00D9214E">
        <w:rPr>
          <w:rFonts w:ascii="Arial" w:hAnsi="Arial" w:cs="Arial"/>
          <w:lang w:val="en-US"/>
        </w:rPr>
        <w:t xml:space="preserve"> is</w:t>
      </w:r>
      <w:r w:rsidRPr="0005094D">
        <w:rPr>
          <w:rFonts w:ascii="Arial" w:hAnsi="Arial" w:cs="Arial"/>
          <w:lang w:val="en-US"/>
        </w:rPr>
        <w:t xml:space="preserve"> applied </w:t>
      </w:r>
      <w:r w:rsidR="00D9214E">
        <w:rPr>
          <w:rFonts w:ascii="Arial" w:hAnsi="Arial" w:cs="Arial"/>
          <w:lang w:val="en-US"/>
        </w:rPr>
        <w:t>for descriptors</w:t>
      </w:r>
      <w:r w:rsidRPr="0005094D">
        <w:rPr>
          <w:rFonts w:ascii="Arial" w:hAnsi="Arial" w:cs="Arial"/>
          <w:lang w:val="en-US"/>
        </w:rPr>
        <w:t>:</w:t>
      </w:r>
    </w:p>
    <w:p w:rsidR="00D9214E" w:rsidRPr="0005094D" w:rsidRDefault="00D9214E" w:rsidP="00D9214E">
      <w:pPr>
        <w:pStyle w:val="PlainText"/>
        <w:rPr>
          <w:rFonts w:ascii="Arial" w:hAnsi="Arial" w:cs="Arial"/>
          <w:lang w:val="en-US"/>
        </w:rPr>
      </w:pPr>
    </w:p>
    <w:p w:rsidR="008E2B65" w:rsidRPr="0005094D" w:rsidRDefault="008E2B65" w:rsidP="008E2B65">
      <w:pPr>
        <w:pStyle w:val="PlainText"/>
        <w:rPr>
          <w:rFonts w:ascii="Arial" w:hAnsi="Arial" w:cs="Arial"/>
          <w:lang w:val="en-US"/>
        </w:rPr>
      </w:pPr>
      <w:r w:rsidRPr="0005094D">
        <w:rPr>
          <w:rFonts w:ascii="Arial" w:hAnsi="Arial" w:cs="Arial"/>
          <w:lang w:val="en-US"/>
        </w:rPr>
        <w:tab/>
      </w:r>
      <w:proofErr w:type="gramStart"/>
      <w:r w:rsidRPr="0005094D">
        <w:rPr>
          <w:rFonts w:ascii="Arial" w:hAnsi="Arial" w:cs="Arial"/>
          <w:lang w:val="en-US"/>
        </w:rPr>
        <w:t>20</w:t>
      </w:r>
      <w:r w:rsidRPr="0005094D">
        <w:rPr>
          <w:rFonts w:ascii="Arial" w:hAnsi="Arial" w:cs="Arial"/>
          <w:lang w:val="en-US"/>
        </w:rPr>
        <w:tab/>
        <w:t>battered and fried</w:t>
      </w:r>
      <w:r w:rsidR="003404ED">
        <w:rPr>
          <w:rFonts w:ascii="Arial" w:hAnsi="Arial" w:cs="Arial"/>
          <w:lang w:val="en-US"/>
        </w:rPr>
        <w:t>/</w:t>
      </w:r>
      <w:proofErr w:type="spellStart"/>
      <w:r w:rsidR="003404ED">
        <w:rPr>
          <w:rFonts w:ascii="Arial" w:hAnsi="Arial" w:cs="Arial"/>
          <w:lang w:val="en-US"/>
        </w:rPr>
        <w:t>deepfried</w:t>
      </w:r>
      <w:proofErr w:type="spellEnd"/>
      <w:r w:rsidR="003404ED">
        <w:rPr>
          <w:rFonts w:ascii="Arial" w:hAnsi="Arial" w:cs="Arial"/>
          <w:lang w:val="en-US"/>
        </w:rPr>
        <w:t xml:space="preserve"> </w:t>
      </w:r>
      <w:proofErr w:type="spellStart"/>
      <w:r w:rsidR="003404ED">
        <w:rPr>
          <w:rFonts w:ascii="Arial" w:hAnsi="Arial" w:cs="Arial"/>
          <w:lang w:val="en-US"/>
        </w:rPr>
        <w:t>n.s</w:t>
      </w:r>
      <w:proofErr w:type="spellEnd"/>
      <w:r w:rsidR="003404ED">
        <w:rPr>
          <w:rFonts w:ascii="Arial" w:hAnsi="Arial" w:cs="Arial"/>
          <w:lang w:val="en-US"/>
        </w:rPr>
        <w:t>.</w:t>
      </w:r>
      <w:proofErr w:type="gramEnd"/>
    </w:p>
    <w:p w:rsidR="003404ED" w:rsidRPr="0005094D" w:rsidRDefault="003404ED" w:rsidP="003404ED">
      <w:pPr>
        <w:pStyle w:val="PlainText"/>
        <w:rPr>
          <w:rFonts w:ascii="Arial" w:hAnsi="Arial" w:cs="Arial"/>
          <w:lang w:val="en-US"/>
        </w:rPr>
      </w:pPr>
      <w:r w:rsidRPr="0005094D">
        <w:rPr>
          <w:rFonts w:ascii="Arial" w:hAnsi="Arial" w:cs="Arial"/>
          <w:lang w:val="en-US"/>
        </w:rPr>
        <w:tab/>
        <w:t>2</w:t>
      </w:r>
      <w:r>
        <w:rPr>
          <w:rFonts w:ascii="Arial" w:hAnsi="Arial" w:cs="Arial"/>
          <w:lang w:val="en-US"/>
        </w:rPr>
        <w:t>4</w:t>
      </w:r>
      <w:r w:rsidRPr="0005094D">
        <w:rPr>
          <w:rFonts w:ascii="Arial" w:hAnsi="Arial" w:cs="Arial"/>
          <w:lang w:val="en-US"/>
        </w:rPr>
        <w:tab/>
        <w:t xml:space="preserve">battered and </w:t>
      </w:r>
      <w:proofErr w:type="spellStart"/>
      <w:r>
        <w:rPr>
          <w:rFonts w:ascii="Arial" w:hAnsi="Arial" w:cs="Arial"/>
          <w:lang w:val="en-US"/>
        </w:rPr>
        <w:t>deepfried</w:t>
      </w:r>
      <w:proofErr w:type="spellEnd"/>
    </w:p>
    <w:p w:rsidR="003404ED" w:rsidRDefault="003404ED" w:rsidP="003404ED">
      <w:pPr>
        <w:pStyle w:val="PlainText"/>
        <w:rPr>
          <w:rFonts w:ascii="Arial" w:hAnsi="Arial" w:cs="Arial"/>
          <w:lang w:val="en-US"/>
        </w:rPr>
      </w:pPr>
      <w:r w:rsidRPr="0005094D">
        <w:rPr>
          <w:rFonts w:ascii="Arial" w:hAnsi="Arial" w:cs="Arial"/>
          <w:lang w:val="en-US"/>
        </w:rPr>
        <w:tab/>
        <w:t>2</w:t>
      </w:r>
      <w:r>
        <w:rPr>
          <w:rFonts w:ascii="Arial" w:hAnsi="Arial" w:cs="Arial"/>
          <w:lang w:val="en-US"/>
        </w:rPr>
        <w:t>5</w:t>
      </w:r>
      <w:r w:rsidRPr="0005094D">
        <w:rPr>
          <w:rFonts w:ascii="Arial" w:hAnsi="Arial" w:cs="Arial"/>
          <w:lang w:val="en-US"/>
        </w:rPr>
        <w:tab/>
        <w:t xml:space="preserve">battered and </w:t>
      </w:r>
      <w:r>
        <w:rPr>
          <w:rFonts w:ascii="Arial" w:hAnsi="Arial" w:cs="Arial"/>
          <w:lang w:val="en-US"/>
        </w:rPr>
        <w:t xml:space="preserve">pan </w:t>
      </w:r>
      <w:r w:rsidRPr="0005094D">
        <w:rPr>
          <w:rFonts w:ascii="Arial" w:hAnsi="Arial" w:cs="Arial"/>
          <w:lang w:val="en-US"/>
        </w:rPr>
        <w:t>fried</w:t>
      </w:r>
    </w:p>
    <w:p w:rsidR="003404ED" w:rsidRPr="0005094D" w:rsidRDefault="003404ED" w:rsidP="003404ED">
      <w:pPr>
        <w:pStyle w:val="PlainText"/>
        <w:rPr>
          <w:rFonts w:ascii="Arial" w:hAnsi="Arial" w:cs="Arial"/>
          <w:lang w:val="en-US"/>
        </w:rPr>
      </w:pPr>
      <w:r w:rsidRPr="0005094D">
        <w:rPr>
          <w:rFonts w:ascii="Arial" w:hAnsi="Arial" w:cs="Arial"/>
          <w:lang w:val="en-US"/>
        </w:rPr>
        <w:tab/>
        <w:t>23</w:t>
      </w:r>
      <w:r w:rsidRPr="0005094D">
        <w:rPr>
          <w:rFonts w:ascii="Arial" w:hAnsi="Arial" w:cs="Arial"/>
          <w:lang w:val="en-US"/>
        </w:rPr>
        <w:tab/>
        <w:t xml:space="preserve">battered and </w:t>
      </w:r>
      <w:r w:rsidRPr="003404ED">
        <w:rPr>
          <w:rFonts w:ascii="Arial" w:hAnsi="Arial" w:cs="Arial"/>
          <w:lang w:val="en-US"/>
        </w:rPr>
        <w:t xml:space="preserve">roasted/baked </w:t>
      </w:r>
      <w:r>
        <w:rPr>
          <w:rFonts w:ascii="Arial" w:hAnsi="Arial" w:cs="Arial"/>
          <w:lang w:val="en-US"/>
        </w:rPr>
        <w:t xml:space="preserve">in oven </w:t>
      </w:r>
      <w:r w:rsidRPr="003404ED">
        <w:rPr>
          <w:rFonts w:ascii="Arial" w:hAnsi="Arial" w:cs="Arial"/>
          <w:lang w:val="en-US"/>
        </w:rPr>
        <w:t>without fat</w:t>
      </w:r>
    </w:p>
    <w:p w:rsidR="003404ED" w:rsidRPr="0005094D" w:rsidRDefault="003404ED" w:rsidP="003404ED">
      <w:pPr>
        <w:pStyle w:val="PlainText"/>
        <w:rPr>
          <w:rFonts w:ascii="Arial" w:hAnsi="Arial" w:cs="Arial"/>
          <w:lang w:val="en-US"/>
        </w:rPr>
      </w:pPr>
      <w:r w:rsidRPr="0005094D">
        <w:rPr>
          <w:rFonts w:ascii="Arial" w:hAnsi="Arial" w:cs="Arial"/>
          <w:lang w:val="en-US"/>
        </w:rPr>
        <w:tab/>
      </w:r>
      <w:r>
        <w:rPr>
          <w:rFonts w:ascii="Arial" w:hAnsi="Arial" w:cs="Arial"/>
          <w:lang w:val="en-US"/>
        </w:rPr>
        <w:t>30</w:t>
      </w:r>
      <w:r w:rsidRPr="0005094D">
        <w:rPr>
          <w:rFonts w:ascii="Arial" w:hAnsi="Arial" w:cs="Arial"/>
          <w:lang w:val="en-US"/>
        </w:rPr>
        <w:tab/>
        <w:t xml:space="preserve">battered and </w:t>
      </w:r>
      <w:r w:rsidRPr="003404ED">
        <w:rPr>
          <w:rFonts w:ascii="Arial" w:hAnsi="Arial" w:cs="Arial"/>
          <w:lang w:val="en-US"/>
        </w:rPr>
        <w:t xml:space="preserve">roasted/baked </w:t>
      </w:r>
      <w:r>
        <w:rPr>
          <w:rFonts w:ascii="Arial" w:hAnsi="Arial" w:cs="Arial"/>
          <w:lang w:val="en-US"/>
        </w:rPr>
        <w:t xml:space="preserve">in oven </w:t>
      </w:r>
      <w:r w:rsidRPr="003404ED">
        <w:rPr>
          <w:rFonts w:ascii="Arial" w:hAnsi="Arial" w:cs="Arial"/>
          <w:lang w:val="en-US"/>
        </w:rPr>
        <w:t>with fat</w:t>
      </w:r>
    </w:p>
    <w:p w:rsidR="003404ED" w:rsidRDefault="003404ED" w:rsidP="008E2B65">
      <w:pPr>
        <w:pStyle w:val="PlainText"/>
        <w:rPr>
          <w:rFonts w:ascii="Arial" w:hAnsi="Arial" w:cs="Arial"/>
          <w:lang w:val="en-US"/>
        </w:rPr>
      </w:pPr>
      <w:r w:rsidRPr="0005094D">
        <w:rPr>
          <w:rFonts w:ascii="Arial" w:hAnsi="Arial" w:cs="Arial"/>
          <w:lang w:val="en-US"/>
        </w:rPr>
        <w:tab/>
      </w:r>
      <w:r>
        <w:rPr>
          <w:rFonts w:ascii="Arial" w:hAnsi="Arial" w:cs="Arial"/>
          <w:lang w:val="en-US"/>
        </w:rPr>
        <w:t>50</w:t>
      </w:r>
      <w:r w:rsidRPr="0005094D">
        <w:rPr>
          <w:rFonts w:ascii="Arial" w:hAnsi="Arial" w:cs="Arial"/>
          <w:lang w:val="en-US"/>
        </w:rPr>
        <w:tab/>
        <w:t xml:space="preserve">battered and </w:t>
      </w:r>
      <w:r w:rsidRPr="003404ED">
        <w:rPr>
          <w:rFonts w:ascii="Arial" w:hAnsi="Arial" w:cs="Arial"/>
          <w:lang w:val="en-US"/>
        </w:rPr>
        <w:t xml:space="preserve">roasted/baked </w:t>
      </w:r>
      <w:r>
        <w:rPr>
          <w:rFonts w:ascii="Arial" w:hAnsi="Arial" w:cs="Arial"/>
          <w:lang w:val="en-US"/>
        </w:rPr>
        <w:t xml:space="preserve">in oven </w:t>
      </w:r>
      <w:proofErr w:type="spellStart"/>
      <w:r>
        <w:rPr>
          <w:rFonts w:ascii="Arial" w:hAnsi="Arial" w:cs="Arial"/>
          <w:lang w:val="en-US"/>
        </w:rPr>
        <w:t>n.s</w:t>
      </w:r>
      <w:proofErr w:type="spellEnd"/>
      <w:r>
        <w:rPr>
          <w:rFonts w:ascii="Arial" w:hAnsi="Arial" w:cs="Arial"/>
          <w:lang w:val="en-US"/>
        </w:rPr>
        <w:t>.</w:t>
      </w:r>
    </w:p>
    <w:p w:rsidR="003404ED" w:rsidRPr="0005094D" w:rsidRDefault="003404ED" w:rsidP="003404ED">
      <w:pPr>
        <w:pStyle w:val="PlainText"/>
        <w:rPr>
          <w:rFonts w:ascii="Arial" w:hAnsi="Arial" w:cs="Arial"/>
          <w:lang w:val="en-US"/>
        </w:rPr>
      </w:pPr>
      <w:r w:rsidRPr="0005094D">
        <w:rPr>
          <w:rFonts w:ascii="Arial" w:hAnsi="Arial" w:cs="Arial"/>
          <w:lang w:val="en-US"/>
        </w:rPr>
        <w:tab/>
        <w:t>23</w:t>
      </w:r>
      <w:r w:rsidRPr="0005094D">
        <w:rPr>
          <w:rFonts w:ascii="Arial" w:hAnsi="Arial" w:cs="Arial"/>
          <w:lang w:val="en-US"/>
        </w:rPr>
        <w:tab/>
        <w:t xml:space="preserve">battered and </w:t>
      </w:r>
      <w:r>
        <w:rPr>
          <w:rFonts w:ascii="Arial" w:hAnsi="Arial" w:cs="Arial"/>
          <w:lang w:val="en-US"/>
        </w:rPr>
        <w:t xml:space="preserve">grilled/stone grilled </w:t>
      </w:r>
      <w:r w:rsidRPr="003404ED">
        <w:rPr>
          <w:rFonts w:ascii="Arial" w:hAnsi="Arial" w:cs="Arial"/>
          <w:lang w:val="en-US"/>
        </w:rPr>
        <w:t>without fat</w:t>
      </w:r>
    </w:p>
    <w:p w:rsidR="003404ED" w:rsidRPr="0005094D" w:rsidRDefault="003404ED" w:rsidP="003404ED">
      <w:pPr>
        <w:pStyle w:val="PlainText"/>
        <w:rPr>
          <w:rFonts w:ascii="Arial" w:hAnsi="Arial" w:cs="Arial"/>
          <w:lang w:val="en-US"/>
        </w:rPr>
      </w:pPr>
      <w:r>
        <w:rPr>
          <w:rFonts w:ascii="Arial" w:hAnsi="Arial" w:cs="Arial"/>
          <w:lang w:val="en-US"/>
        </w:rPr>
        <w:tab/>
      </w:r>
      <w:proofErr w:type="gramStart"/>
      <w:r>
        <w:rPr>
          <w:rFonts w:ascii="Arial" w:hAnsi="Arial" w:cs="Arial"/>
          <w:lang w:val="en-US"/>
        </w:rPr>
        <w:t>18</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fried</w:t>
      </w:r>
      <w:r>
        <w:rPr>
          <w:rFonts w:ascii="Arial" w:hAnsi="Arial" w:cs="Arial"/>
          <w:lang w:val="en-US"/>
        </w:rPr>
        <w:t>/</w:t>
      </w:r>
      <w:proofErr w:type="spellStart"/>
      <w:r>
        <w:rPr>
          <w:rFonts w:ascii="Arial" w:hAnsi="Arial" w:cs="Arial"/>
          <w:lang w:val="en-US"/>
        </w:rPr>
        <w:t>deepfried</w:t>
      </w:r>
      <w:proofErr w:type="spellEnd"/>
      <w:r>
        <w:rPr>
          <w:rFonts w:ascii="Arial" w:hAnsi="Arial" w:cs="Arial"/>
          <w:lang w:val="en-US"/>
        </w:rPr>
        <w:t xml:space="preserve"> </w:t>
      </w:r>
      <w:proofErr w:type="spellStart"/>
      <w:r>
        <w:rPr>
          <w:rFonts w:ascii="Arial" w:hAnsi="Arial" w:cs="Arial"/>
          <w:lang w:val="en-US"/>
        </w:rPr>
        <w:t>n.s</w:t>
      </w:r>
      <w:proofErr w:type="spellEnd"/>
      <w:r>
        <w:rPr>
          <w:rFonts w:ascii="Arial" w:hAnsi="Arial" w:cs="Arial"/>
          <w:lang w:val="en-US"/>
        </w:rPr>
        <w:t>.</w:t>
      </w:r>
      <w:proofErr w:type="gramEnd"/>
    </w:p>
    <w:p w:rsidR="003404ED" w:rsidRPr="0005094D" w:rsidRDefault="003404ED" w:rsidP="003404ED">
      <w:pPr>
        <w:pStyle w:val="PlainText"/>
        <w:rPr>
          <w:rFonts w:ascii="Arial" w:hAnsi="Arial" w:cs="Arial"/>
          <w:lang w:val="en-US"/>
        </w:rPr>
      </w:pPr>
      <w:r w:rsidRPr="0005094D">
        <w:rPr>
          <w:rFonts w:ascii="Arial" w:hAnsi="Arial" w:cs="Arial"/>
          <w:lang w:val="en-US"/>
        </w:rPr>
        <w:tab/>
      </w:r>
      <w:r w:rsidR="00F52CDE">
        <w:rPr>
          <w:rFonts w:ascii="Arial" w:hAnsi="Arial" w:cs="Arial"/>
          <w:lang w:val="en-US"/>
        </w:rPr>
        <w:t>52</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proofErr w:type="spellStart"/>
      <w:r>
        <w:rPr>
          <w:rFonts w:ascii="Arial" w:hAnsi="Arial" w:cs="Arial"/>
          <w:lang w:val="en-US"/>
        </w:rPr>
        <w:t>deepfried</w:t>
      </w:r>
      <w:proofErr w:type="spellEnd"/>
    </w:p>
    <w:p w:rsidR="003404ED" w:rsidRDefault="003404ED" w:rsidP="003404ED">
      <w:pPr>
        <w:pStyle w:val="PlainText"/>
        <w:rPr>
          <w:rFonts w:ascii="Arial" w:hAnsi="Arial" w:cs="Arial"/>
          <w:lang w:val="en-US"/>
        </w:rPr>
      </w:pPr>
      <w:r w:rsidRPr="0005094D">
        <w:rPr>
          <w:rFonts w:ascii="Arial" w:hAnsi="Arial" w:cs="Arial"/>
          <w:lang w:val="en-US"/>
        </w:rPr>
        <w:tab/>
      </w:r>
      <w:r w:rsidR="00F52CDE">
        <w:rPr>
          <w:rFonts w:ascii="Arial" w:hAnsi="Arial" w:cs="Arial"/>
          <w:lang w:val="en-US"/>
        </w:rPr>
        <w:t>53</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r>
        <w:rPr>
          <w:rFonts w:ascii="Arial" w:hAnsi="Arial" w:cs="Arial"/>
          <w:lang w:val="en-US"/>
        </w:rPr>
        <w:t xml:space="preserve">pan </w:t>
      </w:r>
      <w:r w:rsidRPr="0005094D">
        <w:rPr>
          <w:rFonts w:ascii="Arial" w:hAnsi="Arial" w:cs="Arial"/>
          <w:lang w:val="en-US"/>
        </w:rPr>
        <w:t>fried</w:t>
      </w:r>
    </w:p>
    <w:p w:rsidR="003404ED" w:rsidRPr="0005094D" w:rsidRDefault="003404ED" w:rsidP="003404ED">
      <w:pPr>
        <w:pStyle w:val="PlainText"/>
        <w:rPr>
          <w:rFonts w:ascii="Arial" w:hAnsi="Arial" w:cs="Arial"/>
          <w:lang w:val="en-US"/>
        </w:rPr>
      </w:pPr>
      <w:r w:rsidRPr="0005094D">
        <w:rPr>
          <w:rFonts w:ascii="Arial" w:hAnsi="Arial" w:cs="Arial"/>
          <w:lang w:val="en-US"/>
        </w:rPr>
        <w:tab/>
      </w:r>
      <w:r w:rsidR="00F52CDE">
        <w:rPr>
          <w:rFonts w:ascii="Arial" w:hAnsi="Arial" w:cs="Arial"/>
          <w:lang w:val="en-US"/>
        </w:rPr>
        <w:t>17</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r w:rsidRPr="003404ED">
        <w:rPr>
          <w:rFonts w:ascii="Arial" w:hAnsi="Arial" w:cs="Arial"/>
          <w:lang w:val="en-US"/>
        </w:rPr>
        <w:t xml:space="preserve">roasted/baked </w:t>
      </w:r>
      <w:r>
        <w:rPr>
          <w:rFonts w:ascii="Arial" w:hAnsi="Arial" w:cs="Arial"/>
          <w:lang w:val="en-US"/>
        </w:rPr>
        <w:t xml:space="preserve">in oven </w:t>
      </w:r>
      <w:r w:rsidRPr="003404ED">
        <w:rPr>
          <w:rFonts w:ascii="Arial" w:hAnsi="Arial" w:cs="Arial"/>
          <w:lang w:val="en-US"/>
        </w:rPr>
        <w:t>without fat</w:t>
      </w:r>
    </w:p>
    <w:p w:rsidR="003404ED" w:rsidRPr="0005094D" w:rsidRDefault="003404ED" w:rsidP="003404ED">
      <w:pPr>
        <w:pStyle w:val="PlainText"/>
        <w:rPr>
          <w:rFonts w:ascii="Arial" w:hAnsi="Arial" w:cs="Arial"/>
          <w:lang w:val="en-US"/>
        </w:rPr>
      </w:pPr>
      <w:r w:rsidRPr="0005094D">
        <w:rPr>
          <w:rFonts w:ascii="Arial" w:hAnsi="Arial" w:cs="Arial"/>
          <w:lang w:val="en-US"/>
        </w:rPr>
        <w:tab/>
      </w:r>
      <w:r w:rsidR="00F52CDE">
        <w:rPr>
          <w:rFonts w:ascii="Arial" w:hAnsi="Arial" w:cs="Arial"/>
          <w:lang w:val="en-US"/>
        </w:rPr>
        <w:t>29</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r w:rsidRPr="003404ED">
        <w:rPr>
          <w:rFonts w:ascii="Arial" w:hAnsi="Arial" w:cs="Arial"/>
          <w:lang w:val="en-US"/>
        </w:rPr>
        <w:t xml:space="preserve">roasted/baked </w:t>
      </w:r>
      <w:r>
        <w:rPr>
          <w:rFonts w:ascii="Arial" w:hAnsi="Arial" w:cs="Arial"/>
          <w:lang w:val="en-US"/>
        </w:rPr>
        <w:t xml:space="preserve">in oven </w:t>
      </w:r>
      <w:r w:rsidRPr="003404ED">
        <w:rPr>
          <w:rFonts w:ascii="Arial" w:hAnsi="Arial" w:cs="Arial"/>
          <w:lang w:val="en-US"/>
        </w:rPr>
        <w:t>with fat</w:t>
      </w:r>
    </w:p>
    <w:p w:rsidR="003404ED" w:rsidRDefault="003404ED" w:rsidP="003404ED">
      <w:pPr>
        <w:pStyle w:val="PlainText"/>
        <w:rPr>
          <w:rFonts w:ascii="Arial" w:hAnsi="Arial" w:cs="Arial"/>
          <w:lang w:val="en-US"/>
        </w:rPr>
      </w:pPr>
      <w:r w:rsidRPr="0005094D">
        <w:rPr>
          <w:rFonts w:ascii="Arial" w:hAnsi="Arial" w:cs="Arial"/>
          <w:lang w:val="en-US"/>
        </w:rPr>
        <w:tab/>
      </w:r>
      <w:r w:rsidR="00F52CDE">
        <w:rPr>
          <w:rFonts w:ascii="Arial" w:hAnsi="Arial" w:cs="Arial"/>
          <w:lang w:val="en-US"/>
        </w:rPr>
        <w:t>19</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r w:rsidRPr="003404ED">
        <w:rPr>
          <w:rFonts w:ascii="Arial" w:hAnsi="Arial" w:cs="Arial"/>
          <w:lang w:val="en-US"/>
        </w:rPr>
        <w:t xml:space="preserve">roasted/baked </w:t>
      </w:r>
      <w:r>
        <w:rPr>
          <w:rFonts w:ascii="Arial" w:hAnsi="Arial" w:cs="Arial"/>
          <w:lang w:val="en-US"/>
        </w:rPr>
        <w:t xml:space="preserve">in oven </w:t>
      </w:r>
      <w:proofErr w:type="spellStart"/>
      <w:r>
        <w:rPr>
          <w:rFonts w:ascii="Arial" w:hAnsi="Arial" w:cs="Arial"/>
          <w:lang w:val="en-US"/>
        </w:rPr>
        <w:t>n.s</w:t>
      </w:r>
      <w:proofErr w:type="spellEnd"/>
      <w:r>
        <w:rPr>
          <w:rFonts w:ascii="Arial" w:hAnsi="Arial" w:cs="Arial"/>
          <w:lang w:val="en-US"/>
        </w:rPr>
        <w:t>.</w:t>
      </w:r>
    </w:p>
    <w:p w:rsidR="00F52CDE" w:rsidRPr="0005094D" w:rsidRDefault="00F52CDE" w:rsidP="00F52CDE">
      <w:pPr>
        <w:pStyle w:val="PlainText"/>
        <w:rPr>
          <w:rFonts w:ascii="Arial" w:hAnsi="Arial" w:cs="Arial"/>
          <w:lang w:val="en-US"/>
        </w:rPr>
      </w:pPr>
      <w:r w:rsidRPr="0005094D">
        <w:rPr>
          <w:rFonts w:ascii="Arial" w:hAnsi="Arial" w:cs="Arial"/>
          <w:lang w:val="en-US"/>
        </w:rPr>
        <w:tab/>
      </w:r>
      <w:r>
        <w:rPr>
          <w:rFonts w:ascii="Arial" w:hAnsi="Arial" w:cs="Arial"/>
          <w:lang w:val="en-US"/>
        </w:rPr>
        <w:t>48</w:t>
      </w:r>
      <w:r w:rsidRPr="0005094D">
        <w:rPr>
          <w:rFonts w:ascii="Arial" w:hAnsi="Arial" w:cs="Arial"/>
          <w:lang w:val="en-US"/>
        </w:rPr>
        <w:tab/>
        <w:t>b</w:t>
      </w:r>
      <w:r>
        <w:rPr>
          <w:rFonts w:ascii="Arial" w:hAnsi="Arial" w:cs="Arial"/>
          <w:lang w:val="en-US"/>
        </w:rPr>
        <w:t>readed</w:t>
      </w:r>
      <w:r w:rsidRPr="0005094D">
        <w:rPr>
          <w:rFonts w:ascii="Arial" w:hAnsi="Arial" w:cs="Arial"/>
          <w:lang w:val="en-US"/>
        </w:rPr>
        <w:t xml:space="preserve"> and </w:t>
      </w:r>
      <w:r>
        <w:rPr>
          <w:rFonts w:ascii="Arial" w:hAnsi="Arial" w:cs="Arial"/>
          <w:lang w:val="en-US"/>
        </w:rPr>
        <w:t xml:space="preserve">grilled/stone grilled </w:t>
      </w:r>
      <w:r w:rsidRPr="003404ED">
        <w:rPr>
          <w:rFonts w:ascii="Arial" w:hAnsi="Arial" w:cs="Arial"/>
          <w:lang w:val="en-US"/>
        </w:rPr>
        <w:t>without fat</w:t>
      </w:r>
    </w:p>
    <w:p w:rsidR="003404ED" w:rsidRDefault="00F52CDE" w:rsidP="008E2B65">
      <w:pPr>
        <w:pStyle w:val="PlainText"/>
        <w:rPr>
          <w:rFonts w:ascii="Arial" w:hAnsi="Arial" w:cs="Arial"/>
          <w:lang w:val="en-US"/>
        </w:rPr>
      </w:pPr>
      <w:r>
        <w:rPr>
          <w:rFonts w:ascii="Arial" w:hAnsi="Arial" w:cs="Arial"/>
          <w:lang w:val="en-US"/>
        </w:rPr>
        <w:tab/>
        <w:t>39</w:t>
      </w:r>
      <w:r>
        <w:rPr>
          <w:rFonts w:ascii="Arial" w:hAnsi="Arial" w:cs="Arial"/>
          <w:lang w:val="en-US"/>
        </w:rPr>
        <w:tab/>
        <w:t>melted</w:t>
      </w:r>
    </w:p>
    <w:p w:rsidR="00F52CDE" w:rsidRDefault="00F52CDE" w:rsidP="008E2B65">
      <w:pPr>
        <w:pStyle w:val="PlainText"/>
        <w:rPr>
          <w:rFonts w:ascii="Arial" w:hAnsi="Arial" w:cs="Arial"/>
          <w:lang w:val="en-US"/>
        </w:rPr>
      </w:pPr>
      <w:r>
        <w:rPr>
          <w:rFonts w:ascii="Arial" w:hAnsi="Arial" w:cs="Arial"/>
          <w:lang w:val="en-US"/>
        </w:rPr>
        <w:tab/>
      </w:r>
      <w:proofErr w:type="gramStart"/>
      <w:r>
        <w:rPr>
          <w:rFonts w:ascii="Arial" w:hAnsi="Arial" w:cs="Arial"/>
          <w:lang w:val="en-US"/>
        </w:rPr>
        <w:t>47</w:t>
      </w:r>
      <w:r>
        <w:rPr>
          <w:rFonts w:ascii="Arial" w:hAnsi="Arial" w:cs="Arial"/>
          <w:lang w:val="en-US"/>
        </w:rPr>
        <w:tab/>
        <w:t>bain-marie (water bath)</w:t>
      </w:r>
      <w:proofErr w:type="gramEnd"/>
    </w:p>
    <w:p w:rsidR="00152FD0" w:rsidRDefault="008E2B65" w:rsidP="008E2B65">
      <w:pPr>
        <w:pStyle w:val="PlainText"/>
        <w:rPr>
          <w:rFonts w:ascii="Arial" w:hAnsi="Arial" w:cs="Arial"/>
          <w:lang w:val="en-US"/>
        </w:rPr>
      </w:pPr>
      <w:r w:rsidRPr="0005094D">
        <w:rPr>
          <w:rFonts w:ascii="Arial" w:hAnsi="Arial" w:cs="Arial"/>
          <w:lang w:val="en-US"/>
        </w:rPr>
        <w:tab/>
        <w:t>98</w:t>
      </w:r>
      <w:r w:rsidRPr="0005094D">
        <w:rPr>
          <w:rFonts w:ascii="Arial" w:hAnsi="Arial" w:cs="Arial"/>
          <w:lang w:val="en-US"/>
        </w:rPr>
        <w:tab/>
        <w:t xml:space="preserve">cooking method not applicable </w:t>
      </w:r>
    </w:p>
    <w:p w:rsidR="00152FD0" w:rsidRDefault="00152FD0" w:rsidP="008E2B65">
      <w:pPr>
        <w:pStyle w:val="PlainText"/>
        <w:rPr>
          <w:rFonts w:ascii="Arial" w:hAnsi="Arial" w:cs="Arial"/>
          <w:lang w:val="en-US"/>
        </w:rPr>
      </w:pPr>
    </w:p>
    <w:p w:rsidR="008E2B65" w:rsidRPr="0005094D" w:rsidRDefault="008E2B65" w:rsidP="008E2B65">
      <w:pPr>
        <w:pStyle w:val="PlainText"/>
        <w:rPr>
          <w:rFonts w:ascii="Arial" w:hAnsi="Arial" w:cs="Arial"/>
          <w:lang w:val="en-US"/>
        </w:rPr>
      </w:pPr>
      <w:r w:rsidRPr="0005094D">
        <w:rPr>
          <w:rFonts w:ascii="Arial" w:hAnsi="Arial" w:cs="Arial"/>
          <w:lang w:val="en-US"/>
        </w:rPr>
        <w:tab/>
        <w:t>99</w:t>
      </w:r>
      <w:r w:rsidRPr="0005094D">
        <w:rPr>
          <w:rFonts w:ascii="Arial" w:hAnsi="Arial" w:cs="Arial"/>
          <w:lang w:val="en-US"/>
        </w:rPr>
        <w:tab/>
        <w:t>raw</w:t>
      </w:r>
      <w:r w:rsidR="00F52BBF">
        <w:rPr>
          <w:rFonts w:ascii="Arial" w:hAnsi="Arial" w:cs="Arial"/>
          <w:lang w:val="en-US"/>
        </w:rPr>
        <w:t>, unprocessed</w:t>
      </w:r>
    </w:p>
    <w:p w:rsidR="008E2B65" w:rsidRPr="0005094D" w:rsidRDefault="008E2B65" w:rsidP="008E2B65">
      <w:pPr>
        <w:pStyle w:val="PlainText"/>
        <w:rPr>
          <w:rFonts w:ascii="Arial" w:hAnsi="Arial" w:cs="Arial"/>
          <w:lang w:val="en-US"/>
        </w:rPr>
      </w:pPr>
    </w:p>
    <w:p w:rsidR="008E2B65" w:rsidRDefault="008E2B65" w:rsidP="008E2B65">
      <w:pPr>
        <w:pStyle w:val="PlainText"/>
        <w:ind w:left="550" w:hanging="550"/>
        <w:jc w:val="both"/>
        <w:rPr>
          <w:rFonts w:ascii="Arial" w:hAnsi="Arial" w:cs="Arial"/>
          <w:caps/>
          <w:u w:val="single"/>
          <w:lang w:val="en-US"/>
        </w:rPr>
      </w:pPr>
      <w:r w:rsidRPr="002D7363">
        <w:rPr>
          <w:rFonts w:ascii="Times New Roman" w:hAnsi="Times New Roman" w:cs="Times New Roman"/>
          <w:b/>
          <w:sz w:val="22"/>
          <w:szCs w:val="22"/>
        </w:rPr>
        <w:t>WORK TO BE DONE</w:t>
      </w:r>
    </w:p>
    <w:p w:rsidR="008439B8" w:rsidRPr="00274757" w:rsidRDefault="008E2B65" w:rsidP="008439B8">
      <w:pPr>
        <w:rPr>
          <w:rFonts w:ascii="Times New Roman" w:hAnsi="Times New Roman" w:cs="Times New Roman"/>
          <w:sz w:val="22"/>
          <w:szCs w:val="22"/>
        </w:rPr>
      </w:pPr>
      <w:r w:rsidRPr="00274757">
        <w:rPr>
          <w:rFonts w:ascii="Times New Roman" w:hAnsi="Times New Roman" w:cs="Times New Roman"/>
          <w:sz w:val="22"/>
          <w:szCs w:val="22"/>
        </w:rPr>
        <w:t xml:space="preserve">IARC </w:t>
      </w:r>
      <w:r w:rsidR="00274757" w:rsidRPr="00274757">
        <w:rPr>
          <w:rFonts w:ascii="Times New Roman" w:hAnsi="Times New Roman" w:cs="Times New Roman"/>
          <w:sz w:val="22"/>
          <w:szCs w:val="22"/>
        </w:rPr>
        <w:t>likely</w:t>
      </w:r>
      <w:r w:rsidRPr="00274757">
        <w:rPr>
          <w:rFonts w:ascii="Times New Roman" w:hAnsi="Times New Roman" w:cs="Times New Roman"/>
          <w:sz w:val="22"/>
          <w:szCs w:val="22"/>
        </w:rPr>
        <w:t xml:space="preserve"> create</w:t>
      </w:r>
      <w:r w:rsidR="00274757" w:rsidRPr="00274757">
        <w:rPr>
          <w:rFonts w:ascii="Times New Roman" w:hAnsi="Times New Roman" w:cs="Times New Roman"/>
          <w:sz w:val="22"/>
          <w:szCs w:val="22"/>
        </w:rPr>
        <w:t>d</w:t>
      </w:r>
      <w:r w:rsidRPr="00274757">
        <w:rPr>
          <w:rFonts w:ascii="Times New Roman" w:hAnsi="Times New Roman" w:cs="Times New Roman"/>
          <w:sz w:val="22"/>
          <w:szCs w:val="22"/>
        </w:rPr>
        <w:t xml:space="preserve"> a file based on your recent food list, only containing the food items for which facet 03 is defined in </w:t>
      </w:r>
      <w:r w:rsidR="00274757">
        <w:rPr>
          <w:rFonts w:ascii="Times New Roman" w:hAnsi="Times New Roman" w:cs="Times New Roman"/>
          <w:sz w:val="22"/>
          <w:szCs w:val="22"/>
        </w:rPr>
        <w:t>FDFACET</w:t>
      </w:r>
      <w:r w:rsidR="00274757" w:rsidRPr="00274757">
        <w:rPr>
          <w:rFonts w:ascii="Times New Roman" w:hAnsi="Times New Roman" w:cs="Times New Roman"/>
          <w:sz w:val="22"/>
          <w:szCs w:val="22"/>
        </w:rPr>
        <w:t xml:space="preserve"> file</w:t>
      </w:r>
      <w:r w:rsidRPr="00274757">
        <w:rPr>
          <w:rFonts w:ascii="Times New Roman" w:hAnsi="Times New Roman" w:cs="Times New Roman"/>
          <w:sz w:val="22"/>
          <w:szCs w:val="22"/>
        </w:rPr>
        <w:t>. The coefficient field is left blank</w:t>
      </w:r>
      <w:r w:rsidR="00274757" w:rsidRPr="00274757">
        <w:rPr>
          <w:rFonts w:ascii="Times New Roman" w:hAnsi="Times New Roman" w:cs="Times New Roman"/>
          <w:sz w:val="22"/>
          <w:szCs w:val="22"/>
        </w:rPr>
        <w:t xml:space="preserve"> </w:t>
      </w:r>
      <w:r w:rsidR="008439B8">
        <w:rPr>
          <w:rFonts w:ascii="Times New Roman" w:hAnsi="Times New Roman" w:cs="Times New Roman"/>
          <w:sz w:val="22"/>
          <w:szCs w:val="22"/>
        </w:rPr>
        <w:t xml:space="preserve">(0.__) </w:t>
      </w:r>
      <w:r w:rsidR="00274757" w:rsidRPr="00274757">
        <w:rPr>
          <w:rFonts w:ascii="Times New Roman" w:hAnsi="Times New Roman" w:cs="Times New Roman"/>
          <w:sz w:val="22"/>
          <w:szCs w:val="22"/>
        </w:rPr>
        <w:t xml:space="preserve">or may have been prefilled based on other country’s </w:t>
      </w:r>
      <w:r w:rsidR="00274757">
        <w:rPr>
          <w:rFonts w:ascii="Times New Roman" w:hAnsi="Times New Roman" w:cs="Times New Roman"/>
          <w:sz w:val="22"/>
          <w:szCs w:val="22"/>
        </w:rPr>
        <w:t xml:space="preserve">RAWCOOK </w:t>
      </w:r>
      <w:r w:rsidR="00274757" w:rsidRPr="00274757">
        <w:rPr>
          <w:rFonts w:ascii="Times New Roman" w:hAnsi="Times New Roman" w:cs="Times New Roman"/>
          <w:sz w:val="22"/>
          <w:szCs w:val="22"/>
        </w:rPr>
        <w:t xml:space="preserve">file.  </w:t>
      </w:r>
      <w:r w:rsidR="008439B8" w:rsidRPr="00274757">
        <w:rPr>
          <w:rFonts w:ascii="Times New Roman" w:hAnsi="Times New Roman" w:cs="Times New Roman"/>
          <w:sz w:val="22"/>
          <w:szCs w:val="22"/>
        </w:rPr>
        <w:t xml:space="preserve">Please note that </w:t>
      </w:r>
      <w:r w:rsidR="008439B8">
        <w:rPr>
          <w:rFonts w:ascii="Times New Roman" w:hAnsi="Times New Roman" w:cs="Times New Roman"/>
          <w:sz w:val="22"/>
          <w:szCs w:val="22"/>
        </w:rPr>
        <w:t xml:space="preserve">the </w:t>
      </w:r>
      <w:r w:rsidR="008439B8" w:rsidRPr="00274757">
        <w:rPr>
          <w:rFonts w:ascii="Times New Roman" w:hAnsi="Times New Roman" w:cs="Times New Roman"/>
          <w:sz w:val="22"/>
          <w:szCs w:val="22"/>
        </w:rPr>
        <w:t>default value</w:t>
      </w:r>
      <w:r w:rsidR="008439B8">
        <w:rPr>
          <w:rFonts w:ascii="Times New Roman" w:hAnsi="Times New Roman" w:cs="Times New Roman"/>
          <w:sz w:val="22"/>
          <w:szCs w:val="22"/>
        </w:rPr>
        <w:t xml:space="preserve"> coefficient</w:t>
      </w:r>
      <w:r w:rsidR="008439B8" w:rsidRPr="00274757">
        <w:rPr>
          <w:rFonts w:ascii="Times New Roman" w:hAnsi="Times New Roman" w:cs="Times New Roman"/>
          <w:sz w:val="22"/>
          <w:szCs w:val="22"/>
        </w:rPr>
        <w:t xml:space="preserve"> </w:t>
      </w:r>
      <w:r w:rsidR="008439B8">
        <w:rPr>
          <w:rFonts w:ascii="Times New Roman" w:hAnsi="Times New Roman" w:cs="Times New Roman"/>
          <w:sz w:val="22"/>
          <w:szCs w:val="22"/>
        </w:rPr>
        <w:t xml:space="preserve">will be </w:t>
      </w:r>
      <w:r w:rsidR="008439B8" w:rsidRPr="00274757">
        <w:rPr>
          <w:rFonts w:ascii="Times New Roman" w:hAnsi="Times New Roman" w:cs="Times New Roman"/>
          <w:sz w:val="22"/>
          <w:szCs w:val="22"/>
        </w:rPr>
        <w:t>applie</w:t>
      </w:r>
      <w:r w:rsidR="008439B8">
        <w:rPr>
          <w:rFonts w:ascii="Times New Roman" w:hAnsi="Times New Roman" w:cs="Times New Roman"/>
          <w:sz w:val="22"/>
          <w:szCs w:val="22"/>
        </w:rPr>
        <w:t>d</w:t>
      </w:r>
      <w:r w:rsidR="008439B8" w:rsidRPr="00274757">
        <w:rPr>
          <w:rFonts w:ascii="Times New Roman" w:hAnsi="Times New Roman" w:cs="Times New Roman"/>
          <w:sz w:val="22"/>
          <w:szCs w:val="22"/>
        </w:rPr>
        <w:t xml:space="preserve"> to all cooking methods with </w:t>
      </w:r>
      <w:r w:rsidR="008439B8">
        <w:rPr>
          <w:rFonts w:ascii="Times New Roman" w:hAnsi="Times New Roman" w:cs="Times New Roman"/>
          <w:sz w:val="22"/>
          <w:szCs w:val="22"/>
        </w:rPr>
        <w:t xml:space="preserve">coefficient left as </w:t>
      </w:r>
      <w:r w:rsidR="008439B8" w:rsidRPr="00274757">
        <w:rPr>
          <w:rFonts w:ascii="Times New Roman" w:hAnsi="Times New Roman" w:cs="Times New Roman"/>
          <w:sz w:val="22"/>
          <w:szCs w:val="22"/>
        </w:rPr>
        <w:t xml:space="preserve">"0.__". This means, that if you want </w:t>
      </w:r>
      <w:r w:rsidR="008439B8" w:rsidRPr="00274757">
        <w:rPr>
          <w:rFonts w:ascii="Times New Roman" w:hAnsi="Times New Roman" w:cs="Times New Roman"/>
          <w:sz w:val="22"/>
          <w:szCs w:val="22"/>
        </w:rPr>
        <w:lastRenderedPageBreak/>
        <w:t xml:space="preserve">explicitly that this coefficient should not be used for </w:t>
      </w:r>
      <w:r w:rsidR="008439B8">
        <w:rPr>
          <w:rFonts w:ascii="Times New Roman" w:hAnsi="Times New Roman" w:cs="Times New Roman"/>
          <w:sz w:val="22"/>
          <w:szCs w:val="22"/>
        </w:rPr>
        <w:t>a specific cooking method, for example fried foods (</w:t>
      </w:r>
      <w:r w:rsidR="008439B8" w:rsidRPr="00274757">
        <w:rPr>
          <w:rFonts w:ascii="Times New Roman" w:hAnsi="Times New Roman" w:cs="Times New Roman"/>
          <w:sz w:val="22"/>
          <w:szCs w:val="22"/>
        </w:rPr>
        <w:t xml:space="preserve">FR), you have to put a coefficient </w:t>
      </w:r>
      <w:r w:rsidR="008439B8">
        <w:rPr>
          <w:rFonts w:ascii="Times New Roman" w:hAnsi="Times New Roman" w:cs="Times New Roman"/>
          <w:sz w:val="22"/>
          <w:szCs w:val="22"/>
        </w:rPr>
        <w:t xml:space="preserve">in the column FR </w:t>
      </w:r>
      <w:r w:rsidR="008439B8" w:rsidRPr="00274757">
        <w:rPr>
          <w:rFonts w:ascii="Times New Roman" w:hAnsi="Times New Roman" w:cs="Times New Roman"/>
          <w:sz w:val="22"/>
          <w:szCs w:val="22"/>
        </w:rPr>
        <w:t>instead of</w:t>
      </w:r>
      <w:r w:rsidR="008439B8">
        <w:rPr>
          <w:rFonts w:ascii="Times New Roman" w:hAnsi="Times New Roman" w:cs="Times New Roman"/>
          <w:sz w:val="22"/>
          <w:szCs w:val="22"/>
        </w:rPr>
        <w:t xml:space="preserve"> leaving it as</w:t>
      </w:r>
      <w:r w:rsidR="008439B8" w:rsidRPr="00274757">
        <w:rPr>
          <w:rFonts w:ascii="Times New Roman" w:hAnsi="Times New Roman" w:cs="Times New Roman"/>
          <w:sz w:val="22"/>
          <w:szCs w:val="22"/>
        </w:rPr>
        <w:t xml:space="preserve"> ”0.__”.</w:t>
      </w:r>
    </w:p>
    <w:p w:rsidR="00274757" w:rsidRDefault="00274757" w:rsidP="00274757">
      <w:pPr>
        <w:rPr>
          <w:rFonts w:ascii="Times New Roman" w:hAnsi="Times New Roman" w:cs="Times New Roman"/>
          <w:sz w:val="22"/>
          <w:szCs w:val="22"/>
        </w:rPr>
      </w:pPr>
    </w:p>
    <w:p w:rsidR="00274757" w:rsidRDefault="00274757" w:rsidP="00274757">
      <w:pPr>
        <w:rPr>
          <w:rFonts w:ascii="Times New Roman" w:hAnsi="Times New Roman" w:cs="Times New Roman"/>
          <w:sz w:val="22"/>
          <w:szCs w:val="22"/>
        </w:rPr>
      </w:pPr>
    </w:p>
    <w:p w:rsidR="00AC7B5B" w:rsidDel="00062F3E" w:rsidRDefault="00274757" w:rsidP="00CE7207">
      <w:pPr>
        <w:rPr>
          <w:del w:id="3" w:author="Viktoria Knaze" w:date="2015-06-19T11:22:00Z"/>
          <w:rFonts w:ascii="Times New Roman" w:hAnsi="Times New Roman" w:cs="Times New Roman"/>
          <w:sz w:val="22"/>
          <w:szCs w:val="22"/>
        </w:rPr>
      </w:pPr>
      <w:r w:rsidRPr="00CE7207">
        <w:rPr>
          <w:rFonts w:ascii="Times New Roman" w:hAnsi="Times New Roman" w:cs="Times New Roman"/>
          <w:sz w:val="22"/>
          <w:szCs w:val="22"/>
        </w:rPr>
        <w:t xml:space="preserve">Revise the </w:t>
      </w:r>
      <w:commentRangeStart w:id="4"/>
      <w:r w:rsidRPr="00CE7207">
        <w:rPr>
          <w:rFonts w:ascii="Times New Roman" w:hAnsi="Times New Roman" w:cs="Times New Roman"/>
          <w:sz w:val="22"/>
          <w:szCs w:val="22"/>
        </w:rPr>
        <w:t>prefilled</w:t>
      </w:r>
      <w:commentRangeEnd w:id="4"/>
      <w:r w:rsidR="001C4960">
        <w:rPr>
          <w:rStyle w:val="CommentReference"/>
        </w:rPr>
        <w:commentReference w:id="4"/>
      </w:r>
      <w:r w:rsidRPr="00CE7207">
        <w:rPr>
          <w:rFonts w:ascii="Times New Roman" w:hAnsi="Times New Roman" w:cs="Times New Roman"/>
          <w:sz w:val="22"/>
          <w:szCs w:val="22"/>
        </w:rPr>
        <w:t xml:space="preserve"> coefficients of the indicated foods and fill in any other missing coefficients if needed for your local context.</w:t>
      </w:r>
      <w:r w:rsidR="008E2B65" w:rsidRPr="00CE7207">
        <w:rPr>
          <w:rFonts w:ascii="Times New Roman" w:hAnsi="Times New Roman" w:cs="Times New Roman"/>
          <w:sz w:val="22"/>
          <w:szCs w:val="22"/>
        </w:rPr>
        <w:t xml:space="preserve"> </w:t>
      </w:r>
      <w:del w:id="5" w:author="Viktoria Knaze" w:date="2015-06-19T11:22:00Z">
        <w:r w:rsidR="008E2B65" w:rsidRPr="00CE7207" w:rsidDel="00062F3E">
          <w:rPr>
            <w:rFonts w:ascii="Times New Roman" w:hAnsi="Times New Roman" w:cs="Times New Roman"/>
            <w:sz w:val="22"/>
            <w:szCs w:val="22"/>
          </w:rPr>
          <w:delText xml:space="preserve">Do not hesitate to copy coefficients of a food for foods which are similar. </w:delText>
        </w:r>
      </w:del>
    </w:p>
    <w:p w:rsidR="00AC7B5B" w:rsidRDefault="00AC7B5B" w:rsidP="00CE7207">
      <w:pPr>
        <w:rPr>
          <w:rFonts w:ascii="Times New Roman" w:hAnsi="Times New Roman" w:cs="Times New Roman"/>
          <w:sz w:val="22"/>
          <w:szCs w:val="22"/>
        </w:rPr>
      </w:pPr>
    </w:p>
    <w:p w:rsidR="00EE16C7" w:rsidRDefault="00AC7B5B" w:rsidP="008E2B65">
      <w:pPr>
        <w:rPr>
          <w:rFonts w:ascii="Times New Roman" w:hAnsi="Times New Roman" w:cs="Times New Roman"/>
          <w:sz w:val="22"/>
          <w:szCs w:val="22"/>
          <w:highlight w:val="yellow"/>
        </w:rPr>
      </w:pPr>
      <w:r w:rsidRPr="00AC7B5B">
        <w:rPr>
          <w:rFonts w:ascii="Times New Roman" w:hAnsi="Times New Roman" w:cs="Times New Roman"/>
          <w:sz w:val="22"/>
          <w:szCs w:val="22"/>
          <w:highlight w:val="yellow"/>
        </w:rPr>
        <w:t>We advise</w:t>
      </w:r>
      <w:r w:rsidR="00EE16C7">
        <w:rPr>
          <w:rFonts w:ascii="Times New Roman" w:hAnsi="Times New Roman" w:cs="Times New Roman"/>
          <w:sz w:val="22"/>
          <w:szCs w:val="22"/>
          <w:highlight w:val="yellow"/>
        </w:rPr>
        <w:t xml:space="preserve"> the following stepwise approach:</w:t>
      </w:r>
    </w:p>
    <w:p w:rsidR="00EE16C7" w:rsidRPr="00EE16C7" w:rsidRDefault="00EE16C7" w:rsidP="00EE16C7">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highlight w:val="yellow"/>
        </w:rPr>
        <w:t>Go</w:t>
      </w:r>
      <w:r w:rsidRPr="00EE16C7">
        <w:rPr>
          <w:rFonts w:ascii="Times New Roman" w:hAnsi="Times New Roman" w:cs="Times New Roman"/>
          <w:sz w:val="22"/>
          <w:szCs w:val="22"/>
          <w:highlight w:val="yellow"/>
        </w:rPr>
        <w:t xml:space="preserve"> through the whole list of foods</w:t>
      </w:r>
      <w:r>
        <w:rPr>
          <w:rFonts w:ascii="Times New Roman" w:hAnsi="Times New Roman" w:cs="Times New Roman"/>
          <w:sz w:val="22"/>
          <w:szCs w:val="22"/>
          <w:highlight w:val="yellow"/>
        </w:rPr>
        <w:t xml:space="preserve"> </w:t>
      </w:r>
      <w:r w:rsidRPr="00EE16C7">
        <w:rPr>
          <w:rFonts w:ascii="Times New Roman" w:hAnsi="Times New Roman" w:cs="Times New Roman"/>
          <w:sz w:val="22"/>
          <w:szCs w:val="22"/>
          <w:highlight w:val="yellow"/>
        </w:rPr>
        <w:t>and</w:t>
      </w:r>
      <w:r w:rsidR="00AC7B5B" w:rsidRPr="00EE16C7">
        <w:rPr>
          <w:rFonts w:ascii="Times New Roman" w:hAnsi="Times New Roman" w:cs="Times New Roman"/>
          <w:sz w:val="22"/>
          <w:szCs w:val="22"/>
          <w:highlight w:val="yellow"/>
        </w:rPr>
        <w:t xml:space="preserve"> revise the coefficients in columns 1 through 5 (i.e. </w:t>
      </w:r>
      <w:r>
        <w:rPr>
          <w:rFonts w:ascii="Times New Roman" w:hAnsi="Times New Roman" w:cs="Times New Roman"/>
          <w:sz w:val="22"/>
          <w:szCs w:val="22"/>
          <w:highlight w:val="yellow"/>
        </w:rPr>
        <w:t xml:space="preserve">fill coefficients </w:t>
      </w:r>
      <w:r w:rsidR="00AC7B5B" w:rsidRPr="00EE16C7">
        <w:rPr>
          <w:rFonts w:ascii="Times New Roman" w:hAnsi="Times New Roman" w:cs="Times New Roman"/>
          <w:sz w:val="22"/>
          <w:szCs w:val="22"/>
          <w:highlight w:val="yellow"/>
        </w:rPr>
        <w:t xml:space="preserve">for default, BO, BA, RO, and FR). Remember, that </w:t>
      </w:r>
      <w:r>
        <w:rPr>
          <w:rFonts w:ascii="Times New Roman" w:hAnsi="Times New Roman" w:cs="Times New Roman"/>
          <w:sz w:val="22"/>
          <w:szCs w:val="22"/>
          <w:highlight w:val="yellow"/>
        </w:rPr>
        <w:t>raw-to-cooked</w:t>
      </w:r>
      <w:r w:rsidR="00AC7B5B" w:rsidRPr="00EE16C7">
        <w:rPr>
          <w:rFonts w:ascii="Times New Roman" w:hAnsi="Times New Roman" w:cs="Times New Roman"/>
          <w:sz w:val="22"/>
          <w:szCs w:val="22"/>
          <w:highlight w:val="yellow"/>
        </w:rPr>
        <w:t xml:space="preserve"> coefficients are only needed if the facet 03 cooking method is relevant and being proposed in FDFACET</w:t>
      </w:r>
      <w:r>
        <w:rPr>
          <w:rFonts w:ascii="Times New Roman" w:hAnsi="Times New Roman" w:cs="Times New Roman"/>
          <w:sz w:val="22"/>
          <w:szCs w:val="22"/>
          <w:highlight w:val="yellow"/>
        </w:rPr>
        <w:t xml:space="preserve">, based on which </w:t>
      </w:r>
      <w:r w:rsidR="00062F3E">
        <w:rPr>
          <w:rFonts w:ascii="Times New Roman" w:hAnsi="Times New Roman" w:cs="Times New Roman"/>
          <w:sz w:val="22"/>
          <w:szCs w:val="22"/>
          <w:highlight w:val="yellow"/>
        </w:rPr>
        <w:t>this list of foods was</w:t>
      </w:r>
      <w:r>
        <w:rPr>
          <w:rFonts w:ascii="Times New Roman" w:hAnsi="Times New Roman" w:cs="Times New Roman"/>
          <w:sz w:val="22"/>
          <w:szCs w:val="22"/>
          <w:highlight w:val="yellow"/>
        </w:rPr>
        <w:t xml:space="preserve"> generated</w:t>
      </w:r>
      <w:r w:rsidR="00AC7B5B" w:rsidRPr="00EE16C7">
        <w:rPr>
          <w:rFonts w:ascii="Times New Roman" w:hAnsi="Times New Roman" w:cs="Times New Roman"/>
          <w:sz w:val="22"/>
          <w:szCs w:val="22"/>
          <w:highlight w:val="yellow"/>
        </w:rPr>
        <w:t xml:space="preserve">. </w:t>
      </w:r>
      <w:r>
        <w:rPr>
          <w:rFonts w:ascii="Times New Roman" w:hAnsi="Times New Roman" w:cs="Times New Roman"/>
          <w:sz w:val="22"/>
          <w:szCs w:val="22"/>
          <w:highlight w:val="yellow"/>
        </w:rPr>
        <w:t>If it happens that a food doesn’t need the facet cooking method then, i</w:t>
      </w:r>
      <w:r w:rsidR="00AC7B5B" w:rsidRPr="00EE16C7">
        <w:rPr>
          <w:rFonts w:ascii="Times New Roman" w:hAnsi="Times New Roman" w:cs="Times New Roman"/>
          <w:sz w:val="22"/>
          <w:szCs w:val="22"/>
          <w:highlight w:val="yellow"/>
        </w:rPr>
        <w:t xml:space="preserve">n track changes, delete </w:t>
      </w:r>
      <w:r>
        <w:rPr>
          <w:rFonts w:ascii="Times New Roman" w:hAnsi="Times New Roman" w:cs="Times New Roman"/>
          <w:sz w:val="22"/>
          <w:szCs w:val="22"/>
          <w:highlight w:val="yellow"/>
        </w:rPr>
        <w:t xml:space="preserve">the </w:t>
      </w:r>
      <w:r w:rsidR="00AC7B5B" w:rsidRPr="00EE16C7">
        <w:rPr>
          <w:rFonts w:ascii="Times New Roman" w:hAnsi="Times New Roman" w:cs="Times New Roman"/>
          <w:sz w:val="22"/>
          <w:szCs w:val="22"/>
          <w:highlight w:val="yellow"/>
        </w:rPr>
        <w:t xml:space="preserve">food and leave a comment advising IARC why it was deleted (since we may also need to delete 03 in FDFACET if left there by error). </w:t>
      </w:r>
    </w:p>
    <w:p w:rsidR="00975908" w:rsidRPr="00975908" w:rsidRDefault="00AC7B5B" w:rsidP="00EE16C7">
      <w:pPr>
        <w:pStyle w:val="ListParagraph"/>
        <w:numPr>
          <w:ilvl w:val="0"/>
          <w:numId w:val="3"/>
        </w:numPr>
        <w:rPr>
          <w:rFonts w:ascii="Times New Roman" w:hAnsi="Times New Roman" w:cs="Times New Roman"/>
          <w:sz w:val="22"/>
          <w:szCs w:val="22"/>
        </w:rPr>
      </w:pPr>
      <w:r w:rsidRPr="00EE16C7">
        <w:rPr>
          <w:rFonts w:ascii="Times New Roman" w:hAnsi="Times New Roman" w:cs="Times New Roman"/>
          <w:sz w:val="22"/>
          <w:szCs w:val="22"/>
          <w:highlight w:val="yellow"/>
        </w:rPr>
        <w:t xml:space="preserve">Once this is done then go through all foods again, this time checking whether facet 04 preservation method is being proposed in FDFACET (in addition to facet 03 cooking method) AND descriptor </w:t>
      </w:r>
      <w:r w:rsidRPr="00EE16C7">
        <w:rPr>
          <w:rFonts w:ascii="Times New Roman" w:hAnsi="Times New Roman" w:cs="Times New Roman"/>
          <w:b/>
          <w:sz w:val="22"/>
          <w:szCs w:val="22"/>
          <w:highlight w:val="yellow"/>
        </w:rPr>
        <w:t>“dried”</w:t>
      </w:r>
      <w:r w:rsidRPr="00EE16C7">
        <w:rPr>
          <w:rFonts w:ascii="Times New Roman" w:hAnsi="Times New Roman" w:cs="Times New Roman"/>
          <w:sz w:val="22"/>
          <w:szCs w:val="22"/>
          <w:highlight w:val="yellow"/>
        </w:rPr>
        <w:t xml:space="preserve"> </w:t>
      </w:r>
      <w:r w:rsidRPr="00EE16C7">
        <w:rPr>
          <w:rFonts w:ascii="Times New Roman" w:hAnsi="Times New Roman" w:cs="Times New Roman"/>
          <w:b/>
          <w:sz w:val="22"/>
          <w:szCs w:val="22"/>
          <w:highlight w:val="yellow"/>
        </w:rPr>
        <w:t>could be an answer as a possible preservation method</w:t>
      </w:r>
      <w:r w:rsidRPr="00EE16C7">
        <w:rPr>
          <w:rFonts w:ascii="Times New Roman" w:hAnsi="Times New Roman" w:cs="Times New Roman"/>
          <w:sz w:val="22"/>
          <w:szCs w:val="22"/>
          <w:highlight w:val="yellow"/>
        </w:rPr>
        <w:t xml:space="preserve">. Wherever for a given food the descriptor “dried” could be an answer then a coefficient for column 6 </w:t>
      </w:r>
      <w:r w:rsidRPr="00975908">
        <w:rPr>
          <w:rFonts w:ascii="Times New Roman" w:hAnsi="Times New Roman" w:cs="Times New Roman"/>
          <w:b/>
          <w:sz w:val="22"/>
          <w:szCs w:val="22"/>
          <w:highlight w:val="yellow"/>
        </w:rPr>
        <w:t>(03:0.__)</w:t>
      </w:r>
      <w:r w:rsidRPr="00EE16C7">
        <w:rPr>
          <w:rFonts w:ascii="Times New Roman" w:hAnsi="Times New Roman" w:cs="Times New Roman"/>
          <w:sz w:val="22"/>
          <w:szCs w:val="22"/>
          <w:highlight w:val="yellow"/>
        </w:rPr>
        <w:t xml:space="preserve"> should be filled. The coefficient is usually above 1.00 since </w:t>
      </w:r>
      <w:r w:rsidR="00EE16C7">
        <w:rPr>
          <w:rFonts w:ascii="Times New Roman" w:hAnsi="Times New Roman" w:cs="Times New Roman"/>
          <w:sz w:val="22"/>
          <w:szCs w:val="22"/>
          <w:highlight w:val="yellow"/>
        </w:rPr>
        <w:t>it’</w:t>
      </w:r>
      <w:r w:rsidRPr="00EE16C7">
        <w:rPr>
          <w:rFonts w:ascii="Times New Roman" w:hAnsi="Times New Roman" w:cs="Times New Roman"/>
          <w:sz w:val="22"/>
          <w:szCs w:val="22"/>
          <w:highlight w:val="yellow"/>
        </w:rPr>
        <w:t xml:space="preserve">s the water uptake that one </w:t>
      </w:r>
      <w:r w:rsidR="00975908">
        <w:rPr>
          <w:rFonts w:ascii="Times New Roman" w:hAnsi="Times New Roman" w:cs="Times New Roman"/>
          <w:sz w:val="22"/>
          <w:szCs w:val="22"/>
          <w:highlight w:val="yellow"/>
        </w:rPr>
        <w:t>has to account for</w:t>
      </w:r>
      <w:r w:rsidRPr="00EE16C7">
        <w:rPr>
          <w:rFonts w:ascii="Times New Roman" w:hAnsi="Times New Roman" w:cs="Times New Roman"/>
          <w:sz w:val="22"/>
          <w:szCs w:val="22"/>
          <w:highlight w:val="yellow"/>
        </w:rPr>
        <w:t xml:space="preserve">, particularly when </w:t>
      </w:r>
      <w:r w:rsidR="00975908">
        <w:rPr>
          <w:rFonts w:ascii="Times New Roman" w:hAnsi="Times New Roman" w:cs="Times New Roman"/>
          <w:sz w:val="22"/>
          <w:szCs w:val="22"/>
          <w:highlight w:val="yellow"/>
        </w:rPr>
        <w:t xml:space="preserve">cooking by </w:t>
      </w:r>
      <w:r w:rsidRPr="00EE16C7">
        <w:rPr>
          <w:rFonts w:ascii="Times New Roman" w:hAnsi="Times New Roman" w:cs="Times New Roman"/>
          <w:sz w:val="22"/>
          <w:szCs w:val="22"/>
          <w:highlight w:val="yellow"/>
        </w:rPr>
        <w:t>boil</w:t>
      </w:r>
      <w:r w:rsidR="00975908">
        <w:rPr>
          <w:rFonts w:ascii="Times New Roman" w:hAnsi="Times New Roman" w:cs="Times New Roman"/>
          <w:sz w:val="22"/>
          <w:szCs w:val="22"/>
          <w:highlight w:val="yellow"/>
        </w:rPr>
        <w:t>ing/stewing</w:t>
      </w:r>
      <w:r w:rsidRPr="00EE16C7">
        <w:rPr>
          <w:rFonts w:ascii="Times New Roman" w:hAnsi="Times New Roman" w:cs="Times New Roman"/>
          <w:sz w:val="22"/>
          <w:szCs w:val="22"/>
          <w:highlight w:val="yellow"/>
        </w:rPr>
        <w:t xml:space="preserve"> with </w:t>
      </w:r>
      <w:r w:rsidR="00975908">
        <w:rPr>
          <w:rFonts w:ascii="Times New Roman" w:hAnsi="Times New Roman" w:cs="Times New Roman"/>
          <w:sz w:val="22"/>
          <w:szCs w:val="22"/>
          <w:highlight w:val="yellow"/>
        </w:rPr>
        <w:t>added liquids</w:t>
      </w:r>
      <w:r w:rsidRPr="00EE16C7">
        <w:rPr>
          <w:rFonts w:ascii="Times New Roman" w:hAnsi="Times New Roman" w:cs="Times New Roman"/>
          <w:sz w:val="22"/>
          <w:szCs w:val="22"/>
          <w:highlight w:val="yellow"/>
        </w:rPr>
        <w:t xml:space="preserve">.  </w:t>
      </w:r>
      <w:r w:rsidR="00062F3E" w:rsidRPr="00527077">
        <w:rPr>
          <w:rFonts w:ascii="Times New Roman" w:hAnsi="Times New Roman" w:cs="Times New Roman"/>
          <w:sz w:val="22"/>
          <w:szCs w:val="22"/>
          <w:highlight w:val="yellow"/>
        </w:rPr>
        <w:t xml:space="preserve">Distinguish between foods that are dried by definition, e.g. raisins or </w:t>
      </w:r>
      <w:del w:id="6" w:author="Genevieve Nicolas" w:date="2015-06-22T15:46:00Z">
        <w:r w:rsidR="00062F3E" w:rsidRPr="00527077" w:rsidDel="001C4960">
          <w:rPr>
            <w:rFonts w:ascii="Times New Roman" w:hAnsi="Times New Roman" w:cs="Times New Roman"/>
            <w:sz w:val="22"/>
            <w:szCs w:val="22"/>
            <w:highlight w:val="yellow"/>
          </w:rPr>
          <w:delText>sundried tomatoes</w:delText>
        </w:r>
      </w:del>
      <w:ins w:id="7" w:author="Genevieve Nicolas" w:date="2015-06-22T15:46:00Z">
        <w:r w:rsidR="001C4960">
          <w:rPr>
            <w:rFonts w:ascii="Times New Roman" w:hAnsi="Times New Roman" w:cs="Times New Roman"/>
            <w:sz w:val="22"/>
            <w:szCs w:val="22"/>
            <w:highlight w:val="yellow"/>
          </w:rPr>
          <w:t>prunes</w:t>
        </w:r>
      </w:ins>
      <w:r w:rsidR="00062F3E" w:rsidRPr="00527077">
        <w:rPr>
          <w:rFonts w:ascii="Times New Roman" w:hAnsi="Times New Roman" w:cs="Times New Roman"/>
          <w:sz w:val="22"/>
          <w:szCs w:val="22"/>
          <w:highlight w:val="yellow"/>
        </w:rPr>
        <w:t>, they will not need a coefficient in the 6</w:t>
      </w:r>
      <w:r w:rsidR="00062F3E" w:rsidRPr="00527077">
        <w:rPr>
          <w:rFonts w:ascii="Times New Roman" w:hAnsi="Times New Roman" w:cs="Times New Roman"/>
          <w:sz w:val="22"/>
          <w:szCs w:val="22"/>
          <w:highlight w:val="yellow"/>
          <w:vertAlign w:val="superscript"/>
        </w:rPr>
        <w:t>th</w:t>
      </w:r>
      <w:r w:rsidR="00062F3E" w:rsidRPr="00527077">
        <w:rPr>
          <w:rFonts w:ascii="Times New Roman" w:hAnsi="Times New Roman" w:cs="Times New Roman"/>
          <w:sz w:val="22"/>
          <w:szCs w:val="22"/>
          <w:highlight w:val="yellow"/>
        </w:rPr>
        <w:t xml:space="preserve"> column but rather in the column(s) 1 to 5 </w:t>
      </w:r>
      <w:r w:rsidR="00527077" w:rsidRPr="00527077">
        <w:rPr>
          <w:rFonts w:ascii="Times New Roman" w:hAnsi="Times New Roman" w:cs="Times New Roman"/>
          <w:sz w:val="22"/>
          <w:szCs w:val="22"/>
          <w:highlight w:val="yellow"/>
        </w:rPr>
        <w:t>since the preservation method is not usually proposed</w:t>
      </w:r>
      <w:r w:rsidR="00527077">
        <w:rPr>
          <w:rFonts w:ascii="Times New Roman" w:hAnsi="Times New Roman" w:cs="Times New Roman"/>
          <w:sz w:val="22"/>
          <w:szCs w:val="22"/>
          <w:highlight w:val="yellow"/>
        </w:rPr>
        <w:t xml:space="preserve"> for such foods</w:t>
      </w:r>
      <w:r w:rsidR="00527077" w:rsidRPr="00527077">
        <w:rPr>
          <w:rFonts w:ascii="Times New Roman" w:hAnsi="Times New Roman" w:cs="Times New Roman"/>
          <w:sz w:val="22"/>
          <w:szCs w:val="22"/>
          <w:highlight w:val="yellow"/>
        </w:rPr>
        <w:t xml:space="preserve"> in FDFACET and the starting point (i.e. raw state) is always dried.</w:t>
      </w:r>
    </w:p>
    <w:p w:rsidR="002204E5" w:rsidRPr="00975908" w:rsidRDefault="00AC7B5B" w:rsidP="008E2B65">
      <w:pPr>
        <w:pStyle w:val="ListParagraph"/>
        <w:numPr>
          <w:ilvl w:val="0"/>
          <w:numId w:val="3"/>
        </w:numPr>
        <w:rPr>
          <w:rFonts w:ascii="Times New Roman" w:hAnsi="Times New Roman" w:cs="Times New Roman"/>
          <w:sz w:val="22"/>
          <w:szCs w:val="22"/>
        </w:rPr>
      </w:pPr>
      <w:commentRangeStart w:id="8"/>
      <w:r w:rsidRPr="00975908">
        <w:rPr>
          <w:rFonts w:ascii="Times New Roman" w:hAnsi="Times New Roman" w:cs="Times New Roman"/>
          <w:sz w:val="22"/>
          <w:szCs w:val="22"/>
          <w:highlight w:val="yellow"/>
        </w:rPr>
        <w:t>Finally, go through</w:t>
      </w:r>
      <w:r w:rsidR="002204E5" w:rsidRPr="00975908">
        <w:rPr>
          <w:rFonts w:ascii="Times New Roman" w:hAnsi="Times New Roman" w:cs="Times New Roman"/>
          <w:sz w:val="22"/>
          <w:szCs w:val="22"/>
          <w:highlight w:val="yellow"/>
        </w:rPr>
        <w:t xml:space="preserve"> all foods again</w:t>
      </w:r>
      <w:r w:rsidR="002204E5" w:rsidRPr="00975908">
        <w:rPr>
          <w:rFonts w:ascii="Times New Roman" w:hAnsi="Times New Roman" w:cs="Times New Roman"/>
          <w:sz w:val="22"/>
          <w:szCs w:val="22"/>
        </w:rPr>
        <w:t xml:space="preserve">, </w:t>
      </w:r>
      <w:r w:rsidRPr="00975908">
        <w:rPr>
          <w:rFonts w:ascii="Times New Roman" w:hAnsi="Times New Roman" w:cs="Times New Roman"/>
          <w:sz w:val="22"/>
          <w:szCs w:val="22"/>
          <w:highlight w:val="yellow"/>
        </w:rPr>
        <w:t xml:space="preserve">this time checking whether facet 04 preservation method is being proposed in FDFACET (in addition to facet 03 cooking method) AND descriptor </w:t>
      </w:r>
      <w:r w:rsidRPr="00975908">
        <w:rPr>
          <w:rFonts w:ascii="Times New Roman" w:hAnsi="Times New Roman" w:cs="Times New Roman"/>
          <w:b/>
          <w:sz w:val="22"/>
          <w:szCs w:val="22"/>
          <w:highlight w:val="yellow"/>
        </w:rPr>
        <w:t>“</w:t>
      </w:r>
      <w:r w:rsidR="002204E5" w:rsidRPr="00975908">
        <w:rPr>
          <w:rFonts w:ascii="Times New Roman" w:hAnsi="Times New Roman" w:cs="Times New Roman"/>
          <w:b/>
          <w:sz w:val="22"/>
          <w:szCs w:val="22"/>
          <w:highlight w:val="yellow"/>
        </w:rPr>
        <w:t>canned</w:t>
      </w:r>
      <w:r w:rsidRPr="00975908">
        <w:rPr>
          <w:rFonts w:ascii="Times New Roman" w:hAnsi="Times New Roman" w:cs="Times New Roman"/>
          <w:b/>
          <w:sz w:val="22"/>
          <w:szCs w:val="22"/>
          <w:highlight w:val="yellow"/>
        </w:rPr>
        <w:t>”</w:t>
      </w:r>
      <w:r w:rsidRPr="00975908">
        <w:rPr>
          <w:rFonts w:ascii="Times New Roman" w:hAnsi="Times New Roman" w:cs="Times New Roman"/>
          <w:sz w:val="22"/>
          <w:szCs w:val="22"/>
          <w:highlight w:val="yellow"/>
        </w:rPr>
        <w:t xml:space="preserve"> </w:t>
      </w:r>
      <w:commentRangeEnd w:id="8"/>
      <w:r w:rsidR="001C4960">
        <w:rPr>
          <w:rStyle w:val="CommentReference"/>
        </w:rPr>
        <w:commentReference w:id="8"/>
      </w:r>
      <w:r w:rsidRPr="00975908">
        <w:rPr>
          <w:rFonts w:ascii="Times New Roman" w:hAnsi="Times New Roman" w:cs="Times New Roman"/>
          <w:b/>
          <w:sz w:val="22"/>
          <w:szCs w:val="22"/>
          <w:highlight w:val="yellow"/>
        </w:rPr>
        <w:t>could be an answer as a possible preservation method.</w:t>
      </w:r>
      <w:r w:rsidRPr="00975908">
        <w:rPr>
          <w:rFonts w:ascii="Times New Roman" w:hAnsi="Times New Roman" w:cs="Times New Roman"/>
          <w:sz w:val="22"/>
          <w:szCs w:val="22"/>
          <w:highlight w:val="yellow"/>
        </w:rPr>
        <w:t xml:space="preserve"> </w:t>
      </w:r>
      <w:r w:rsidR="00062F3E" w:rsidRPr="00975908">
        <w:rPr>
          <w:rFonts w:ascii="Times New Roman" w:hAnsi="Times New Roman" w:cs="Times New Roman"/>
          <w:sz w:val="22"/>
          <w:szCs w:val="22"/>
          <w:highlight w:val="yellow"/>
        </w:rPr>
        <w:t>Wherever</w:t>
      </w:r>
      <w:r w:rsidRPr="00975908">
        <w:rPr>
          <w:rFonts w:ascii="Times New Roman" w:hAnsi="Times New Roman" w:cs="Times New Roman"/>
          <w:sz w:val="22"/>
          <w:szCs w:val="22"/>
          <w:highlight w:val="yellow"/>
        </w:rPr>
        <w:t xml:space="preserve"> for a given food the descriptor “</w:t>
      </w:r>
      <w:r w:rsidR="002204E5" w:rsidRPr="00975908">
        <w:rPr>
          <w:rFonts w:ascii="Times New Roman" w:hAnsi="Times New Roman" w:cs="Times New Roman"/>
          <w:sz w:val="22"/>
          <w:szCs w:val="22"/>
          <w:highlight w:val="yellow"/>
        </w:rPr>
        <w:t>canned</w:t>
      </w:r>
      <w:r w:rsidRPr="00975908">
        <w:rPr>
          <w:rFonts w:ascii="Times New Roman" w:hAnsi="Times New Roman" w:cs="Times New Roman"/>
          <w:sz w:val="22"/>
          <w:szCs w:val="22"/>
          <w:highlight w:val="yellow"/>
        </w:rPr>
        <w:t xml:space="preserve">” could be an answer then </w:t>
      </w:r>
      <w:r w:rsidR="002204E5" w:rsidRPr="00975908">
        <w:rPr>
          <w:rFonts w:ascii="Times New Roman" w:hAnsi="Times New Roman" w:cs="Times New Roman"/>
          <w:sz w:val="22"/>
          <w:szCs w:val="22"/>
          <w:highlight w:val="yellow"/>
        </w:rPr>
        <w:t>a coefficient for column 7</w:t>
      </w:r>
      <w:r w:rsidRPr="00975908">
        <w:rPr>
          <w:rFonts w:ascii="Times New Roman" w:hAnsi="Times New Roman" w:cs="Times New Roman"/>
          <w:sz w:val="22"/>
          <w:szCs w:val="22"/>
          <w:highlight w:val="yellow"/>
        </w:rPr>
        <w:t xml:space="preserve"> </w:t>
      </w:r>
      <w:r w:rsidRPr="00975908">
        <w:rPr>
          <w:rFonts w:ascii="Times New Roman" w:hAnsi="Times New Roman" w:cs="Times New Roman"/>
          <w:b/>
          <w:sz w:val="22"/>
          <w:szCs w:val="22"/>
          <w:highlight w:val="yellow"/>
        </w:rPr>
        <w:t>(</w:t>
      </w:r>
      <w:r w:rsidR="002204E5" w:rsidRPr="00975908">
        <w:rPr>
          <w:rFonts w:ascii="Times New Roman" w:hAnsi="Times New Roman" w:cs="Times New Roman"/>
          <w:b/>
          <w:sz w:val="22"/>
          <w:szCs w:val="22"/>
          <w:highlight w:val="yellow"/>
        </w:rPr>
        <w:t>98</w:t>
      </w:r>
      <w:r w:rsidRPr="00975908">
        <w:rPr>
          <w:rFonts w:ascii="Times New Roman" w:hAnsi="Times New Roman" w:cs="Times New Roman"/>
          <w:b/>
          <w:sz w:val="22"/>
          <w:szCs w:val="22"/>
          <w:highlight w:val="yellow"/>
        </w:rPr>
        <w:t>:0.__)</w:t>
      </w:r>
      <w:r w:rsidRPr="00975908">
        <w:rPr>
          <w:rFonts w:ascii="Times New Roman" w:hAnsi="Times New Roman" w:cs="Times New Roman"/>
          <w:sz w:val="22"/>
          <w:szCs w:val="22"/>
          <w:highlight w:val="yellow"/>
        </w:rPr>
        <w:t xml:space="preserve"> should be filled</w:t>
      </w:r>
      <w:r w:rsidR="002204E5" w:rsidRPr="00975908">
        <w:rPr>
          <w:rFonts w:ascii="Times New Roman" w:hAnsi="Times New Roman" w:cs="Times New Roman"/>
          <w:sz w:val="22"/>
          <w:szCs w:val="22"/>
          <w:highlight w:val="yellow"/>
        </w:rPr>
        <w:t xml:space="preserve"> (since normally the cooking method would be not applicable and 0398 facet string would be chosen)</w:t>
      </w:r>
      <w:r w:rsidRPr="00975908">
        <w:rPr>
          <w:rFonts w:ascii="Times New Roman" w:hAnsi="Times New Roman" w:cs="Times New Roman"/>
          <w:sz w:val="22"/>
          <w:szCs w:val="22"/>
          <w:highlight w:val="yellow"/>
        </w:rPr>
        <w:t>.</w:t>
      </w:r>
      <w:r w:rsidR="002204E5" w:rsidRPr="00975908">
        <w:rPr>
          <w:rFonts w:ascii="Times New Roman" w:hAnsi="Times New Roman" w:cs="Times New Roman"/>
          <w:sz w:val="22"/>
          <w:szCs w:val="22"/>
        </w:rPr>
        <w:t xml:space="preserve"> </w:t>
      </w:r>
      <w:r w:rsidR="00EE16C7" w:rsidRPr="00975908">
        <w:rPr>
          <w:rFonts w:ascii="Times New Roman" w:hAnsi="Times New Roman" w:cs="Times New Roman"/>
          <w:sz w:val="22"/>
          <w:szCs w:val="22"/>
          <w:highlight w:val="yellow"/>
        </w:rPr>
        <w:t>Coefficient is usually 1.00 for canned and when no further cooking method applies.</w:t>
      </w:r>
      <w:r w:rsidR="00975908" w:rsidRPr="00975908">
        <w:rPr>
          <w:rFonts w:ascii="Times New Roman" w:hAnsi="Times New Roman" w:cs="Times New Roman"/>
          <w:sz w:val="22"/>
          <w:szCs w:val="22"/>
          <w:highlight w:val="yellow"/>
        </w:rPr>
        <w:t xml:space="preserve"> Also, add the coefficient (usually 1.00) in this column for any </w:t>
      </w:r>
      <w:proofErr w:type="gramStart"/>
      <w:r w:rsidR="00975908" w:rsidRPr="00975908">
        <w:rPr>
          <w:rFonts w:ascii="Times New Roman" w:hAnsi="Times New Roman" w:cs="Times New Roman"/>
          <w:sz w:val="22"/>
          <w:szCs w:val="22"/>
          <w:highlight w:val="yellow"/>
        </w:rPr>
        <w:t>breads</w:t>
      </w:r>
      <w:proofErr w:type="gramEnd"/>
      <w:r w:rsidR="00975908" w:rsidRPr="00975908">
        <w:rPr>
          <w:rFonts w:ascii="Times New Roman" w:hAnsi="Times New Roman" w:cs="Times New Roman"/>
          <w:sz w:val="22"/>
          <w:szCs w:val="22"/>
          <w:highlight w:val="yellow"/>
        </w:rPr>
        <w:t xml:space="preserve"> since </w:t>
      </w:r>
      <w:r w:rsidR="00975908">
        <w:rPr>
          <w:rFonts w:ascii="Times New Roman" w:hAnsi="Times New Roman" w:cs="Times New Roman"/>
          <w:sz w:val="22"/>
          <w:szCs w:val="22"/>
          <w:highlight w:val="yellow"/>
        </w:rPr>
        <w:t xml:space="preserve">for </w:t>
      </w:r>
      <w:r w:rsidR="00975908" w:rsidRPr="00EE16C7">
        <w:rPr>
          <w:rFonts w:ascii="Times New Roman" w:hAnsi="Times New Roman" w:cs="Times New Roman"/>
          <w:sz w:val="22"/>
          <w:szCs w:val="22"/>
          <w:highlight w:val="yellow"/>
        </w:rPr>
        <w:t xml:space="preserve">the cooking method </w:t>
      </w:r>
      <w:r w:rsidR="00975908">
        <w:rPr>
          <w:rFonts w:ascii="Times New Roman" w:hAnsi="Times New Roman" w:cs="Times New Roman"/>
          <w:sz w:val="22"/>
          <w:szCs w:val="22"/>
          <w:highlight w:val="yellow"/>
        </w:rPr>
        <w:t>“</w:t>
      </w:r>
      <w:r w:rsidR="00975908" w:rsidRPr="00EE16C7">
        <w:rPr>
          <w:rFonts w:ascii="Times New Roman" w:hAnsi="Times New Roman" w:cs="Times New Roman"/>
          <w:sz w:val="22"/>
          <w:szCs w:val="22"/>
          <w:highlight w:val="yellow"/>
        </w:rPr>
        <w:t>not applicable</w:t>
      </w:r>
      <w:r w:rsidR="00975908">
        <w:rPr>
          <w:rFonts w:ascii="Times New Roman" w:hAnsi="Times New Roman" w:cs="Times New Roman"/>
          <w:sz w:val="22"/>
          <w:szCs w:val="22"/>
          <w:highlight w:val="yellow"/>
        </w:rPr>
        <w:t>” would be chosen</w:t>
      </w:r>
      <w:r w:rsidR="00975908" w:rsidRPr="00EE16C7">
        <w:rPr>
          <w:rFonts w:ascii="Times New Roman" w:hAnsi="Times New Roman" w:cs="Times New Roman"/>
          <w:sz w:val="22"/>
          <w:szCs w:val="22"/>
          <w:highlight w:val="yellow"/>
        </w:rPr>
        <w:t xml:space="preserve"> </w:t>
      </w:r>
      <w:r w:rsidR="00975908">
        <w:rPr>
          <w:rFonts w:ascii="Times New Roman" w:hAnsi="Times New Roman" w:cs="Times New Roman"/>
          <w:sz w:val="22"/>
          <w:szCs w:val="22"/>
          <w:highlight w:val="yellow"/>
        </w:rPr>
        <w:t>(i.e.</w:t>
      </w:r>
      <w:r w:rsidR="00975908" w:rsidRPr="00EE16C7">
        <w:rPr>
          <w:rFonts w:ascii="Times New Roman" w:hAnsi="Times New Roman" w:cs="Times New Roman"/>
          <w:sz w:val="22"/>
          <w:szCs w:val="22"/>
          <w:highlight w:val="yellow"/>
        </w:rPr>
        <w:t xml:space="preserve"> 0398 facet string</w:t>
      </w:r>
      <w:r w:rsidR="00975908">
        <w:rPr>
          <w:rFonts w:ascii="Times New Roman" w:hAnsi="Times New Roman" w:cs="Times New Roman"/>
          <w:sz w:val="22"/>
          <w:szCs w:val="22"/>
          <w:highlight w:val="yellow"/>
        </w:rPr>
        <w:t>).</w:t>
      </w:r>
    </w:p>
    <w:p w:rsidR="002204E5" w:rsidRPr="00274757" w:rsidRDefault="002204E5" w:rsidP="008E2B65">
      <w:pPr>
        <w:rPr>
          <w:rFonts w:ascii="Times New Roman" w:hAnsi="Times New Roman" w:cs="Times New Roman"/>
          <w:sz w:val="22"/>
          <w:szCs w:val="22"/>
        </w:rPr>
      </w:pPr>
    </w:p>
    <w:p w:rsidR="00062F3E" w:rsidRDefault="00062F3E" w:rsidP="00062F3E">
      <w:pPr>
        <w:rPr>
          <w:ins w:id="9" w:author="Viktoria Knaze" w:date="2015-06-19T11:22:00Z"/>
          <w:rFonts w:ascii="Times New Roman" w:hAnsi="Times New Roman" w:cs="Times New Roman"/>
          <w:sz w:val="22"/>
          <w:szCs w:val="22"/>
        </w:rPr>
      </w:pPr>
      <w:ins w:id="10" w:author="Viktoria Knaze" w:date="2015-06-19T11:22:00Z">
        <w:r w:rsidRPr="00CE7207">
          <w:rPr>
            <w:rFonts w:ascii="Times New Roman" w:hAnsi="Times New Roman" w:cs="Times New Roman"/>
            <w:sz w:val="22"/>
            <w:szCs w:val="22"/>
          </w:rPr>
          <w:t xml:space="preserve">Do not hesitate to copy coefficients of a food for foods which are similar. </w:t>
        </w:r>
      </w:ins>
    </w:p>
    <w:p w:rsidR="0041038E" w:rsidRPr="006D7302" w:rsidRDefault="0041038E" w:rsidP="0041038E">
      <w:pPr>
        <w:rPr>
          <w:rFonts w:ascii="Times New Roman" w:hAnsi="Times New Roman" w:cs="Times New Roman"/>
          <w:sz w:val="22"/>
          <w:szCs w:val="22"/>
        </w:rPr>
      </w:pPr>
      <w:r>
        <w:rPr>
          <w:rFonts w:ascii="Times New Roman" w:hAnsi="Times New Roman" w:cs="Times New Roman"/>
          <w:sz w:val="22"/>
          <w:szCs w:val="22"/>
        </w:rPr>
        <w:t>P</w:t>
      </w:r>
      <w:r w:rsidRPr="006D7302">
        <w:rPr>
          <w:rFonts w:ascii="Times New Roman" w:hAnsi="Times New Roman" w:cs="Times New Roman"/>
          <w:sz w:val="22"/>
          <w:szCs w:val="22"/>
        </w:rPr>
        <w:t>lease flag the modifications</w:t>
      </w:r>
      <w:r>
        <w:rPr>
          <w:rFonts w:ascii="Times New Roman" w:hAnsi="Times New Roman" w:cs="Times New Roman"/>
          <w:sz w:val="22"/>
          <w:szCs w:val="22"/>
        </w:rPr>
        <w:t xml:space="preserve"> with ‘$’ or use track changes</w:t>
      </w:r>
      <w:r w:rsidRPr="006D7302">
        <w:rPr>
          <w:rFonts w:ascii="Times New Roman" w:hAnsi="Times New Roman" w:cs="Times New Roman"/>
          <w:sz w:val="22"/>
          <w:szCs w:val="22"/>
        </w:rPr>
        <w:t xml:space="preserve">. </w:t>
      </w:r>
    </w:p>
    <w:p w:rsidR="00A23470" w:rsidRPr="00274757" w:rsidRDefault="00A23470">
      <w:pPr>
        <w:rPr>
          <w:rFonts w:ascii="Times New Roman" w:hAnsi="Times New Roman" w:cs="Times New Roman"/>
          <w:sz w:val="22"/>
          <w:szCs w:val="22"/>
        </w:rPr>
      </w:pPr>
      <w:bookmarkStart w:id="11" w:name="_GoBack"/>
      <w:bookmarkEnd w:id="11"/>
    </w:p>
    <w:sectPr w:rsidR="00A23470" w:rsidRPr="00274757" w:rsidSect="00AB270F">
      <w:footerReference w:type="default" r:id="rId10"/>
      <w:pgSz w:w="11906" w:h="16838" w:code="9"/>
      <w:pgMar w:top="1418" w:right="1418" w:bottom="1418" w:left="1418" w:header="680" w:footer="68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Genevieve Nicolas" w:date="2015-06-22T15:42:00Z" w:initials="GN">
    <w:p w:rsidR="001C4960" w:rsidRDefault="001C4960">
      <w:pPr>
        <w:pStyle w:val="CommentText"/>
      </w:pPr>
      <w:r>
        <w:rPr>
          <w:rStyle w:val="CommentReference"/>
        </w:rPr>
        <w:annotationRef/>
      </w:r>
      <w:r>
        <w:t>The list of descriptors is under discussion… To be revised afterwards.</w:t>
      </w:r>
    </w:p>
  </w:comment>
  <w:comment w:id="4" w:author="Genevieve Nicolas" w:date="2015-06-22T15:44:00Z" w:initials="GN">
    <w:p w:rsidR="001C4960" w:rsidRDefault="001C4960">
      <w:pPr>
        <w:pStyle w:val="CommentText"/>
      </w:pPr>
      <w:r>
        <w:rPr>
          <w:rStyle w:val="CommentReference"/>
        </w:rPr>
        <w:annotationRef/>
      </w:r>
      <w:r>
        <w:t>The file is empty, why do we write “prefilled”? Prefilled by us?</w:t>
      </w:r>
    </w:p>
  </w:comment>
  <w:comment w:id="8" w:author="Genevieve Nicolas" w:date="2015-06-22T15:48:00Z" w:initials="GN">
    <w:p w:rsidR="001C4960" w:rsidRDefault="001C4960">
      <w:pPr>
        <w:pStyle w:val="CommentText"/>
      </w:pPr>
      <w:r>
        <w:rPr>
          <w:rStyle w:val="CommentReference"/>
        </w:rPr>
        <w:annotationRef/>
      </w:r>
      <w:r>
        <w:t>Not sure… why not have 98: 1.00 all the time? For canned sardines with bones?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7207" w:rsidRDefault="00CE7207" w:rsidP="00CE7207">
      <w:r>
        <w:separator/>
      </w:r>
    </w:p>
  </w:endnote>
  <w:endnote w:type="continuationSeparator" w:id="0">
    <w:p w:rsidR="00CE7207" w:rsidRDefault="00CE7207" w:rsidP="00CE7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207" w:rsidRPr="00CE7207" w:rsidRDefault="00CE7207" w:rsidP="00CE7207">
    <w:pPr>
      <w:pStyle w:val="Footer"/>
      <w:jc w:val="both"/>
      <w:rPr>
        <w:rFonts w:ascii="Times New Roman" w:hAnsi="Times New Roman" w:cs="Times New Roman"/>
        <w:sz w:val="24"/>
        <w:szCs w:val="24"/>
      </w:rPr>
    </w:pPr>
    <w:r w:rsidRPr="00CE7207">
      <w:rPr>
        <w:rFonts w:ascii="Times New Roman" w:hAnsi="Times New Roman" w:cs="Times New Roman"/>
        <w:sz w:val="24"/>
        <w:szCs w:val="24"/>
      </w:rPr>
      <w:t>RAW TO COOKED COEFFICIENT</w:t>
    </w:r>
    <w:r w:rsidRPr="00CE7207">
      <w:rPr>
        <w:rFonts w:ascii="Times New Roman" w:hAnsi="Times New Roman" w:cs="Times New Roman"/>
        <w:sz w:val="24"/>
        <w:szCs w:val="24"/>
      </w:rPr>
      <w:tab/>
    </w:r>
    <w:r w:rsidRPr="00CE7207">
      <w:rPr>
        <w:rFonts w:ascii="Times New Roman" w:hAnsi="Times New Roman" w:cs="Times New Roman"/>
        <w:sz w:val="24"/>
        <w:szCs w:val="24"/>
      </w:rPr>
      <w:tab/>
      <w:t>June 2014</w:t>
    </w:r>
  </w:p>
  <w:p w:rsidR="00CE7207" w:rsidRDefault="00CE72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7207" w:rsidRDefault="00CE7207" w:rsidP="00CE7207">
      <w:r>
        <w:separator/>
      </w:r>
    </w:p>
  </w:footnote>
  <w:footnote w:type="continuationSeparator" w:id="0">
    <w:p w:rsidR="00CE7207" w:rsidRDefault="00CE7207" w:rsidP="00CE72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733E09"/>
    <w:multiLevelType w:val="hybridMultilevel"/>
    <w:tmpl w:val="5F7A31A0"/>
    <w:lvl w:ilvl="0" w:tplc="5B2E7D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6814AB5"/>
    <w:multiLevelType w:val="hybridMultilevel"/>
    <w:tmpl w:val="6796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43F6AFB"/>
    <w:multiLevelType w:val="hybridMultilevel"/>
    <w:tmpl w:val="4C4C7674"/>
    <w:lvl w:ilvl="0" w:tplc="79B2418C">
      <w:start w:val="1"/>
      <w:numFmt w:val="decimal"/>
      <w:lvlText w:val="%1."/>
      <w:lvlJc w:val="left"/>
      <w:pPr>
        <w:tabs>
          <w:tab w:val="num" w:pos="284"/>
        </w:tabs>
        <w:ind w:left="284" w:hanging="284"/>
      </w:pPr>
      <w:rPr>
        <w:rFonts w:hint="default"/>
      </w:rPr>
    </w:lvl>
    <w:lvl w:ilvl="1" w:tplc="D4A8B6F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B65"/>
    <w:rsid w:val="00062F3E"/>
    <w:rsid w:val="00103B04"/>
    <w:rsid w:val="00152FD0"/>
    <w:rsid w:val="001547BF"/>
    <w:rsid w:val="001C4960"/>
    <w:rsid w:val="002204E5"/>
    <w:rsid w:val="00274757"/>
    <w:rsid w:val="00287FE4"/>
    <w:rsid w:val="0029360B"/>
    <w:rsid w:val="003404ED"/>
    <w:rsid w:val="00360455"/>
    <w:rsid w:val="00363862"/>
    <w:rsid w:val="0041038E"/>
    <w:rsid w:val="004C3C1C"/>
    <w:rsid w:val="005173BD"/>
    <w:rsid w:val="00527077"/>
    <w:rsid w:val="008439B8"/>
    <w:rsid w:val="008E2B65"/>
    <w:rsid w:val="00975908"/>
    <w:rsid w:val="0098390C"/>
    <w:rsid w:val="00A23470"/>
    <w:rsid w:val="00A60CAF"/>
    <w:rsid w:val="00AB270F"/>
    <w:rsid w:val="00AC7B5B"/>
    <w:rsid w:val="00AD710B"/>
    <w:rsid w:val="00B25385"/>
    <w:rsid w:val="00CE7207"/>
    <w:rsid w:val="00D9214E"/>
    <w:rsid w:val="00DD1D63"/>
    <w:rsid w:val="00E016EC"/>
    <w:rsid w:val="00EA741D"/>
    <w:rsid w:val="00ED50F3"/>
    <w:rsid w:val="00EE16C7"/>
    <w:rsid w:val="00F162E2"/>
    <w:rsid w:val="00F52BBF"/>
    <w:rsid w:val="00F52CDE"/>
    <w:rsid w:val="00FF52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B65"/>
    <w:rPr>
      <w:rFonts w:ascii="Helvetica" w:eastAsia="Times New Roman" w:hAnsi="Helvetica" w:cs="Arial"/>
      <w:sz w:val="20"/>
      <w:szCs w:val="20"/>
      <w:lang w:val="en-US"/>
    </w:rPr>
  </w:style>
  <w:style w:type="paragraph" w:styleId="Heading3">
    <w:name w:val="heading 3"/>
    <w:basedOn w:val="Normal"/>
    <w:next w:val="Normal"/>
    <w:link w:val="Heading3Char"/>
    <w:autoRedefine/>
    <w:qFormat/>
    <w:rsid w:val="0098390C"/>
    <w:pPr>
      <w:keepNext/>
      <w:ind w:left="284" w:hanging="284"/>
      <w:outlineLvl w:val="2"/>
    </w:pPr>
    <w:rPr>
      <w:rFonts w:ascii="Times New Roman" w:hAnsi="Times New Roman" w:cs="Times New Roman"/>
      <w:b/>
      <w:sz w:val="22"/>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8390C"/>
    <w:rPr>
      <w:rFonts w:ascii="Times New Roman" w:eastAsia="Times New Roman" w:hAnsi="Times New Roman" w:cs="Times New Roman"/>
      <w:b/>
      <w:szCs w:val="24"/>
      <w:lang w:val="nl-NL"/>
    </w:rPr>
  </w:style>
  <w:style w:type="paragraph" w:styleId="PlainText">
    <w:name w:val="Plain Text"/>
    <w:basedOn w:val="Normal"/>
    <w:link w:val="PlainTextChar"/>
    <w:rsid w:val="008E2B65"/>
    <w:rPr>
      <w:rFonts w:ascii="Courier New" w:hAnsi="Courier New" w:cs="Courier New"/>
      <w:lang w:val="nl-NL"/>
    </w:rPr>
  </w:style>
  <w:style w:type="character" w:customStyle="1" w:styleId="PlainTextChar">
    <w:name w:val="Plain Text Char"/>
    <w:basedOn w:val="DefaultParagraphFont"/>
    <w:link w:val="PlainText"/>
    <w:rsid w:val="008E2B65"/>
    <w:rPr>
      <w:rFonts w:ascii="Courier New" w:eastAsia="Times New Roman" w:hAnsi="Courier New" w:cs="Courier New"/>
      <w:sz w:val="20"/>
      <w:szCs w:val="20"/>
      <w:lang w:val="nl-NL"/>
    </w:rPr>
  </w:style>
  <w:style w:type="paragraph" w:styleId="ListParagraph">
    <w:name w:val="List Paragraph"/>
    <w:basedOn w:val="Normal"/>
    <w:uiPriority w:val="34"/>
    <w:qFormat/>
    <w:rsid w:val="00274757"/>
    <w:pPr>
      <w:ind w:left="720"/>
      <w:contextualSpacing/>
    </w:pPr>
  </w:style>
  <w:style w:type="paragraph" w:styleId="BalloonText">
    <w:name w:val="Balloon Text"/>
    <w:basedOn w:val="Normal"/>
    <w:link w:val="BalloonTextChar"/>
    <w:uiPriority w:val="99"/>
    <w:semiHidden/>
    <w:unhideWhenUsed/>
    <w:rsid w:val="0098390C"/>
    <w:rPr>
      <w:rFonts w:ascii="Tahoma" w:hAnsi="Tahoma" w:cs="Tahoma"/>
      <w:sz w:val="16"/>
      <w:szCs w:val="16"/>
    </w:rPr>
  </w:style>
  <w:style w:type="character" w:customStyle="1" w:styleId="BalloonTextChar">
    <w:name w:val="Balloon Text Char"/>
    <w:basedOn w:val="DefaultParagraphFont"/>
    <w:link w:val="BalloonText"/>
    <w:uiPriority w:val="99"/>
    <w:semiHidden/>
    <w:rsid w:val="0098390C"/>
    <w:rPr>
      <w:rFonts w:ascii="Tahoma" w:eastAsia="Times New Roman" w:hAnsi="Tahoma" w:cs="Tahoma"/>
      <w:sz w:val="16"/>
      <w:szCs w:val="16"/>
      <w:lang w:val="en-US"/>
    </w:rPr>
  </w:style>
  <w:style w:type="paragraph" w:styleId="Header">
    <w:name w:val="header"/>
    <w:basedOn w:val="Normal"/>
    <w:link w:val="HeaderChar"/>
    <w:uiPriority w:val="99"/>
    <w:unhideWhenUsed/>
    <w:rsid w:val="00CE7207"/>
    <w:pPr>
      <w:tabs>
        <w:tab w:val="center" w:pos="4513"/>
        <w:tab w:val="right" w:pos="9026"/>
      </w:tabs>
    </w:pPr>
  </w:style>
  <w:style w:type="character" w:customStyle="1" w:styleId="HeaderChar">
    <w:name w:val="Header Char"/>
    <w:basedOn w:val="DefaultParagraphFont"/>
    <w:link w:val="Header"/>
    <w:uiPriority w:val="99"/>
    <w:rsid w:val="00CE7207"/>
    <w:rPr>
      <w:rFonts w:ascii="Helvetica" w:eastAsia="Times New Roman" w:hAnsi="Helvetica" w:cs="Arial"/>
      <w:sz w:val="20"/>
      <w:szCs w:val="20"/>
      <w:lang w:val="en-US"/>
    </w:rPr>
  </w:style>
  <w:style w:type="paragraph" w:styleId="Footer">
    <w:name w:val="footer"/>
    <w:basedOn w:val="Normal"/>
    <w:link w:val="FooterChar"/>
    <w:uiPriority w:val="99"/>
    <w:unhideWhenUsed/>
    <w:rsid w:val="00CE7207"/>
    <w:pPr>
      <w:tabs>
        <w:tab w:val="center" w:pos="4513"/>
        <w:tab w:val="right" w:pos="9026"/>
      </w:tabs>
    </w:pPr>
  </w:style>
  <w:style w:type="character" w:customStyle="1" w:styleId="FooterChar">
    <w:name w:val="Footer Char"/>
    <w:basedOn w:val="DefaultParagraphFont"/>
    <w:link w:val="Footer"/>
    <w:uiPriority w:val="99"/>
    <w:rsid w:val="00CE7207"/>
    <w:rPr>
      <w:rFonts w:ascii="Helvetica" w:eastAsia="Times New Roman" w:hAnsi="Helvetica" w:cs="Arial"/>
      <w:sz w:val="20"/>
      <w:szCs w:val="20"/>
      <w:lang w:val="en-US"/>
    </w:rPr>
  </w:style>
  <w:style w:type="character" w:styleId="CommentReference">
    <w:name w:val="annotation reference"/>
    <w:basedOn w:val="DefaultParagraphFont"/>
    <w:uiPriority w:val="99"/>
    <w:semiHidden/>
    <w:unhideWhenUsed/>
    <w:rsid w:val="00360455"/>
    <w:rPr>
      <w:sz w:val="16"/>
      <w:szCs w:val="16"/>
    </w:rPr>
  </w:style>
  <w:style w:type="paragraph" w:styleId="CommentText">
    <w:name w:val="annotation text"/>
    <w:basedOn w:val="Normal"/>
    <w:link w:val="CommentTextChar"/>
    <w:uiPriority w:val="99"/>
    <w:semiHidden/>
    <w:unhideWhenUsed/>
    <w:rsid w:val="00360455"/>
  </w:style>
  <w:style w:type="character" w:customStyle="1" w:styleId="CommentTextChar">
    <w:name w:val="Comment Text Char"/>
    <w:basedOn w:val="DefaultParagraphFont"/>
    <w:link w:val="CommentText"/>
    <w:uiPriority w:val="99"/>
    <w:semiHidden/>
    <w:rsid w:val="00360455"/>
    <w:rPr>
      <w:rFonts w:ascii="Helvetica" w:eastAsia="Times New Roman" w:hAnsi="Helvetica" w:cs="Arial"/>
      <w:sz w:val="20"/>
      <w:szCs w:val="20"/>
      <w:lang w:val="en-US"/>
    </w:rPr>
  </w:style>
  <w:style w:type="paragraph" w:styleId="CommentSubject">
    <w:name w:val="annotation subject"/>
    <w:basedOn w:val="CommentText"/>
    <w:next w:val="CommentText"/>
    <w:link w:val="CommentSubjectChar"/>
    <w:uiPriority w:val="99"/>
    <w:semiHidden/>
    <w:unhideWhenUsed/>
    <w:rsid w:val="00360455"/>
    <w:rPr>
      <w:b/>
      <w:bCs/>
    </w:rPr>
  </w:style>
  <w:style w:type="character" w:customStyle="1" w:styleId="CommentSubjectChar">
    <w:name w:val="Comment Subject Char"/>
    <w:basedOn w:val="CommentTextChar"/>
    <w:link w:val="CommentSubject"/>
    <w:uiPriority w:val="99"/>
    <w:semiHidden/>
    <w:rsid w:val="00360455"/>
    <w:rPr>
      <w:rFonts w:ascii="Helvetica" w:eastAsia="Times New Roman" w:hAnsi="Helvetica" w:cs="Arial"/>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B65"/>
    <w:rPr>
      <w:rFonts w:ascii="Helvetica" w:eastAsia="Times New Roman" w:hAnsi="Helvetica" w:cs="Arial"/>
      <w:sz w:val="20"/>
      <w:szCs w:val="20"/>
      <w:lang w:val="en-US"/>
    </w:rPr>
  </w:style>
  <w:style w:type="paragraph" w:styleId="Heading3">
    <w:name w:val="heading 3"/>
    <w:basedOn w:val="Normal"/>
    <w:next w:val="Normal"/>
    <w:link w:val="Heading3Char"/>
    <w:autoRedefine/>
    <w:qFormat/>
    <w:rsid w:val="0098390C"/>
    <w:pPr>
      <w:keepNext/>
      <w:ind w:left="284" w:hanging="284"/>
      <w:outlineLvl w:val="2"/>
    </w:pPr>
    <w:rPr>
      <w:rFonts w:ascii="Times New Roman" w:hAnsi="Times New Roman" w:cs="Times New Roman"/>
      <w:b/>
      <w:sz w:val="22"/>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8390C"/>
    <w:rPr>
      <w:rFonts w:ascii="Times New Roman" w:eastAsia="Times New Roman" w:hAnsi="Times New Roman" w:cs="Times New Roman"/>
      <w:b/>
      <w:szCs w:val="24"/>
      <w:lang w:val="nl-NL"/>
    </w:rPr>
  </w:style>
  <w:style w:type="paragraph" w:styleId="PlainText">
    <w:name w:val="Plain Text"/>
    <w:basedOn w:val="Normal"/>
    <w:link w:val="PlainTextChar"/>
    <w:rsid w:val="008E2B65"/>
    <w:rPr>
      <w:rFonts w:ascii="Courier New" w:hAnsi="Courier New" w:cs="Courier New"/>
      <w:lang w:val="nl-NL"/>
    </w:rPr>
  </w:style>
  <w:style w:type="character" w:customStyle="1" w:styleId="PlainTextChar">
    <w:name w:val="Plain Text Char"/>
    <w:basedOn w:val="DefaultParagraphFont"/>
    <w:link w:val="PlainText"/>
    <w:rsid w:val="008E2B65"/>
    <w:rPr>
      <w:rFonts w:ascii="Courier New" w:eastAsia="Times New Roman" w:hAnsi="Courier New" w:cs="Courier New"/>
      <w:sz w:val="20"/>
      <w:szCs w:val="20"/>
      <w:lang w:val="nl-NL"/>
    </w:rPr>
  </w:style>
  <w:style w:type="paragraph" w:styleId="ListParagraph">
    <w:name w:val="List Paragraph"/>
    <w:basedOn w:val="Normal"/>
    <w:uiPriority w:val="34"/>
    <w:qFormat/>
    <w:rsid w:val="00274757"/>
    <w:pPr>
      <w:ind w:left="720"/>
      <w:contextualSpacing/>
    </w:pPr>
  </w:style>
  <w:style w:type="paragraph" w:styleId="BalloonText">
    <w:name w:val="Balloon Text"/>
    <w:basedOn w:val="Normal"/>
    <w:link w:val="BalloonTextChar"/>
    <w:uiPriority w:val="99"/>
    <w:semiHidden/>
    <w:unhideWhenUsed/>
    <w:rsid w:val="0098390C"/>
    <w:rPr>
      <w:rFonts w:ascii="Tahoma" w:hAnsi="Tahoma" w:cs="Tahoma"/>
      <w:sz w:val="16"/>
      <w:szCs w:val="16"/>
    </w:rPr>
  </w:style>
  <w:style w:type="character" w:customStyle="1" w:styleId="BalloonTextChar">
    <w:name w:val="Balloon Text Char"/>
    <w:basedOn w:val="DefaultParagraphFont"/>
    <w:link w:val="BalloonText"/>
    <w:uiPriority w:val="99"/>
    <w:semiHidden/>
    <w:rsid w:val="0098390C"/>
    <w:rPr>
      <w:rFonts w:ascii="Tahoma" w:eastAsia="Times New Roman" w:hAnsi="Tahoma" w:cs="Tahoma"/>
      <w:sz w:val="16"/>
      <w:szCs w:val="16"/>
      <w:lang w:val="en-US"/>
    </w:rPr>
  </w:style>
  <w:style w:type="paragraph" w:styleId="Header">
    <w:name w:val="header"/>
    <w:basedOn w:val="Normal"/>
    <w:link w:val="HeaderChar"/>
    <w:uiPriority w:val="99"/>
    <w:unhideWhenUsed/>
    <w:rsid w:val="00CE7207"/>
    <w:pPr>
      <w:tabs>
        <w:tab w:val="center" w:pos="4513"/>
        <w:tab w:val="right" w:pos="9026"/>
      </w:tabs>
    </w:pPr>
  </w:style>
  <w:style w:type="character" w:customStyle="1" w:styleId="HeaderChar">
    <w:name w:val="Header Char"/>
    <w:basedOn w:val="DefaultParagraphFont"/>
    <w:link w:val="Header"/>
    <w:uiPriority w:val="99"/>
    <w:rsid w:val="00CE7207"/>
    <w:rPr>
      <w:rFonts w:ascii="Helvetica" w:eastAsia="Times New Roman" w:hAnsi="Helvetica" w:cs="Arial"/>
      <w:sz w:val="20"/>
      <w:szCs w:val="20"/>
      <w:lang w:val="en-US"/>
    </w:rPr>
  </w:style>
  <w:style w:type="paragraph" w:styleId="Footer">
    <w:name w:val="footer"/>
    <w:basedOn w:val="Normal"/>
    <w:link w:val="FooterChar"/>
    <w:uiPriority w:val="99"/>
    <w:unhideWhenUsed/>
    <w:rsid w:val="00CE7207"/>
    <w:pPr>
      <w:tabs>
        <w:tab w:val="center" w:pos="4513"/>
        <w:tab w:val="right" w:pos="9026"/>
      </w:tabs>
    </w:pPr>
  </w:style>
  <w:style w:type="character" w:customStyle="1" w:styleId="FooterChar">
    <w:name w:val="Footer Char"/>
    <w:basedOn w:val="DefaultParagraphFont"/>
    <w:link w:val="Footer"/>
    <w:uiPriority w:val="99"/>
    <w:rsid w:val="00CE7207"/>
    <w:rPr>
      <w:rFonts w:ascii="Helvetica" w:eastAsia="Times New Roman" w:hAnsi="Helvetica" w:cs="Arial"/>
      <w:sz w:val="20"/>
      <w:szCs w:val="20"/>
      <w:lang w:val="en-US"/>
    </w:rPr>
  </w:style>
  <w:style w:type="character" w:styleId="CommentReference">
    <w:name w:val="annotation reference"/>
    <w:basedOn w:val="DefaultParagraphFont"/>
    <w:uiPriority w:val="99"/>
    <w:semiHidden/>
    <w:unhideWhenUsed/>
    <w:rsid w:val="00360455"/>
    <w:rPr>
      <w:sz w:val="16"/>
      <w:szCs w:val="16"/>
    </w:rPr>
  </w:style>
  <w:style w:type="paragraph" w:styleId="CommentText">
    <w:name w:val="annotation text"/>
    <w:basedOn w:val="Normal"/>
    <w:link w:val="CommentTextChar"/>
    <w:uiPriority w:val="99"/>
    <w:semiHidden/>
    <w:unhideWhenUsed/>
    <w:rsid w:val="00360455"/>
  </w:style>
  <w:style w:type="character" w:customStyle="1" w:styleId="CommentTextChar">
    <w:name w:val="Comment Text Char"/>
    <w:basedOn w:val="DefaultParagraphFont"/>
    <w:link w:val="CommentText"/>
    <w:uiPriority w:val="99"/>
    <w:semiHidden/>
    <w:rsid w:val="00360455"/>
    <w:rPr>
      <w:rFonts w:ascii="Helvetica" w:eastAsia="Times New Roman" w:hAnsi="Helvetica" w:cs="Arial"/>
      <w:sz w:val="20"/>
      <w:szCs w:val="20"/>
      <w:lang w:val="en-US"/>
    </w:rPr>
  </w:style>
  <w:style w:type="paragraph" w:styleId="CommentSubject">
    <w:name w:val="annotation subject"/>
    <w:basedOn w:val="CommentText"/>
    <w:next w:val="CommentText"/>
    <w:link w:val="CommentSubjectChar"/>
    <w:uiPriority w:val="99"/>
    <w:semiHidden/>
    <w:unhideWhenUsed/>
    <w:rsid w:val="00360455"/>
    <w:rPr>
      <w:b/>
      <w:bCs/>
    </w:rPr>
  </w:style>
  <w:style w:type="character" w:customStyle="1" w:styleId="CommentSubjectChar">
    <w:name w:val="Comment Subject Char"/>
    <w:basedOn w:val="CommentTextChar"/>
    <w:link w:val="CommentSubject"/>
    <w:uiPriority w:val="99"/>
    <w:semiHidden/>
    <w:rsid w:val="00360455"/>
    <w:rPr>
      <w:rFonts w:ascii="Helvetica" w:eastAsia="Times New Roman" w:hAnsi="Helvetica"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1AE62595-C70B-411D-A9AF-400E5BADD300}"/>
</file>

<file path=customXml/itemProps2.xml><?xml version="1.0" encoding="utf-8"?>
<ds:datastoreItem xmlns:ds="http://schemas.openxmlformats.org/officeDocument/2006/customXml" ds:itemID="{D047D7AA-91DE-41A7-8AA2-6FE4A393A8B1}"/>
</file>

<file path=customXml/itemProps3.xml><?xml version="1.0" encoding="utf-8"?>
<ds:datastoreItem xmlns:ds="http://schemas.openxmlformats.org/officeDocument/2006/customXml" ds:itemID="{38CE0D6A-1CAE-4ED5-B3DC-544BBE06FE14}"/>
</file>

<file path=docProps/app.xml><?xml version="1.0" encoding="utf-8"?>
<Properties xmlns="http://schemas.openxmlformats.org/officeDocument/2006/extended-properties" xmlns:vt="http://schemas.openxmlformats.org/officeDocument/2006/docPropsVTypes">
  <Template>Normal.dotm</Template>
  <TotalTime>47</TotalTime>
  <Pages>3</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Viktoria Knaze</dc:creator>
  <cp:lastModifiedBy>Genevieve Nicolas</cp:lastModifiedBy>
  <cp:revision>7</cp:revision>
  <dcterms:created xsi:type="dcterms:W3CDTF">2015-06-05T08:39:00Z</dcterms:created>
  <dcterms:modified xsi:type="dcterms:W3CDTF">2015-06-22T13:49:00Z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