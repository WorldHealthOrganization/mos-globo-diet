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6ED6" w:rsidRDefault="00E76ED6" w:rsidP="00E76ED6">
      <w:pPr>
        <w:pStyle w:val="PlainText"/>
        <w:rPr>
          <w:rFonts w:ascii="Times New Roman" w:hAnsi="Times New Roman" w:cs="Times New Roman"/>
          <w:b/>
          <w:sz w:val="22"/>
          <w:szCs w:val="22"/>
        </w:rPr>
      </w:pPr>
      <w:r>
        <w:rPr>
          <w:noProof/>
          <w:lang w:eastAsia="en-GB"/>
        </w:rPr>
        <w:drawing>
          <wp:inline distT="0" distB="0" distL="0" distR="0" wp14:anchorId="6653DDE1" wp14:editId="3A73ECB6">
            <wp:extent cx="3928110" cy="8743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8110" cy="874395"/>
                    </a:xfrm>
                    <a:prstGeom prst="rect">
                      <a:avLst/>
                    </a:prstGeom>
                    <a:noFill/>
                    <a:ln>
                      <a:noFill/>
                    </a:ln>
                  </pic:spPr>
                </pic:pic>
              </a:graphicData>
            </a:graphic>
          </wp:inline>
        </w:drawing>
      </w:r>
    </w:p>
    <w:p w:rsidR="00E76ED6" w:rsidRDefault="00E76ED6" w:rsidP="00E76ED6">
      <w:pPr>
        <w:pStyle w:val="PlainText"/>
        <w:rPr>
          <w:rFonts w:ascii="Times New Roman" w:hAnsi="Times New Roman" w:cs="Times New Roman"/>
          <w:b/>
          <w:sz w:val="22"/>
          <w:szCs w:val="22"/>
        </w:rPr>
      </w:pPr>
    </w:p>
    <w:p w:rsidR="00E76ED6" w:rsidRDefault="00E76ED6" w:rsidP="00E76ED6">
      <w:pPr>
        <w:pStyle w:val="PlainText"/>
        <w:rPr>
          <w:rFonts w:ascii="Times New Roman" w:hAnsi="Times New Roman" w:cs="Times New Roman"/>
          <w:b/>
          <w:sz w:val="22"/>
          <w:szCs w:val="22"/>
        </w:rPr>
      </w:pPr>
    </w:p>
    <w:p w:rsidR="00521112" w:rsidRPr="00347CC0" w:rsidRDefault="00871206" w:rsidP="002D7363">
      <w:pPr>
        <w:pStyle w:val="PlainText"/>
        <w:jc w:val="center"/>
        <w:rPr>
          <w:rFonts w:ascii="Times New Roman" w:hAnsi="Times New Roman" w:cs="Times New Roman"/>
          <w:b/>
          <w:sz w:val="22"/>
          <w:szCs w:val="22"/>
          <w:lang w:val="fr-FR"/>
        </w:rPr>
      </w:pPr>
      <w:r w:rsidRPr="00347CC0">
        <w:rPr>
          <w:rFonts w:ascii="Times New Roman" w:hAnsi="Times New Roman" w:cs="Times New Roman"/>
          <w:b/>
          <w:sz w:val="22"/>
          <w:szCs w:val="22"/>
          <w:lang w:val="fr-FR"/>
        </w:rPr>
        <w:t xml:space="preserve">EDIBLE PART COEFFICIENT </w:t>
      </w:r>
      <w:r w:rsidR="002D7363" w:rsidRPr="00347CC0">
        <w:rPr>
          <w:rFonts w:ascii="Times New Roman" w:hAnsi="Times New Roman" w:cs="Times New Roman"/>
          <w:b/>
          <w:sz w:val="22"/>
          <w:szCs w:val="22"/>
          <w:lang w:val="fr-FR"/>
        </w:rPr>
        <w:t>(EDIB file)</w:t>
      </w:r>
    </w:p>
    <w:p w:rsidR="00521112" w:rsidRPr="00347CC0" w:rsidRDefault="00521112" w:rsidP="000D6978">
      <w:pPr>
        <w:pStyle w:val="PlainText"/>
        <w:rPr>
          <w:rFonts w:ascii="Times New Roman" w:hAnsi="Times New Roman" w:cs="Times New Roman"/>
          <w:sz w:val="22"/>
          <w:szCs w:val="22"/>
          <w:lang w:val="fr-FR"/>
        </w:rPr>
      </w:pPr>
    </w:p>
    <w:p w:rsidR="00521112" w:rsidRPr="002D7363" w:rsidRDefault="00871206" w:rsidP="005A4D07">
      <w:pPr>
        <w:pStyle w:val="PlainText"/>
        <w:numPr>
          <w:ilvl w:val="0"/>
          <w:numId w:val="3"/>
        </w:numPr>
        <w:rPr>
          <w:rFonts w:ascii="Times New Roman" w:hAnsi="Times New Roman" w:cs="Times New Roman"/>
          <w:b/>
          <w:sz w:val="22"/>
          <w:szCs w:val="22"/>
        </w:rPr>
      </w:pPr>
      <w:r w:rsidRPr="002D7363">
        <w:rPr>
          <w:rFonts w:ascii="Times New Roman" w:hAnsi="Times New Roman" w:cs="Times New Roman"/>
          <w:b/>
          <w:sz w:val="22"/>
          <w:szCs w:val="22"/>
        </w:rPr>
        <w:t>INTRODUCTION</w:t>
      </w:r>
    </w:p>
    <w:p w:rsidR="00521112" w:rsidRPr="002D7363" w:rsidRDefault="00521112" w:rsidP="000D6978">
      <w:pPr>
        <w:pStyle w:val="PlainText"/>
        <w:rPr>
          <w:rFonts w:ascii="Times New Roman" w:hAnsi="Times New Roman" w:cs="Times New Roman"/>
          <w:sz w:val="22"/>
          <w:szCs w:val="22"/>
        </w:rPr>
      </w:pPr>
    </w:p>
    <w:p w:rsidR="00521112" w:rsidRDefault="00871206" w:rsidP="000D6978">
      <w:pPr>
        <w:pStyle w:val="PlainText"/>
        <w:rPr>
          <w:rFonts w:ascii="Times New Roman" w:hAnsi="Times New Roman" w:cs="Times New Roman"/>
          <w:sz w:val="22"/>
          <w:szCs w:val="22"/>
        </w:rPr>
      </w:pPr>
      <w:r w:rsidRPr="002D7363">
        <w:rPr>
          <w:rFonts w:ascii="Times New Roman" w:hAnsi="Times New Roman" w:cs="Times New Roman"/>
          <w:sz w:val="22"/>
          <w:szCs w:val="22"/>
        </w:rPr>
        <w:t xml:space="preserve">The edible part coefficient is an important factor which will be applied to correct for the amount of food as actually consumed, and to estimate the final edible food portion (without refuse or waste). </w:t>
      </w:r>
      <w:r w:rsidR="00AD7E3B">
        <w:rPr>
          <w:rFonts w:ascii="Times New Roman" w:hAnsi="Times New Roman" w:cs="Times New Roman"/>
          <w:sz w:val="22"/>
          <w:szCs w:val="22"/>
        </w:rPr>
        <w:t>E.g. a coefficient of 0.89 means that 89% of the raw weight is left after removing the inedible part</w:t>
      </w:r>
      <w:r w:rsidR="00BF274C">
        <w:rPr>
          <w:rFonts w:ascii="Times New Roman" w:hAnsi="Times New Roman" w:cs="Times New Roman"/>
          <w:sz w:val="22"/>
          <w:szCs w:val="22"/>
        </w:rPr>
        <w:t xml:space="preserve"> (e.g. skin)</w:t>
      </w:r>
      <w:r w:rsidR="00AD7E3B">
        <w:rPr>
          <w:rFonts w:ascii="Times New Roman" w:hAnsi="Times New Roman" w:cs="Times New Roman"/>
          <w:sz w:val="22"/>
          <w:szCs w:val="22"/>
        </w:rPr>
        <w:t>.</w:t>
      </w:r>
    </w:p>
    <w:p w:rsidR="00745F19" w:rsidRPr="002D7363" w:rsidRDefault="00745F19" w:rsidP="000D6978">
      <w:pPr>
        <w:pStyle w:val="PlainText"/>
        <w:rPr>
          <w:rFonts w:ascii="Times New Roman" w:hAnsi="Times New Roman" w:cs="Times New Roman"/>
          <w:sz w:val="22"/>
          <w:szCs w:val="22"/>
        </w:rPr>
      </w:pPr>
      <w:r>
        <w:rPr>
          <w:rFonts w:ascii="Times New Roman" w:hAnsi="Times New Roman" w:cs="Times New Roman"/>
          <w:sz w:val="22"/>
          <w:szCs w:val="22"/>
        </w:rPr>
        <w:t>If an item is consumed cooked and quantified raw</w:t>
      </w:r>
      <w:r w:rsidRPr="00745F19">
        <w:rPr>
          <w:rFonts w:ascii="Times New Roman" w:hAnsi="Times New Roman" w:cs="Times New Roman"/>
          <w:b/>
          <w:sz w:val="22"/>
          <w:szCs w:val="22"/>
        </w:rPr>
        <w:t xml:space="preserve">, the edible part coefficient will be applied to the </w:t>
      </w:r>
      <w:r w:rsidRPr="00745F19">
        <w:rPr>
          <w:rFonts w:ascii="Times New Roman" w:hAnsi="Times New Roman" w:cs="Times New Roman"/>
          <w:b/>
          <w:sz w:val="22"/>
          <w:szCs w:val="22"/>
          <w:u w:val="single"/>
        </w:rPr>
        <w:t>raw</w:t>
      </w:r>
      <w:r w:rsidRPr="00745F19">
        <w:rPr>
          <w:rFonts w:ascii="Times New Roman" w:hAnsi="Times New Roman" w:cs="Times New Roman"/>
          <w:b/>
          <w:sz w:val="22"/>
          <w:szCs w:val="22"/>
        </w:rPr>
        <w:t xml:space="preserve"> weight</w:t>
      </w:r>
      <w:r>
        <w:rPr>
          <w:rFonts w:ascii="Times New Roman" w:hAnsi="Times New Roman" w:cs="Times New Roman"/>
          <w:sz w:val="22"/>
          <w:szCs w:val="22"/>
        </w:rPr>
        <w:t xml:space="preserve"> (if applicable) to provide </w:t>
      </w:r>
      <w:r>
        <w:rPr>
          <w:rFonts w:ascii="Times New Roman" w:hAnsi="Times New Roman" w:cs="Times New Roman"/>
          <w:sz w:val="22"/>
          <w:szCs w:val="22"/>
        </w:rPr>
        <w:t>the raw weight without waste</w:t>
      </w:r>
      <w:r>
        <w:rPr>
          <w:rFonts w:ascii="Times New Roman" w:hAnsi="Times New Roman" w:cs="Times New Roman"/>
          <w:sz w:val="22"/>
          <w:szCs w:val="22"/>
        </w:rPr>
        <w:t xml:space="preserve"> and the raw-to-cooked coefficient will be applied to the raw weight without waste to obtain the final consumed weight.</w:t>
      </w:r>
    </w:p>
    <w:p w:rsidR="00521112" w:rsidRPr="002D7363" w:rsidRDefault="00521112" w:rsidP="000D6978">
      <w:pPr>
        <w:pStyle w:val="PlainText"/>
        <w:rPr>
          <w:rFonts w:ascii="Times New Roman" w:hAnsi="Times New Roman" w:cs="Times New Roman"/>
          <w:sz w:val="22"/>
          <w:szCs w:val="22"/>
        </w:rPr>
      </w:pPr>
    </w:p>
    <w:p w:rsidR="00521112" w:rsidRPr="002D7363" w:rsidRDefault="00871206" w:rsidP="000D6978">
      <w:pPr>
        <w:pStyle w:val="PlainText"/>
        <w:rPr>
          <w:rFonts w:ascii="Times New Roman" w:hAnsi="Times New Roman" w:cs="Times New Roman"/>
          <w:sz w:val="22"/>
          <w:szCs w:val="22"/>
        </w:rPr>
      </w:pPr>
      <w:r w:rsidRPr="002D7363">
        <w:rPr>
          <w:rFonts w:ascii="Times New Roman" w:hAnsi="Times New Roman" w:cs="Times New Roman"/>
          <w:sz w:val="22"/>
          <w:szCs w:val="22"/>
        </w:rPr>
        <w:t>In this file, we report the food items of the groups/sub-groups of</w:t>
      </w:r>
      <w:r w:rsidR="007D25D5" w:rsidRPr="002D7363">
        <w:rPr>
          <w:rFonts w:ascii="Times New Roman" w:hAnsi="Times New Roman" w:cs="Times New Roman"/>
          <w:sz w:val="22"/>
          <w:szCs w:val="22"/>
        </w:rPr>
        <w:t xml:space="preserve"> </w:t>
      </w:r>
      <w:r w:rsidRPr="002D7363">
        <w:rPr>
          <w:rFonts w:ascii="Times New Roman" w:hAnsi="Times New Roman" w:cs="Times New Roman"/>
          <w:sz w:val="22"/>
          <w:szCs w:val="22"/>
        </w:rPr>
        <w:t>your food list for which a specific edible part coefficient is needed (e.g.</w:t>
      </w:r>
      <w:r w:rsidR="007D25D5" w:rsidRPr="002D7363">
        <w:rPr>
          <w:rFonts w:ascii="Times New Roman" w:hAnsi="Times New Roman" w:cs="Times New Roman"/>
          <w:sz w:val="22"/>
          <w:szCs w:val="22"/>
        </w:rPr>
        <w:t xml:space="preserve"> </w:t>
      </w:r>
      <w:r w:rsidRPr="002D7363">
        <w:rPr>
          <w:rFonts w:ascii="Times New Roman" w:hAnsi="Times New Roman" w:cs="Times New Roman"/>
          <w:sz w:val="22"/>
          <w:szCs w:val="22"/>
        </w:rPr>
        <w:t xml:space="preserve">fruit, vegetables, meat, fish,..). </w:t>
      </w:r>
    </w:p>
    <w:p w:rsidR="00521112" w:rsidRPr="002D7363" w:rsidRDefault="00521112" w:rsidP="000D6978">
      <w:pPr>
        <w:pStyle w:val="PlainText"/>
        <w:rPr>
          <w:rFonts w:ascii="Times New Roman" w:hAnsi="Times New Roman" w:cs="Times New Roman"/>
          <w:sz w:val="22"/>
          <w:szCs w:val="22"/>
        </w:rPr>
      </w:pPr>
    </w:p>
    <w:p w:rsidR="0030065A" w:rsidRPr="0030065A" w:rsidRDefault="0030065A" w:rsidP="0030065A">
      <w:pPr>
        <w:pStyle w:val="PlainText"/>
        <w:numPr>
          <w:ilvl w:val="0"/>
          <w:numId w:val="3"/>
        </w:numPr>
        <w:rPr>
          <w:rFonts w:ascii="Times New Roman" w:hAnsi="Times New Roman" w:cs="Times New Roman"/>
          <w:b/>
          <w:sz w:val="22"/>
          <w:szCs w:val="22"/>
        </w:rPr>
      </w:pPr>
      <w:r w:rsidRPr="0030065A">
        <w:rPr>
          <w:rFonts w:ascii="Times New Roman" w:hAnsi="Times New Roman" w:cs="Times New Roman"/>
          <w:b/>
          <w:sz w:val="22"/>
          <w:szCs w:val="22"/>
        </w:rPr>
        <w:t>FORMAT</w:t>
      </w:r>
      <w:bookmarkStart w:id="0" w:name="_GoBack"/>
      <w:bookmarkEnd w:id="0"/>
    </w:p>
    <w:p w:rsidR="0030065A" w:rsidRDefault="0030065A" w:rsidP="000D6978">
      <w:pPr>
        <w:pStyle w:val="PlainText"/>
        <w:rPr>
          <w:rFonts w:ascii="Times New Roman" w:hAnsi="Times New Roman" w:cs="Times New Roman"/>
          <w:sz w:val="22"/>
          <w:szCs w:val="22"/>
        </w:rPr>
      </w:pPr>
    </w:p>
    <w:p w:rsidR="00521112" w:rsidRPr="002D7363" w:rsidRDefault="00871206" w:rsidP="000D6978">
      <w:pPr>
        <w:pStyle w:val="PlainText"/>
        <w:rPr>
          <w:rFonts w:ascii="Times New Roman" w:hAnsi="Times New Roman" w:cs="Times New Roman"/>
          <w:sz w:val="22"/>
          <w:szCs w:val="22"/>
        </w:rPr>
      </w:pPr>
      <w:r w:rsidRPr="002D7363">
        <w:rPr>
          <w:rFonts w:ascii="Times New Roman" w:hAnsi="Times New Roman" w:cs="Times New Roman"/>
          <w:sz w:val="22"/>
          <w:szCs w:val="22"/>
        </w:rPr>
        <w:t>The file has the following format</w:t>
      </w:r>
      <w:r w:rsidR="00AD7E3B">
        <w:rPr>
          <w:rFonts w:ascii="Times New Roman" w:hAnsi="Times New Roman" w:cs="Times New Roman"/>
          <w:sz w:val="22"/>
          <w:szCs w:val="22"/>
        </w:rPr>
        <w:t xml:space="preserve"> (expect for the </w:t>
      </w:r>
      <w:r w:rsidR="0030065A">
        <w:rPr>
          <w:rFonts w:ascii="Times New Roman" w:hAnsi="Times New Roman" w:cs="Times New Roman"/>
          <w:sz w:val="22"/>
          <w:szCs w:val="22"/>
        </w:rPr>
        <w:t xml:space="preserve">08 01 </w:t>
      </w:r>
      <w:r w:rsidR="00AD7E3B">
        <w:rPr>
          <w:rFonts w:ascii="Times New Roman" w:hAnsi="Times New Roman" w:cs="Times New Roman"/>
          <w:sz w:val="22"/>
          <w:szCs w:val="22"/>
        </w:rPr>
        <w:t>FISH)</w:t>
      </w:r>
      <w:r w:rsidRPr="002D7363">
        <w:rPr>
          <w:rFonts w:ascii="Times New Roman" w:hAnsi="Times New Roman" w:cs="Times New Roman"/>
          <w:sz w:val="22"/>
          <w:szCs w:val="22"/>
        </w:rPr>
        <w:t xml:space="preserve">: </w:t>
      </w:r>
    </w:p>
    <w:p w:rsidR="00521112" w:rsidRPr="002D7363" w:rsidRDefault="00521112" w:rsidP="000D6978">
      <w:pPr>
        <w:pStyle w:val="PlainText"/>
        <w:rPr>
          <w:rFonts w:ascii="Times New Roman" w:hAnsi="Times New Roman" w:cs="Times New Roman"/>
          <w:sz w:val="22"/>
          <w:szCs w:val="22"/>
        </w:rPr>
      </w:pPr>
    </w:p>
    <w:p w:rsidR="004A7D6B" w:rsidRDefault="00871206" w:rsidP="000D6978">
      <w:pPr>
        <w:pStyle w:val="PlainText"/>
        <w:rPr>
          <w:rFonts w:ascii="Times New Roman" w:hAnsi="Times New Roman" w:cs="Times New Roman"/>
          <w:sz w:val="22"/>
          <w:szCs w:val="22"/>
        </w:rPr>
      </w:pPr>
      <w:r w:rsidRPr="0030065A">
        <w:rPr>
          <w:rFonts w:ascii="Times New Roman" w:hAnsi="Times New Roman" w:cs="Times New Roman"/>
          <w:sz w:val="22"/>
          <w:szCs w:val="22"/>
          <w:u w:val="single"/>
        </w:rPr>
        <w:t xml:space="preserve">First </w:t>
      </w:r>
      <w:r w:rsidR="009E51FA" w:rsidRPr="0030065A">
        <w:rPr>
          <w:rFonts w:ascii="Times New Roman" w:hAnsi="Times New Roman" w:cs="Times New Roman"/>
          <w:sz w:val="22"/>
          <w:szCs w:val="22"/>
          <w:u w:val="single"/>
        </w:rPr>
        <w:t>column</w:t>
      </w:r>
      <w:r w:rsidR="009E51FA" w:rsidRPr="002D7363">
        <w:rPr>
          <w:rFonts w:ascii="Times New Roman" w:hAnsi="Times New Roman" w:cs="Times New Roman"/>
          <w:sz w:val="22"/>
          <w:szCs w:val="22"/>
        </w:rPr>
        <w:t>:</w:t>
      </w:r>
      <w:r w:rsidRPr="002D7363">
        <w:rPr>
          <w:rFonts w:ascii="Times New Roman" w:hAnsi="Times New Roman" w:cs="Times New Roman"/>
          <w:sz w:val="22"/>
          <w:szCs w:val="22"/>
        </w:rPr>
        <w:t xml:space="preserve"> </w:t>
      </w:r>
      <w:r w:rsidR="004A7D6B">
        <w:rPr>
          <w:rFonts w:ascii="Times New Roman" w:hAnsi="Times New Roman" w:cs="Times New Roman"/>
          <w:sz w:val="22"/>
          <w:szCs w:val="22"/>
        </w:rPr>
        <w:t>columns 2-6:  Food code as in the food list</w:t>
      </w:r>
      <w:r w:rsidR="005F09EB">
        <w:rPr>
          <w:rFonts w:ascii="Times New Roman" w:hAnsi="Times New Roman" w:cs="Times New Roman"/>
          <w:sz w:val="22"/>
          <w:szCs w:val="22"/>
        </w:rPr>
        <w:t xml:space="preserve"> – prefilled by IARC</w:t>
      </w:r>
    </w:p>
    <w:p w:rsidR="004A7D6B" w:rsidRDefault="004A7D6B" w:rsidP="000D6978">
      <w:pPr>
        <w:pStyle w:val="PlainText"/>
        <w:rPr>
          <w:rFonts w:ascii="Times New Roman" w:hAnsi="Times New Roman" w:cs="Times New Roman"/>
          <w:sz w:val="22"/>
          <w:szCs w:val="22"/>
        </w:rPr>
      </w:pPr>
    </w:p>
    <w:p w:rsidR="00521112" w:rsidRPr="002D7363" w:rsidRDefault="004A7D6B" w:rsidP="000D6978">
      <w:pPr>
        <w:pStyle w:val="PlainText"/>
        <w:rPr>
          <w:rFonts w:ascii="Times New Roman" w:hAnsi="Times New Roman" w:cs="Times New Roman"/>
          <w:sz w:val="22"/>
          <w:szCs w:val="22"/>
        </w:rPr>
      </w:pPr>
      <w:r w:rsidRPr="0030065A">
        <w:rPr>
          <w:rFonts w:ascii="Times New Roman" w:hAnsi="Times New Roman" w:cs="Times New Roman"/>
          <w:sz w:val="22"/>
          <w:szCs w:val="22"/>
          <w:u w:val="single"/>
        </w:rPr>
        <w:t>Second column</w:t>
      </w:r>
      <w:r w:rsidRPr="002D7363">
        <w:rPr>
          <w:rFonts w:ascii="Times New Roman" w:hAnsi="Times New Roman" w:cs="Times New Roman"/>
          <w:sz w:val="22"/>
          <w:szCs w:val="22"/>
        </w:rPr>
        <w:t xml:space="preserve">: </w:t>
      </w:r>
      <w:r>
        <w:rPr>
          <w:rFonts w:ascii="Times New Roman" w:hAnsi="Times New Roman" w:cs="Times New Roman"/>
          <w:sz w:val="22"/>
          <w:szCs w:val="22"/>
        </w:rPr>
        <w:t xml:space="preserve"> columns 7-46: F</w:t>
      </w:r>
      <w:r w:rsidR="00871206" w:rsidRPr="002D7363">
        <w:rPr>
          <w:rFonts w:ascii="Times New Roman" w:hAnsi="Times New Roman" w:cs="Times New Roman"/>
          <w:sz w:val="22"/>
          <w:szCs w:val="22"/>
        </w:rPr>
        <w:t>ood name</w:t>
      </w:r>
      <w:r w:rsidRPr="004A7D6B">
        <w:rPr>
          <w:rFonts w:ascii="Times New Roman" w:hAnsi="Times New Roman" w:cs="Times New Roman"/>
          <w:sz w:val="22"/>
          <w:szCs w:val="22"/>
        </w:rPr>
        <w:t xml:space="preserve"> </w:t>
      </w:r>
      <w:r>
        <w:rPr>
          <w:rFonts w:ascii="Times New Roman" w:hAnsi="Times New Roman" w:cs="Times New Roman"/>
          <w:sz w:val="22"/>
          <w:szCs w:val="22"/>
        </w:rPr>
        <w:t>as in the food list</w:t>
      </w:r>
      <w:r w:rsidR="005F09EB">
        <w:rPr>
          <w:rFonts w:ascii="Times New Roman" w:hAnsi="Times New Roman" w:cs="Times New Roman"/>
          <w:sz w:val="22"/>
          <w:szCs w:val="22"/>
        </w:rPr>
        <w:t xml:space="preserve"> – prefilled by IARC</w:t>
      </w:r>
    </w:p>
    <w:p w:rsidR="00521112" w:rsidRPr="002D7363" w:rsidRDefault="00521112" w:rsidP="000D6978">
      <w:pPr>
        <w:pStyle w:val="PlainText"/>
        <w:rPr>
          <w:rFonts w:ascii="Times New Roman" w:hAnsi="Times New Roman" w:cs="Times New Roman"/>
          <w:sz w:val="22"/>
          <w:szCs w:val="22"/>
        </w:rPr>
      </w:pPr>
    </w:p>
    <w:p w:rsidR="00521112" w:rsidRPr="002D7363" w:rsidRDefault="004A7D6B" w:rsidP="000D6978">
      <w:pPr>
        <w:pStyle w:val="PlainText"/>
        <w:rPr>
          <w:rFonts w:ascii="Times New Roman" w:hAnsi="Times New Roman" w:cs="Times New Roman"/>
          <w:sz w:val="22"/>
          <w:szCs w:val="22"/>
        </w:rPr>
      </w:pPr>
      <w:r w:rsidRPr="0030065A">
        <w:rPr>
          <w:rFonts w:ascii="Times New Roman" w:hAnsi="Times New Roman" w:cs="Times New Roman"/>
          <w:sz w:val="22"/>
          <w:szCs w:val="22"/>
          <w:u w:val="single"/>
        </w:rPr>
        <w:t>Third</w:t>
      </w:r>
      <w:r w:rsidR="00871206" w:rsidRPr="0030065A">
        <w:rPr>
          <w:rFonts w:ascii="Times New Roman" w:hAnsi="Times New Roman" w:cs="Times New Roman"/>
          <w:sz w:val="22"/>
          <w:szCs w:val="22"/>
          <w:u w:val="single"/>
        </w:rPr>
        <w:t xml:space="preserve"> </w:t>
      </w:r>
      <w:r w:rsidR="009E51FA" w:rsidRPr="0030065A">
        <w:rPr>
          <w:rFonts w:ascii="Times New Roman" w:hAnsi="Times New Roman" w:cs="Times New Roman"/>
          <w:sz w:val="22"/>
          <w:szCs w:val="22"/>
          <w:u w:val="single"/>
        </w:rPr>
        <w:t>column</w:t>
      </w:r>
      <w:r w:rsidR="009E51FA" w:rsidRPr="002D7363">
        <w:rPr>
          <w:rFonts w:ascii="Times New Roman" w:hAnsi="Times New Roman" w:cs="Times New Roman"/>
          <w:sz w:val="22"/>
          <w:szCs w:val="22"/>
        </w:rPr>
        <w:t>:</w:t>
      </w:r>
      <w:r w:rsidR="00871206" w:rsidRPr="002D7363">
        <w:rPr>
          <w:rFonts w:ascii="Times New Roman" w:hAnsi="Times New Roman" w:cs="Times New Roman"/>
          <w:sz w:val="22"/>
          <w:szCs w:val="22"/>
        </w:rPr>
        <w:t xml:space="preserve"> </w:t>
      </w:r>
      <w:r w:rsidR="004504A2">
        <w:rPr>
          <w:rFonts w:ascii="Times New Roman" w:hAnsi="Times New Roman" w:cs="Times New Roman"/>
          <w:sz w:val="22"/>
          <w:szCs w:val="22"/>
        </w:rPr>
        <w:t xml:space="preserve"> column 47: </w:t>
      </w:r>
      <w:r w:rsidR="00871206" w:rsidRPr="002D7363">
        <w:rPr>
          <w:rFonts w:ascii="Times New Roman" w:hAnsi="Times New Roman" w:cs="Times New Roman"/>
          <w:sz w:val="22"/>
          <w:szCs w:val="22"/>
        </w:rPr>
        <w:t xml:space="preserve">enter the specific edible part coefficient(s). </w:t>
      </w:r>
    </w:p>
    <w:p w:rsidR="00521112" w:rsidRPr="002D7363" w:rsidRDefault="00521112" w:rsidP="000D6978">
      <w:pPr>
        <w:pStyle w:val="PlainText"/>
        <w:rPr>
          <w:rFonts w:ascii="Times New Roman" w:hAnsi="Times New Roman" w:cs="Times New Roman"/>
          <w:sz w:val="22"/>
          <w:szCs w:val="22"/>
        </w:rPr>
      </w:pPr>
    </w:p>
    <w:p w:rsidR="004A7D6B" w:rsidRPr="00662464" w:rsidRDefault="004A7D6B" w:rsidP="004A7D6B">
      <w:pPr>
        <w:pStyle w:val="PlainText"/>
        <w:rPr>
          <w:rFonts w:ascii="Times New Roman" w:hAnsi="Times New Roman" w:cs="Times New Roman"/>
          <w:sz w:val="22"/>
          <w:szCs w:val="22"/>
        </w:rPr>
      </w:pPr>
      <w:r w:rsidRPr="00662464">
        <w:rPr>
          <w:rFonts w:ascii="Times New Roman" w:hAnsi="Times New Roman" w:cs="Times New Roman"/>
          <w:sz w:val="22"/>
          <w:szCs w:val="22"/>
        </w:rPr>
        <w:t>To allow having several coefficients for an item, for example</w:t>
      </w:r>
    </w:p>
    <w:p w:rsidR="004A7D6B" w:rsidRPr="00662464" w:rsidRDefault="004A7D6B" w:rsidP="004A7D6B">
      <w:pPr>
        <w:pStyle w:val="PlainText"/>
        <w:rPr>
          <w:rFonts w:ascii="Times New Roman" w:hAnsi="Times New Roman" w:cs="Times New Roman"/>
          <w:sz w:val="22"/>
          <w:szCs w:val="22"/>
        </w:rPr>
      </w:pPr>
      <w:r w:rsidRPr="00662464">
        <w:rPr>
          <w:rFonts w:ascii="Times New Roman" w:hAnsi="Times New Roman" w:cs="Times New Roman"/>
          <w:sz w:val="22"/>
          <w:szCs w:val="22"/>
        </w:rPr>
        <w:tab/>
        <w:t>- apple may be eaten with skin or not (facet 13)</w:t>
      </w:r>
    </w:p>
    <w:p w:rsidR="004A7D6B" w:rsidRPr="00662464" w:rsidRDefault="004A7D6B" w:rsidP="004A7D6B">
      <w:pPr>
        <w:pStyle w:val="PlainText"/>
        <w:rPr>
          <w:rFonts w:ascii="Times New Roman" w:hAnsi="Times New Roman" w:cs="Times New Roman"/>
          <w:sz w:val="22"/>
          <w:szCs w:val="22"/>
        </w:rPr>
      </w:pPr>
      <w:r w:rsidRPr="00662464">
        <w:rPr>
          <w:rFonts w:ascii="Times New Roman" w:hAnsi="Times New Roman" w:cs="Times New Roman"/>
          <w:sz w:val="22"/>
          <w:szCs w:val="22"/>
        </w:rPr>
        <w:tab/>
        <w:t>- meat may be eaten with visible fat or not (facet 14)</w:t>
      </w:r>
    </w:p>
    <w:p w:rsidR="004A7D6B" w:rsidRPr="00662464" w:rsidRDefault="004A7D6B" w:rsidP="004A7D6B">
      <w:pPr>
        <w:pStyle w:val="PlainText"/>
        <w:rPr>
          <w:rFonts w:ascii="Times New Roman" w:hAnsi="Times New Roman" w:cs="Times New Roman"/>
          <w:sz w:val="22"/>
          <w:szCs w:val="22"/>
        </w:rPr>
      </w:pPr>
      <w:r w:rsidRPr="00662464">
        <w:rPr>
          <w:rFonts w:ascii="Times New Roman" w:hAnsi="Times New Roman" w:cs="Times New Roman"/>
          <w:sz w:val="22"/>
          <w:szCs w:val="22"/>
        </w:rPr>
        <w:t>there is the possibility to copy the line of an item (as many times as needed) and specify for what facet-descriptor this EDIB coefficient applies. The facet-descriptor is flagged with “$” and entered in a fourth column.</w:t>
      </w:r>
      <w:r w:rsidR="00E76ED6" w:rsidRPr="00662464">
        <w:rPr>
          <w:rFonts w:ascii="Times New Roman" w:hAnsi="Times New Roman" w:cs="Times New Roman"/>
          <w:sz w:val="22"/>
          <w:szCs w:val="22"/>
        </w:rPr>
        <w:t xml:space="preserve"> In case there are more than two coefficients per one food, please indicate in brackets the priority order of the coefficients, the coefficient without facet-descriptor being the last to be chosen.</w:t>
      </w:r>
    </w:p>
    <w:p w:rsidR="004A7D6B" w:rsidRPr="00662464" w:rsidRDefault="004A7D6B" w:rsidP="004504A2">
      <w:pPr>
        <w:pStyle w:val="PlainText"/>
        <w:rPr>
          <w:rFonts w:ascii="Times New Roman" w:hAnsi="Times New Roman" w:cs="Times New Roman"/>
          <w:sz w:val="22"/>
          <w:szCs w:val="22"/>
        </w:rPr>
      </w:pPr>
    </w:p>
    <w:p w:rsidR="004504A2" w:rsidRPr="00662464" w:rsidRDefault="004A7D6B" w:rsidP="004A7D6B">
      <w:pPr>
        <w:pStyle w:val="PlainText"/>
        <w:rPr>
          <w:rFonts w:ascii="Times New Roman" w:hAnsi="Times New Roman" w:cs="Times New Roman"/>
          <w:sz w:val="22"/>
          <w:szCs w:val="22"/>
        </w:rPr>
      </w:pPr>
      <w:r w:rsidRPr="0030065A">
        <w:rPr>
          <w:rFonts w:ascii="Times New Roman" w:hAnsi="Times New Roman" w:cs="Times New Roman"/>
          <w:sz w:val="22"/>
          <w:szCs w:val="22"/>
          <w:u w:val="single"/>
        </w:rPr>
        <w:t>Fourth column</w:t>
      </w:r>
      <w:r w:rsidRPr="00662464">
        <w:rPr>
          <w:rFonts w:ascii="Times New Roman" w:hAnsi="Times New Roman" w:cs="Times New Roman"/>
          <w:sz w:val="22"/>
          <w:szCs w:val="22"/>
        </w:rPr>
        <w:t xml:space="preserve">: </w:t>
      </w:r>
      <w:r w:rsidR="005F09EB" w:rsidRPr="00662464">
        <w:rPr>
          <w:rFonts w:ascii="Times New Roman" w:hAnsi="Times New Roman" w:cs="Times New Roman"/>
          <w:sz w:val="22"/>
          <w:szCs w:val="22"/>
        </w:rPr>
        <w:t xml:space="preserve">column 53: </w:t>
      </w:r>
      <w:r w:rsidR="00332195" w:rsidRPr="00662464">
        <w:rPr>
          <w:rFonts w:ascii="Times New Roman" w:hAnsi="Times New Roman" w:cs="Times New Roman"/>
          <w:sz w:val="22"/>
          <w:szCs w:val="22"/>
        </w:rPr>
        <w:t>$ facet-descriptor</w:t>
      </w:r>
      <w:r w:rsidR="00E76ED6" w:rsidRPr="00662464">
        <w:rPr>
          <w:rFonts w:ascii="Times New Roman" w:hAnsi="Times New Roman" w:cs="Times New Roman"/>
          <w:sz w:val="22"/>
          <w:szCs w:val="22"/>
        </w:rPr>
        <w:t>, with priority number if more than two lines.</w:t>
      </w:r>
    </w:p>
    <w:p w:rsidR="00E76ED6" w:rsidRPr="00662464" w:rsidRDefault="00E76ED6" w:rsidP="004A7D6B">
      <w:pPr>
        <w:pStyle w:val="PlainText"/>
        <w:rPr>
          <w:rFonts w:ascii="Times New Roman" w:hAnsi="Times New Roman" w:cs="Times New Roman"/>
          <w:sz w:val="22"/>
          <w:szCs w:val="22"/>
        </w:rPr>
      </w:pPr>
    </w:p>
    <w:p w:rsidR="004070ED" w:rsidRDefault="004070ED" w:rsidP="000D6978">
      <w:pPr>
        <w:pStyle w:val="PlainText"/>
        <w:rPr>
          <w:rFonts w:ascii="Times New Roman" w:hAnsi="Times New Roman" w:cs="Times New Roman"/>
          <w:sz w:val="22"/>
          <w:szCs w:val="22"/>
        </w:rPr>
      </w:pPr>
    </w:p>
    <w:p w:rsidR="00521112" w:rsidRPr="002D7363" w:rsidRDefault="00871206" w:rsidP="000D6978">
      <w:pPr>
        <w:pStyle w:val="PlainText"/>
        <w:rPr>
          <w:rFonts w:ascii="Times New Roman" w:hAnsi="Times New Roman" w:cs="Times New Roman"/>
          <w:sz w:val="22"/>
          <w:szCs w:val="22"/>
        </w:rPr>
      </w:pPr>
      <w:r w:rsidRPr="002D7363">
        <w:rPr>
          <w:rFonts w:ascii="Times New Roman" w:hAnsi="Times New Roman" w:cs="Times New Roman"/>
          <w:sz w:val="22"/>
          <w:szCs w:val="22"/>
        </w:rPr>
        <w:t xml:space="preserve">* </w:t>
      </w:r>
      <w:r w:rsidR="004070ED" w:rsidRPr="002D7363">
        <w:rPr>
          <w:rFonts w:ascii="Times New Roman" w:hAnsi="Times New Roman" w:cs="Times New Roman"/>
          <w:sz w:val="22"/>
          <w:szCs w:val="22"/>
        </w:rPr>
        <w:t xml:space="preserve">SPECIAL CASE FOR FISH </w:t>
      </w:r>
      <w:r w:rsidR="00AD7E3B">
        <w:rPr>
          <w:rFonts w:ascii="Times New Roman" w:hAnsi="Times New Roman" w:cs="Times New Roman"/>
          <w:sz w:val="22"/>
          <w:szCs w:val="22"/>
        </w:rPr>
        <w:t>*</w:t>
      </w:r>
    </w:p>
    <w:p w:rsidR="00521112" w:rsidRPr="002D7363" w:rsidRDefault="00521112" w:rsidP="000D6978">
      <w:pPr>
        <w:pStyle w:val="PlainText"/>
        <w:rPr>
          <w:rFonts w:ascii="Times New Roman" w:hAnsi="Times New Roman" w:cs="Times New Roman"/>
          <w:sz w:val="22"/>
          <w:szCs w:val="22"/>
        </w:rPr>
      </w:pPr>
    </w:p>
    <w:p w:rsidR="00521112" w:rsidRPr="002D7363" w:rsidRDefault="00871206" w:rsidP="000D6978">
      <w:pPr>
        <w:pStyle w:val="PlainText"/>
        <w:rPr>
          <w:rFonts w:ascii="Times New Roman" w:hAnsi="Times New Roman" w:cs="Times New Roman"/>
          <w:sz w:val="22"/>
          <w:szCs w:val="22"/>
        </w:rPr>
      </w:pPr>
      <w:r w:rsidRPr="002D7363">
        <w:rPr>
          <w:rFonts w:ascii="Times New Roman" w:hAnsi="Times New Roman" w:cs="Times New Roman"/>
          <w:sz w:val="22"/>
          <w:szCs w:val="22"/>
        </w:rPr>
        <w:t xml:space="preserve">For fish, the </w:t>
      </w:r>
      <w:ins w:id="1" w:author="Genevieve Nicolas" w:date="2015-06-19T16:07:00Z">
        <w:r w:rsidR="001216F8">
          <w:rPr>
            <w:rFonts w:ascii="Times New Roman" w:hAnsi="Times New Roman" w:cs="Times New Roman"/>
            <w:sz w:val="22"/>
            <w:szCs w:val="22"/>
          </w:rPr>
          <w:t xml:space="preserve">specific </w:t>
        </w:r>
      </w:ins>
      <w:r w:rsidRPr="002D7363">
        <w:rPr>
          <w:rFonts w:ascii="Times New Roman" w:hAnsi="Times New Roman" w:cs="Times New Roman"/>
          <w:sz w:val="22"/>
          <w:szCs w:val="22"/>
        </w:rPr>
        <w:t xml:space="preserve">edible part coefficient </w:t>
      </w:r>
      <w:del w:id="2" w:author="Genevieve Nicolas" w:date="2015-06-19T16:07:00Z">
        <w:r w:rsidRPr="002D7363" w:rsidDel="001216F8">
          <w:rPr>
            <w:rFonts w:ascii="Times New Roman" w:hAnsi="Times New Roman" w:cs="Times New Roman"/>
            <w:sz w:val="22"/>
            <w:szCs w:val="22"/>
          </w:rPr>
          <w:delText>will depend</w:delText>
        </w:r>
      </w:del>
      <w:ins w:id="3" w:author="Genevieve Nicolas" w:date="2015-06-19T16:07:00Z">
        <w:r w:rsidR="001216F8">
          <w:rPr>
            <w:rFonts w:ascii="Times New Roman" w:hAnsi="Times New Roman" w:cs="Times New Roman"/>
            <w:sz w:val="22"/>
            <w:szCs w:val="22"/>
          </w:rPr>
          <w:t>are required for</w:t>
        </w:r>
      </w:ins>
      <w:del w:id="4" w:author="Genevieve Nicolas" w:date="2015-06-19T16:07:00Z">
        <w:r w:rsidRPr="002D7363" w:rsidDel="001216F8">
          <w:rPr>
            <w:rFonts w:ascii="Times New Roman" w:hAnsi="Times New Roman" w:cs="Times New Roman"/>
            <w:sz w:val="22"/>
            <w:szCs w:val="22"/>
          </w:rPr>
          <w:delText xml:space="preserve"> on</w:delText>
        </w:r>
      </w:del>
      <w:r w:rsidRPr="002D7363">
        <w:rPr>
          <w:rFonts w:ascii="Times New Roman" w:hAnsi="Times New Roman" w:cs="Times New Roman"/>
          <w:sz w:val="22"/>
          <w:szCs w:val="22"/>
        </w:rPr>
        <w:t xml:space="preserve"> three descriptors (whole, filet, steak/slice) of the facet "PHYSICAL STATE" and </w:t>
      </w:r>
      <w:del w:id="5" w:author="Genevieve Nicolas" w:date="2015-06-19T16:07:00Z">
        <w:r w:rsidRPr="002D7363" w:rsidDel="001216F8">
          <w:rPr>
            <w:rFonts w:ascii="Times New Roman" w:hAnsi="Times New Roman" w:cs="Times New Roman"/>
            <w:sz w:val="22"/>
            <w:szCs w:val="22"/>
          </w:rPr>
          <w:delText xml:space="preserve">on </w:delText>
        </w:r>
      </w:del>
      <w:ins w:id="6" w:author="Genevieve Nicolas" w:date="2015-06-19T16:07:00Z">
        <w:r w:rsidR="001216F8">
          <w:rPr>
            <w:rFonts w:ascii="Times New Roman" w:hAnsi="Times New Roman" w:cs="Times New Roman"/>
            <w:sz w:val="22"/>
            <w:szCs w:val="22"/>
          </w:rPr>
          <w:t>for</w:t>
        </w:r>
        <w:r w:rsidR="001216F8" w:rsidRPr="002D7363">
          <w:rPr>
            <w:rFonts w:ascii="Times New Roman" w:hAnsi="Times New Roman" w:cs="Times New Roman"/>
            <w:sz w:val="22"/>
            <w:szCs w:val="22"/>
          </w:rPr>
          <w:t xml:space="preserve"> </w:t>
        </w:r>
      </w:ins>
      <w:r w:rsidRPr="002D7363">
        <w:rPr>
          <w:rFonts w:ascii="Times New Roman" w:hAnsi="Times New Roman" w:cs="Times New Roman"/>
          <w:sz w:val="22"/>
          <w:szCs w:val="22"/>
        </w:rPr>
        <w:t>the descriptor "canned"</w:t>
      </w:r>
      <w:r w:rsidR="007D25D5" w:rsidRPr="002D7363">
        <w:rPr>
          <w:rFonts w:ascii="Times New Roman" w:hAnsi="Times New Roman" w:cs="Times New Roman"/>
          <w:sz w:val="22"/>
          <w:szCs w:val="22"/>
        </w:rPr>
        <w:t xml:space="preserve"> </w:t>
      </w:r>
      <w:r w:rsidRPr="002D7363">
        <w:rPr>
          <w:rFonts w:ascii="Times New Roman" w:hAnsi="Times New Roman" w:cs="Times New Roman"/>
          <w:sz w:val="22"/>
          <w:szCs w:val="22"/>
        </w:rPr>
        <w:t xml:space="preserve">of the facet "PRESERVATION METHOD". According to how these foods will be described during the </w:t>
      </w:r>
      <w:del w:id="7" w:author="Viktoria Knaze" w:date="2015-06-19T11:33:00Z">
        <w:r w:rsidRPr="002D7363" w:rsidDel="000A38F1">
          <w:rPr>
            <w:rFonts w:ascii="Times New Roman" w:hAnsi="Times New Roman" w:cs="Times New Roman"/>
            <w:sz w:val="22"/>
            <w:szCs w:val="22"/>
          </w:rPr>
          <w:delText xml:space="preserve">interview </w:delText>
        </w:r>
        <w:r w:rsidR="005A4D07" w:rsidDel="000A38F1">
          <w:rPr>
            <w:rFonts w:ascii="Times New Roman" w:hAnsi="Times New Roman" w:cs="Times New Roman"/>
            <w:sz w:val="22"/>
            <w:szCs w:val="22"/>
          </w:rPr>
          <w:delText>–</w:delText>
        </w:r>
      </w:del>
      <w:ins w:id="8" w:author="Viktoria Knaze" w:date="2015-06-19T11:33:00Z">
        <w:r w:rsidR="000A38F1" w:rsidRPr="002D7363">
          <w:rPr>
            <w:rFonts w:ascii="Times New Roman" w:hAnsi="Times New Roman" w:cs="Times New Roman"/>
            <w:sz w:val="22"/>
            <w:szCs w:val="22"/>
          </w:rPr>
          <w:t>interview</w:t>
        </w:r>
        <w:r w:rsidR="000A38F1">
          <w:rPr>
            <w:rFonts w:ascii="Times New Roman" w:hAnsi="Times New Roman" w:cs="Times New Roman"/>
            <w:sz w:val="22"/>
            <w:szCs w:val="22"/>
          </w:rPr>
          <w:t xml:space="preserve"> </w:t>
        </w:r>
        <w:r w:rsidR="000A38F1" w:rsidRPr="002D7363">
          <w:rPr>
            <w:rFonts w:ascii="Times New Roman" w:hAnsi="Times New Roman" w:cs="Times New Roman"/>
            <w:sz w:val="22"/>
            <w:szCs w:val="22"/>
          </w:rPr>
          <w:t>–</w:t>
        </w:r>
      </w:ins>
      <w:ins w:id="9" w:author="Viktoria Knaze" w:date="2015-06-18T14:59:00Z">
        <w:r w:rsidR="004F68B4">
          <w:rPr>
            <w:rFonts w:ascii="Times New Roman" w:hAnsi="Times New Roman" w:cs="Times New Roman"/>
            <w:sz w:val="22"/>
            <w:szCs w:val="22"/>
          </w:rPr>
          <w:t xml:space="preserve"> </w:t>
        </w:r>
      </w:ins>
      <w:r w:rsidR="005A4D07">
        <w:rPr>
          <w:rFonts w:ascii="Times New Roman" w:hAnsi="Times New Roman" w:cs="Times New Roman"/>
          <w:sz w:val="22"/>
          <w:szCs w:val="22"/>
        </w:rPr>
        <w:t>please refer to the FADEBYGROUP file of your project to know what descriptors are available</w:t>
      </w:r>
      <w:ins w:id="10" w:author="Viktoria Knaze" w:date="2015-06-18T14:59:00Z">
        <w:r w:rsidR="004F68B4">
          <w:rPr>
            <w:rFonts w:ascii="Times New Roman" w:hAnsi="Times New Roman" w:cs="Times New Roman"/>
            <w:sz w:val="22"/>
            <w:szCs w:val="22"/>
          </w:rPr>
          <w:t xml:space="preserve"> </w:t>
        </w:r>
      </w:ins>
      <w:r w:rsidR="005A4D07">
        <w:rPr>
          <w:rFonts w:ascii="Times New Roman" w:hAnsi="Times New Roman" w:cs="Times New Roman"/>
          <w:sz w:val="22"/>
          <w:szCs w:val="22"/>
        </w:rPr>
        <w:t xml:space="preserve">- </w:t>
      </w:r>
      <w:r w:rsidRPr="002D7363">
        <w:rPr>
          <w:rFonts w:ascii="Times New Roman" w:hAnsi="Times New Roman" w:cs="Times New Roman"/>
          <w:sz w:val="22"/>
          <w:szCs w:val="22"/>
        </w:rPr>
        <w:t xml:space="preserve">the most adequate edible part coefficient will be used to calculate the final edible part portion consumed by the subject. Therefore, for each item of this group, you will have the possibility to report five different coefficients. The format file of this group will be the </w:t>
      </w:r>
      <w:r w:rsidR="009E51FA" w:rsidRPr="002D7363">
        <w:rPr>
          <w:rFonts w:ascii="Times New Roman" w:hAnsi="Times New Roman" w:cs="Times New Roman"/>
          <w:sz w:val="22"/>
          <w:szCs w:val="22"/>
        </w:rPr>
        <w:t>following</w:t>
      </w:r>
      <w:r w:rsidR="00662464">
        <w:rPr>
          <w:rFonts w:ascii="Times New Roman" w:hAnsi="Times New Roman" w:cs="Times New Roman"/>
          <w:sz w:val="22"/>
          <w:szCs w:val="22"/>
        </w:rPr>
        <w:t xml:space="preserve"> after the food codes and name columns (prefilled by IARC)</w:t>
      </w:r>
      <w:r w:rsidR="009E51FA" w:rsidRPr="002D7363">
        <w:rPr>
          <w:rFonts w:ascii="Times New Roman" w:hAnsi="Times New Roman" w:cs="Times New Roman"/>
          <w:sz w:val="22"/>
          <w:szCs w:val="22"/>
        </w:rPr>
        <w:t>:</w:t>
      </w:r>
    </w:p>
    <w:p w:rsidR="00521112" w:rsidRPr="002D7363" w:rsidRDefault="00521112" w:rsidP="000D6978">
      <w:pPr>
        <w:pStyle w:val="PlainText"/>
        <w:rPr>
          <w:rFonts w:ascii="Times New Roman" w:hAnsi="Times New Roman" w:cs="Times New Roman"/>
          <w:sz w:val="22"/>
          <w:szCs w:val="22"/>
        </w:rPr>
      </w:pPr>
    </w:p>
    <w:p w:rsidR="00521112" w:rsidRDefault="00871206" w:rsidP="000D6978">
      <w:pPr>
        <w:pStyle w:val="PlainText"/>
        <w:rPr>
          <w:rFonts w:ascii="Times New Roman" w:hAnsi="Times New Roman" w:cs="Times New Roman"/>
          <w:sz w:val="22"/>
          <w:szCs w:val="22"/>
        </w:rPr>
      </w:pPr>
      <w:r w:rsidRPr="004070ED">
        <w:rPr>
          <w:rFonts w:ascii="Times New Roman" w:hAnsi="Times New Roman" w:cs="Times New Roman"/>
          <w:sz w:val="22"/>
          <w:szCs w:val="22"/>
          <w:u w:val="single"/>
        </w:rPr>
        <w:lastRenderedPageBreak/>
        <w:t xml:space="preserve">First </w:t>
      </w:r>
      <w:r w:rsidR="009E51FA" w:rsidRPr="004070ED">
        <w:rPr>
          <w:rFonts w:ascii="Times New Roman" w:hAnsi="Times New Roman" w:cs="Times New Roman"/>
          <w:sz w:val="22"/>
          <w:szCs w:val="22"/>
          <w:u w:val="single"/>
        </w:rPr>
        <w:t>column</w:t>
      </w:r>
      <w:r w:rsidR="009E51FA" w:rsidRPr="002D7363">
        <w:rPr>
          <w:rFonts w:ascii="Times New Roman" w:hAnsi="Times New Roman" w:cs="Times New Roman"/>
          <w:sz w:val="22"/>
          <w:szCs w:val="22"/>
        </w:rPr>
        <w:t>:</w:t>
      </w:r>
      <w:r w:rsidRPr="002D7363">
        <w:rPr>
          <w:rFonts w:ascii="Times New Roman" w:hAnsi="Times New Roman" w:cs="Times New Roman"/>
          <w:sz w:val="22"/>
          <w:szCs w:val="22"/>
        </w:rPr>
        <w:t xml:space="preserve"> To be used for entering the "default" value of the edible</w:t>
      </w:r>
      <w:r w:rsidR="002D7363">
        <w:rPr>
          <w:rFonts w:ascii="Times New Roman" w:hAnsi="Times New Roman" w:cs="Times New Roman"/>
          <w:sz w:val="22"/>
          <w:szCs w:val="22"/>
        </w:rPr>
        <w:t xml:space="preserve"> </w:t>
      </w:r>
      <w:r w:rsidRPr="002D7363">
        <w:rPr>
          <w:rFonts w:ascii="Times New Roman" w:hAnsi="Times New Roman" w:cs="Times New Roman"/>
          <w:sz w:val="22"/>
          <w:szCs w:val="22"/>
        </w:rPr>
        <w:t xml:space="preserve">part coefficient. A default value is required when </w:t>
      </w:r>
      <w:ins w:id="11" w:author="Genevieve Nicolas" w:date="2015-06-19T16:09:00Z">
        <w:r w:rsidR="001216F8">
          <w:rPr>
            <w:rFonts w:ascii="Times New Roman" w:hAnsi="Times New Roman" w:cs="Times New Roman"/>
            <w:sz w:val="22"/>
            <w:szCs w:val="22"/>
          </w:rPr>
          <w:t xml:space="preserve">none of </w:t>
        </w:r>
      </w:ins>
      <w:r w:rsidRPr="002D7363">
        <w:rPr>
          <w:rFonts w:ascii="Times New Roman" w:hAnsi="Times New Roman" w:cs="Times New Roman"/>
          <w:sz w:val="22"/>
          <w:szCs w:val="22"/>
        </w:rPr>
        <w:t>the</w:t>
      </w:r>
      <w:r w:rsidR="005A4D07">
        <w:rPr>
          <w:rFonts w:ascii="Times New Roman" w:hAnsi="Times New Roman" w:cs="Times New Roman"/>
          <w:sz w:val="22"/>
          <w:szCs w:val="22"/>
        </w:rPr>
        <w:t xml:space="preserve"> specific</w:t>
      </w:r>
      <w:r w:rsidRPr="002D7363">
        <w:rPr>
          <w:rFonts w:ascii="Times New Roman" w:hAnsi="Times New Roman" w:cs="Times New Roman"/>
          <w:sz w:val="22"/>
          <w:szCs w:val="22"/>
        </w:rPr>
        <w:t xml:space="preserve"> edible part </w:t>
      </w:r>
      <w:proofErr w:type="spellStart"/>
      <w:r w:rsidRPr="002D7363">
        <w:rPr>
          <w:rFonts w:ascii="Times New Roman" w:hAnsi="Times New Roman" w:cs="Times New Roman"/>
          <w:sz w:val="22"/>
          <w:szCs w:val="22"/>
        </w:rPr>
        <w:t>coefficients</w:t>
      </w:r>
      <w:del w:id="12" w:author="Genevieve Nicolas" w:date="2015-06-19T16:10:00Z">
        <w:r w:rsidRPr="002D7363" w:rsidDel="001216F8">
          <w:rPr>
            <w:rFonts w:ascii="Times New Roman" w:hAnsi="Times New Roman" w:cs="Times New Roman"/>
            <w:sz w:val="22"/>
            <w:szCs w:val="22"/>
          </w:rPr>
          <w:delText xml:space="preserve"> for </w:delText>
        </w:r>
        <w:r w:rsidR="00DE249F" w:rsidRPr="00DE249F" w:rsidDel="001216F8">
          <w:rPr>
            <w:rFonts w:ascii="Times New Roman" w:hAnsi="Times New Roman" w:cs="Times New Roman"/>
            <w:sz w:val="22"/>
            <w:szCs w:val="22"/>
            <w:highlight w:val="yellow"/>
          </w:rPr>
          <w:delText>physical state (facet 02)</w:delText>
        </w:r>
        <w:r w:rsidR="00DE249F" w:rsidDel="001216F8">
          <w:rPr>
            <w:rFonts w:ascii="Times New Roman" w:hAnsi="Times New Roman" w:cs="Times New Roman"/>
            <w:sz w:val="22"/>
            <w:szCs w:val="22"/>
          </w:rPr>
          <w:delText xml:space="preserve"> </w:delText>
        </w:r>
        <w:r w:rsidRPr="002D7363" w:rsidDel="001216F8">
          <w:rPr>
            <w:rFonts w:ascii="Times New Roman" w:hAnsi="Times New Roman" w:cs="Times New Roman"/>
            <w:sz w:val="22"/>
            <w:szCs w:val="22"/>
          </w:rPr>
          <w:delText>descriptors 18 "whole", 19 "filet" and 20 "slice/steak" are NOT</w:delText>
        </w:r>
        <w:r w:rsidR="007D25D5" w:rsidRPr="002D7363" w:rsidDel="001216F8">
          <w:rPr>
            <w:rFonts w:ascii="Times New Roman" w:hAnsi="Times New Roman" w:cs="Times New Roman"/>
            <w:sz w:val="22"/>
            <w:szCs w:val="22"/>
          </w:rPr>
          <w:delText xml:space="preserve"> </w:delText>
        </w:r>
        <w:r w:rsidR="005A4D07" w:rsidDel="001216F8">
          <w:rPr>
            <w:rFonts w:ascii="Times New Roman" w:hAnsi="Times New Roman" w:cs="Times New Roman"/>
            <w:sz w:val="22"/>
            <w:szCs w:val="22"/>
          </w:rPr>
          <w:delText>entered or do NOT apply</w:delText>
        </w:r>
      </w:del>
      <w:ins w:id="13" w:author="Viktoria Knaze" w:date="2015-06-18T15:00:00Z">
        <w:del w:id="14" w:author="Genevieve Nicolas" w:date="2015-06-19T16:10:00Z">
          <w:r w:rsidR="004F68B4" w:rsidDel="001216F8">
            <w:rPr>
              <w:rFonts w:ascii="Times New Roman" w:hAnsi="Times New Roman" w:cs="Times New Roman"/>
              <w:sz w:val="22"/>
              <w:szCs w:val="22"/>
            </w:rPr>
            <w:delText xml:space="preserve"> and if “canned” is not selected as the preservation method</w:delText>
          </w:r>
        </w:del>
      </w:ins>
      <w:ins w:id="15" w:author="Genevieve Nicolas" w:date="2015-06-19T16:10:00Z">
        <w:r w:rsidR="001216F8">
          <w:rPr>
            <w:rFonts w:ascii="Times New Roman" w:hAnsi="Times New Roman" w:cs="Times New Roman"/>
            <w:sz w:val="22"/>
            <w:szCs w:val="22"/>
          </w:rPr>
          <w:t>applies</w:t>
        </w:r>
      </w:ins>
      <w:proofErr w:type="spellEnd"/>
      <w:r w:rsidRPr="002D7363">
        <w:rPr>
          <w:rFonts w:ascii="Times New Roman" w:hAnsi="Times New Roman" w:cs="Times New Roman"/>
          <w:sz w:val="22"/>
          <w:szCs w:val="22"/>
        </w:rPr>
        <w:t xml:space="preserve">. </w:t>
      </w:r>
      <w:r w:rsidR="005A4D07">
        <w:rPr>
          <w:rFonts w:ascii="Times New Roman" w:hAnsi="Times New Roman" w:cs="Times New Roman"/>
          <w:sz w:val="22"/>
          <w:szCs w:val="22"/>
        </w:rPr>
        <w:t>Please refer to the FADEBYGROUP file of your project to know what descriptors are available besides those three physical states.</w:t>
      </w:r>
    </w:p>
    <w:p w:rsidR="005A4D07" w:rsidRPr="002D7363" w:rsidRDefault="005A4D07" w:rsidP="000D6978">
      <w:pPr>
        <w:pStyle w:val="PlainText"/>
        <w:rPr>
          <w:rFonts w:ascii="Times New Roman" w:hAnsi="Times New Roman" w:cs="Times New Roman"/>
          <w:sz w:val="22"/>
          <w:szCs w:val="22"/>
        </w:rPr>
      </w:pPr>
    </w:p>
    <w:p w:rsidR="00521112" w:rsidRPr="002D7363" w:rsidDel="001216F8" w:rsidRDefault="00871206" w:rsidP="000D6978">
      <w:pPr>
        <w:pStyle w:val="PlainText"/>
        <w:rPr>
          <w:del w:id="16" w:author="Genevieve Nicolas" w:date="2015-06-19T16:12:00Z"/>
          <w:rFonts w:ascii="Times New Roman" w:hAnsi="Times New Roman" w:cs="Times New Roman"/>
          <w:sz w:val="22"/>
          <w:szCs w:val="22"/>
        </w:rPr>
      </w:pPr>
      <w:r w:rsidRPr="004070ED">
        <w:rPr>
          <w:rFonts w:ascii="Times New Roman" w:hAnsi="Times New Roman" w:cs="Times New Roman"/>
          <w:sz w:val="22"/>
          <w:szCs w:val="22"/>
          <w:u w:val="single"/>
        </w:rPr>
        <w:t xml:space="preserve">Second </w:t>
      </w:r>
      <w:r w:rsidR="009E51FA" w:rsidRPr="004070ED">
        <w:rPr>
          <w:rFonts w:ascii="Times New Roman" w:hAnsi="Times New Roman" w:cs="Times New Roman"/>
          <w:sz w:val="22"/>
          <w:szCs w:val="22"/>
          <w:u w:val="single"/>
        </w:rPr>
        <w:t>column</w:t>
      </w:r>
      <w:r w:rsidR="009E51FA" w:rsidRPr="002D7363">
        <w:rPr>
          <w:rFonts w:ascii="Times New Roman" w:hAnsi="Times New Roman" w:cs="Times New Roman"/>
          <w:sz w:val="22"/>
          <w:szCs w:val="22"/>
        </w:rPr>
        <w:t>:</w:t>
      </w:r>
      <w:r w:rsidRPr="002D7363">
        <w:rPr>
          <w:rFonts w:ascii="Times New Roman" w:hAnsi="Times New Roman" w:cs="Times New Roman"/>
          <w:sz w:val="22"/>
          <w:szCs w:val="22"/>
        </w:rPr>
        <w:t xml:space="preserve"> To be used for entering the edible part coefficient corresponding to the WHOLE fish (descriptor 18)</w:t>
      </w:r>
      <w:ins w:id="17" w:author="Viktoria Knaze" w:date="2015-06-18T15:01:00Z">
        <w:del w:id="18" w:author="Genevieve Nicolas" w:date="2015-06-19T16:11:00Z">
          <w:r w:rsidR="004F68B4" w:rsidDel="001216F8">
            <w:rPr>
              <w:rFonts w:ascii="Times New Roman" w:hAnsi="Times New Roman" w:cs="Times New Roman"/>
              <w:sz w:val="22"/>
              <w:szCs w:val="22"/>
            </w:rPr>
            <w:delText xml:space="preserve">. </w:delText>
          </w:r>
        </w:del>
      </w:ins>
      <w:ins w:id="19" w:author="Viktoria Knaze" w:date="2015-06-18T15:05:00Z">
        <w:del w:id="20" w:author="Genevieve Nicolas" w:date="2015-06-19T16:11:00Z">
          <w:r w:rsidR="004F68B4" w:rsidDel="001216F8">
            <w:rPr>
              <w:rFonts w:ascii="Times New Roman" w:hAnsi="Times New Roman" w:cs="Times New Roman"/>
              <w:sz w:val="22"/>
              <w:szCs w:val="22"/>
            </w:rPr>
            <w:delText>However, t</w:delText>
          </w:r>
        </w:del>
      </w:ins>
      <w:ins w:id="21" w:author="Viktoria Knaze" w:date="2015-06-18T15:04:00Z">
        <w:del w:id="22" w:author="Genevieve Nicolas" w:date="2015-06-19T16:11:00Z">
          <w:r w:rsidR="004F68B4" w:rsidDel="001216F8">
            <w:rPr>
              <w:rFonts w:ascii="Times New Roman" w:hAnsi="Times New Roman" w:cs="Times New Roman"/>
              <w:sz w:val="22"/>
              <w:szCs w:val="22"/>
            </w:rPr>
            <w:delText xml:space="preserve">his coefficient will not be applied </w:delText>
          </w:r>
        </w:del>
      </w:ins>
      <w:ins w:id="23" w:author="Genevieve Nicolas" w:date="2015-06-19T16:12:00Z">
        <w:r w:rsidR="001216F8">
          <w:rPr>
            <w:rFonts w:ascii="Times New Roman" w:hAnsi="Times New Roman" w:cs="Times New Roman"/>
            <w:sz w:val="22"/>
            <w:szCs w:val="22"/>
          </w:rPr>
          <w:t xml:space="preserve"> </w:t>
        </w:r>
      </w:ins>
      <w:ins w:id="24" w:author="Viktoria Knaze" w:date="2015-06-18T15:04:00Z">
        <w:del w:id="25" w:author="Genevieve Nicolas" w:date="2015-06-19T16:12:00Z">
          <w:r w:rsidR="004F68B4" w:rsidDel="001216F8">
            <w:rPr>
              <w:rFonts w:ascii="Times New Roman" w:hAnsi="Times New Roman" w:cs="Times New Roman"/>
              <w:sz w:val="22"/>
              <w:szCs w:val="22"/>
            </w:rPr>
            <w:delText>if</w:delText>
          </w:r>
        </w:del>
      </w:ins>
      <w:ins w:id="26" w:author="Genevieve Nicolas" w:date="2015-06-19T16:12:00Z">
        <w:r w:rsidR="001216F8">
          <w:rPr>
            <w:rFonts w:ascii="Times New Roman" w:hAnsi="Times New Roman" w:cs="Times New Roman"/>
            <w:sz w:val="22"/>
            <w:szCs w:val="22"/>
          </w:rPr>
          <w:t>when</w:t>
        </w:r>
      </w:ins>
      <w:ins w:id="27" w:author="Viktoria Knaze" w:date="2015-06-18T15:04:00Z">
        <w:r w:rsidR="004F68B4">
          <w:rPr>
            <w:rFonts w:ascii="Times New Roman" w:hAnsi="Times New Roman" w:cs="Times New Roman"/>
            <w:sz w:val="22"/>
            <w:szCs w:val="22"/>
          </w:rPr>
          <w:t xml:space="preserve"> </w:t>
        </w:r>
      </w:ins>
      <w:ins w:id="28" w:author="Genevieve Nicolas" w:date="2015-06-19T16:12:00Z">
        <w:r w:rsidR="001216F8">
          <w:rPr>
            <w:rFonts w:ascii="Times New Roman" w:hAnsi="Times New Roman" w:cs="Times New Roman"/>
            <w:sz w:val="22"/>
            <w:szCs w:val="22"/>
          </w:rPr>
          <w:t xml:space="preserve">not described as </w:t>
        </w:r>
      </w:ins>
      <w:ins w:id="29" w:author="Viktoria Knaze" w:date="2015-06-18T15:05:00Z">
        <w:r w:rsidR="004F68B4">
          <w:rPr>
            <w:rFonts w:ascii="Times New Roman" w:hAnsi="Times New Roman" w:cs="Times New Roman"/>
            <w:sz w:val="22"/>
            <w:szCs w:val="22"/>
          </w:rPr>
          <w:t xml:space="preserve">“canned” </w:t>
        </w:r>
      </w:ins>
      <w:ins w:id="30" w:author="Viktoria Knaze" w:date="2015-06-18T15:06:00Z">
        <w:del w:id="31" w:author="Genevieve Nicolas" w:date="2015-06-19T16:12:00Z">
          <w:r w:rsidR="004F68B4" w:rsidDel="001216F8">
            <w:rPr>
              <w:rFonts w:ascii="Times New Roman" w:hAnsi="Times New Roman" w:cs="Times New Roman"/>
              <w:sz w:val="22"/>
              <w:szCs w:val="22"/>
            </w:rPr>
            <w:delText xml:space="preserve">as the preservation method </w:delText>
          </w:r>
        </w:del>
      </w:ins>
      <w:ins w:id="32" w:author="Viktoria Knaze" w:date="2015-06-18T15:05:00Z">
        <w:del w:id="33" w:author="Genevieve Nicolas" w:date="2015-06-19T16:12:00Z">
          <w:r w:rsidR="004F68B4" w:rsidDel="001216F8">
            <w:rPr>
              <w:rFonts w:ascii="Times New Roman" w:hAnsi="Times New Roman" w:cs="Times New Roman"/>
              <w:sz w:val="22"/>
              <w:szCs w:val="22"/>
            </w:rPr>
            <w:delText>is also described in combination.</w:delText>
          </w:r>
        </w:del>
      </w:ins>
    </w:p>
    <w:p w:rsidR="00521112" w:rsidRPr="002D7363" w:rsidRDefault="00521112" w:rsidP="000D6978">
      <w:pPr>
        <w:pStyle w:val="PlainText"/>
        <w:rPr>
          <w:rFonts w:ascii="Times New Roman" w:hAnsi="Times New Roman" w:cs="Times New Roman"/>
          <w:sz w:val="22"/>
          <w:szCs w:val="22"/>
        </w:rPr>
      </w:pPr>
    </w:p>
    <w:p w:rsidR="00521112" w:rsidRPr="002D7363" w:rsidDel="004F68B4" w:rsidRDefault="00871206" w:rsidP="000D6978">
      <w:pPr>
        <w:pStyle w:val="PlainText"/>
        <w:rPr>
          <w:del w:id="34" w:author="Viktoria Knaze" w:date="2015-06-18T15:06:00Z"/>
          <w:rFonts w:ascii="Times New Roman" w:hAnsi="Times New Roman" w:cs="Times New Roman"/>
          <w:sz w:val="22"/>
          <w:szCs w:val="22"/>
        </w:rPr>
      </w:pPr>
      <w:r w:rsidRPr="004070ED">
        <w:rPr>
          <w:rFonts w:ascii="Times New Roman" w:hAnsi="Times New Roman" w:cs="Times New Roman"/>
          <w:sz w:val="22"/>
          <w:szCs w:val="22"/>
          <w:u w:val="single"/>
        </w:rPr>
        <w:t xml:space="preserve">Third </w:t>
      </w:r>
      <w:r w:rsidR="009E51FA" w:rsidRPr="004070ED">
        <w:rPr>
          <w:rFonts w:ascii="Times New Roman" w:hAnsi="Times New Roman" w:cs="Times New Roman"/>
          <w:sz w:val="22"/>
          <w:szCs w:val="22"/>
          <w:u w:val="single"/>
        </w:rPr>
        <w:t>column</w:t>
      </w:r>
      <w:r w:rsidR="009E51FA" w:rsidRPr="002D7363">
        <w:rPr>
          <w:rFonts w:ascii="Times New Roman" w:hAnsi="Times New Roman" w:cs="Times New Roman"/>
          <w:sz w:val="22"/>
          <w:szCs w:val="22"/>
        </w:rPr>
        <w:t>:</w:t>
      </w:r>
      <w:r w:rsidRPr="002D7363">
        <w:rPr>
          <w:rFonts w:ascii="Times New Roman" w:hAnsi="Times New Roman" w:cs="Times New Roman"/>
          <w:sz w:val="22"/>
          <w:szCs w:val="22"/>
        </w:rPr>
        <w:t xml:space="preserve"> To be used for entering the edible part coefficient corresponding to the FILLET of fish (descriptor 19)</w:t>
      </w:r>
      <w:ins w:id="35" w:author="Genevieve Nicolas" w:date="2015-06-19T16:12:00Z">
        <w:r w:rsidR="001216F8">
          <w:rPr>
            <w:rFonts w:ascii="Times New Roman" w:hAnsi="Times New Roman" w:cs="Times New Roman"/>
            <w:sz w:val="22"/>
            <w:szCs w:val="22"/>
          </w:rPr>
          <w:t xml:space="preserve"> </w:t>
        </w:r>
      </w:ins>
      <w:ins w:id="36" w:author="Genevieve Nicolas" w:date="2015-06-19T16:13:00Z">
        <w:r w:rsidR="001216F8">
          <w:rPr>
            <w:rFonts w:ascii="Times New Roman" w:hAnsi="Times New Roman" w:cs="Times New Roman"/>
            <w:sz w:val="22"/>
            <w:szCs w:val="22"/>
          </w:rPr>
          <w:t>when not described as “canned”</w:t>
        </w:r>
      </w:ins>
      <w:r w:rsidRPr="002D7363">
        <w:rPr>
          <w:rFonts w:ascii="Times New Roman" w:hAnsi="Times New Roman" w:cs="Times New Roman"/>
          <w:sz w:val="22"/>
          <w:szCs w:val="22"/>
        </w:rPr>
        <w:t>. We propose to enter '1'</w:t>
      </w:r>
      <w:r w:rsidR="007D25D5" w:rsidRPr="002D7363">
        <w:rPr>
          <w:rFonts w:ascii="Times New Roman" w:hAnsi="Times New Roman" w:cs="Times New Roman"/>
          <w:sz w:val="22"/>
          <w:szCs w:val="22"/>
        </w:rPr>
        <w:t xml:space="preserve"> </w:t>
      </w:r>
      <w:r w:rsidRPr="002D7363">
        <w:rPr>
          <w:rFonts w:ascii="Times New Roman" w:hAnsi="Times New Roman" w:cs="Times New Roman"/>
          <w:sz w:val="22"/>
          <w:szCs w:val="22"/>
        </w:rPr>
        <w:t>if the fish is found in fillet</w:t>
      </w:r>
      <w:r w:rsidR="005A4D07">
        <w:rPr>
          <w:rFonts w:ascii="Times New Roman" w:hAnsi="Times New Roman" w:cs="Times New Roman"/>
          <w:sz w:val="22"/>
          <w:szCs w:val="22"/>
        </w:rPr>
        <w:t xml:space="preserve"> sold without skin or skin is eaten</w:t>
      </w:r>
      <w:r w:rsidRPr="002D7363">
        <w:rPr>
          <w:rFonts w:ascii="Times New Roman" w:hAnsi="Times New Roman" w:cs="Times New Roman"/>
          <w:sz w:val="22"/>
          <w:szCs w:val="22"/>
        </w:rPr>
        <w:t>.</w:t>
      </w:r>
      <w:ins w:id="37" w:author="Viktoria Knaze" w:date="2015-06-18T15:05:00Z">
        <w:r w:rsidR="004F68B4">
          <w:rPr>
            <w:rFonts w:ascii="Times New Roman" w:hAnsi="Times New Roman" w:cs="Times New Roman"/>
            <w:sz w:val="22"/>
            <w:szCs w:val="22"/>
          </w:rPr>
          <w:t xml:space="preserve"> </w:t>
        </w:r>
      </w:ins>
      <w:ins w:id="38" w:author="Viktoria Knaze" w:date="2015-06-18T15:06:00Z">
        <w:del w:id="39" w:author="Genevieve Nicolas" w:date="2015-06-19T16:13:00Z">
          <w:r w:rsidR="004F68B4" w:rsidDel="001216F8">
            <w:rPr>
              <w:rFonts w:ascii="Times New Roman" w:hAnsi="Times New Roman" w:cs="Times New Roman"/>
              <w:sz w:val="22"/>
              <w:szCs w:val="22"/>
            </w:rPr>
            <w:delText>However, this coefficient will not be applied if “canned” as the preservation method is also described in combination.</w:delText>
          </w:r>
        </w:del>
      </w:ins>
    </w:p>
    <w:p w:rsidR="00521112" w:rsidRPr="002D7363" w:rsidRDefault="00521112" w:rsidP="000D6978">
      <w:pPr>
        <w:pStyle w:val="PlainText"/>
        <w:rPr>
          <w:rFonts w:ascii="Times New Roman" w:hAnsi="Times New Roman" w:cs="Times New Roman"/>
          <w:sz w:val="22"/>
          <w:szCs w:val="22"/>
        </w:rPr>
      </w:pPr>
    </w:p>
    <w:p w:rsidR="00521112" w:rsidRPr="002D7363" w:rsidRDefault="00871206" w:rsidP="000D6978">
      <w:pPr>
        <w:pStyle w:val="PlainText"/>
        <w:rPr>
          <w:rFonts w:ascii="Times New Roman" w:hAnsi="Times New Roman" w:cs="Times New Roman"/>
          <w:sz w:val="22"/>
          <w:szCs w:val="22"/>
        </w:rPr>
      </w:pPr>
      <w:r w:rsidRPr="004070ED">
        <w:rPr>
          <w:rFonts w:ascii="Times New Roman" w:hAnsi="Times New Roman" w:cs="Times New Roman"/>
          <w:sz w:val="22"/>
          <w:szCs w:val="22"/>
          <w:u w:val="single"/>
        </w:rPr>
        <w:t xml:space="preserve">Fourth </w:t>
      </w:r>
      <w:r w:rsidR="009E51FA" w:rsidRPr="004070ED">
        <w:rPr>
          <w:rFonts w:ascii="Times New Roman" w:hAnsi="Times New Roman" w:cs="Times New Roman"/>
          <w:sz w:val="22"/>
          <w:szCs w:val="22"/>
          <w:u w:val="single"/>
        </w:rPr>
        <w:t>column</w:t>
      </w:r>
      <w:r w:rsidR="009E51FA" w:rsidRPr="002D7363">
        <w:rPr>
          <w:rFonts w:ascii="Times New Roman" w:hAnsi="Times New Roman" w:cs="Times New Roman"/>
          <w:sz w:val="22"/>
          <w:szCs w:val="22"/>
        </w:rPr>
        <w:t>:</w:t>
      </w:r>
      <w:r w:rsidRPr="002D7363">
        <w:rPr>
          <w:rFonts w:ascii="Times New Roman" w:hAnsi="Times New Roman" w:cs="Times New Roman"/>
          <w:sz w:val="22"/>
          <w:szCs w:val="22"/>
        </w:rPr>
        <w:t xml:space="preserve"> To be used for entering the edible part coefficient corresponding to the SLICE/STEAK of fish (descriptor 20)</w:t>
      </w:r>
      <w:ins w:id="40" w:author="Genevieve Nicolas" w:date="2015-06-19T16:13:00Z">
        <w:r w:rsidR="001216F8">
          <w:rPr>
            <w:rFonts w:ascii="Times New Roman" w:hAnsi="Times New Roman" w:cs="Times New Roman"/>
            <w:sz w:val="22"/>
            <w:szCs w:val="22"/>
          </w:rPr>
          <w:t xml:space="preserve"> when not described as “canned”</w:t>
        </w:r>
      </w:ins>
      <w:r w:rsidRPr="002D7363">
        <w:rPr>
          <w:rFonts w:ascii="Times New Roman" w:hAnsi="Times New Roman" w:cs="Times New Roman"/>
          <w:sz w:val="22"/>
          <w:szCs w:val="22"/>
        </w:rPr>
        <w:t xml:space="preserve">. </w:t>
      </w:r>
      <w:ins w:id="41" w:author="Viktoria Knaze" w:date="2015-06-18T15:06:00Z">
        <w:del w:id="42" w:author="Genevieve Nicolas" w:date="2015-06-19T16:13:00Z">
          <w:r w:rsidR="004F68B4" w:rsidDel="001216F8">
            <w:rPr>
              <w:rFonts w:ascii="Times New Roman" w:hAnsi="Times New Roman" w:cs="Times New Roman"/>
              <w:sz w:val="22"/>
              <w:szCs w:val="22"/>
            </w:rPr>
            <w:delText>However, this coefficient will not be applied if “canned” as the preservation method is also described in combination.</w:delText>
          </w:r>
        </w:del>
      </w:ins>
    </w:p>
    <w:p w:rsidR="00521112" w:rsidRPr="002D7363" w:rsidRDefault="00521112" w:rsidP="000D6978">
      <w:pPr>
        <w:pStyle w:val="PlainText"/>
        <w:rPr>
          <w:rFonts w:ascii="Times New Roman" w:hAnsi="Times New Roman" w:cs="Times New Roman"/>
          <w:sz w:val="22"/>
          <w:szCs w:val="22"/>
        </w:rPr>
      </w:pPr>
    </w:p>
    <w:p w:rsidR="00521112" w:rsidRPr="002D7363" w:rsidRDefault="00871206" w:rsidP="000D6978">
      <w:pPr>
        <w:pStyle w:val="PlainText"/>
        <w:rPr>
          <w:rFonts w:ascii="Times New Roman" w:hAnsi="Times New Roman" w:cs="Times New Roman"/>
          <w:sz w:val="22"/>
          <w:szCs w:val="22"/>
        </w:rPr>
      </w:pPr>
      <w:r w:rsidRPr="004070ED">
        <w:rPr>
          <w:rFonts w:ascii="Times New Roman" w:hAnsi="Times New Roman" w:cs="Times New Roman"/>
          <w:sz w:val="22"/>
          <w:szCs w:val="22"/>
          <w:u w:val="single"/>
        </w:rPr>
        <w:t xml:space="preserve">Fifth </w:t>
      </w:r>
      <w:r w:rsidR="009E51FA" w:rsidRPr="004070ED">
        <w:rPr>
          <w:rFonts w:ascii="Times New Roman" w:hAnsi="Times New Roman" w:cs="Times New Roman"/>
          <w:sz w:val="22"/>
          <w:szCs w:val="22"/>
          <w:u w:val="single"/>
        </w:rPr>
        <w:t>column</w:t>
      </w:r>
      <w:r w:rsidR="009E51FA" w:rsidRPr="002D7363">
        <w:rPr>
          <w:rFonts w:ascii="Times New Roman" w:hAnsi="Times New Roman" w:cs="Times New Roman"/>
          <w:sz w:val="22"/>
          <w:szCs w:val="22"/>
        </w:rPr>
        <w:t>:</w:t>
      </w:r>
      <w:r w:rsidRPr="002D7363">
        <w:rPr>
          <w:rFonts w:ascii="Times New Roman" w:hAnsi="Times New Roman" w:cs="Times New Roman"/>
          <w:sz w:val="22"/>
          <w:szCs w:val="22"/>
        </w:rPr>
        <w:t xml:space="preserve"> To be used for entering the edible part coefficient</w:t>
      </w:r>
      <w:r w:rsidR="004070ED">
        <w:rPr>
          <w:rFonts w:ascii="Times New Roman" w:hAnsi="Times New Roman" w:cs="Times New Roman"/>
          <w:sz w:val="22"/>
          <w:szCs w:val="22"/>
        </w:rPr>
        <w:t xml:space="preserve"> </w:t>
      </w:r>
      <w:r w:rsidRPr="002D7363">
        <w:rPr>
          <w:rFonts w:ascii="Times New Roman" w:hAnsi="Times New Roman" w:cs="Times New Roman"/>
          <w:sz w:val="22"/>
          <w:szCs w:val="22"/>
        </w:rPr>
        <w:t>corresponding to the CANNED fish (descriptor 01).</w:t>
      </w:r>
      <w:r w:rsidR="005A4D07" w:rsidRPr="005A4D07">
        <w:rPr>
          <w:rFonts w:ascii="Times New Roman" w:hAnsi="Times New Roman" w:cs="Times New Roman"/>
          <w:sz w:val="22"/>
          <w:szCs w:val="22"/>
        </w:rPr>
        <w:t xml:space="preserve"> </w:t>
      </w:r>
      <w:r w:rsidR="005A4D07" w:rsidRPr="002D7363">
        <w:rPr>
          <w:rFonts w:ascii="Times New Roman" w:hAnsi="Times New Roman" w:cs="Times New Roman"/>
          <w:sz w:val="22"/>
          <w:szCs w:val="22"/>
        </w:rPr>
        <w:t>We propose to enter '1'</w:t>
      </w:r>
      <w:r w:rsidR="005A4D07">
        <w:rPr>
          <w:rFonts w:ascii="Times New Roman" w:hAnsi="Times New Roman" w:cs="Times New Roman"/>
          <w:sz w:val="22"/>
          <w:szCs w:val="22"/>
        </w:rPr>
        <w:t>.</w:t>
      </w:r>
      <w:ins w:id="43" w:author="Viktoria Knaze" w:date="2015-06-18T15:03:00Z">
        <w:r w:rsidR="004F68B4">
          <w:rPr>
            <w:rFonts w:ascii="Times New Roman" w:hAnsi="Times New Roman" w:cs="Times New Roman"/>
            <w:sz w:val="22"/>
            <w:szCs w:val="22"/>
          </w:rPr>
          <w:t xml:space="preserve">  This coefficient takes precedence over the physical state descr</w:t>
        </w:r>
      </w:ins>
      <w:ins w:id="44" w:author="Viktoria Knaze" w:date="2015-06-18T15:04:00Z">
        <w:r w:rsidR="004F68B4">
          <w:rPr>
            <w:rFonts w:ascii="Times New Roman" w:hAnsi="Times New Roman" w:cs="Times New Roman"/>
            <w:sz w:val="22"/>
            <w:szCs w:val="22"/>
          </w:rPr>
          <w:t xml:space="preserve">iptors. For example, when the </w:t>
        </w:r>
      </w:ins>
      <w:ins w:id="45" w:author="Genevieve Nicolas" w:date="2015-06-19T16:15:00Z">
        <w:r w:rsidR="001216F8">
          <w:rPr>
            <w:rFonts w:ascii="Times New Roman" w:hAnsi="Times New Roman" w:cs="Times New Roman"/>
            <w:sz w:val="22"/>
            <w:szCs w:val="22"/>
          </w:rPr>
          <w:t>food is described as</w:t>
        </w:r>
      </w:ins>
      <w:ins w:id="46" w:author="Viktoria Knaze" w:date="2015-06-18T15:04:00Z">
        <w:del w:id="47" w:author="Genevieve Nicolas" w:date="2015-06-19T16:15:00Z">
          <w:r w:rsidR="004F68B4" w:rsidDel="001216F8">
            <w:rPr>
              <w:rFonts w:ascii="Times New Roman" w:hAnsi="Times New Roman" w:cs="Times New Roman"/>
              <w:sz w:val="22"/>
              <w:szCs w:val="22"/>
            </w:rPr>
            <w:delText>combination of the</w:delText>
          </w:r>
        </w:del>
        <w:r w:rsidR="004F68B4">
          <w:rPr>
            <w:rFonts w:ascii="Times New Roman" w:hAnsi="Times New Roman" w:cs="Times New Roman"/>
            <w:sz w:val="22"/>
            <w:szCs w:val="22"/>
          </w:rPr>
          <w:t xml:space="preserve"> </w:t>
        </w:r>
        <w:del w:id="48" w:author="Genevieve Nicolas" w:date="2015-06-19T16:16:00Z">
          <w:r w:rsidR="004F68B4" w:rsidDel="001216F8">
            <w:rPr>
              <w:rFonts w:ascii="Times New Roman" w:hAnsi="Times New Roman" w:cs="Times New Roman"/>
              <w:sz w:val="22"/>
              <w:szCs w:val="22"/>
            </w:rPr>
            <w:delText xml:space="preserve">physical state </w:delText>
          </w:r>
        </w:del>
        <w:r w:rsidR="004F68B4">
          <w:rPr>
            <w:rFonts w:ascii="Times New Roman" w:hAnsi="Times New Roman" w:cs="Times New Roman"/>
            <w:sz w:val="22"/>
            <w:szCs w:val="22"/>
          </w:rPr>
          <w:t xml:space="preserve">“whole” and </w:t>
        </w:r>
        <w:del w:id="49" w:author="Genevieve Nicolas" w:date="2015-06-19T16:15:00Z">
          <w:r w:rsidR="004F68B4" w:rsidDel="001216F8">
            <w:rPr>
              <w:rFonts w:ascii="Times New Roman" w:hAnsi="Times New Roman" w:cs="Times New Roman"/>
              <w:sz w:val="22"/>
              <w:szCs w:val="22"/>
            </w:rPr>
            <w:delText xml:space="preserve">then </w:delText>
          </w:r>
        </w:del>
        <w:r w:rsidR="004F68B4">
          <w:rPr>
            <w:rFonts w:ascii="Times New Roman" w:hAnsi="Times New Roman" w:cs="Times New Roman"/>
            <w:sz w:val="22"/>
            <w:szCs w:val="22"/>
          </w:rPr>
          <w:t>“canned”</w:t>
        </w:r>
        <w:del w:id="50" w:author="Genevieve Nicolas" w:date="2015-06-19T16:16:00Z">
          <w:r w:rsidR="004F68B4" w:rsidDel="001216F8">
            <w:rPr>
              <w:rFonts w:ascii="Times New Roman" w:hAnsi="Times New Roman" w:cs="Times New Roman"/>
              <w:sz w:val="22"/>
              <w:szCs w:val="22"/>
            </w:rPr>
            <w:delText xml:space="preserve"> for preservation method is selected</w:delText>
          </w:r>
        </w:del>
        <w:r w:rsidR="004F68B4">
          <w:rPr>
            <w:rFonts w:ascii="Times New Roman" w:hAnsi="Times New Roman" w:cs="Times New Roman"/>
            <w:sz w:val="22"/>
            <w:szCs w:val="22"/>
          </w:rPr>
          <w:t>, then the coefficient for “canned” will be applied.</w:t>
        </w:r>
      </w:ins>
    </w:p>
    <w:p w:rsidR="00521112" w:rsidRPr="002D7363" w:rsidRDefault="00521112" w:rsidP="000D6978">
      <w:pPr>
        <w:pStyle w:val="PlainText"/>
        <w:rPr>
          <w:rFonts w:ascii="Times New Roman" w:hAnsi="Times New Roman" w:cs="Times New Roman"/>
          <w:sz w:val="22"/>
          <w:szCs w:val="22"/>
        </w:rPr>
      </w:pPr>
    </w:p>
    <w:p w:rsidR="007D25D5" w:rsidRPr="002D7363" w:rsidRDefault="00871206" w:rsidP="000D6978">
      <w:pPr>
        <w:pStyle w:val="PlainText"/>
        <w:rPr>
          <w:rFonts w:ascii="Times New Roman" w:hAnsi="Times New Roman" w:cs="Times New Roman"/>
          <w:sz w:val="22"/>
          <w:szCs w:val="22"/>
        </w:rPr>
      </w:pPr>
      <w:r w:rsidRPr="002D7363">
        <w:rPr>
          <w:rFonts w:ascii="Times New Roman" w:hAnsi="Times New Roman" w:cs="Times New Roman"/>
          <w:sz w:val="22"/>
          <w:szCs w:val="22"/>
        </w:rPr>
        <w:t xml:space="preserve"> </w:t>
      </w:r>
    </w:p>
    <w:p w:rsidR="00521112" w:rsidRPr="002D7363" w:rsidRDefault="007D25D5" w:rsidP="0030065A">
      <w:pPr>
        <w:pStyle w:val="PlainText"/>
        <w:numPr>
          <w:ilvl w:val="0"/>
          <w:numId w:val="3"/>
        </w:numPr>
        <w:rPr>
          <w:rFonts w:ascii="Times New Roman" w:hAnsi="Times New Roman" w:cs="Times New Roman"/>
          <w:b/>
          <w:sz w:val="22"/>
          <w:szCs w:val="22"/>
        </w:rPr>
      </w:pPr>
      <w:r w:rsidRPr="002D7363">
        <w:rPr>
          <w:rFonts w:ascii="Times New Roman" w:hAnsi="Times New Roman" w:cs="Times New Roman"/>
          <w:b/>
          <w:sz w:val="22"/>
          <w:szCs w:val="22"/>
        </w:rPr>
        <w:t>W</w:t>
      </w:r>
      <w:r w:rsidR="00871206" w:rsidRPr="002D7363">
        <w:rPr>
          <w:rFonts w:ascii="Times New Roman" w:hAnsi="Times New Roman" w:cs="Times New Roman"/>
          <w:b/>
          <w:sz w:val="22"/>
          <w:szCs w:val="22"/>
        </w:rPr>
        <w:t>ORK TO BE DONE</w:t>
      </w:r>
    </w:p>
    <w:p w:rsidR="00521112" w:rsidRPr="002D7363" w:rsidRDefault="00871206" w:rsidP="000D6978">
      <w:pPr>
        <w:pStyle w:val="PlainText"/>
        <w:rPr>
          <w:rFonts w:ascii="Times New Roman" w:hAnsi="Times New Roman" w:cs="Times New Roman"/>
          <w:sz w:val="22"/>
          <w:szCs w:val="22"/>
        </w:rPr>
      </w:pPr>
      <w:r w:rsidRPr="002D7363">
        <w:rPr>
          <w:rFonts w:ascii="Times New Roman" w:hAnsi="Times New Roman" w:cs="Times New Roman"/>
          <w:sz w:val="22"/>
          <w:szCs w:val="22"/>
        </w:rPr>
        <w:t xml:space="preserve"> </w:t>
      </w:r>
    </w:p>
    <w:p w:rsidR="00521112" w:rsidRDefault="00871206" w:rsidP="00BF274C">
      <w:pPr>
        <w:pStyle w:val="PlainText"/>
        <w:numPr>
          <w:ilvl w:val="0"/>
          <w:numId w:val="2"/>
        </w:numPr>
        <w:rPr>
          <w:rFonts w:ascii="Times New Roman" w:hAnsi="Times New Roman" w:cs="Times New Roman"/>
          <w:sz w:val="22"/>
          <w:szCs w:val="22"/>
        </w:rPr>
      </w:pPr>
      <w:r w:rsidRPr="002D7363">
        <w:rPr>
          <w:rFonts w:ascii="Times New Roman" w:hAnsi="Times New Roman" w:cs="Times New Roman"/>
          <w:sz w:val="22"/>
          <w:szCs w:val="22"/>
        </w:rPr>
        <w:t>For each food item reported in the</w:t>
      </w:r>
      <w:r w:rsidR="007D25D5" w:rsidRPr="002D7363">
        <w:rPr>
          <w:rFonts w:ascii="Times New Roman" w:hAnsi="Times New Roman" w:cs="Times New Roman"/>
          <w:sz w:val="22"/>
          <w:szCs w:val="22"/>
        </w:rPr>
        <w:t xml:space="preserve"> EDIB file</w:t>
      </w:r>
      <w:r w:rsidRPr="002D7363">
        <w:rPr>
          <w:rFonts w:ascii="Times New Roman" w:hAnsi="Times New Roman" w:cs="Times New Roman"/>
          <w:sz w:val="22"/>
          <w:szCs w:val="22"/>
        </w:rPr>
        <w:t>, you have to check the corresponding edible part</w:t>
      </w:r>
      <w:r w:rsidR="00BF274C">
        <w:rPr>
          <w:rFonts w:ascii="Times New Roman" w:hAnsi="Times New Roman" w:cs="Times New Roman"/>
          <w:sz w:val="22"/>
          <w:szCs w:val="22"/>
        </w:rPr>
        <w:t xml:space="preserve"> </w:t>
      </w:r>
      <w:r w:rsidRPr="002D7363">
        <w:rPr>
          <w:rFonts w:ascii="Times New Roman" w:hAnsi="Times New Roman" w:cs="Times New Roman"/>
          <w:sz w:val="22"/>
          <w:szCs w:val="22"/>
        </w:rPr>
        <w:t>coefficient by using, as a help, the coefficients,</w:t>
      </w:r>
      <w:r w:rsidR="007D25D5" w:rsidRPr="002D7363">
        <w:rPr>
          <w:rFonts w:ascii="Times New Roman" w:hAnsi="Times New Roman" w:cs="Times New Roman"/>
          <w:sz w:val="22"/>
          <w:szCs w:val="22"/>
        </w:rPr>
        <w:t xml:space="preserve"> </w:t>
      </w:r>
      <w:r w:rsidRPr="002D7363">
        <w:rPr>
          <w:rFonts w:ascii="Times New Roman" w:hAnsi="Times New Roman" w:cs="Times New Roman"/>
          <w:sz w:val="22"/>
          <w:szCs w:val="22"/>
        </w:rPr>
        <w:t xml:space="preserve">comments and recommendations indicated in the </w:t>
      </w:r>
      <w:r w:rsidR="007D25D5" w:rsidRPr="002D7363">
        <w:rPr>
          <w:rFonts w:ascii="Times New Roman" w:hAnsi="Times New Roman" w:cs="Times New Roman"/>
          <w:sz w:val="22"/>
          <w:szCs w:val="22"/>
        </w:rPr>
        <w:t>section “</w:t>
      </w:r>
      <w:r w:rsidR="007D25D5" w:rsidRPr="002D7363">
        <w:rPr>
          <w:rFonts w:ascii="Times New Roman" w:hAnsi="Times New Roman" w:cs="Times New Roman"/>
          <w:b/>
          <w:sz w:val="22"/>
          <w:szCs w:val="22"/>
        </w:rPr>
        <w:t>Explanatory comments for edible coefficients and sources used”</w:t>
      </w:r>
      <w:r>
        <w:rPr>
          <w:rFonts w:ascii="Times New Roman" w:hAnsi="Times New Roman" w:cs="Times New Roman"/>
          <w:b/>
          <w:sz w:val="22"/>
          <w:szCs w:val="22"/>
        </w:rPr>
        <w:t xml:space="preserve"> </w:t>
      </w:r>
      <w:r w:rsidRPr="00871206">
        <w:rPr>
          <w:rFonts w:ascii="Times New Roman" w:hAnsi="Times New Roman" w:cs="Times New Roman"/>
          <w:sz w:val="22"/>
          <w:szCs w:val="22"/>
        </w:rPr>
        <w:t>below</w:t>
      </w:r>
      <w:r w:rsidRPr="002D7363">
        <w:rPr>
          <w:rFonts w:ascii="Times New Roman" w:hAnsi="Times New Roman" w:cs="Times New Roman"/>
          <w:sz w:val="22"/>
          <w:szCs w:val="22"/>
        </w:rPr>
        <w:t xml:space="preserve">. </w:t>
      </w:r>
    </w:p>
    <w:p w:rsidR="00BF274C" w:rsidRDefault="00871206" w:rsidP="00BF274C">
      <w:pPr>
        <w:pStyle w:val="PlainText"/>
        <w:numPr>
          <w:ilvl w:val="0"/>
          <w:numId w:val="2"/>
        </w:numPr>
        <w:rPr>
          <w:rFonts w:ascii="Times New Roman" w:hAnsi="Times New Roman" w:cs="Times New Roman"/>
          <w:sz w:val="22"/>
          <w:szCs w:val="22"/>
        </w:rPr>
      </w:pPr>
      <w:r w:rsidRPr="002D7363">
        <w:rPr>
          <w:rFonts w:ascii="Times New Roman" w:hAnsi="Times New Roman" w:cs="Times New Roman"/>
          <w:sz w:val="22"/>
          <w:szCs w:val="22"/>
        </w:rPr>
        <w:t xml:space="preserve">If a coefficient is not available in </w:t>
      </w:r>
      <w:r w:rsidR="007D25D5" w:rsidRPr="002D7363">
        <w:rPr>
          <w:rFonts w:ascii="Times New Roman" w:hAnsi="Times New Roman" w:cs="Times New Roman"/>
          <w:sz w:val="22"/>
          <w:szCs w:val="22"/>
        </w:rPr>
        <w:t>this section</w:t>
      </w:r>
      <w:r w:rsidRPr="002D7363">
        <w:rPr>
          <w:rFonts w:ascii="Times New Roman" w:hAnsi="Times New Roman" w:cs="Times New Roman"/>
          <w:sz w:val="22"/>
          <w:szCs w:val="22"/>
        </w:rPr>
        <w:t xml:space="preserve">, please try to find local data. </w:t>
      </w:r>
      <w:r w:rsidR="005A4D07">
        <w:rPr>
          <w:rFonts w:ascii="Times New Roman" w:hAnsi="Times New Roman" w:cs="Times New Roman"/>
          <w:sz w:val="22"/>
          <w:szCs w:val="22"/>
        </w:rPr>
        <w:t>Explain after</w:t>
      </w:r>
      <w:r w:rsidRPr="002D7363">
        <w:rPr>
          <w:rFonts w:ascii="Times New Roman" w:hAnsi="Times New Roman" w:cs="Times New Roman"/>
          <w:sz w:val="22"/>
          <w:szCs w:val="22"/>
        </w:rPr>
        <w:t xml:space="preserve"> a flag </w:t>
      </w:r>
      <w:r w:rsidR="005A4D07">
        <w:rPr>
          <w:rFonts w:ascii="Times New Roman" w:hAnsi="Times New Roman" w:cs="Times New Roman"/>
          <w:sz w:val="22"/>
          <w:szCs w:val="22"/>
        </w:rPr>
        <w:t>“</w:t>
      </w:r>
      <w:r w:rsidR="008142C4">
        <w:rPr>
          <w:rFonts w:ascii="Times New Roman" w:hAnsi="Times New Roman" w:cs="Times New Roman"/>
          <w:sz w:val="22"/>
          <w:szCs w:val="22"/>
        </w:rPr>
        <w:t>&amp;</w:t>
      </w:r>
      <w:r w:rsidR="005A4D07">
        <w:rPr>
          <w:rFonts w:ascii="Times New Roman" w:hAnsi="Times New Roman" w:cs="Times New Roman"/>
          <w:sz w:val="22"/>
          <w:szCs w:val="22"/>
        </w:rPr>
        <w:t xml:space="preserve">” </w:t>
      </w:r>
      <w:r w:rsidRPr="002D7363">
        <w:rPr>
          <w:rFonts w:ascii="Times New Roman" w:hAnsi="Times New Roman" w:cs="Times New Roman"/>
          <w:sz w:val="22"/>
          <w:szCs w:val="22"/>
        </w:rPr>
        <w:t xml:space="preserve">that the information is </w:t>
      </w:r>
      <w:r w:rsidR="00C42F1F">
        <w:rPr>
          <w:rFonts w:ascii="Times New Roman" w:hAnsi="Times New Roman" w:cs="Times New Roman"/>
          <w:sz w:val="22"/>
          <w:szCs w:val="22"/>
        </w:rPr>
        <w:t>missing</w:t>
      </w:r>
      <w:r w:rsidRPr="002D7363">
        <w:rPr>
          <w:rFonts w:ascii="Times New Roman" w:hAnsi="Times New Roman" w:cs="Times New Roman"/>
          <w:sz w:val="22"/>
          <w:szCs w:val="22"/>
        </w:rPr>
        <w:t xml:space="preserve"> in </w:t>
      </w:r>
      <w:r w:rsidR="007D25D5" w:rsidRPr="002D7363">
        <w:rPr>
          <w:rFonts w:ascii="Times New Roman" w:hAnsi="Times New Roman" w:cs="Times New Roman"/>
          <w:sz w:val="22"/>
          <w:szCs w:val="22"/>
        </w:rPr>
        <w:t>your EDIB file</w:t>
      </w:r>
      <w:r w:rsidRPr="002D7363">
        <w:rPr>
          <w:rFonts w:ascii="Times New Roman" w:hAnsi="Times New Roman" w:cs="Times New Roman"/>
          <w:sz w:val="22"/>
          <w:szCs w:val="22"/>
        </w:rPr>
        <w:t>.</w:t>
      </w:r>
      <w:r w:rsidR="00BF274C">
        <w:rPr>
          <w:rFonts w:ascii="Times New Roman" w:hAnsi="Times New Roman" w:cs="Times New Roman"/>
          <w:sz w:val="22"/>
          <w:szCs w:val="22"/>
        </w:rPr>
        <w:t xml:space="preserve"> </w:t>
      </w:r>
    </w:p>
    <w:p w:rsidR="00521112" w:rsidRDefault="00871206" w:rsidP="00BF274C">
      <w:pPr>
        <w:pStyle w:val="PlainText"/>
        <w:numPr>
          <w:ilvl w:val="0"/>
          <w:numId w:val="2"/>
        </w:numPr>
        <w:rPr>
          <w:rFonts w:ascii="Times New Roman" w:hAnsi="Times New Roman" w:cs="Times New Roman"/>
          <w:sz w:val="22"/>
          <w:szCs w:val="22"/>
        </w:rPr>
      </w:pPr>
      <w:r w:rsidRPr="002D7363">
        <w:rPr>
          <w:rFonts w:ascii="Times New Roman" w:hAnsi="Times New Roman" w:cs="Times New Roman"/>
          <w:sz w:val="22"/>
          <w:szCs w:val="22"/>
        </w:rPr>
        <w:t xml:space="preserve">If a food is </w:t>
      </w:r>
      <w:r w:rsidRPr="005F09EB">
        <w:rPr>
          <w:rFonts w:ascii="Times New Roman" w:hAnsi="Times New Roman" w:cs="Times New Roman"/>
          <w:b/>
          <w:sz w:val="22"/>
          <w:szCs w:val="22"/>
        </w:rPr>
        <w:t>not concerned</w:t>
      </w:r>
      <w:r w:rsidRPr="002D7363">
        <w:rPr>
          <w:rFonts w:ascii="Times New Roman" w:hAnsi="Times New Roman" w:cs="Times New Roman"/>
          <w:sz w:val="22"/>
          <w:szCs w:val="22"/>
        </w:rPr>
        <w:t xml:space="preserve"> by this type of coefficient, i.e. it is always 100%</w:t>
      </w:r>
      <w:r w:rsidR="007D25D5" w:rsidRPr="002D7363">
        <w:rPr>
          <w:rFonts w:ascii="Times New Roman" w:hAnsi="Times New Roman" w:cs="Times New Roman"/>
          <w:sz w:val="22"/>
          <w:szCs w:val="22"/>
        </w:rPr>
        <w:t xml:space="preserve"> </w:t>
      </w:r>
      <w:r w:rsidRPr="002D7363">
        <w:rPr>
          <w:rFonts w:ascii="Times New Roman" w:hAnsi="Times New Roman" w:cs="Times New Roman"/>
          <w:sz w:val="22"/>
          <w:szCs w:val="22"/>
        </w:rPr>
        <w:t xml:space="preserve">edible, you have to report </w:t>
      </w:r>
      <w:r w:rsidRPr="005F09EB">
        <w:rPr>
          <w:rFonts w:ascii="Times New Roman" w:hAnsi="Times New Roman" w:cs="Times New Roman"/>
          <w:b/>
          <w:sz w:val="22"/>
          <w:szCs w:val="22"/>
        </w:rPr>
        <w:t>0.__</w:t>
      </w:r>
      <w:r w:rsidRPr="002D7363">
        <w:rPr>
          <w:rFonts w:ascii="Times New Roman" w:hAnsi="Times New Roman" w:cs="Times New Roman"/>
          <w:sz w:val="22"/>
          <w:szCs w:val="22"/>
        </w:rPr>
        <w:t>. The food item will be removed from the file to be used for the interview</w:t>
      </w:r>
      <w:r w:rsidR="005F09EB">
        <w:rPr>
          <w:rFonts w:ascii="Times New Roman" w:hAnsi="Times New Roman" w:cs="Times New Roman"/>
          <w:sz w:val="22"/>
          <w:szCs w:val="22"/>
        </w:rPr>
        <w:t xml:space="preserve"> so that no question on whether the inedible is included in the quantity or not is asked</w:t>
      </w:r>
      <w:r w:rsidRPr="002D7363">
        <w:rPr>
          <w:rFonts w:ascii="Times New Roman" w:hAnsi="Times New Roman" w:cs="Times New Roman"/>
          <w:sz w:val="22"/>
          <w:szCs w:val="22"/>
        </w:rPr>
        <w:t>.</w:t>
      </w:r>
    </w:p>
    <w:p w:rsidR="005A4D07" w:rsidRPr="002D7363" w:rsidRDefault="005A4D07" w:rsidP="00BF274C">
      <w:pPr>
        <w:pStyle w:val="PlainText"/>
        <w:numPr>
          <w:ilvl w:val="0"/>
          <w:numId w:val="2"/>
        </w:numPr>
        <w:rPr>
          <w:rFonts w:ascii="Times New Roman" w:hAnsi="Times New Roman" w:cs="Times New Roman"/>
          <w:sz w:val="22"/>
          <w:szCs w:val="22"/>
        </w:rPr>
      </w:pPr>
      <w:r>
        <w:rPr>
          <w:rFonts w:ascii="Times New Roman" w:hAnsi="Times New Roman" w:cs="Times New Roman"/>
          <w:sz w:val="22"/>
          <w:szCs w:val="22"/>
        </w:rPr>
        <w:t>In case a food is missing – it has not been automatically included by IARC – you can enter it manually into the EDIB file (e.g. a cake with stone fruits in which stones are part of the cake).</w:t>
      </w:r>
    </w:p>
    <w:p w:rsidR="00521112" w:rsidRPr="002D7363" w:rsidRDefault="00521112" w:rsidP="000D6978">
      <w:pPr>
        <w:pStyle w:val="PlainText"/>
        <w:rPr>
          <w:rFonts w:ascii="Times New Roman" w:hAnsi="Times New Roman" w:cs="Times New Roman"/>
          <w:sz w:val="22"/>
          <w:szCs w:val="22"/>
        </w:rPr>
      </w:pPr>
    </w:p>
    <w:p w:rsidR="00521112" w:rsidRPr="002D7363" w:rsidRDefault="00521112" w:rsidP="000D6978">
      <w:pPr>
        <w:pStyle w:val="PlainText"/>
        <w:rPr>
          <w:rFonts w:ascii="Times New Roman" w:hAnsi="Times New Roman" w:cs="Times New Roman"/>
          <w:sz w:val="22"/>
          <w:szCs w:val="22"/>
        </w:rPr>
      </w:pPr>
    </w:p>
    <w:p w:rsidR="00521112" w:rsidRPr="002D7363" w:rsidRDefault="002D7363" w:rsidP="000D6978">
      <w:pPr>
        <w:pStyle w:val="PlainText"/>
        <w:rPr>
          <w:rFonts w:ascii="Times New Roman" w:hAnsi="Times New Roman" w:cs="Times New Roman"/>
          <w:sz w:val="22"/>
          <w:szCs w:val="22"/>
        </w:rPr>
      </w:pPr>
      <w:r w:rsidRPr="002D7363">
        <w:rPr>
          <w:rFonts w:ascii="Times New Roman" w:hAnsi="Times New Roman" w:cs="Times New Roman"/>
          <w:sz w:val="22"/>
          <w:szCs w:val="22"/>
        </w:rPr>
        <w:t>*</w:t>
      </w:r>
      <w:r w:rsidR="00871206" w:rsidRPr="002D7363">
        <w:rPr>
          <w:rFonts w:ascii="Times New Roman" w:hAnsi="Times New Roman" w:cs="Times New Roman"/>
          <w:sz w:val="22"/>
          <w:szCs w:val="22"/>
        </w:rPr>
        <w:t xml:space="preserve">SPECIAL CASE FOR </w:t>
      </w:r>
      <w:r w:rsidR="0030065A">
        <w:rPr>
          <w:rFonts w:ascii="Times New Roman" w:hAnsi="Times New Roman" w:cs="Times New Roman"/>
          <w:sz w:val="22"/>
          <w:szCs w:val="22"/>
        </w:rPr>
        <w:t>FISH*</w:t>
      </w:r>
    </w:p>
    <w:p w:rsidR="00521112" w:rsidRPr="002D7363" w:rsidRDefault="00521112" w:rsidP="000D6978">
      <w:pPr>
        <w:pStyle w:val="PlainText"/>
        <w:rPr>
          <w:rFonts w:ascii="Times New Roman" w:hAnsi="Times New Roman" w:cs="Times New Roman"/>
          <w:sz w:val="22"/>
          <w:szCs w:val="22"/>
        </w:rPr>
      </w:pPr>
    </w:p>
    <w:p w:rsidR="00521112" w:rsidRPr="002D7363" w:rsidRDefault="00871206" w:rsidP="00BF274C">
      <w:pPr>
        <w:pStyle w:val="PlainText"/>
        <w:numPr>
          <w:ilvl w:val="0"/>
          <w:numId w:val="1"/>
        </w:numPr>
        <w:rPr>
          <w:rFonts w:ascii="Times New Roman" w:hAnsi="Times New Roman" w:cs="Times New Roman"/>
          <w:sz w:val="22"/>
          <w:szCs w:val="22"/>
        </w:rPr>
      </w:pPr>
      <w:r w:rsidRPr="002D7363">
        <w:rPr>
          <w:rFonts w:ascii="Times New Roman" w:hAnsi="Times New Roman" w:cs="Times New Roman"/>
          <w:sz w:val="22"/>
          <w:szCs w:val="22"/>
        </w:rPr>
        <w:t>Indicate the specific coefficient corresponding to the physical state</w:t>
      </w:r>
      <w:r w:rsidR="00BF274C">
        <w:rPr>
          <w:rFonts w:ascii="Times New Roman" w:hAnsi="Times New Roman" w:cs="Times New Roman"/>
          <w:sz w:val="22"/>
          <w:szCs w:val="22"/>
        </w:rPr>
        <w:t xml:space="preserve"> </w:t>
      </w:r>
      <w:r w:rsidRPr="002D7363">
        <w:rPr>
          <w:rFonts w:ascii="Times New Roman" w:hAnsi="Times New Roman" w:cs="Times New Roman"/>
          <w:sz w:val="22"/>
          <w:szCs w:val="22"/>
        </w:rPr>
        <w:t>'whole' and if it applies, to other physical states.</w:t>
      </w:r>
      <w:r w:rsidR="00BF274C">
        <w:rPr>
          <w:rFonts w:ascii="Times New Roman" w:hAnsi="Times New Roman" w:cs="Times New Roman"/>
          <w:sz w:val="22"/>
          <w:szCs w:val="22"/>
        </w:rPr>
        <w:t xml:space="preserve"> </w:t>
      </w:r>
      <w:r w:rsidRPr="002D7363">
        <w:rPr>
          <w:rFonts w:ascii="Times New Roman" w:hAnsi="Times New Roman" w:cs="Times New Roman"/>
          <w:sz w:val="22"/>
          <w:szCs w:val="22"/>
        </w:rPr>
        <w:t xml:space="preserve"> </w:t>
      </w:r>
      <w:r w:rsidR="00BF274C">
        <w:rPr>
          <w:rFonts w:ascii="Times New Roman" w:hAnsi="Times New Roman" w:cs="Times New Roman"/>
          <w:sz w:val="22"/>
          <w:szCs w:val="22"/>
        </w:rPr>
        <w:t>D</w:t>
      </w:r>
      <w:r w:rsidRPr="002D7363">
        <w:rPr>
          <w:rFonts w:ascii="Times New Roman" w:hAnsi="Times New Roman" w:cs="Times New Roman"/>
          <w:sz w:val="22"/>
          <w:szCs w:val="22"/>
        </w:rPr>
        <w:t>o not hesitate to</w:t>
      </w:r>
      <w:r w:rsidR="00BF274C">
        <w:rPr>
          <w:rFonts w:ascii="Times New Roman" w:hAnsi="Times New Roman" w:cs="Times New Roman"/>
          <w:sz w:val="22"/>
          <w:szCs w:val="22"/>
        </w:rPr>
        <w:t xml:space="preserve"> </w:t>
      </w:r>
      <w:r w:rsidRPr="002D7363">
        <w:rPr>
          <w:rFonts w:ascii="Times New Roman" w:hAnsi="Times New Roman" w:cs="Times New Roman"/>
          <w:sz w:val="22"/>
          <w:szCs w:val="22"/>
        </w:rPr>
        <w:t>write 0.__ in a column corresponding to a physical state a fish is never found</w:t>
      </w:r>
      <w:r w:rsidR="007D25D5" w:rsidRPr="002D7363">
        <w:rPr>
          <w:rFonts w:ascii="Times New Roman" w:hAnsi="Times New Roman" w:cs="Times New Roman"/>
          <w:sz w:val="22"/>
          <w:szCs w:val="22"/>
        </w:rPr>
        <w:t xml:space="preserve"> </w:t>
      </w:r>
      <w:r w:rsidRPr="002D7363">
        <w:rPr>
          <w:rFonts w:ascii="Times New Roman" w:hAnsi="Times New Roman" w:cs="Times New Roman"/>
          <w:sz w:val="22"/>
          <w:szCs w:val="22"/>
        </w:rPr>
        <w:t>in.</w:t>
      </w:r>
    </w:p>
    <w:p w:rsidR="00521112" w:rsidRPr="002D7363" w:rsidRDefault="00871206" w:rsidP="00BF274C">
      <w:pPr>
        <w:pStyle w:val="PlainText"/>
        <w:numPr>
          <w:ilvl w:val="0"/>
          <w:numId w:val="1"/>
        </w:numPr>
        <w:rPr>
          <w:rFonts w:ascii="Times New Roman" w:hAnsi="Times New Roman" w:cs="Times New Roman"/>
          <w:sz w:val="22"/>
          <w:szCs w:val="22"/>
        </w:rPr>
      </w:pPr>
      <w:r w:rsidRPr="002D7363">
        <w:rPr>
          <w:rFonts w:ascii="Times New Roman" w:hAnsi="Times New Roman" w:cs="Times New Roman"/>
          <w:sz w:val="22"/>
          <w:szCs w:val="22"/>
        </w:rPr>
        <w:t>If you have filled one or several columns specific to physical states,</w:t>
      </w:r>
      <w:r w:rsidR="002D7363" w:rsidRPr="002D7363">
        <w:rPr>
          <w:rFonts w:ascii="Times New Roman" w:hAnsi="Times New Roman" w:cs="Times New Roman"/>
          <w:sz w:val="22"/>
          <w:szCs w:val="22"/>
        </w:rPr>
        <w:t xml:space="preserve"> </w:t>
      </w:r>
      <w:r w:rsidRPr="002D7363">
        <w:rPr>
          <w:rFonts w:ascii="Times New Roman" w:hAnsi="Times New Roman" w:cs="Times New Roman"/>
          <w:sz w:val="22"/>
          <w:szCs w:val="22"/>
        </w:rPr>
        <w:t>leave the 'default' column at 0.__. Otherwise, enter a coefficient to apply.</w:t>
      </w:r>
    </w:p>
    <w:p w:rsidR="00521112" w:rsidRPr="002D7363" w:rsidRDefault="00871206" w:rsidP="00BF274C">
      <w:pPr>
        <w:pStyle w:val="PlainText"/>
        <w:numPr>
          <w:ilvl w:val="0"/>
          <w:numId w:val="1"/>
        </w:numPr>
        <w:rPr>
          <w:rFonts w:ascii="Times New Roman" w:hAnsi="Times New Roman" w:cs="Times New Roman"/>
          <w:sz w:val="22"/>
          <w:szCs w:val="22"/>
        </w:rPr>
      </w:pPr>
      <w:r w:rsidRPr="002D7363">
        <w:rPr>
          <w:rFonts w:ascii="Times New Roman" w:hAnsi="Times New Roman" w:cs="Times New Roman"/>
          <w:sz w:val="22"/>
          <w:szCs w:val="22"/>
        </w:rPr>
        <w:t>If a fish may be "canned", you must write a value in this column.</w:t>
      </w:r>
    </w:p>
    <w:p w:rsidR="00521112" w:rsidRPr="002D7363" w:rsidRDefault="00521112" w:rsidP="000D6978">
      <w:pPr>
        <w:pStyle w:val="PlainText"/>
        <w:rPr>
          <w:rFonts w:ascii="Times New Roman" w:hAnsi="Times New Roman" w:cs="Times New Roman"/>
          <w:sz w:val="22"/>
          <w:szCs w:val="22"/>
        </w:rPr>
      </w:pPr>
    </w:p>
    <w:p w:rsidR="00521112" w:rsidRPr="002D7363" w:rsidRDefault="00521112" w:rsidP="000D6978">
      <w:pPr>
        <w:pStyle w:val="PlainText"/>
        <w:rPr>
          <w:rFonts w:ascii="Times New Roman" w:hAnsi="Times New Roman" w:cs="Times New Roman"/>
          <w:sz w:val="22"/>
          <w:szCs w:val="22"/>
        </w:rPr>
      </w:pPr>
    </w:p>
    <w:p w:rsidR="00521112" w:rsidRPr="002D7363" w:rsidRDefault="009E51FA" w:rsidP="005436F7">
      <w:pPr>
        <w:pStyle w:val="PlainText"/>
        <w:numPr>
          <w:ilvl w:val="0"/>
          <w:numId w:val="3"/>
        </w:numPr>
        <w:rPr>
          <w:rFonts w:ascii="Times New Roman" w:hAnsi="Times New Roman" w:cs="Times New Roman"/>
          <w:b/>
          <w:sz w:val="22"/>
          <w:szCs w:val="22"/>
        </w:rPr>
      </w:pPr>
      <w:r w:rsidRPr="002D7363">
        <w:rPr>
          <w:rFonts w:ascii="Times New Roman" w:hAnsi="Times New Roman" w:cs="Times New Roman"/>
          <w:b/>
          <w:sz w:val="22"/>
          <w:szCs w:val="22"/>
        </w:rPr>
        <w:t>Explanatory comments for edible coefficients and sources used</w:t>
      </w:r>
    </w:p>
    <w:p w:rsidR="00521112" w:rsidRPr="002D7363" w:rsidRDefault="00521112" w:rsidP="000D6978">
      <w:pPr>
        <w:pStyle w:val="PlainText"/>
        <w:rPr>
          <w:rFonts w:ascii="Times New Roman" w:hAnsi="Times New Roman" w:cs="Times New Roman"/>
          <w:sz w:val="22"/>
          <w:szCs w:val="22"/>
        </w:rPr>
      </w:pPr>
    </w:p>
    <w:p w:rsidR="00521112" w:rsidRPr="002D7363" w:rsidDel="007338F2" w:rsidRDefault="00C42F1F" w:rsidP="000D6978">
      <w:pPr>
        <w:pStyle w:val="PlainText"/>
        <w:rPr>
          <w:del w:id="51" w:author="Viktoria Knaze" w:date="2015-06-19T11:43:00Z"/>
          <w:rFonts w:ascii="Times New Roman" w:hAnsi="Times New Roman" w:cs="Times New Roman"/>
          <w:sz w:val="22"/>
          <w:szCs w:val="22"/>
        </w:rPr>
      </w:pPr>
      <w:r>
        <w:rPr>
          <w:rFonts w:ascii="Times New Roman" w:hAnsi="Times New Roman" w:cs="Times New Roman"/>
          <w:sz w:val="22"/>
          <w:szCs w:val="22"/>
        </w:rPr>
        <w:t xml:space="preserve">Edible part coefficients are suggested below for some common foods in Europe. </w:t>
      </w:r>
      <w:r w:rsidR="00871206" w:rsidRPr="002D7363">
        <w:rPr>
          <w:rFonts w:ascii="Times New Roman" w:hAnsi="Times New Roman" w:cs="Times New Roman"/>
          <w:sz w:val="22"/>
          <w:szCs w:val="22"/>
        </w:rPr>
        <w:t>Comments are given within each group or subgroup explaining to what the edible</w:t>
      </w:r>
      <w:r w:rsidR="007D25D5" w:rsidRPr="002D7363">
        <w:rPr>
          <w:rFonts w:ascii="Times New Roman" w:hAnsi="Times New Roman" w:cs="Times New Roman"/>
          <w:sz w:val="22"/>
          <w:szCs w:val="22"/>
        </w:rPr>
        <w:t xml:space="preserve"> </w:t>
      </w:r>
      <w:r w:rsidR="00871206" w:rsidRPr="002D7363">
        <w:rPr>
          <w:rFonts w:ascii="Times New Roman" w:hAnsi="Times New Roman" w:cs="Times New Roman"/>
          <w:sz w:val="22"/>
          <w:szCs w:val="22"/>
        </w:rPr>
        <w:t>coefficient exactly corresponds.</w:t>
      </w:r>
      <w:ins w:id="52" w:author="Viktoria Knaze" w:date="2015-06-19T11:40:00Z">
        <w:r w:rsidR="000A38F1">
          <w:rPr>
            <w:rFonts w:ascii="Times New Roman" w:hAnsi="Times New Roman" w:cs="Times New Roman"/>
            <w:sz w:val="22"/>
            <w:szCs w:val="22"/>
          </w:rPr>
          <w:t xml:space="preserve"> </w:t>
        </w:r>
      </w:ins>
    </w:p>
    <w:p w:rsidR="00521112" w:rsidRPr="002D7363" w:rsidRDefault="00521112" w:rsidP="000D6978">
      <w:pPr>
        <w:pStyle w:val="PlainText"/>
        <w:rPr>
          <w:rFonts w:ascii="Times New Roman" w:hAnsi="Times New Roman" w:cs="Times New Roman"/>
          <w:sz w:val="22"/>
          <w:szCs w:val="22"/>
        </w:rPr>
      </w:pPr>
    </w:p>
    <w:p w:rsidR="00521112" w:rsidRPr="002D7363" w:rsidRDefault="00871206" w:rsidP="000D6978">
      <w:pPr>
        <w:pStyle w:val="PlainText"/>
        <w:rPr>
          <w:rFonts w:ascii="Times New Roman" w:hAnsi="Times New Roman" w:cs="Times New Roman"/>
          <w:sz w:val="22"/>
          <w:szCs w:val="22"/>
        </w:rPr>
      </w:pPr>
      <w:r w:rsidRPr="002D7363">
        <w:rPr>
          <w:rFonts w:ascii="Times New Roman" w:hAnsi="Times New Roman" w:cs="Times New Roman"/>
          <w:sz w:val="22"/>
          <w:szCs w:val="22"/>
        </w:rPr>
        <w:lastRenderedPageBreak/>
        <w:t>For generic items the coefficient is obtained by a simple average of</w:t>
      </w:r>
      <w:r w:rsidR="00BF274C">
        <w:rPr>
          <w:rFonts w:ascii="Times New Roman" w:hAnsi="Times New Roman" w:cs="Times New Roman"/>
          <w:sz w:val="22"/>
          <w:szCs w:val="22"/>
        </w:rPr>
        <w:t xml:space="preserve"> </w:t>
      </w:r>
      <w:r w:rsidRPr="002D7363">
        <w:rPr>
          <w:rFonts w:ascii="Times New Roman" w:hAnsi="Times New Roman" w:cs="Times New Roman"/>
          <w:sz w:val="22"/>
          <w:szCs w:val="22"/>
        </w:rPr>
        <w:t>corresponding items of these generic items. When all the 24hr data are</w:t>
      </w:r>
      <w:r w:rsidR="00BF274C">
        <w:rPr>
          <w:rFonts w:ascii="Times New Roman" w:hAnsi="Times New Roman" w:cs="Times New Roman"/>
          <w:sz w:val="22"/>
          <w:szCs w:val="22"/>
        </w:rPr>
        <w:t xml:space="preserve"> </w:t>
      </w:r>
      <w:r w:rsidRPr="002D7363">
        <w:rPr>
          <w:rFonts w:ascii="Times New Roman" w:hAnsi="Times New Roman" w:cs="Times New Roman"/>
          <w:sz w:val="22"/>
          <w:szCs w:val="22"/>
        </w:rPr>
        <w:t>collected the value could be recalculated and weighted according the actual</w:t>
      </w:r>
      <w:r w:rsidR="007D25D5" w:rsidRPr="002D7363">
        <w:rPr>
          <w:rFonts w:ascii="Times New Roman" w:hAnsi="Times New Roman" w:cs="Times New Roman"/>
          <w:sz w:val="22"/>
          <w:szCs w:val="22"/>
        </w:rPr>
        <w:t xml:space="preserve"> </w:t>
      </w:r>
      <w:r w:rsidRPr="002D7363">
        <w:rPr>
          <w:rFonts w:ascii="Times New Roman" w:hAnsi="Times New Roman" w:cs="Times New Roman"/>
          <w:sz w:val="22"/>
          <w:szCs w:val="22"/>
        </w:rPr>
        <w:t>relative frequency of consumption of each of foods belonging to the generic</w:t>
      </w:r>
      <w:r w:rsidR="007D25D5" w:rsidRPr="002D7363">
        <w:rPr>
          <w:rFonts w:ascii="Times New Roman" w:hAnsi="Times New Roman" w:cs="Times New Roman"/>
          <w:sz w:val="22"/>
          <w:szCs w:val="22"/>
        </w:rPr>
        <w:t xml:space="preserve"> </w:t>
      </w:r>
      <w:r w:rsidRPr="002D7363">
        <w:rPr>
          <w:rFonts w:ascii="Times New Roman" w:hAnsi="Times New Roman" w:cs="Times New Roman"/>
          <w:sz w:val="22"/>
          <w:szCs w:val="22"/>
        </w:rPr>
        <w:t>food items.</w:t>
      </w:r>
    </w:p>
    <w:p w:rsidR="00521112" w:rsidRPr="002D7363" w:rsidRDefault="00521112" w:rsidP="000D6978">
      <w:pPr>
        <w:pStyle w:val="PlainText"/>
        <w:rPr>
          <w:rFonts w:ascii="Times New Roman" w:hAnsi="Times New Roman" w:cs="Times New Roman"/>
          <w:sz w:val="22"/>
          <w:szCs w:val="22"/>
        </w:rPr>
      </w:pPr>
    </w:p>
    <w:p w:rsidR="00521112" w:rsidRDefault="00C42F1F" w:rsidP="000D6978">
      <w:pPr>
        <w:pStyle w:val="PlainText"/>
        <w:rPr>
          <w:rFonts w:ascii="Times New Roman" w:hAnsi="Times New Roman" w:cs="Times New Roman"/>
          <w:sz w:val="22"/>
          <w:szCs w:val="22"/>
        </w:rPr>
      </w:pPr>
      <w:r>
        <w:rPr>
          <w:rFonts w:ascii="Times New Roman" w:hAnsi="Times New Roman" w:cs="Times New Roman"/>
          <w:sz w:val="22"/>
          <w:szCs w:val="22"/>
        </w:rPr>
        <w:t>Note that there must be</w:t>
      </w:r>
      <w:r w:rsidR="00871206" w:rsidRPr="002D7363">
        <w:rPr>
          <w:rFonts w:ascii="Times New Roman" w:hAnsi="Times New Roman" w:cs="Times New Roman"/>
          <w:sz w:val="22"/>
          <w:szCs w:val="22"/>
        </w:rPr>
        <w:t xml:space="preserve"> </w:t>
      </w:r>
      <w:r w:rsidRPr="002D7363">
        <w:rPr>
          <w:rFonts w:ascii="Times New Roman" w:hAnsi="Times New Roman" w:cs="Times New Roman"/>
          <w:sz w:val="22"/>
          <w:szCs w:val="22"/>
        </w:rPr>
        <w:t>correspondence</w:t>
      </w:r>
      <w:r w:rsidR="00871206" w:rsidRPr="002D7363">
        <w:rPr>
          <w:rFonts w:ascii="Times New Roman" w:hAnsi="Times New Roman" w:cs="Times New Roman"/>
          <w:sz w:val="22"/>
          <w:szCs w:val="22"/>
        </w:rPr>
        <w:t xml:space="preserve"> between the absolute weights reported in the </w:t>
      </w:r>
      <w:r>
        <w:rPr>
          <w:rFonts w:ascii="Times New Roman" w:hAnsi="Times New Roman" w:cs="Times New Roman"/>
          <w:sz w:val="22"/>
          <w:szCs w:val="22"/>
        </w:rPr>
        <w:t>FDSTDU file</w:t>
      </w:r>
      <w:r w:rsidR="00871206" w:rsidRPr="002D7363">
        <w:rPr>
          <w:rFonts w:ascii="Times New Roman" w:hAnsi="Times New Roman" w:cs="Times New Roman"/>
          <w:sz w:val="22"/>
          <w:szCs w:val="22"/>
        </w:rPr>
        <w:t xml:space="preserve"> (and item definition in the comment) and the edible</w:t>
      </w:r>
      <w:r w:rsidR="007D25D5" w:rsidRPr="002D7363">
        <w:rPr>
          <w:rFonts w:ascii="Times New Roman" w:hAnsi="Times New Roman" w:cs="Times New Roman"/>
          <w:sz w:val="22"/>
          <w:szCs w:val="22"/>
        </w:rPr>
        <w:t xml:space="preserve"> </w:t>
      </w:r>
      <w:r w:rsidR="00871206" w:rsidRPr="002D7363">
        <w:rPr>
          <w:rFonts w:ascii="Times New Roman" w:hAnsi="Times New Roman" w:cs="Times New Roman"/>
          <w:sz w:val="22"/>
          <w:szCs w:val="22"/>
        </w:rPr>
        <w:t xml:space="preserve">part coefficient reported here for the same food. </w:t>
      </w:r>
    </w:p>
    <w:p w:rsidR="00521112" w:rsidRPr="002D7363" w:rsidRDefault="00521112" w:rsidP="000D6978">
      <w:pPr>
        <w:pStyle w:val="PlainText"/>
        <w:rPr>
          <w:rFonts w:ascii="Times New Roman" w:hAnsi="Times New Roman" w:cs="Times New Roman"/>
          <w:sz w:val="22"/>
          <w:szCs w:val="22"/>
        </w:rPr>
      </w:pPr>
    </w:p>
    <w:p w:rsidR="00521112" w:rsidRPr="002D7363" w:rsidRDefault="00871206" w:rsidP="000D6978">
      <w:pPr>
        <w:pStyle w:val="PlainText"/>
        <w:rPr>
          <w:rFonts w:ascii="Times New Roman" w:hAnsi="Times New Roman" w:cs="Times New Roman"/>
          <w:sz w:val="22"/>
          <w:szCs w:val="22"/>
        </w:rPr>
      </w:pPr>
      <w:r w:rsidRPr="002D7363">
        <w:rPr>
          <w:rFonts w:ascii="Times New Roman" w:hAnsi="Times New Roman" w:cs="Times New Roman"/>
          <w:sz w:val="22"/>
          <w:szCs w:val="22"/>
        </w:rPr>
        <w:t xml:space="preserve">Source of the edible part coefficient: The main origins of the </w:t>
      </w:r>
      <w:r w:rsidR="007D25D5" w:rsidRPr="002D7363">
        <w:rPr>
          <w:rFonts w:ascii="Times New Roman" w:hAnsi="Times New Roman" w:cs="Times New Roman"/>
          <w:sz w:val="22"/>
          <w:szCs w:val="22"/>
        </w:rPr>
        <w:t>c</w:t>
      </w:r>
      <w:r w:rsidRPr="002D7363">
        <w:rPr>
          <w:rFonts w:ascii="Times New Roman" w:hAnsi="Times New Roman" w:cs="Times New Roman"/>
          <w:sz w:val="22"/>
          <w:szCs w:val="22"/>
        </w:rPr>
        <w:t>oefficients</w:t>
      </w:r>
      <w:r w:rsidR="007D25D5" w:rsidRPr="002D7363">
        <w:rPr>
          <w:rFonts w:ascii="Times New Roman" w:hAnsi="Times New Roman" w:cs="Times New Roman"/>
          <w:sz w:val="22"/>
          <w:szCs w:val="22"/>
        </w:rPr>
        <w:t xml:space="preserve"> </w:t>
      </w:r>
      <w:r w:rsidRPr="002D7363">
        <w:rPr>
          <w:rFonts w:ascii="Times New Roman" w:hAnsi="Times New Roman" w:cs="Times New Roman"/>
          <w:sz w:val="22"/>
          <w:szCs w:val="22"/>
        </w:rPr>
        <w:t>reported in this document are, in order of priorities:</w:t>
      </w:r>
    </w:p>
    <w:p w:rsidR="00521112" w:rsidRPr="002D7363" w:rsidRDefault="00871206" w:rsidP="000D6978">
      <w:pPr>
        <w:pStyle w:val="PlainText"/>
        <w:rPr>
          <w:rFonts w:ascii="Times New Roman" w:hAnsi="Times New Roman" w:cs="Times New Roman"/>
          <w:sz w:val="22"/>
          <w:szCs w:val="22"/>
        </w:rPr>
      </w:pPr>
      <w:r w:rsidRPr="002D7363">
        <w:rPr>
          <w:rFonts w:ascii="Times New Roman" w:hAnsi="Times New Roman" w:cs="Times New Roman"/>
          <w:sz w:val="22"/>
          <w:szCs w:val="22"/>
        </w:rPr>
        <w:t>- U.S.D.A.</w:t>
      </w:r>
    </w:p>
    <w:p w:rsidR="00521112" w:rsidRPr="002D7363" w:rsidRDefault="00871206" w:rsidP="000D6978">
      <w:pPr>
        <w:pStyle w:val="PlainText"/>
        <w:rPr>
          <w:rFonts w:ascii="Times New Roman" w:hAnsi="Times New Roman" w:cs="Times New Roman"/>
          <w:sz w:val="22"/>
          <w:szCs w:val="22"/>
        </w:rPr>
      </w:pPr>
      <w:r w:rsidRPr="002D7363">
        <w:rPr>
          <w:rFonts w:ascii="Times New Roman" w:hAnsi="Times New Roman" w:cs="Times New Roman"/>
          <w:sz w:val="22"/>
          <w:szCs w:val="22"/>
        </w:rPr>
        <w:t>- McCance and Widdowson's</w:t>
      </w:r>
    </w:p>
    <w:p w:rsidR="00521112" w:rsidRPr="002D7363" w:rsidRDefault="00871206" w:rsidP="000D6978">
      <w:pPr>
        <w:pStyle w:val="PlainText"/>
        <w:rPr>
          <w:rFonts w:ascii="Times New Roman" w:hAnsi="Times New Roman" w:cs="Times New Roman"/>
          <w:sz w:val="22"/>
          <w:szCs w:val="22"/>
        </w:rPr>
      </w:pPr>
      <w:r w:rsidRPr="002D7363">
        <w:rPr>
          <w:rFonts w:ascii="Times New Roman" w:hAnsi="Times New Roman" w:cs="Times New Roman"/>
          <w:sz w:val="22"/>
          <w:szCs w:val="22"/>
        </w:rPr>
        <w:t>- Data received from our Dutch colleagues.</w:t>
      </w:r>
    </w:p>
    <w:p w:rsidR="00521112" w:rsidRDefault="00521112" w:rsidP="000D6978">
      <w:pPr>
        <w:pStyle w:val="PlainText"/>
        <w:rPr>
          <w:ins w:id="53" w:author="Viktoria Knaze" w:date="2015-06-19T11:36:00Z"/>
          <w:rFonts w:ascii="Times New Roman" w:hAnsi="Times New Roman" w:cs="Times New Roman"/>
          <w:sz w:val="22"/>
          <w:szCs w:val="22"/>
        </w:rPr>
      </w:pPr>
    </w:p>
    <w:p w:rsidR="007338F2" w:rsidRPr="002D7363" w:rsidRDefault="000A38F1" w:rsidP="007338F2">
      <w:pPr>
        <w:pStyle w:val="PlainText"/>
        <w:rPr>
          <w:ins w:id="54" w:author="Viktoria Knaze" w:date="2015-06-19T11:43:00Z"/>
          <w:rFonts w:ascii="Times New Roman" w:hAnsi="Times New Roman" w:cs="Times New Roman"/>
          <w:sz w:val="22"/>
          <w:szCs w:val="22"/>
        </w:rPr>
      </w:pPr>
      <w:ins w:id="55" w:author="Viktoria Knaze" w:date="2015-06-19T11:36:00Z">
        <w:r>
          <w:rPr>
            <w:rFonts w:ascii="Times New Roman" w:hAnsi="Times New Roman" w:cs="Times New Roman"/>
            <w:sz w:val="22"/>
            <w:szCs w:val="22"/>
          </w:rPr>
          <w:t>However the</w:t>
        </w:r>
        <w:r w:rsidRPr="000A38F1">
          <w:t xml:space="preserve"> </w:t>
        </w:r>
        <w:r w:rsidRPr="000A38F1">
          <w:rPr>
            <w:rFonts w:ascii="Times New Roman" w:hAnsi="Times New Roman" w:cs="Times New Roman"/>
            <w:sz w:val="22"/>
            <w:szCs w:val="22"/>
          </w:rPr>
          <w:t xml:space="preserve">European publication from 1995 by L. Bergstrom published as part of FLAIR </w:t>
        </w:r>
        <w:proofErr w:type="spellStart"/>
        <w:r w:rsidRPr="000A38F1">
          <w:rPr>
            <w:rFonts w:ascii="Times New Roman" w:hAnsi="Times New Roman" w:cs="Times New Roman"/>
            <w:sz w:val="22"/>
            <w:szCs w:val="22"/>
          </w:rPr>
          <w:t>Eurofoods</w:t>
        </w:r>
        <w:proofErr w:type="spellEnd"/>
        <w:r w:rsidRPr="000A38F1">
          <w:rPr>
            <w:rFonts w:ascii="Times New Roman" w:hAnsi="Times New Roman" w:cs="Times New Roman"/>
            <w:sz w:val="22"/>
            <w:szCs w:val="22"/>
          </w:rPr>
          <w:t>-Enfant Project, tend</w:t>
        </w:r>
        <w:r>
          <w:rPr>
            <w:rFonts w:ascii="Times New Roman" w:hAnsi="Times New Roman" w:cs="Times New Roman"/>
            <w:sz w:val="22"/>
            <w:szCs w:val="22"/>
          </w:rPr>
          <w:t>s</w:t>
        </w:r>
        <w:r w:rsidRPr="000A38F1">
          <w:rPr>
            <w:rFonts w:ascii="Times New Roman" w:hAnsi="Times New Roman" w:cs="Times New Roman"/>
            <w:sz w:val="22"/>
            <w:szCs w:val="22"/>
          </w:rPr>
          <w:t xml:space="preserve"> to </w:t>
        </w:r>
        <w:r>
          <w:rPr>
            <w:rFonts w:ascii="Times New Roman" w:hAnsi="Times New Roman" w:cs="Times New Roman"/>
            <w:sz w:val="22"/>
            <w:szCs w:val="22"/>
          </w:rPr>
          <w:t xml:space="preserve">be used more </w:t>
        </w:r>
      </w:ins>
      <w:ins w:id="56" w:author="Viktoria Knaze" w:date="2015-06-19T11:38:00Z">
        <w:r>
          <w:rPr>
            <w:rFonts w:ascii="Times New Roman" w:hAnsi="Times New Roman" w:cs="Times New Roman"/>
            <w:sz w:val="22"/>
            <w:szCs w:val="22"/>
          </w:rPr>
          <w:t xml:space="preserve">now </w:t>
        </w:r>
      </w:ins>
      <w:ins w:id="57" w:author="Viktoria Knaze" w:date="2015-06-19T11:36:00Z">
        <w:r>
          <w:rPr>
            <w:rFonts w:ascii="Times New Roman" w:hAnsi="Times New Roman" w:cs="Times New Roman"/>
            <w:sz w:val="22"/>
            <w:szCs w:val="22"/>
          </w:rPr>
          <w:t xml:space="preserve">for European </w:t>
        </w:r>
      </w:ins>
      <w:ins w:id="58" w:author="Viktoria Knaze" w:date="2015-06-19T11:38:00Z">
        <w:r>
          <w:rPr>
            <w:rFonts w:ascii="Times New Roman" w:hAnsi="Times New Roman" w:cs="Times New Roman"/>
            <w:sz w:val="22"/>
            <w:szCs w:val="22"/>
          </w:rPr>
          <w:t>populations</w:t>
        </w:r>
      </w:ins>
      <w:ins w:id="59" w:author="Viktoria Knaze" w:date="2015-06-19T11:36:00Z">
        <w:r>
          <w:rPr>
            <w:rFonts w:ascii="Times New Roman" w:hAnsi="Times New Roman" w:cs="Times New Roman"/>
            <w:sz w:val="22"/>
            <w:szCs w:val="22"/>
          </w:rPr>
          <w:t xml:space="preserve"> because it includes </w:t>
        </w:r>
        <w:r w:rsidRPr="000A38F1">
          <w:rPr>
            <w:rFonts w:ascii="Times New Roman" w:hAnsi="Times New Roman" w:cs="Times New Roman"/>
            <w:sz w:val="22"/>
            <w:szCs w:val="22"/>
          </w:rPr>
          <w:t xml:space="preserve">more </w:t>
        </w:r>
      </w:ins>
      <w:ins w:id="60" w:author="Viktoria Knaze" w:date="2015-06-19T11:38:00Z">
        <w:r>
          <w:rPr>
            <w:rFonts w:ascii="Times New Roman" w:hAnsi="Times New Roman" w:cs="Times New Roman"/>
            <w:sz w:val="22"/>
            <w:szCs w:val="22"/>
          </w:rPr>
          <w:t xml:space="preserve">types of </w:t>
        </w:r>
      </w:ins>
      <w:ins w:id="61" w:author="Viktoria Knaze" w:date="2015-06-19T11:36:00Z">
        <w:r w:rsidRPr="000A38F1">
          <w:rPr>
            <w:rFonts w:ascii="Times New Roman" w:hAnsi="Times New Roman" w:cs="Times New Roman"/>
            <w:sz w:val="22"/>
            <w:szCs w:val="22"/>
          </w:rPr>
          <w:t>foods</w:t>
        </w:r>
      </w:ins>
      <w:ins w:id="62" w:author="Viktoria Knaze" w:date="2015-06-19T11:38:00Z">
        <w:r>
          <w:rPr>
            <w:rFonts w:ascii="Times New Roman" w:hAnsi="Times New Roman" w:cs="Times New Roman"/>
            <w:sz w:val="22"/>
            <w:szCs w:val="22"/>
          </w:rPr>
          <w:t>/dishes</w:t>
        </w:r>
      </w:ins>
      <w:ins w:id="63" w:author="Viktoria Knaze" w:date="2015-06-19T11:36:00Z">
        <w:r w:rsidRPr="000A38F1">
          <w:rPr>
            <w:rFonts w:ascii="Times New Roman" w:hAnsi="Times New Roman" w:cs="Times New Roman"/>
            <w:sz w:val="22"/>
            <w:szCs w:val="22"/>
          </w:rPr>
          <w:t xml:space="preserve"> </w:t>
        </w:r>
        <w:r>
          <w:rPr>
            <w:rFonts w:ascii="Times New Roman" w:hAnsi="Times New Roman" w:cs="Times New Roman"/>
            <w:sz w:val="22"/>
            <w:szCs w:val="22"/>
          </w:rPr>
          <w:t>from different databases</w:t>
        </w:r>
      </w:ins>
      <w:ins w:id="64" w:author="Viktoria Knaze" w:date="2015-06-19T11:39:00Z">
        <w:r>
          <w:rPr>
            <w:rFonts w:ascii="Times New Roman" w:hAnsi="Times New Roman" w:cs="Times New Roman"/>
            <w:sz w:val="22"/>
            <w:szCs w:val="22"/>
          </w:rPr>
          <w:t xml:space="preserve"> across Europe</w:t>
        </w:r>
      </w:ins>
      <w:ins w:id="65" w:author="Viktoria Knaze" w:date="2015-06-19T11:36:00Z">
        <w:r>
          <w:rPr>
            <w:rFonts w:ascii="Times New Roman" w:hAnsi="Times New Roman" w:cs="Times New Roman"/>
            <w:sz w:val="22"/>
            <w:szCs w:val="22"/>
          </w:rPr>
          <w:t xml:space="preserve"> and/</w:t>
        </w:r>
        <w:r w:rsidRPr="000A38F1">
          <w:rPr>
            <w:rFonts w:ascii="Times New Roman" w:hAnsi="Times New Roman" w:cs="Times New Roman"/>
            <w:sz w:val="22"/>
            <w:szCs w:val="22"/>
          </w:rPr>
          <w:t>or the edible coefficients are more adequate due to similar preparation of foods.  Feel free to use either one of them as you deem appropriate.</w:t>
        </w:r>
      </w:ins>
      <w:ins w:id="66" w:author="Viktoria Knaze" w:date="2015-06-19T11:37:00Z">
        <w:r>
          <w:rPr>
            <w:rFonts w:ascii="Times New Roman" w:hAnsi="Times New Roman" w:cs="Times New Roman"/>
            <w:sz w:val="22"/>
            <w:szCs w:val="22"/>
          </w:rPr>
          <w:t xml:space="preserve"> IARC can provide the USDA and L. Bergstrom publications in pdf format if needed.</w:t>
        </w:r>
      </w:ins>
      <w:ins w:id="67" w:author="Viktoria Knaze" w:date="2015-06-19T11:43:00Z">
        <w:r w:rsidR="007338F2">
          <w:rPr>
            <w:rFonts w:ascii="Times New Roman" w:hAnsi="Times New Roman" w:cs="Times New Roman"/>
            <w:sz w:val="22"/>
            <w:szCs w:val="22"/>
          </w:rPr>
          <w:t xml:space="preserve"> </w:t>
        </w:r>
        <w:r w:rsidR="007338F2" w:rsidRPr="000A38F1">
          <w:rPr>
            <w:rFonts w:ascii="Times New Roman" w:hAnsi="Times New Roman" w:cs="Times New Roman"/>
            <w:sz w:val="22"/>
            <w:szCs w:val="22"/>
          </w:rPr>
          <w:t xml:space="preserve">Remember that even though you may </w:t>
        </w:r>
        <w:r w:rsidR="007338F2">
          <w:rPr>
            <w:rFonts w:ascii="Times New Roman" w:hAnsi="Times New Roman" w:cs="Times New Roman"/>
            <w:sz w:val="22"/>
            <w:szCs w:val="22"/>
          </w:rPr>
          <w:t>find</w:t>
        </w:r>
        <w:r w:rsidR="007338F2" w:rsidRPr="000A38F1">
          <w:rPr>
            <w:rFonts w:ascii="Times New Roman" w:hAnsi="Times New Roman" w:cs="Times New Roman"/>
            <w:sz w:val="22"/>
            <w:szCs w:val="22"/>
          </w:rPr>
          <w:t xml:space="preserve"> the same food in another country, the edible parts consumed may differ </w:t>
        </w:r>
        <w:r w:rsidR="007338F2">
          <w:rPr>
            <w:rFonts w:ascii="Times New Roman" w:hAnsi="Times New Roman" w:cs="Times New Roman"/>
            <w:sz w:val="22"/>
            <w:szCs w:val="22"/>
          </w:rPr>
          <w:t xml:space="preserve">from your country </w:t>
        </w:r>
        <w:r w:rsidR="007338F2" w:rsidRPr="000A38F1">
          <w:rPr>
            <w:rFonts w:ascii="Times New Roman" w:hAnsi="Times New Roman" w:cs="Times New Roman"/>
            <w:sz w:val="22"/>
            <w:szCs w:val="22"/>
          </w:rPr>
          <w:t>depending on the</w:t>
        </w:r>
        <w:r w:rsidR="007338F2">
          <w:rPr>
            <w:rFonts w:ascii="Times New Roman" w:hAnsi="Times New Roman" w:cs="Times New Roman"/>
            <w:sz w:val="22"/>
            <w:szCs w:val="22"/>
          </w:rPr>
          <w:t xml:space="preserve"> </w:t>
        </w:r>
      </w:ins>
      <w:ins w:id="68" w:author="Genevieve Nicolas" w:date="2015-06-19T16:17:00Z">
        <w:r w:rsidR="004816A0">
          <w:rPr>
            <w:rFonts w:ascii="Times New Roman" w:hAnsi="Times New Roman" w:cs="Times New Roman"/>
            <w:sz w:val="22"/>
            <w:szCs w:val="22"/>
          </w:rPr>
          <w:t xml:space="preserve">market and </w:t>
        </w:r>
      </w:ins>
      <w:ins w:id="69" w:author="Viktoria Knaze" w:date="2015-06-19T11:43:00Z">
        <w:r w:rsidR="007338F2">
          <w:rPr>
            <w:rFonts w:ascii="Times New Roman" w:hAnsi="Times New Roman" w:cs="Times New Roman"/>
            <w:sz w:val="22"/>
            <w:szCs w:val="22"/>
          </w:rPr>
          <w:t>consumption habits</w:t>
        </w:r>
        <w:r w:rsidR="007338F2" w:rsidRPr="000A38F1">
          <w:rPr>
            <w:rFonts w:ascii="Times New Roman" w:hAnsi="Times New Roman" w:cs="Times New Roman"/>
            <w:sz w:val="22"/>
            <w:szCs w:val="22"/>
          </w:rPr>
          <w:t xml:space="preserve">. For example broccoli when trimmed </w:t>
        </w:r>
        <w:r w:rsidR="007338F2">
          <w:rPr>
            <w:rFonts w:ascii="Times New Roman" w:hAnsi="Times New Roman" w:cs="Times New Roman"/>
            <w:sz w:val="22"/>
            <w:szCs w:val="22"/>
          </w:rPr>
          <w:t xml:space="preserve">could mean that </w:t>
        </w:r>
        <w:r w:rsidR="007338F2" w:rsidRPr="000A38F1">
          <w:rPr>
            <w:rFonts w:ascii="Times New Roman" w:hAnsi="Times New Roman" w:cs="Times New Roman"/>
            <w:sz w:val="22"/>
            <w:szCs w:val="22"/>
          </w:rPr>
          <w:t xml:space="preserve">almost the whole stem of the broccoli </w:t>
        </w:r>
        <w:r w:rsidR="007338F2">
          <w:rPr>
            <w:rFonts w:ascii="Times New Roman" w:hAnsi="Times New Roman" w:cs="Times New Roman"/>
            <w:sz w:val="22"/>
            <w:szCs w:val="22"/>
          </w:rPr>
          <w:t xml:space="preserve">was removed </w:t>
        </w:r>
        <w:r w:rsidR="007338F2" w:rsidRPr="000A38F1">
          <w:rPr>
            <w:rFonts w:ascii="Times New Roman" w:hAnsi="Times New Roman" w:cs="Times New Roman"/>
            <w:sz w:val="22"/>
            <w:szCs w:val="22"/>
          </w:rPr>
          <w:t xml:space="preserve">leaving </w:t>
        </w:r>
        <w:r w:rsidR="007338F2">
          <w:rPr>
            <w:rFonts w:ascii="Times New Roman" w:hAnsi="Times New Roman" w:cs="Times New Roman"/>
            <w:sz w:val="22"/>
            <w:szCs w:val="22"/>
          </w:rPr>
          <w:t xml:space="preserve">just </w:t>
        </w:r>
        <w:r w:rsidR="007338F2" w:rsidRPr="000A38F1">
          <w:rPr>
            <w:rFonts w:ascii="Times New Roman" w:hAnsi="Times New Roman" w:cs="Times New Roman"/>
            <w:sz w:val="22"/>
            <w:szCs w:val="22"/>
          </w:rPr>
          <w:t xml:space="preserve">the head, usually the case </w:t>
        </w:r>
        <w:r w:rsidR="007338F2">
          <w:rPr>
            <w:rFonts w:ascii="Times New Roman" w:hAnsi="Times New Roman" w:cs="Times New Roman"/>
            <w:sz w:val="22"/>
            <w:szCs w:val="22"/>
          </w:rPr>
          <w:t>for</w:t>
        </w:r>
        <w:r w:rsidR="007338F2" w:rsidRPr="000A38F1">
          <w:rPr>
            <w:rFonts w:ascii="Times New Roman" w:hAnsi="Times New Roman" w:cs="Times New Roman"/>
            <w:sz w:val="22"/>
            <w:szCs w:val="22"/>
          </w:rPr>
          <w:t xml:space="preserve"> US consumers, while in some European countries the stem is commonly consumed and only a small end of the stem is trimmed. </w:t>
        </w:r>
        <w:r w:rsidR="007338F2">
          <w:rPr>
            <w:rFonts w:ascii="Times New Roman" w:hAnsi="Times New Roman" w:cs="Times New Roman"/>
            <w:sz w:val="22"/>
            <w:szCs w:val="22"/>
          </w:rPr>
          <w:t>Thus the edible coefficient reported would be quite different. Same goes for the meat cuts with</w:t>
        </w:r>
        <w:r w:rsidR="007338F2" w:rsidRPr="000A38F1">
          <w:rPr>
            <w:rFonts w:ascii="Times New Roman" w:hAnsi="Times New Roman" w:cs="Times New Roman"/>
            <w:sz w:val="22"/>
            <w:szCs w:val="22"/>
          </w:rPr>
          <w:t xml:space="preserve"> fat and skin consumption, etc.</w:t>
        </w:r>
      </w:ins>
      <w:ins w:id="70" w:author="Genevieve Nicolas" w:date="2015-06-19T16:19:00Z">
        <w:r w:rsidR="004816A0">
          <w:rPr>
            <w:rFonts w:ascii="Times New Roman" w:hAnsi="Times New Roman" w:cs="Times New Roman"/>
            <w:sz w:val="22"/>
            <w:szCs w:val="22"/>
          </w:rPr>
          <w:t xml:space="preserve"> Please remember that </w:t>
        </w:r>
      </w:ins>
      <w:ins w:id="71" w:author="Genevieve Nicolas" w:date="2015-06-19T17:05:00Z">
        <w:r w:rsidR="00311792">
          <w:rPr>
            <w:rFonts w:ascii="Times New Roman" w:hAnsi="Times New Roman" w:cs="Times New Roman"/>
            <w:sz w:val="22"/>
            <w:szCs w:val="22"/>
          </w:rPr>
          <w:t xml:space="preserve">for e.g. for </w:t>
        </w:r>
      </w:ins>
      <w:ins w:id="72" w:author="Genevieve Nicolas" w:date="2015-06-19T17:06:00Z">
        <w:r w:rsidR="00311792">
          <w:rPr>
            <w:rFonts w:ascii="Times New Roman" w:hAnsi="Times New Roman" w:cs="Times New Roman"/>
            <w:sz w:val="22"/>
            <w:szCs w:val="22"/>
          </w:rPr>
          <w:t xml:space="preserve">fruits, </w:t>
        </w:r>
      </w:ins>
      <w:ins w:id="73" w:author="Genevieve Nicolas" w:date="2015-06-19T17:05:00Z">
        <w:r w:rsidR="00311792">
          <w:rPr>
            <w:rFonts w:ascii="Times New Roman" w:hAnsi="Times New Roman" w:cs="Times New Roman"/>
            <w:sz w:val="22"/>
            <w:szCs w:val="22"/>
          </w:rPr>
          <w:t>vegetables</w:t>
        </w:r>
      </w:ins>
      <w:ins w:id="74" w:author="Genevieve Nicolas" w:date="2015-06-19T17:06:00Z">
        <w:r w:rsidR="00311792">
          <w:rPr>
            <w:rFonts w:ascii="Times New Roman" w:hAnsi="Times New Roman" w:cs="Times New Roman"/>
            <w:sz w:val="22"/>
            <w:szCs w:val="22"/>
          </w:rPr>
          <w:t>,</w:t>
        </w:r>
      </w:ins>
      <w:ins w:id="75" w:author="Genevieve Nicolas" w:date="2015-06-19T17:05:00Z">
        <w:r w:rsidR="00311792">
          <w:rPr>
            <w:rFonts w:ascii="Times New Roman" w:hAnsi="Times New Roman" w:cs="Times New Roman"/>
            <w:sz w:val="22"/>
            <w:szCs w:val="22"/>
          </w:rPr>
          <w:t xml:space="preserve"> meats</w:t>
        </w:r>
      </w:ins>
      <w:ins w:id="76" w:author="Genevieve Nicolas" w:date="2015-06-19T17:06:00Z">
        <w:r w:rsidR="00311792">
          <w:rPr>
            <w:rFonts w:ascii="Times New Roman" w:hAnsi="Times New Roman" w:cs="Times New Roman"/>
            <w:sz w:val="22"/>
            <w:szCs w:val="22"/>
          </w:rPr>
          <w:t>…</w:t>
        </w:r>
      </w:ins>
      <w:ins w:id="77" w:author="Genevieve Nicolas" w:date="2015-06-19T17:05:00Z">
        <w:r w:rsidR="00311792">
          <w:rPr>
            <w:rFonts w:ascii="Times New Roman" w:hAnsi="Times New Roman" w:cs="Times New Roman"/>
            <w:sz w:val="22"/>
            <w:szCs w:val="22"/>
          </w:rPr>
          <w:t xml:space="preserve"> you may enter</w:t>
        </w:r>
      </w:ins>
      <w:ins w:id="78" w:author="Genevieve Nicolas" w:date="2015-06-19T17:06:00Z">
        <w:r w:rsidR="00311792">
          <w:rPr>
            <w:rFonts w:ascii="Times New Roman" w:hAnsi="Times New Roman" w:cs="Times New Roman"/>
            <w:sz w:val="22"/>
            <w:szCs w:val="22"/>
          </w:rPr>
          <w:t xml:space="preserve"> one coefficient for “with skin” and for “without skin” if facet 13 Skin consumed is asked for</w:t>
        </w:r>
      </w:ins>
      <w:ins w:id="79" w:author="Genevieve Nicolas" w:date="2015-06-19T17:07:00Z">
        <w:r w:rsidR="00311792">
          <w:rPr>
            <w:rFonts w:ascii="Times New Roman" w:hAnsi="Times New Roman" w:cs="Times New Roman"/>
            <w:sz w:val="22"/>
            <w:szCs w:val="22"/>
          </w:rPr>
          <w:t xml:space="preserve"> that food. One of the two options will be the default one.</w:t>
        </w:r>
      </w:ins>
    </w:p>
    <w:p w:rsidR="000A38F1" w:rsidRPr="002D7363" w:rsidRDefault="000A38F1" w:rsidP="000D6978">
      <w:pPr>
        <w:pStyle w:val="PlainText"/>
        <w:rPr>
          <w:rFonts w:ascii="Times New Roman" w:hAnsi="Times New Roman" w:cs="Times New Roman"/>
          <w:sz w:val="22"/>
          <w:szCs w:val="22"/>
        </w:rPr>
      </w:pPr>
    </w:p>
    <w:p w:rsidR="00C42F1F" w:rsidRDefault="00C42F1F"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01       POTATOES AND OTHER TUBERS</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01 00    Unclassified                                 </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Other tubers n.s.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Potatoes, sweet                         0.90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Yam                                  </w:t>
      </w:r>
      <w:r w:rsidR="00BF274C" w:rsidRPr="00BF274C">
        <w:rPr>
          <w:rFonts w:ascii="Courier New" w:hAnsi="Courier New" w:cs="Courier New"/>
          <w:sz w:val="22"/>
          <w:szCs w:val="22"/>
        </w:rPr>
        <w:t xml:space="preserve">   </w:t>
      </w:r>
      <w:r w:rsidRPr="00BF274C">
        <w:rPr>
          <w:rFonts w:ascii="Courier New" w:hAnsi="Courier New" w:cs="Courier New"/>
          <w:sz w:val="22"/>
          <w:szCs w:val="22"/>
        </w:rPr>
        <w:t>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Cassava                              </w:t>
      </w:r>
      <w:r w:rsidR="00BF274C" w:rsidRPr="00BF274C">
        <w:rPr>
          <w:rFonts w:ascii="Courier New" w:hAnsi="Courier New" w:cs="Courier New"/>
          <w:sz w:val="22"/>
          <w:szCs w:val="22"/>
        </w:rPr>
        <w:t xml:space="preserve">   </w:t>
      </w:r>
      <w:r w:rsidRPr="00BF274C">
        <w:rPr>
          <w:rFonts w:ascii="Courier New" w:hAnsi="Courier New" w:cs="Courier New"/>
          <w:sz w:val="22"/>
          <w:szCs w:val="22"/>
        </w:rPr>
        <w:t>0.75</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01 01    Potatoes                                     </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Potatoes n.s.                       </w:t>
      </w:r>
      <w:r w:rsidR="00BF274C" w:rsidRPr="00BF274C">
        <w:rPr>
          <w:rFonts w:ascii="Courier New" w:hAnsi="Courier New" w:cs="Courier New"/>
          <w:sz w:val="22"/>
          <w:szCs w:val="22"/>
        </w:rPr>
        <w:t xml:space="preserve"> </w:t>
      </w:r>
      <w:r w:rsidRPr="00BF274C">
        <w:rPr>
          <w:rFonts w:ascii="Courier New" w:hAnsi="Courier New" w:cs="Courier New"/>
          <w:sz w:val="22"/>
          <w:szCs w:val="22"/>
        </w:rPr>
        <w:t xml:space="preserve">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Potatoes                             </w:t>
      </w:r>
      <w:r w:rsidR="00BF274C" w:rsidRPr="00BF274C">
        <w:rPr>
          <w:rFonts w:ascii="Courier New" w:hAnsi="Courier New" w:cs="Courier New"/>
          <w:sz w:val="22"/>
          <w:szCs w:val="22"/>
        </w:rPr>
        <w:t xml:space="preserve">   </w:t>
      </w:r>
      <w:r w:rsidRPr="00BF274C">
        <w:rPr>
          <w:rFonts w:ascii="Courier New" w:hAnsi="Courier New" w:cs="Courier New"/>
          <w:sz w:val="22"/>
          <w:szCs w:val="22"/>
        </w:rPr>
        <w:t>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French fries                         </w:t>
      </w:r>
      <w:r w:rsidR="00BF274C" w:rsidRPr="00BF274C">
        <w:rPr>
          <w:rFonts w:ascii="Courier New" w:hAnsi="Courier New" w:cs="Courier New"/>
          <w:sz w:val="22"/>
          <w:szCs w:val="22"/>
        </w:rPr>
        <w:t xml:space="preserve"> </w:t>
      </w:r>
      <w:r w:rsidRPr="00BF274C">
        <w:rPr>
          <w:rFonts w:ascii="Courier New" w:hAnsi="Courier New" w:cs="Courier New"/>
          <w:sz w:val="22"/>
          <w:szCs w:val="22"/>
        </w:rPr>
        <w:t xml:space="preserve">  0.__</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02       VEGETABLES</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02 00    UNCLASSIFIED, MIXED SALAD/VEGETABLES         </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02 01    LEAFY VEGETABLES (EXCEPT CABBAGES)           </w:t>
      </w:r>
    </w:p>
    <w:p w:rsidR="00521112" w:rsidRPr="00BF274C" w:rsidRDefault="009E51FA" w:rsidP="000D6978">
      <w:pPr>
        <w:pStyle w:val="PlainText"/>
        <w:rPr>
          <w:rFonts w:ascii="Times New Roman" w:hAnsi="Times New Roman" w:cs="Times New Roman"/>
          <w:sz w:val="22"/>
          <w:szCs w:val="22"/>
        </w:rPr>
      </w:pPr>
      <w:r w:rsidRPr="00BF274C">
        <w:rPr>
          <w:rFonts w:ascii="Times New Roman" w:hAnsi="Times New Roman" w:cs="Times New Roman"/>
          <w:sz w:val="22"/>
          <w:szCs w:val="22"/>
        </w:rPr>
        <w:t>Comments:</w:t>
      </w:r>
      <w:r w:rsidR="00871206" w:rsidRPr="00BF274C">
        <w:rPr>
          <w:rFonts w:ascii="Times New Roman" w:hAnsi="Times New Roman" w:cs="Times New Roman"/>
          <w:sz w:val="22"/>
          <w:szCs w:val="22"/>
        </w:rPr>
        <w:t xml:space="preserve"> The coefficient corresponds to outer leaves removed and ribs removed</w:t>
      </w:r>
      <w:r w:rsidR="00491CD0">
        <w:rPr>
          <w:rFonts w:ascii="Times New Roman" w:hAnsi="Times New Roman" w:cs="Times New Roman"/>
          <w:sz w:val="22"/>
          <w:szCs w:val="22"/>
        </w:rPr>
        <w:t>.</w:t>
      </w:r>
    </w:p>
    <w:p w:rsidR="00521112" w:rsidRPr="00347CC0"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lang w:val="es-ES"/>
        </w:rPr>
      </w:pPr>
      <w:r w:rsidRPr="009E51FA">
        <w:rPr>
          <w:rFonts w:ascii="Courier New" w:hAnsi="Courier New" w:cs="Courier New"/>
          <w:sz w:val="22"/>
          <w:szCs w:val="22"/>
          <w:lang w:val="es-ES"/>
        </w:rPr>
        <w:t>Leafy</w:t>
      </w:r>
      <w:r w:rsidRPr="00BF274C">
        <w:rPr>
          <w:rFonts w:ascii="Courier New" w:hAnsi="Courier New" w:cs="Courier New"/>
          <w:sz w:val="22"/>
          <w:szCs w:val="22"/>
          <w:lang w:val="es-ES"/>
        </w:rPr>
        <w:t xml:space="preserve"> vegetables n.s.</w:t>
      </w:r>
      <w:r w:rsidR="00BF274C" w:rsidRPr="00BF274C">
        <w:rPr>
          <w:rFonts w:ascii="Courier New" w:hAnsi="Courier New" w:cs="Courier New"/>
          <w:sz w:val="22"/>
          <w:szCs w:val="22"/>
          <w:lang w:val="es-ES"/>
        </w:rPr>
        <w:t xml:space="preserve">            </w:t>
      </w:r>
      <w:r w:rsidR="00491CD0">
        <w:rPr>
          <w:rFonts w:ascii="Courier New" w:hAnsi="Courier New" w:cs="Courier New"/>
          <w:sz w:val="22"/>
          <w:szCs w:val="22"/>
          <w:lang w:val="es-ES"/>
        </w:rPr>
        <w:t xml:space="preserve">      </w:t>
      </w:r>
      <w:r w:rsidR="00BF274C" w:rsidRPr="00BF274C">
        <w:rPr>
          <w:rFonts w:ascii="Courier New" w:hAnsi="Courier New" w:cs="Courier New"/>
          <w:sz w:val="22"/>
          <w:szCs w:val="22"/>
          <w:lang w:val="es-ES"/>
        </w:rPr>
        <w:t xml:space="preserve"> </w:t>
      </w:r>
      <w:r w:rsidRPr="00BF274C">
        <w:rPr>
          <w:rFonts w:ascii="Courier New" w:hAnsi="Courier New" w:cs="Courier New"/>
          <w:sz w:val="22"/>
          <w:szCs w:val="22"/>
          <w:lang w:val="es-ES"/>
        </w:rPr>
        <w:t>0.80</w:t>
      </w:r>
    </w:p>
    <w:p w:rsidR="00521112" w:rsidRPr="00BF274C" w:rsidRDefault="009E51FA" w:rsidP="000D6978">
      <w:pPr>
        <w:pStyle w:val="PlainText"/>
        <w:rPr>
          <w:rFonts w:ascii="Courier New" w:hAnsi="Courier New" w:cs="Courier New"/>
          <w:sz w:val="22"/>
          <w:szCs w:val="22"/>
          <w:lang w:val="es-ES"/>
        </w:rPr>
      </w:pPr>
      <w:r>
        <w:rPr>
          <w:rFonts w:ascii="Courier New" w:hAnsi="Courier New" w:cs="Courier New"/>
          <w:sz w:val="22"/>
          <w:szCs w:val="22"/>
          <w:lang w:val="es-ES"/>
        </w:rPr>
        <w:t>E</w:t>
      </w:r>
      <w:r w:rsidR="00871206" w:rsidRPr="00BF274C">
        <w:rPr>
          <w:rFonts w:ascii="Courier New" w:hAnsi="Courier New" w:cs="Courier New"/>
          <w:sz w:val="22"/>
          <w:szCs w:val="22"/>
          <w:lang w:val="es-ES"/>
        </w:rPr>
        <w:t>ndive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Chard                                   0.50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Chicory                                 0.90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Salad n.s.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Water cress                             0.60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Garden cress                            0.70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lastRenderedPageBreak/>
        <w:t>Lettuce, lambs                          0.95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Lettuce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Lettuce, curly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Lettuce, iceberg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Dandelion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Purslane                                0.95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Turnip tops                             0.90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Spinach                                 0.90</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02 02    Fruiting vegetables                          </w:t>
      </w:r>
    </w:p>
    <w:p w:rsidR="00521112" w:rsidRPr="00BF274C" w:rsidRDefault="009E51FA" w:rsidP="000D6978">
      <w:pPr>
        <w:pStyle w:val="PlainText"/>
        <w:rPr>
          <w:rFonts w:ascii="Times New Roman" w:hAnsi="Times New Roman" w:cs="Times New Roman"/>
          <w:sz w:val="22"/>
          <w:szCs w:val="22"/>
        </w:rPr>
      </w:pPr>
      <w:r w:rsidRPr="00BF274C">
        <w:rPr>
          <w:rFonts w:ascii="Times New Roman" w:hAnsi="Times New Roman" w:cs="Times New Roman"/>
          <w:sz w:val="22"/>
          <w:szCs w:val="22"/>
        </w:rPr>
        <w:t>Comments:</w:t>
      </w:r>
      <w:r w:rsidR="00871206" w:rsidRPr="00BF274C">
        <w:rPr>
          <w:rFonts w:ascii="Times New Roman" w:hAnsi="Times New Roman" w:cs="Times New Roman"/>
          <w:sz w:val="22"/>
          <w:szCs w:val="22"/>
        </w:rPr>
        <w:t xml:space="preserve"> The coefficient corresponds to ends trimmed</w:t>
      </w:r>
      <w:r w:rsidR="00BF274C">
        <w:rPr>
          <w:rFonts w:ascii="Times New Roman" w:hAnsi="Times New Roman" w:cs="Times New Roman"/>
          <w:sz w:val="22"/>
          <w:szCs w:val="22"/>
        </w:rPr>
        <w:t xml:space="preserve"> </w:t>
      </w:r>
      <w:r w:rsidR="00871206" w:rsidRPr="00BF274C">
        <w:rPr>
          <w:rFonts w:ascii="Times New Roman" w:hAnsi="Times New Roman" w:cs="Times New Roman"/>
          <w:sz w:val="22"/>
          <w:szCs w:val="22"/>
        </w:rPr>
        <w:t>stalk and seeds removed, peeled thickly (for pumpkin)</w:t>
      </w:r>
      <w:r w:rsidR="00491CD0">
        <w:rPr>
          <w:rFonts w:ascii="Times New Roman" w:hAnsi="Times New Roman" w:cs="Times New Roman"/>
          <w:sz w:val="22"/>
          <w:szCs w:val="22"/>
        </w:rPr>
        <w:t>.</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Fruiting vegetables n.s.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Artichoke                               0.45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Courgette                               0.90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Cucumber                                0.90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Gherkin                                 0.95</w:t>
      </w:r>
    </w:p>
    <w:p w:rsidR="00521112" w:rsidRPr="00BF274C" w:rsidRDefault="009E51FA" w:rsidP="000D6978">
      <w:pPr>
        <w:pStyle w:val="PlainText"/>
        <w:rPr>
          <w:rFonts w:ascii="Courier New" w:hAnsi="Courier New" w:cs="Courier New"/>
          <w:sz w:val="22"/>
          <w:szCs w:val="22"/>
        </w:rPr>
      </w:pPr>
      <w:r>
        <w:rPr>
          <w:rFonts w:ascii="Courier New" w:hAnsi="Courier New" w:cs="Courier New"/>
          <w:sz w:val="22"/>
          <w:szCs w:val="22"/>
        </w:rPr>
        <w:t>Egg</w:t>
      </w:r>
      <w:r w:rsidRPr="00BF274C">
        <w:rPr>
          <w:rFonts w:ascii="Courier New" w:hAnsi="Courier New" w:cs="Courier New"/>
          <w:sz w:val="22"/>
          <w:szCs w:val="22"/>
        </w:rPr>
        <w:t>plant</w:t>
      </w:r>
      <w:r w:rsidR="00871206" w:rsidRPr="00BF274C">
        <w:rPr>
          <w:rFonts w:ascii="Courier New" w:hAnsi="Courier New" w:cs="Courier New"/>
          <w:sz w:val="22"/>
          <w:szCs w:val="22"/>
        </w:rPr>
        <w:t xml:space="preserve">                             </w:t>
      </w:r>
      <w:r>
        <w:rPr>
          <w:rFonts w:ascii="Courier New" w:hAnsi="Courier New" w:cs="Courier New"/>
          <w:sz w:val="22"/>
          <w:szCs w:val="22"/>
        </w:rPr>
        <w:t xml:space="preserve"> </w:t>
      </w:r>
      <w:r w:rsidR="00871206" w:rsidRPr="00BF274C">
        <w:rPr>
          <w:rFonts w:ascii="Courier New" w:hAnsi="Courier New" w:cs="Courier New"/>
          <w:sz w:val="22"/>
          <w:szCs w:val="22"/>
        </w:rPr>
        <w:t xml:space="preserve">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French beans                            0.95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Pod, Mange-tout                         0.90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Cow peas in pod                         0.95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Runnerbeans, sliced                     0.95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Pumpkin                                 0.70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Red pepper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Sweet pepper n.s.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Sweet pepper, green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Sweet pepper, red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Sweet pepper, yellow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Tomato, n.s.                            0.95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Tomato, ordinary                        0.95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Tomato, beefsteak                       0.95</w:t>
      </w:r>
    </w:p>
    <w:p w:rsidR="00521112" w:rsidRPr="00BF274C" w:rsidRDefault="00871206" w:rsidP="000D6978">
      <w:pPr>
        <w:pStyle w:val="PlainText"/>
        <w:rPr>
          <w:rFonts w:ascii="Courier New" w:hAnsi="Courier New" w:cs="Courier New"/>
          <w:sz w:val="22"/>
          <w:szCs w:val="22"/>
          <w:lang w:val="es-ES"/>
        </w:rPr>
      </w:pPr>
      <w:r w:rsidRPr="00BF274C">
        <w:rPr>
          <w:rFonts w:ascii="Courier New" w:hAnsi="Courier New" w:cs="Courier New"/>
          <w:sz w:val="22"/>
          <w:szCs w:val="22"/>
          <w:lang w:val="es-ES"/>
        </w:rPr>
        <w:t>Tomato, cherry                          0.95</w:t>
      </w:r>
    </w:p>
    <w:p w:rsidR="00521112" w:rsidRPr="00BF274C" w:rsidRDefault="00871206" w:rsidP="000D6978">
      <w:pPr>
        <w:pStyle w:val="PlainText"/>
        <w:rPr>
          <w:rFonts w:ascii="Courier New" w:hAnsi="Courier New" w:cs="Courier New"/>
          <w:sz w:val="22"/>
          <w:szCs w:val="22"/>
          <w:lang w:val="es-ES"/>
        </w:rPr>
      </w:pPr>
      <w:r w:rsidRPr="00BF274C">
        <w:rPr>
          <w:rFonts w:ascii="Courier New" w:hAnsi="Courier New" w:cs="Courier New"/>
          <w:sz w:val="22"/>
          <w:szCs w:val="22"/>
          <w:lang w:val="es-ES"/>
        </w:rPr>
        <w:t>Avocado                                 0.70</w:t>
      </w:r>
    </w:p>
    <w:p w:rsidR="00521112" w:rsidRPr="00BF274C" w:rsidRDefault="00871206" w:rsidP="000D6978">
      <w:pPr>
        <w:pStyle w:val="PlainText"/>
        <w:rPr>
          <w:rFonts w:ascii="Courier New" w:hAnsi="Courier New" w:cs="Courier New"/>
          <w:sz w:val="22"/>
          <w:szCs w:val="22"/>
          <w:lang w:val="es-ES"/>
        </w:rPr>
      </w:pPr>
      <w:r w:rsidRPr="00BF274C">
        <w:rPr>
          <w:rFonts w:ascii="Courier New" w:hAnsi="Courier New" w:cs="Courier New"/>
          <w:sz w:val="22"/>
          <w:szCs w:val="22"/>
          <w:lang w:val="es-ES"/>
        </w:rPr>
        <w:t>Okra                                    0.75</w:t>
      </w:r>
    </w:p>
    <w:p w:rsidR="00521112" w:rsidRPr="00BF274C" w:rsidRDefault="00521112" w:rsidP="000D6978">
      <w:pPr>
        <w:pStyle w:val="PlainText"/>
        <w:rPr>
          <w:rFonts w:ascii="Courier New" w:hAnsi="Courier New" w:cs="Courier New"/>
          <w:sz w:val="22"/>
          <w:szCs w:val="22"/>
          <w:lang w:val="es-ES"/>
        </w:rPr>
      </w:pPr>
    </w:p>
    <w:p w:rsidR="00521112" w:rsidRPr="00BF274C" w:rsidRDefault="00871206" w:rsidP="000D6978">
      <w:pPr>
        <w:pStyle w:val="PlainText"/>
        <w:rPr>
          <w:rFonts w:ascii="Courier New" w:hAnsi="Courier New" w:cs="Courier New"/>
          <w:sz w:val="22"/>
          <w:szCs w:val="22"/>
          <w:lang w:val="es-ES"/>
        </w:rPr>
      </w:pPr>
      <w:r w:rsidRPr="00BF274C">
        <w:rPr>
          <w:rFonts w:ascii="Courier New" w:hAnsi="Courier New" w:cs="Courier New"/>
          <w:sz w:val="22"/>
          <w:szCs w:val="22"/>
          <w:lang w:val="es-ES"/>
        </w:rPr>
        <w:t xml:space="preserve">02 03    Root vegetables                              </w:t>
      </w:r>
    </w:p>
    <w:p w:rsidR="00521112" w:rsidRPr="00BF274C" w:rsidRDefault="00871206" w:rsidP="000D6978">
      <w:pPr>
        <w:pStyle w:val="PlainText"/>
        <w:rPr>
          <w:rFonts w:ascii="Times New Roman" w:hAnsi="Times New Roman" w:cs="Times New Roman"/>
          <w:sz w:val="22"/>
          <w:szCs w:val="22"/>
        </w:rPr>
      </w:pPr>
      <w:r w:rsidRPr="00BF274C">
        <w:rPr>
          <w:rFonts w:ascii="Times New Roman" w:hAnsi="Times New Roman" w:cs="Times New Roman"/>
          <w:sz w:val="22"/>
          <w:szCs w:val="22"/>
        </w:rPr>
        <w:t>Comments : The coefficient corresponds to top and root trimmed peeled if necessary, ends trimmed.</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Root vegetables n.s.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Beetroot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Carrot                                  0.90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Celeriac                                0.70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Kohlrabi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Radish                                  0.90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Salsify                                 0.65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Radish, winter/black                    0.90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Swede                                   0.80</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02 04    Cabbages                                     </w:t>
      </w:r>
    </w:p>
    <w:p w:rsidR="00521112" w:rsidRPr="00BF274C" w:rsidRDefault="00871206" w:rsidP="000D6978">
      <w:pPr>
        <w:pStyle w:val="PlainText"/>
        <w:rPr>
          <w:rFonts w:ascii="Times New Roman" w:hAnsi="Times New Roman" w:cs="Times New Roman"/>
          <w:sz w:val="22"/>
          <w:szCs w:val="22"/>
        </w:rPr>
      </w:pPr>
      <w:r w:rsidRPr="00BF274C">
        <w:rPr>
          <w:rFonts w:ascii="Times New Roman" w:hAnsi="Times New Roman" w:cs="Times New Roman"/>
          <w:sz w:val="22"/>
          <w:szCs w:val="22"/>
        </w:rPr>
        <w:t>Comments : The coefficient corresponds to tough stems removed</w:t>
      </w:r>
      <w:r w:rsidR="002D7363" w:rsidRPr="00BF274C">
        <w:rPr>
          <w:rFonts w:ascii="Times New Roman" w:hAnsi="Times New Roman" w:cs="Times New Roman"/>
          <w:sz w:val="22"/>
          <w:szCs w:val="22"/>
        </w:rPr>
        <w:t xml:space="preserve"> </w:t>
      </w:r>
      <w:r w:rsidRPr="00BF274C">
        <w:rPr>
          <w:rFonts w:ascii="Times New Roman" w:hAnsi="Times New Roman" w:cs="Times New Roman"/>
          <w:sz w:val="22"/>
          <w:szCs w:val="22"/>
        </w:rPr>
        <w:t>base trimmed, outer leaves removed. For some foods a second</w:t>
      </w:r>
      <w:r w:rsidR="002D7363" w:rsidRPr="00BF274C">
        <w:rPr>
          <w:rFonts w:ascii="Times New Roman" w:hAnsi="Times New Roman" w:cs="Times New Roman"/>
          <w:sz w:val="22"/>
          <w:szCs w:val="22"/>
        </w:rPr>
        <w:t xml:space="preserve"> </w:t>
      </w:r>
      <w:r w:rsidRPr="00BF274C">
        <w:rPr>
          <w:rFonts w:ascii="Times New Roman" w:hAnsi="Times New Roman" w:cs="Times New Roman"/>
          <w:sz w:val="22"/>
          <w:szCs w:val="22"/>
        </w:rPr>
        <w:t>coefficient, with higher percentage of waste, is proposed. According</w:t>
      </w:r>
      <w:r w:rsidR="002D7363" w:rsidRPr="00BF274C">
        <w:rPr>
          <w:rFonts w:ascii="Times New Roman" w:hAnsi="Times New Roman" w:cs="Times New Roman"/>
          <w:sz w:val="22"/>
          <w:szCs w:val="22"/>
        </w:rPr>
        <w:t xml:space="preserve"> </w:t>
      </w:r>
      <w:r w:rsidRPr="00BF274C">
        <w:rPr>
          <w:rFonts w:ascii="Times New Roman" w:hAnsi="Times New Roman" w:cs="Times New Roman"/>
          <w:sz w:val="22"/>
          <w:szCs w:val="22"/>
        </w:rPr>
        <w:t>to how thes</w:t>
      </w:r>
      <w:r w:rsidR="002D7363" w:rsidRPr="00BF274C">
        <w:rPr>
          <w:rFonts w:ascii="Times New Roman" w:hAnsi="Times New Roman" w:cs="Times New Roman"/>
          <w:sz w:val="22"/>
          <w:szCs w:val="22"/>
        </w:rPr>
        <w:t xml:space="preserve">e </w:t>
      </w:r>
      <w:r w:rsidRPr="00BF274C">
        <w:rPr>
          <w:rFonts w:ascii="Times New Roman" w:hAnsi="Times New Roman" w:cs="Times New Roman"/>
          <w:sz w:val="22"/>
          <w:szCs w:val="22"/>
        </w:rPr>
        <w:t>products are more frequently available on the market,</w:t>
      </w:r>
      <w:r w:rsidR="002D7363" w:rsidRPr="00BF274C">
        <w:rPr>
          <w:rFonts w:ascii="Times New Roman" w:hAnsi="Times New Roman" w:cs="Times New Roman"/>
          <w:sz w:val="22"/>
          <w:szCs w:val="22"/>
        </w:rPr>
        <w:t xml:space="preserve"> </w:t>
      </w:r>
      <w:r w:rsidRPr="00BF274C">
        <w:rPr>
          <w:rFonts w:ascii="Times New Roman" w:hAnsi="Times New Roman" w:cs="Times New Roman"/>
          <w:sz w:val="22"/>
          <w:szCs w:val="22"/>
        </w:rPr>
        <w:t xml:space="preserve">you have to decide whether you prefer to use the first or </w:t>
      </w:r>
      <w:r w:rsidR="009E51FA" w:rsidRPr="00BF274C">
        <w:rPr>
          <w:rFonts w:ascii="Times New Roman" w:hAnsi="Times New Roman" w:cs="Times New Roman"/>
          <w:sz w:val="22"/>
          <w:szCs w:val="22"/>
        </w:rPr>
        <w:t>second (</w:t>
      </w:r>
      <w:r w:rsidRPr="00BF274C">
        <w:rPr>
          <w:rFonts w:ascii="Times New Roman" w:hAnsi="Times New Roman" w:cs="Times New Roman"/>
          <w:sz w:val="22"/>
          <w:szCs w:val="22"/>
        </w:rPr>
        <w:t>or an average) coefficient.</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Cabbage n.s.                            0.77</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lastRenderedPageBreak/>
        <w:t xml:space="preserve">Broccoli              </w:t>
      </w:r>
      <w:r w:rsidR="00BF274C">
        <w:rPr>
          <w:rFonts w:ascii="Courier New" w:hAnsi="Courier New" w:cs="Courier New"/>
          <w:sz w:val="22"/>
          <w:szCs w:val="22"/>
        </w:rPr>
        <w:t xml:space="preserve">                  0.70    0.40 </w:t>
      </w:r>
      <w:r w:rsidRPr="00BF274C">
        <w:rPr>
          <w:rFonts w:ascii="Times New Roman" w:hAnsi="Times New Roman" w:cs="Times New Roman"/>
          <w:sz w:val="22"/>
          <w:szCs w:val="22"/>
        </w:rPr>
        <w:t>tough stems</w:t>
      </w:r>
      <w:r w:rsidR="002D7363" w:rsidRPr="00BF274C">
        <w:rPr>
          <w:rFonts w:ascii="Times New Roman" w:hAnsi="Times New Roman" w:cs="Times New Roman"/>
          <w:sz w:val="22"/>
          <w:szCs w:val="22"/>
        </w:rPr>
        <w:t xml:space="preserve"> </w:t>
      </w:r>
      <w:r w:rsidRPr="00BF274C">
        <w:rPr>
          <w:rFonts w:ascii="Times New Roman" w:hAnsi="Times New Roman" w:cs="Times New Roman"/>
          <w:sz w:val="22"/>
          <w:szCs w:val="22"/>
        </w:rPr>
        <w:t>remove</w:t>
      </w:r>
      <w:r w:rsidR="002D7363" w:rsidRPr="00BF274C">
        <w:rPr>
          <w:rFonts w:ascii="Times New Roman" w:hAnsi="Times New Roman" w:cs="Times New Roman"/>
          <w:sz w:val="22"/>
          <w:szCs w:val="22"/>
        </w:rPr>
        <w:t>d</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Cauliflower           </w:t>
      </w:r>
      <w:r w:rsidR="00BF274C">
        <w:rPr>
          <w:rFonts w:ascii="Courier New" w:hAnsi="Courier New" w:cs="Courier New"/>
          <w:sz w:val="22"/>
          <w:szCs w:val="22"/>
        </w:rPr>
        <w:t xml:space="preserve">                  0.75    0.45 </w:t>
      </w:r>
      <w:r w:rsidRPr="00BF274C">
        <w:rPr>
          <w:rFonts w:ascii="Times New Roman" w:hAnsi="Times New Roman" w:cs="Times New Roman"/>
          <w:sz w:val="22"/>
          <w:szCs w:val="22"/>
        </w:rPr>
        <w:t>floret only</w:t>
      </w:r>
    </w:p>
    <w:p w:rsidR="00521112" w:rsidRPr="00BF274C" w:rsidRDefault="00871206" w:rsidP="000D6978">
      <w:pPr>
        <w:pStyle w:val="PlainText"/>
        <w:rPr>
          <w:rFonts w:ascii="Times New Roman" w:hAnsi="Times New Roman" w:cs="Times New Roman"/>
          <w:sz w:val="22"/>
          <w:szCs w:val="22"/>
        </w:rPr>
      </w:pPr>
      <w:r w:rsidRPr="00BF274C">
        <w:rPr>
          <w:rFonts w:ascii="Courier New" w:hAnsi="Courier New" w:cs="Courier New"/>
          <w:sz w:val="22"/>
          <w:szCs w:val="22"/>
        </w:rPr>
        <w:t>Cabbage, chinese                        0.85    0.50</w:t>
      </w:r>
      <w:r w:rsidR="00BF274C">
        <w:rPr>
          <w:rFonts w:ascii="Courier New" w:hAnsi="Courier New" w:cs="Courier New"/>
          <w:sz w:val="22"/>
          <w:szCs w:val="22"/>
        </w:rPr>
        <w:t xml:space="preserve"> </w:t>
      </w:r>
      <w:r w:rsidRPr="00BF274C">
        <w:rPr>
          <w:rFonts w:ascii="Times New Roman" w:hAnsi="Times New Roman" w:cs="Times New Roman"/>
          <w:sz w:val="22"/>
          <w:szCs w:val="22"/>
        </w:rPr>
        <w:t>base trimmed</w:t>
      </w:r>
      <w:r w:rsidR="002D7363" w:rsidRPr="00BF274C">
        <w:rPr>
          <w:rFonts w:ascii="Times New Roman" w:hAnsi="Times New Roman" w:cs="Times New Roman"/>
          <w:sz w:val="22"/>
          <w:szCs w:val="22"/>
        </w:rPr>
        <w:t xml:space="preserve"> </w:t>
      </w:r>
      <w:r w:rsidRPr="00BF274C">
        <w:rPr>
          <w:rFonts w:ascii="Times New Roman" w:hAnsi="Times New Roman" w:cs="Times New Roman"/>
          <w:sz w:val="22"/>
          <w:szCs w:val="22"/>
        </w:rPr>
        <w:t>outer leave removed</w:t>
      </w:r>
    </w:p>
    <w:p w:rsidR="00521112" w:rsidRPr="00BF274C" w:rsidRDefault="00871206" w:rsidP="000D6978">
      <w:pPr>
        <w:pStyle w:val="PlainText"/>
        <w:rPr>
          <w:rFonts w:ascii="Times New Roman" w:hAnsi="Times New Roman" w:cs="Times New Roman"/>
          <w:sz w:val="22"/>
          <w:szCs w:val="22"/>
        </w:rPr>
      </w:pPr>
      <w:r w:rsidRPr="00BF274C">
        <w:rPr>
          <w:rFonts w:ascii="Courier New" w:hAnsi="Courier New" w:cs="Courier New"/>
          <w:sz w:val="22"/>
          <w:szCs w:val="22"/>
        </w:rPr>
        <w:t xml:space="preserve">Curly kale                  </w:t>
      </w:r>
      <w:r w:rsidR="00BF274C">
        <w:rPr>
          <w:rFonts w:ascii="Courier New" w:hAnsi="Courier New" w:cs="Courier New"/>
          <w:sz w:val="22"/>
          <w:szCs w:val="22"/>
        </w:rPr>
        <w:t xml:space="preserve">            0.85    0.55 </w:t>
      </w:r>
      <w:r w:rsidRPr="00BF274C">
        <w:rPr>
          <w:rFonts w:ascii="Times New Roman" w:hAnsi="Times New Roman" w:cs="Times New Roman"/>
          <w:sz w:val="22"/>
          <w:szCs w:val="22"/>
        </w:rPr>
        <w:t>main ribs and</w:t>
      </w:r>
      <w:r w:rsidR="002D7363" w:rsidRPr="00BF274C">
        <w:rPr>
          <w:rFonts w:ascii="Times New Roman" w:hAnsi="Times New Roman" w:cs="Times New Roman"/>
          <w:sz w:val="22"/>
          <w:szCs w:val="22"/>
        </w:rPr>
        <w:t xml:space="preserve"> </w:t>
      </w:r>
      <w:r w:rsidRPr="00BF274C">
        <w:rPr>
          <w:rFonts w:ascii="Times New Roman" w:hAnsi="Times New Roman" w:cs="Times New Roman"/>
          <w:sz w:val="22"/>
          <w:szCs w:val="22"/>
        </w:rPr>
        <w:t>stalk removed</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Cabbage, green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Cabbage, oxhear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Cabbage, red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Cabbage, Savoy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Cabbage, white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Sprouts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Paksoi                                  0.85</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02 05    Mushrooms                                    </w:t>
      </w:r>
    </w:p>
    <w:p w:rsidR="00521112" w:rsidRPr="00BF274C" w:rsidRDefault="009E51FA" w:rsidP="000D6978">
      <w:pPr>
        <w:pStyle w:val="PlainText"/>
        <w:rPr>
          <w:rFonts w:ascii="Times New Roman" w:hAnsi="Times New Roman" w:cs="Times New Roman"/>
          <w:sz w:val="22"/>
          <w:szCs w:val="22"/>
        </w:rPr>
      </w:pPr>
      <w:r w:rsidRPr="00BF274C">
        <w:rPr>
          <w:rFonts w:ascii="Times New Roman" w:hAnsi="Times New Roman" w:cs="Times New Roman"/>
          <w:sz w:val="22"/>
          <w:szCs w:val="22"/>
        </w:rPr>
        <w:t>Comments:</w:t>
      </w:r>
      <w:r w:rsidR="00871206" w:rsidRPr="00BF274C">
        <w:rPr>
          <w:rFonts w:ascii="Times New Roman" w:hAnsi="Times New Roman" w:cs="Times New Roman"/>
          <w:sz w:val="22"/>
          <w:szCs w:val="22"/>
        </w:rPr>
        <w:t xml:space="preserve"> The coefficient corresponds to stalk trimmed.</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Mushrooms n.s.                          0.95</w:t>
      </w:r>
    </w:p>
    <w:p w:rsidR="00521112" w:rsidRPr="00BF274C" w:rsidRDefault="009E51FA" w:rsidP="000D6978">
      <w:pPr>
        <w:pStyle w:val="PlainText"/>
        <w:rPr>
          <w:rFonts w:ascii="Courier New" w:hAnsi="Courier New" w:cs="Courier New"/>
          <w:sz w:val="22"/>
          <w:szCs w:val="22"/>
        </w:rPr>
      </w:pPr>
      <w:r w:rsidRPr="00BF274C">
        <w:rPr>
          <w:rFonts w:ascii="Courier New" w:hAnsi="Courier New" w:cs="Courier New"/>
          <w:sz w:val="22"/>
          <w:szCs w:val="22"/>
        </w:rPr>
        <w:t>Chanterelle</w:t>
      </w:r>
      <w:r w:rsidR="00871206" w:rsidRPr="00BF274C">
        <w:rPr>
          <w:rFonts w:ascii="Courier New" w:hAnsi="Courier New" w:cs="Courier New"/>
          <w:sz w:val="22"/>
          <w:szCs w:val="22"/>
        </w:rPr>
        <w:t xml:space="preserve">                             0.90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Mushrooms, oyster                       0.70</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02 06    Grain and pod vegetables                     </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Broad beans                             0.40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Maize                                   0.35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Peas                                    0.35</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02 07    LEEK, ONION, GARLIC                          </w:t>
      </w:r>
    </w:p>
    <w:p w:rsidR="00521112" w:rsidRPr="00BF274C" w:rsidRDefault="00871206" w:rsidP="000D6978">
      <w:pPr>
        <w:pStyle w:val="PlainText"/>
        <w:rPr>
          <w:rFonts w:ascii="Times New Roman" w:hAnsi="Times New Roman" w:cs="Times New Roman"/>
          <w:sz w:val="22"/>
          <w:szCs w:val="22"/>
        </w:rPr>
      </w:pPr>
      <w:proofErr w:type="gramStart"/>
      <w:r w:rsidRPr="00BF274C">
        <w:rPr>
          <w:rFonts w:ascii="Times New Roman" w:hAnsi="Times New Roman" w:cs="Times New Roman"/>
          <w:sz w:val="22"/>
          <w:szCs w:val="22"/>
        </w:rPr>
        <w:t>Comments :</w:t>
      </w:r>
      <w:proofErr w:type="gramEnd"/>
      <w:r w:rsidRPr="00BF274C">
        <w:rPr>
          <w:rFonts w:ascii="Times New Roman" w:hAnsi="Times New Roman" w:cs="Times New Roman"/>
          <w:sz w:val="22"/>
          <w:szCs w:val="22"/>
        </w:rPr>
        <w:t xml:space="preserve"> The coefficient corresponds to flesh items </w:t>
      </w:r>
      <w:r w:rsidR="00491CD0">
        <w:rPr>
          <w:rFonts w:ascii="Times New Roman" w:hAnsi="Times New Roman" w:cs="Times New Roman"/>
          <w:sz w:val="22"/>
          <w:szCs w:val="22"/>
        </w:rPr>
        <w:t>when peeled already and ends trimmed.</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Onion                                   0.95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Onion, cocktail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Garlic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Shallots                                0.80</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02 08    Stalk vegetables, sprouts                    </w:t>
      </w:r>
    </w:p>
    <w:p w:rsidR="00521112" w:rsidRPr="00BF274C" w:rsidRDefault="009E51FA" w:rsidP="000D6978">
      <w:pPr>
        <w:pStyle w:val="PlainText"/>
        <w:rPr>
          <w:rFonts w:ascii="Times New Roman" w:hAnsi="Times New Roman" w:cs="Times New Roman"/>
          <w:sz w:val="22"/>
          <w:szCs w:val="22"/>
        </w:rPr>
      </w:pPr>
      <w:r w:rsidRPr="00BF274C">
        <w:rPr>
          <w:rFonts w:ascii="Times New Roman" w:hAnsi="Times New Roman" w:cs="Times New Roman"/>
          <w:sz w:val="22"/>
          <w:szCs w:val="22"/>
        </w:rPr>
        <w:t>Comments:</w:t>
      </w:r>
      <w:r w:rsidR="00871206" w:rsidRPr="00BF274C">
        <w:rPr>
          <w:rFonts w:ascii="Times New Roman" w:hAnsi="Times New Roman" w:cs="Times New Roman"/>
          <w:sz w:val="22"/>
          <w:szCs w:val="22"/>
        </w:rPr>
        <w:t xml:space="preserve"> The coefficient corresponds to tough based of stems removed inner leaves and bulb only (fennel) trimmed and outer leaves removed</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Stalks and Sprout n.s.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Alfalfa (sprouted small beans)          0.__</w:t>
      </w:r>
    </w:p>
    <w:p w:rsidR="00521112" w:rsidRPr="00BF274C" w:rsidRDefault="009E51FA" w:rsidP="000D6978">
      <w:pPr>
        <w:pStyle w:val="PlainText"/>
        <w:rPr>
          <w:rFonts w:ascii="Courier New" w:hAnsi="Courier New" w:cs="Courier New"/>
          <w:sz w:val="22"/>
          <w:szCs w:val="22"/>
        </w:rPr>
      </w:pPr>
      <w:r w:rsidRPr="00BF274C">
        <w:rPr>
          <w:rFonts w:ascii="Courier New" w:hAnsi="Courier New" w:cs="Courier New"/>
          <w:sz w:val="22"/>
          <w:szCs w:val="22"/>
        </w:rPr>
        <w:t>Asparagus</w:t>
      </w:r>
      <w:r w:rsidR="00871206" w:rsidRPr="00BF274C">
        <w:rPr>
          <w:rFonts w:ascii="Courier New" w:hAnsi="Courier New" w:cs="Courier New"/>
          <w:sz w:val="22"/>
          <w:szCs w:val="22"/>
        </w:rPr>
        <w:t xml:space="preserve">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Sprouts, bambu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Sprouts, bean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Celery blanched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Fennel                                  0.90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Leek                                    0.65</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03       LEGUMES</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03 00    Unclassified                                 </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03 01    Legumes                                      </w:t>
      </w:r>
    </w:p>
    <w:p w:rsidR="00521112" w:rsidRPr="00BF274C" w:rsidRDefault="009E51FA" w:rsidP="000D6978">
      <w:pPr>
        <w:pStyle w:val="PlainText"/>
        <w:rPr>
          <w:rFonts w:ascii="Times New Roman" w:hAnsi="Times New Roman" w:cs="Times New Roman"/>
          <w:sz w:val="22"/>
          <w:szCs w:val="22"/>
        </w:rPr>
      </w:pPr>
      <w:r w:rsidRPr="00BF274C">
        <w:rPr>
          <w:rFonts w:ascii="Times New Roman" w:hAnsi="Times New Roman" w:cs="Times New Roman"/>
          <w:sz w:val="22"/>
          <w:szCs w:val="22"/>
        </w:rPr>
        <w:t>Comments:</w:t>
      </w:r>
      <w:r w:rsidR="00871206" w:rsidRPr="00BF274C">
        <w:rPr>
          <w:rFonts w:ascii="Times New Roman" w:hAnsi="Times New Roman" w:cs="Times New Roman"/>
          <w:sz w:val="22"/>
          <w:szCs w:val="22"/>
        </w:rPr>
        <w:t xml:space="preserve"> The coefficient should be available only for items which may be bought in pods. In the other case, write 0.__ so that the item </w:t>
      </w:r>
      <w:r>
        <w:rPr>
          <w:rFonts w:ascii="Times New Roman" w:hAnsi="Times New Roman" w:cs="Times New Roman"/>
          <w:sz w:val="22"/>
          <w:szCs w:val="22"/>
        </w:rPr>
        <w:t xml:space="preserve">can </w:t>
      </w:r>
      <w:r w:rsidR="00871206" w:rsidRPr="00BF274C">
        <w:rPr>
          <w:rFonts w:ascii="Times New Roman" w:hAnsi="Times New Roman" w:cs="Times New Roman"/>
          <w:sz w:val="22"/>
          <w:szCs w:val="22"/>
        </w:rPr>
        <w:t>be removed from this file.</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lastRenderedPageBreak/>
        <w:t>Beans n.s.                              0.40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Peas n.s.                               0.37</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Beans, white                            0.40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Beans, brown                            0.40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Peas, marrowfat                         0.37</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Beans, red                              0.40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Beans, kidney                           0.40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Beans, mung                             0.40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Beans, soy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Peas, green                             0.37</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Peas, split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Peas, chick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Lentils                                 0.__</w:t>
      </w:r>
    </w:p>
    <w:p w:rsidR="00521112" w:rsidRPr="00BF274C" w:rsidRDefault="009E51FA" w:rsidP="000D6978">
      <w:pPr>
        <w:pStyle w:val="PlainText"/>
        <w:rPr>
          <w:rFonts w:ascii="Courier New" w:hAnsi="Courier New" w:cs="Courier New"/>
          <w:sz w:val="22"/>
          <w:szCs w:val="22"/>
        </w:rPr>
      </w:pPr>
      <w:r>
        <w:rPr>
          <w:rFonts w:ascii="Courier New" w:hAnsi="Courier New" w:cs="Courier New"/>
          <w:sz w:val="22"/>
          <w:szCs w:val="22"/>
        </w:rPr>
        <w:t>Peas</w:t>
      </w:r>
      <w:r w:rsidR="00871206" w:rsidRPr="00BF274C">
        <w:rPr>
          <w:rFonts w:ascii="Courier New" w:hAnsi="Courier New" w:cs="Courier New"/>
          <w:sz w:val="22"/>
          <w:szCs w:val="22"/>
        </w:rPr>
        <w:t xml:space="preserve">, </w:t>
      </w:r>
      <w:proofErr w:type="spellStart"/>
      <w:r w:rsidR="00871206" w:rsidRPr="00BF274C">
        <w:rPr>
          <w:rFonts w:ascii="Courier New" w:hAnsi="Courier New" w:cs="Courier New"/>
          <w:sz w:val="22"/>
          <w:szCs w:val="22"/>
        </w:rPr>
        <w:t>blackeye</w:t>
      </w:r>
      <w:proofErr w:type="spellEnd"/>
      <w:r w:rsidR="00871206" w:rsidRPr="00BF274C">
        <w:rPr>
          <w:rFonts w:ascii="Courier New" w:hAnsi="Courier New" w:cs="Courier New"/>
          <w:sz w:val="22"/>
          <w:szCs w:val="22"/>
        </w:rPr>
        <w:t xml:space="preserve">                 </w:t>
      </w:r>
      <w:r>
        <w:rPr>
          <w:rFonts w:ascii="Courier New" w:hAnsi="Courier New" w:cs="Courier New"/>
          <w:sz w:val="22"/>
          <w:szCs w:val="22"/>
        </w:rPr>
        <w:t xml:space="preserve"> </w:t>
      </w:r>
      <w:r w:rsidR="00871206" w:rsidRPr="00BF274C">
        <w:rPr>
          <w:rFonts w:ascii="Courier New" w:hAnsi="Courier New" w:cs="Courier New"/>
          <w:sz w:val="22"/>
          <w:szCs w:val="22"/>
        </w:rPr>
        <w:t xml:space="preserve">        0.37</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w:t>
      </w:r>
      <w:r w:rsidR="009E51FA">
        <w:rPr>
          <w:rFonts w:ascii="Courier New" w:hAnsi="Courier New" w:cs="Courier New"/>
          <w:sz w:val="22"/>
          <w:szCs w:val="22"/>
        </w:rPr>
        <w:t>eas</w:t>
      </w:r>
      <w:r w:rsidRPr="00BF274C">
        <w:rPr>
          <w:rFonts w:ascii="Courier New" w:hAnsi="Courier New" w:cs="Courier New"/>
          <w:sz w:val="22"/>
          <w:szCs w:val="22"/>
        </w:rPr>
        <w:t xml:space="preserve">, yellow               </w:t>
      </w:r>
      <w:r w:rsidR="009E51FA">
        <w:rPr>
          <w:rFonts w:ascii="Courier New" w:hAnsi="Courier New" w:cs="Courier New"/>
          <w:sz w:val="22"/>
          <w:szCs w:val="22"/>
        </w:rPr>
        <w:t xml:space="preserve"> </w:t>
      </w:r>
      <w:r w:rsidRPr="00BF274C">
        <w:rPr>
          <w:rFonts w:ascii="Courier New" w:hAnsi="Courier New" w:cs="Courier New"/>
          <w:sz w:val="22"/>
          <w:szCs w:val="22"/>
        </w:rPr>
        <w:t xml:space="preserve">            0.37</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Flageolets                              0.40</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04       FRUITS, NUTS AND SEEDS </w:t>
      </w:r>
    </w:p>
    <w:p w:rsidR="00521112" w:rsidRPr="00BF274C" w:rsidRDefault="009E51FA" w:rsidP="000D6978">
      <w:pPr>
        <w:pStyle w:val="PlainText"/>
        <w:rPr>
          <w:rFonts w:ascii="Times New Roman" w:hAnsi="Times New Roman" w:cs="Times New Roman"/>
          <w:sz w:val="22"/>
          <w:szCs w:val="22"/>
        </w:rPr>
      </w:pPr>
      <w:r w:rsidRPr="00BF274C">
        <w:rPr>
          <w:rFonts w:ascii="Times New Roman" w:hAnsi="Times New Roman" w:cs="Times New Roman"/>
          <w:sz w:val="22"/>
          <w:szCs w:val="22"/>
        </w:rPr>
        <w:t>Comments:</w:t>
      </w:r>
      <w:r w:rsidR="00871206" w:rsidRPr="00BF274C">
        <w:rPr>
          <w:rFonts w:ascii="Times New Roman" w:hAnsi="Times New Roman" w:cs="Times New Roman"/>
          <w:sz w:val="22"/>
          <w:szCs w:val="22"/>
        </w:rPr>
        <w:t xml:space="preserve"> </w:t>
      </w:r>
      <w:r w:rsidR="00C42F1F">
        <w:rPr>
          <w:rFonts w:ascii="Times New Roman" w:hAnsi="Times New Roman" w:cs="Times New Roman"/>
          <w:sz w:val="22"/>
          <w:szCs w:val="22"/>
        </w:rPr>
        <w:t>T</w:t>
      </w:r>
      <w:r w:rsidR="00871206" w:rsidRPr="00BF274C">
        <w:rPr>
          <w:rFonts w:ascii="Times New Roman" w:hAnsi="Times New Roman" w:cs="Times New Roman"/>
          <w:sz w:val="22"/>
          <w:szCs w:val="22"/>
        </w:rPr>
        <w:t xml:space="preserve">he coefficient corresponds to fruits without core, without stone, stalk removed and </w:t>
      </w:r>
      <w:r w:rsidRPr="00BF274C">
        <w:rPr>
          <w:rFonts w:ascii="Times New Roman" w:hAnsi="Times New Roman" w:cs="Times New Roman"/>
          <w:sz w:val="22"/>
          <w:szCs w:val="22"/>
        </w:rPr>
        <w:t xml:space="preserve">pips </w:t>
      </w:r>
      <w:r>
        <w:rPr>
          <w:rFonts w:ascii="Times New Roman" w:hAnsi="Times New Roman" w:cs="Times New Roman"/>
          <w:sz w:val="22"/>
          <w:szCs w:val="22"/>
        </w:rPr>
        <w:t>removed</w:t>
      </w:r>
      <w:r w:rsidR="00871206" w:rsidRPr="00BF274C">
        <w:rPr>
          <w:rFonts w:ascii="Times New Roman" w:hAnsi="Times New Roman" w:cs="Times New Roman"/>
          <w:sz w:val="22"/>
          <w:szCs w:val="22"/>
        </w:rPr>
        <w:t xml:space="preserve">. When there are two coefficients, the first one corresponds to the fruit eaten with skin, the </w:t>
      </w:r>
      <w:r w:rsidR="00491CD0">
        <w:rPr>
          <w:rFonts w:ascii="Times New Roman" w:hAnsi="Times New Roman" w:cs="Times New Roman"/>
          <w:sz w:val="22"/>
          <w:szCs w:val="22"/>
        </w:rPr>
        <w:t>s</w:t>
      </w:r>
      <w:r w:rsidR="00871206" w:rsidRPr="00BF274C">
        <w:rPr>
          <w:rFonts w:ascii="Times New Roman" w:hAnsi="Times New Roman" w:cs="Times New Roman"/>
          <w:sz w:val="22"/>
          <w:szCs w:val="22"/>
        </w:rPr>
        <w:t xml:space="preserve">econd to the fruit consumed without skin. Choose one or the other (or an average) value according to            your local eating habits. </w:t>
      </w:r>
      <w:ins w:id="80" w:author="Viktoria Knaze" w:date="2015-09-08T17:50:00Z">
        <w:r w:rsidR="00D048AF" w:rsidRPr="00EC4127">
          <w:rPr>
            <w:rFonts w:ascii="Times New Roman" w:hAnsi="Times New Roman" w:cs="Times New Roman"/>
            <w:sz w:val="22"/>
            <w:szCs w:val="22"/>
            <w:highlight w:val="yellow"/>
            <w:rPrChange w:id="81" w:author="Viktoria Knaze" w:date="2015-09-08T17:53:00Z">
              <w:rPr>
                <w:rFonts w:ascii="Times New Roman" w:hAnsi="Times New Roman" w:cs="Times New Roman"/>
                <w:sz w:val="22"/>
                <w:szCs w:val="22"/>
              </w:rPr>
            </w:rPrChange>
          </w:rPr>
          <w:t xml:space="preserve">Edible part of a fruit without skin is usually smaller since it’s </w:t>
        </w:r>
      </w:ins>
      <w:ins w:id="82" w:author="Viktoria Knaze" w:date="2015-09-08T17:51:00Z">
        <w:r w:rsidR="00D048AF" w:rsidRPr="00EC4127">
          <w:rPr>
            <w:rFonts w:ascii="Times New Roman" w:hAnsi="Times New Roman" w:cs="Times New Roman"/>
            <w:sz w:val="22"/>
            <w:szCs w:val="22"/>
            <w:highlight w:val="yellow"/>
            <w:rPrChange w:id="83" w:author="Viktoria Knaze" w:date="2015-09-08T17:53:00Z">
              <w:rPr>
                <w:rFonts w:ascii="Times New Roman" w:hAnsi="Times New Roman" w:cs="Times New Roman"/>
                <w:sz w:val="22"/>
                <w:szCs w:val="22"/>
              </w:rPr>
            </w:rPrChange>
          </w:rPr>
          <w:t xml:space="preserve">a ratio of the inedible part </w:t>
        </w:r>
      </w:ins>
      <w:ins w:id="84" w:author="Viktoria Knaze" w:date="2015-09-08T17:52:00Z">
        <w:r w:rsidR="00D048AF" w:rsidRPr="00EC4127">
          <w:rPr>
            <w:rFonts w:ascii="Times New Roman" w:hAnsi="Times New Roman" w:cs="Times New Roman"/>
            <w:sz w:val="22"/>
            <w:szCs w:val="22"/>
            <w:highlight w:val="yellow"/>
            <w:rPrChange w:id="85" w:author="Viktoria Knaze" w:date="2015-09-08T17:53:00Z">
              <w:rPr>
                <w:rFonts w:ascii="Times New Roman" w:hAnsi="Times New Roman" w:cs="Times New Roman"/>
                <w:sz w:val="22"/>
                <w:szCs w:val="22"/>
              </w:rPr>
            </w:rPrChange>
          </w:rPr>
          <w:t xml:space="preserve">in the </w:t>
        </w:r>
      </w:ins>
      <w:ins w:id="86" w:author="Viktoria Knaze" w:date="2015-09-08T17:51:00Z">
        <w:r w:rsidR="00D048AF" w:rsidRPr="00EC4127">
          <w:rPr>
            <w:rFonts w:ascii="Times New Roman" w:hAnsi="Times New Roman" w:cs="Times New Roman"/>
            <w:sz w:val="22"/>
            <w:szCs w:val="22"/>
            <w:highlight w:val="yellow"/>
            <w:rPrChange w:id="87" w:author="Viktoria Knaze" w:date="2015-09-08T17:53:00Z">
              <w:rPr>
                <w:rFonts w:ascii="Times New Roman" w:hAnsi="Times New Roman" w:cs="Times New Roman"/>
                <w:sz w:val="22"/>
                <w:szCs w:val="22"/>
              </w:rPr>
            </w:rPrChange>
          </w:rPr>
          <w:t>core of the fruit versus the edible that’s left after the skin is removed</w:t>
        </w:r>
      </w:ins>
      <w:ins w:id="88" w:author="Viktoria Knaze" w:date="2015-09-08T17:52:00Z">
        <w:r w:rsidR="00D048AF" w:rsidRPr="00EC4127">
          <w:rPr>
            <w:rFonts w:ascii="Times New Roman" w:hAnsi="Times New Roman" w:cs="Times New Roman"/>
            <w:sz w:val="22"/>
            <w:szCs w:val="22"/>
            <w:highlight w:val="yellow"/>
            <w:rPrChange w:id="89" w:author="Viktoria Knaze" w:date="2015-09-08T17:53:00Z">
              <w:rPr>
                <w:rFonts w:ascii="Times New Roman" w:hAnsi="Times New Roman" w:cs="Times New Roman"/>
                <w:sz w:val="22"/>
                <w:szCs w:val="22"/>
              </w:rPr>
            </w:rPrChange>
          </w:rPr>
          <w:t xml:space="preserve"> (smaller amount)</w:t>
        </w:r>
      </w:ins>
      <w:ins w:id="90" w:author="Viktoria Knaze" w:date="2015-09-08T17:51:00Z">
        <w:r w:rsidR="00D048AF" w:rsidRPr="00EC4127">
          <w:rPr>
            <w:rFonts w:ascii="Times New Roman" w:hAnsi="Times New Roman" w:cs="Times New Roman"/>
            <w:sz w:val="22"/>
            <w:szCs w:val="22"/>
            <w:highlight w:val="yellow"/>
            <w:rPrChange w:id="91" w:author="Viktoria Knaze" w:date="2015-09-08T17:53:00Z">
              <w:rPr>
                <w:rFonts w:ascii="Times New Roman" w:hAnsi="Times New Roman" w:cs="Times New Roman"/>
                <w:sz w:val="22"/>
                <w:szCs w:val="22"/>
              </w:rPr>
            </w:rPrChange>
          </w:rPr>
          <w:t>.</w:t>
        </w:r>
      </w:ins>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04 00    UNCLASSIFIED, MIXED FRUITS, NUTS AND SEEDS   </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04 01    Fruits                                       </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Fruit n.s.</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Apricot                                 0.75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Pineapple                               0.50</w:t>
      </w:r>
    </w:p>
    <w:p w:rsidR="00521112" w:rsidRPr="00BF274C" w:rsidRDefault="00E76ED6" w:rsidP="00E76ED6">
      <w:pPr>
        <w:rPr>
          <w:rFonts w:ascii="Courier New" w:hAnsi="Courier New" w:cs="Courier New"/>
        </w:rPr>
      </w:pPr>
      <w:r w:rsidRPr="00BF274C">
        <w:rPr>
          <w:rFonts w:ascii="Courier New" w:hAnsi="Courier New" w:cs="Courier New"/>
        </w:rPr>
        <w:t xml:space="preserve">Apple          </w:t>
      </w:r>
      <w:r>
        <w:rPr>
          <w:rFonts w:ascii="Courier New" w:hAnsi="Courier New" w:cs="Courier New"/>
        </w:rPr>
        <w:t xml:space="preserve">                         </w:t>
      </w:r>
      <w:proofErr w:type="gramStart"/>
      <w:r>
        <w:rPr>
          <w:rFonts w:ascii="Courier New" w:hAnsi="Courier New" w:cs="Courier New"/>
        </w:rPr>
        <w:t>0.75  $</w:t>
      </w:r>
      <w:proofErr w:type="gramEnd"/>
      <w:r>
        <w:rPr>
          <w:rFonts w:ascii="Courier New" w:hAnsi="Courier New" w:cs="Courier New"/>
        </w:rPr>
        <w:t>1301</w:t>
      </w:r>
      <w:r w:rsidRPr="00E76ED6">
        <w:rPr>
          <w:rFonts w:ascii="Courier New" w:hAnsi="Courier New" w:cs="Courier New"/>
        </w:rPr>
        <w:t xml:space="preserve"> without peel</w:t>
      </w:r>
    </w:p>
    <w:p w:rsidR="00347CC0" w:rsidRPr="00DB6C31" w:rsidRDefault="00347CC0" w:rsidP="00347CC0">
      <w:pPr>
        <w:rPr>
          <w:rFonts w:eastAsia="Calibri"/>
          <w:sz w:val="21"/>
          <w:szCs w:val="21"/>
        </w:rPr>
      </w:pPr>
      <w:r w:rsidRPr="00BF274C">
        <w:rPr>
          <w:rFonts w:ascii="Courier New" w:hAnsi="Courier New" w:cs="Courier New"/>
        </w:rPr>
        <w:t xml:space="preserve">Apple                                   0.90   </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Banana                                  0.70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Plantain                                0.70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Berries n.s.                            0.__</w:t>
      </w:r>
    </w:p>
    <w:p w:rsidR="00521112" w:rsidRPr="00BF274C" w:rsidRDefault="009E51FA" w:rsidP="000D6978">
      <w:pPr>
        <w:pStyle w:val="PlainText"/>
        <w:rPr>
          <w:rFonts w:ascii="Courier New" w:hAnsi="Courier New" w:cs="Courier New"/>
          <w:sz w:val="22"/>
          <w:szCs w:val="22"/>
        </w:rPr>
      </w:pPr>
      <w:r>
        <w:rPr>
          <w:rFonts w:ascii="Courier New" w:hAnsi="Courier New" w:cs="Courier New"/>
          <w:sz w:val="22"/>
          <w:szCs w:val="22"/>
        </w:rPr>
        <w:t xml:space="preserve">Bilberries  </w:t>
      </w:r>
      <w:r w:rsidR="00871206" w:rsidRPr="00BF274C">
        <w:rPr>
          <w:rFonts w:ascii="Courier New" w:hAnsi="Courier New" w:cs="Courier New"/>
          <w:sz w:val="22"/>
          <w:szCs w:val="22"/>
        </w:rPr>
        <w:t xml:space="preserve">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Black currants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Berries, black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Berries, blue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Carambole                               0.95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Cherries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Berry, cow                              0.__</w:t>
      </w:r>
    </w:p>
    <w:p w:rsidR="00521112" w:rsidRPr="00BF274C" w:rsidRDefault="009E51FA" w:rsidP="000D6978">
      <w:pPr>
        <w:pStyle w:val="PlainText"/>
        <w:rPr>
          <w:rFonts w:ascii="Courier New" w:hAnsi="Courier New" w:cs="Courier New"/>
          <w:sz w:val="22"/>
          <w:szCs w:val="22"/>
        </w:rPr>
      </w:pPr>
      <w:r>
        <w:rPr>
          <w:rFonts w:ascii="Courier New" w:hAnsi="Courier New" w:cs="Courier New"/>
          <w:sz w:val="22"/>
          <w:szCs w:val="22"/>
        </w:rPr>
        <w:t xml:space="preserve">Cranberries  </w:t>
      </w:r>
      <w:r w:rsidR="00871206" w:rsidRPr="00BF274C">
        <w:rPr>
          <w:rFonts w:ascii="Courier New" w:hAnsi="Courier New" w:cs="Courier New"/>
          <w:sz w:val="22"/>
          <w:szCs w:val="22"/>
        </w:rPr>
        <w:t xml:space="preserve">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Rhubarb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Pear, culinary                          0.90   </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Cumquat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Damson                                  0.90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Berries, goose                          0.90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Pomelo                                  0.60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Grapefruit                              0.60</w:t>
      </w:r>
    </w:p>
    <w:p w:rsidR="00521112" w:rsidRPr="00347CC0" w:rsidRDefault="00871206" w:rsidP="000D6978">
      <w:pPr>
        <w:pStyle w:val="PlainText"/>
        <w:rPr>
          <w:rFonts w:ascii="Courier New" w:hAnsi="Courier New" w:cs="Courier New"/>
          <w:sz w:val="22"/>
          <w:szCs w:val="22"/>
        </w:rPr>
      </w:pPr>
      <w:r w:rsidRPr="00347CC0">
        <w:rPr>
          <w:rFonts w:ascii="Courier New" w:hAnsi="Courier New" w:cs="Courier New"/>
          <w:sz w:val="22"/>
          <w:szCs w:val="22"/>
        </w:rPr>
        <w:t>Grapes                                  0.85</w:t>
      </w:r>
      <w:ins w:id="92" w:author="Genevieve Nicolas" w:date="2015-06-19T17:04:00Z">
        <w:r w:rsidR="00311792">
          <w:rPr>
            <w:rFonts w:ascii="Courier New" w:hAnsi="Courier New" w:cs="Courier New"/>
            <w:sz w:val="22"/>
            <w:szCs w:val="22"/>
          </w:rPr>
          <w:t xml:space="preserve"> </w:t>
        </w:r>
        <w:r w:rsidR="00311792" w:rsidRPr="00311792">
          <w:rPr>
            <w:rFonts w:ascii="Courier New" w:hAnsi="Courier New" w:cs="Courier New"/>
            <w:sz w:val="22"/>
            <w:szCs w:val="22"/>
          </w:rPr>
          <w:sym w:font="Wingdings" w:char="F0E0"/>
        </w:r>
        <w:r w:rsidR="00311792">
          <w:rPr>
            <w:rFonts w:ascii="Courier New" w:hAnsi="Courier New" w:cs="Courier New"/>
            <w:sz w:val="22"/>
            <w:szCs w:val="22"/>
          </w:rPr>
          <w:t xml:space="preserve"> stem and seeds removed. We cannot have a specific coefficient for one grape (assumed all edible).</w:t>
        </w:r>
      </w:ins>
    </w:p>
    <w:p w:rsidR="00521112" w:rsidRPr="00745F19" w:rsidRDefault="00871206" w:rsidP="000D6978">
      <w:pPr>
        <w:pStyle w:val="PlainText"/>
        <w:rPr>
          <w:rFonts w:ascii="Courier New" w:hAnsi="Courier New" w:cs="Courier New"/>
          <w:sz w:val="22"/>
          <w:szCs w:val="22"/>
          <w:lang w:val="fr-FR"/>
          <w:rPrChange w:id="93" w:author="Genevieve Nicolas" w:date="2016-07-08T11:04:00Z">
            <w:rPr>
              <w:rFonts w:ascii="Courier New" w:hAnsi="Courier New" w:cs="Courier New"/>
              <w:sz w:val="22"/>
              <w:szCs w:val="22"/>
            </w:rPr>
          </w:rPrChange>
        </w:rPr>
      </w:pPr>
      <w:proofErr w:type="spellStart"/>
      <w:r w:rsidRPr="00745F19">
        <w:rPr>
          <w:rFonts w:ascii="Courier New" w:hAnsi="Courier New" w:cs="Courier New"/>
          <w:sz w:val="22"/>
          <w:szCs w:val="22"/>
          <w:lang w:val="fr-FR"/>
          <w:rPrChange w:id="94" w:author="Genevieve Nicolas" w:date="2016-07-08T11:04:00Z">
            <w:rPr>
              <w:rFonts w:ascii="Courier New" w:hAnsi="Courier New" w:cs="Courier New"/>
              <w:sz w:val="22"/>
              <w:szCs w:val="22"/>
            </w:rPr>
          </w:rPrChange>
        </w:rPr>
        <w:t>Guava</w:t>
      </w:r>
      <w:proofErr w:type="spellEnd"/>
      <w:r w:rsidRPr="00745F19">
        <w:rPr>
          <w:rFonts w:ascii="Courier New" w:hAnsi="Courier New" w:cs="Courier New"/>
          <w:sz w:val="22"/>
          <w:szCs w:val="22"/>
          <w:lang w:val="fr-FR"/>
          <w:rPrChange w:id="95" w:author="Genevieve Nicolas" w:date="2016-07-08T11:04:00Z">
            <w:rPr>
              <w:rFonts w:ascii="Courier New" w:hAnsi="Courier New" w:cs="Courier New"/>
              <w:sz w:val="22"/>
              <w:szCs w:val="22"/>
            </w:rPr>
          </w:rPrChange>
        </w:rPr>
        <w:t xml:space="preserve">                                   0.90</w:t>
      </w:r>
    </w:p>
    <w:p w:rsidR="00521112" w:rsidRPr="00745F19" w:rsidRDefault="00871206" w:rsidP="000D6978">
      <w:pPr>
        <w:pStyle w:val="PlainText"/>
        <w:rPr>
          <w:rFonts w:ascii="Courier New" w:hAnsi="Courier New" w:cs="Courier New"/>
          <w:sz w:val="22"/>
          <w:szCs w:val="22"/>
          <w:lang w:val="fr-FR"/>
          <w:rPrChange w:id="96" w:author="Genevieve Nicolas" w:date="2016-07-08T11:04:00Z">
            <w:rPr>
              <w:rFonts w:ascii="Courier New" w:hAnsi="Courier New" w:cs="Courier New"/>
              <w:sz w:val="22"/>
              <w:szCs w:val="22"/>
            </w:rPr>
          </w:rPrChange>
        </w:rPr>
      </w:pPr>
      <w:proofErr w:type="spellStart"/>
      <w:r w:rsidRPr="00745F19">
        <w:rPr>
          <w:rFonts w:ascii="Courier New" w:hAnsi="Courier New" w:cs="Courier New"/>
          <w:sz w:val="22"/>
          <w:szCs w:val="22"/>
          <w:lang w:val="fr-FR"/>
          <w:rPrChange w:id="97" w:author="Genevieve Nicolas" w:date="2016-07-08T11:04:00Z">
            <w:rPr>
              <w:rFonts w:ascii="Courier New" w:hAnsi="Courier New" w:cs="Courier New"/>
              <w:sz w:val="22"/>
              <w:szCs w:val="22"/>
            </w:rPr>
          </w:rPrChange>
        </w:rPr>
        <w:t>Jackfruit</w:t>
      </w:r>
      <w:proofErr w:type="spellEnd"/>
      <w:r w:rsidRPr="00745F19">
        <w:rPr>
          <w:rFonts w:ascii="Courier New" w:hAnsi="Courier New" w:cs="Courier New"/>
          <w:sz w:val="22"/>
          <w:szCs w:val="22"/>
          <w:lang w:val="fr-FR"/>
          <w:rPrChange w:id="98" w:author="Genevieve Nicolas" w:date="2016-07-08T11:04:00Z">
            <w:rPr>
              <w:rFonts w:ascii="Courier New" w:hAnsi="Courier New" w:cs="Courier New"/>
              <w:sz w:val="22"/>
              <w:szCs w:val="22"/>
            </w:rPr>
          </w:rPrChange>
        </w:rPr>
        <w:t xml:space="preserve">                               0.70</w:t>
      </w:r>
    </w:p>
    <w:p w:rsidR="00521112" w:rsidRPr="00745F19" w:rsidRDefault="00871206" w:rsidP="000D6978">
      <w:pPr>
        <w:pStyle w:val="PlainText"/>
        <w:rPr>
          <w:rFonts w:ascii="Courier New" w:hAnsi="Courier New" w:cs="Courier New"/>
          <w:sz w:val="22"/>
          <w:szCs w:val="22"/>
          <w:lang w:val="fr-FR"/>
          <w:rPrChange w:id="99" w:author="Genevieve Nicolas" w:date="2016-07-08T11:04:00Z">
            <w:rPr>
              <w:rFonts w:ascii="Courier New" w:hAnsi="Courier New" w:cs="Courier New"/>
              <w:sz w:val="22"/>
              <w:szCs w:val="22"/>
            </w:rPr>
          </w:rPrChange>
        </w:rPr>
      </w:pPr>
      <w:r w:rsidRPr="00745F19">
        <w:rPr>
          <w:rFonts w:ascii="Courier New" w:hAnsi="Courier New" w:cs="Courier New"/>
          <w:sz w:val="22"/>
          <w:szCs w:val="22"/>
          <w:lang w:val="fr-FR"/>
          <w:rPrChange w:id="100" w:author="Genevieve Nicolas" w:date="2016-07-08T11:04:00Z">
            <w:rPr>
              <w:rFonts w:ascii="Courier New" w:hAnsi="Courier New" w:cs="Courier New"/>
              <w:sz w:val="22"/>
              <w:szCs w:val="22"/>
            </w:rPr>
          </w:rPrChange>
        </w:rPr>
        <w:lastRenderedPageBreak/>
        <w:t>Kaki                                    0.95</w:t>
      </w:r>
    </w:p>
    <w:p w:rsidR="00521112" w:rsidRPr="00745F19" w:rsidRDefault="00871206" w:rsidP="000D6978">
      <w:pPr>
        <w:pStyle w:val="PlainText"/>
        <w:rPr>
          <w:rFonts w:ascii="Courier New" w:hAnsi="Courier New" w:cs="Courier New"/>
          <w:sz w:val="22"/>
          <w:szCs w:val="22"/>
          <w:lang w:val="fr-FR"/>
          <w:rPrChange w:id="101" w:author="Genevieve Nicolas" w:date="2016-07-08T11:04:00Z">
            <w:rPr>
              <w:rFonts w:ascii="Courier New" w:hAnsi="Courier New" w:cs="Courier New"/>
              <w:sz w:val="22"/>
              <w:szCs w:val="22"/>
            </w:rPr>
          </w:rPrChange>
        </w:rPr>
      </w:pPr>
      <w:r w:rsidRPr="00745F19">
        <w:rPr>
          <w:rFonts w:ascii="Courier New" w:hAnsi="Courier New" w:cs="Courier New"/>
          <w:sz w:val="22"/>
          <w:szCs w:val="22"/>
          <w:lang w:val="fr-FR"/>
          <w:rPrChange w:id="102" w:author="Genevieve Nicolas" w:date="2016-07-08T11:04:00Z">
            <w:rPr>
              <w:rFonts w:ascii="Courier New" w:hAnsi="Courier New" w:cs="Courier New"/>
              <w:sz w:val="22"/>
              <w:szCs w:val="22"/>
            </w:rPr>
          </w:rPrChange>
        </w:rPr>
        <w:t>Kiwi                                    0.85</w:t>
      </w:r>
    </w:p>
    <w:p w:rsidR="00521112" w:rsidRPr="00745F19" w:rsidRDefault="00871206" w:rsidP="000D6978">
      <w:pPr>
        <w:pStyle w:val="PlainText"/>
        <w:rPr>
          <w:rFonts w:ascii="Courier New" w:hAnsi="Courier New" w:cs="Courier New"/>
          <w:sz w:val="22"/>
          <w:szCs w:val="22"/>
          <w:lang w:val="fr-FR"/>
          <w:rPrChange w:id="103" w:author="Genevieve Nicolas" w:date="2016-07-08T11:04:00Z">
            <w:rPr>
              <w:rFonts w:ascii="Courier New" w:hAnsi="Courier New" w:cs="Courier New"/>
              <w:sz w:val="22"/>
              <w:szCs w:val="22"/>
            </w:rPr>
          </w:rPrChange>
        </w:rPr>
      </w:pPr>
      <w:proofErr w:type="spellStart"/>
      <w:r w:rsidRPr="00745F19">
        <w:rPr>
          <w:rFonts w:ascii="Courier New" w:hAnsi="Courier New" w:cs="Courier New"/>
          <w:sz w:val="22"/>
          <w:szCs w:val="22"/>
          <w:lang w:val="fr-FR"/>
          <w:rPrChange w:id="104" w:author="Genevieve Nicolas" w:date="2016-07-08T11:04:00Z">
            <w:rPr>
              <w:rFonts w:ascii="Courier New" w:hAnsi="Courier New" w:cs="Courier New"/>
              <w:sz w:val="22"/>
              <w:szCs w:val="22"/>
            </w:rPr>
          </w:rPrChange>
        </w:rPr>
        <w:t>Lemon</w:t>
      </w:r>
      <w:proofErr w:type="spellEnd"/>
      <w:r w:rsidRPr="00745F19">
        <w:rPr>
          <w:rFonts w:ascii="Courier New" w:hAnsi="Courier New" w:cs="Courier New"/>
          <w:sz w:val="22"/>
          <w:szCs w:val="22"/>
          <w:lang w:val="fr-FR"/>
          <w:rPrChange w:id="105" w:author="Genevieve Nicolas" w:date="2016-07-08T11:04:00Z">
            <w:rPr>
              <w:rFonts w:ascii="Courier New" w:hAnsi="Courier New" w:cs="Courier New"/>
              <w:sz w:val="22"/>
              <w:szCs w:val="22"/>
            </w:rPr>
          </w:rPrChange>
        </w:rPr>
        <w:t xml:space="preserve">                                   0.52</w:t>
      </w:r>
    </w:p>
    <w:p w:rsidR="00521112" w:rsidRPr="00745F19" w:rsidRDefault="00871206" w:rsidP="000D6978">
      <w:pPr>
        <w:pStyle w:val="PlainText"/>
        <w:rPr>
          <w:rFonts w:ascii="Courier New" w:hAnsi="Courier New" w:cs="Courier New"/>
          <w:sz w:val="22"/>
          <w:szCs w:val="22"/>
          <w:lang w:val="fr-FR"/>
          <w:rPrChange w:id="106" w:author="Genevieve Nicolas" w:date="2016-07-08T11:04:00Z">
            <w:rPr>
              <w:rFonts w:ascii="Courier New" w:hAnsi="Courier New" w:cs="Courier New"/>
              <w:sz w:val="22"/>
              <w:szCs w:val="22"/>
            </w:rPr>
          </w:rPrChange>
        </w:rPr>
      </w:pPr>
      <w:r w:rsidRPr="00745F19">
        <w:rPr>
          <w:rFonts w:ascii="Courier New" w:hAnsi="Courier New" w:cs="Courier New"/>
          <w:sz w:val="22"/>
          <w:szCs w:val="22"/>
          <w:lang w:val="fr-FR"/>
          <w:rPrChange w:id="107" w:author="Genevieve Nicolas" w:date="2016-07-08T11:04:00Z">
            <w:rPr>
              <w:rFonts w:ascii="Courier New" w:hAnsi="Courier New" w:cs="Courier New"/>
              <w:sz w:val="22"/>
              <w:szCs w:val="22"/>
            </w:rPr>
          </w:rPrChange>
        </w:rPr>
        <w:t>Lime                                    0.75</w:t>
      </w:r>
    </w:p>
    <w:p w:rsidR="00521112" w:rsidRPr="00745F19" w:rsidRDefault="00871206" w:rsidP="000D6978">
      <w:pPr>
        <w:pStyle w:val="PlainText"/>
        <w:rPr>
          <w:rFonts w:ascii="Courier New" w:hAnsi="Courier New" w:cs="Courier New"/>
          <w:sz w:val="22"/>
          <w:szCs w:val="22"/>
          <w:lang w:val="fr-FR"/>
          <w:rPrChange w:id="108" w:author="Genevieve Nicolas" w:date="2016-07-08T11:04:00Z">
            <w:rPr>
              <w:rFonts w:ascii="Courier New" w:hAnsi="Courier New" w:cs="Courier New"/>
              <w:sz w:val="22"/>
              <w:szCs w:val="22"/>
            </w:rPr>
          </w:rPrChange>
        </w:rPr>
      </w:pPr>
      <w:proofErr w:type="spellStart"/>
      <w:r w:rsidRPr="00745F19">
        <w:rPr>
          <w:rFonts w:ascii="Courier New" w:hAnsi="Courier New" w:cs="Courier New"/>
          <w:sz w:val="22"/>
          <w:szCs w:val="22"/>
          <w:lang w:val="fr-FR"/>
          <w:rPrChange w:id="109" w:author="Genevieve Nicolas" w:date="2016-07-08T11:04:00Z">
            <w:rPr>
              <w:rFonts w:ascii="Courier New" w:hAnsi="Courier New" w:cs="Courier New"/>
              <w:sz w:val="22"/>
              <w:szCs w:val="22"/>
            </w:rPr>
          </w:rPrChange>
        </w:rPr>
        <w:t>Lytchi</w:t>
      </w:r>
      <w:proofErr w:type="spellEnd"/>
      <w:r w:rsidRPr="00745F19">
        <w:rPr>
          <w:rFonts w:ascii="Courier New" w:hAnsi="Courier New" w:cs="Courier New"/>
          <w:sz w:val="22"/>
          <w:szCs w:val="22"/>
          <w:lang w:val="fr-FR"/>
          <w:rPrChange w:id="110" w:author="Genevieve Nicolas" w:date="2016-07-08T11:04:00Z">
            <w:rPr>
              <w:rFonts w:ascii="Courier New" w:hAnsi="Courier New" w:cs="Courier New"/>
              <w:sz w:val="22"/>
              <w:szCs w:val="22"/>
            </w:rPr>
          </w:rPrChange>
        </w:rPr>
        <w:t xml:space="preserve">                                  0.60</w:t>
      </w:r>
    </w:p>
    <w:p w:rsidR="00521112" w:rsidRPr="00745F19" w:rsidRDefault="00871206" w:rsidP="000D6978">
      <w:pPr>
        <w:pStyle w:val="PlainText"/>
        <w:rPr>
          <w:rFonts w:ascii="Courier New" w:hAnsi="Courier New" w:cs="Courier New"/>
          <w:sz w:val="22"/>
          <w:szCs w:val="22"/>
          <w:lang w:val="fr-FR"/>
          <w:rPrChange w:id="111" w:author="Genevieve Nicolas" w:date="2016-07-08T11:04:00Z">
            <w:rPr>
              <w:rFonts w:ascii="Courier New" w:hAnsi="Courier New" w:cs="Courier New"/>
              <w:sz w:val="22"/>
              <w:szCs w:val="22"/>
            </w:rPr>
          </w:rPrChange>
        </w:rPr>
      </w:pPr>
      <w:r w:rsidRPr="00745F19">
        <w:rPr>
          <w:rFonts w:ascii="Courier New" w:hAnsi="Courier New" w:cs="Courier New"/>
          <w:sz w:val="22"/>
          <w:szCs w:val="22"/>
          <w:lang w:val="fr-FR"/>
          <w:rPrChange w:id="112" w:author="Genevieve Nicolas" w:date="2016-07-08T11:04:00Z">
            <w:rPr>
              <w:rFonts w:ascii="Courier New" w:hAnsi="Courier New" w:cs="Courier New"/>
              <w:sz w:val="22"/>
              <w:szCs w:val="22"/>
            </w:rPr>
          </w:rPrChange>
        </w:rPr>
        <w:t>Mango                                   0.75</w:t>
      </w:r>
    </w:p>
    <w:p w:rsidR="00521112" w:rsidRPr="00745F19" w:rsidRDefault="00871206" w:rsidP="000D6978">
      <w:pPr>
        <w:pStyle w:val="PlainText"/>
        <w:rPr>
          <w:rFonts w:ascii="Courier New" w:hAnsi="Courier New" w:cs="Courier New"/>
          <w:sz w:val="22"/>
          <w:szCs w:val="22"/>
          <w:lang w:val="fr-FR"/>
          <w:rPrChange w:id="113" w:author="Genevieve Nicolas" w:date="2016-07-08T11:04:00Z">
            <w:rPr>
              <w:rFonts w:ascii="Courier New" w:hAnsi="Courier New" w:cs="Courier New"/>
              <w:sz w:val="22"/>
              <w:szCs w:val="22"/>
            </w:rPr>
          </w:rPrChange>
        </w:rPr>
      </w:pPr>
      <w:r w:rsidRPr="00745F19">
        <w:rPr>
          <w:rFonts w:ascii="Courier New" w:hAnsi="Courier New" w:cs="Courier New"/>
          <w:sz w:val="22"/>
          <w:szCs w:val="22"/>
          <w:lang w:val="fr-FR"/>
          <w:rPrChange w:id="114" w:author="Genevieve Nicolas" w:date="2016-07-08T11:04:00Z">
            <w:rPr>
              <w:rFonts w:ascii="Courier New" w:hAnsi="Courier New" w:cs="Courier New"/>
              <w:sz w:val="22"/>
              <w:szCs w:val="22"/>
            </w:rPr>
          </w:rPrChange>
        </w:rPr>
        <w:t xml:space="preserve">Melon, </w:t>
      </w:r>
      <w:proofErr w:type="spellStart"/>
      <w:r w:rsidRPr="00745F19">
        <w:rPr>
          <w:rFonts w:ascii="Courier New" w:hAnsi="Courier New" w:cs="Courier New"/>
          <w:sz w:val="22"/>
          <w:szCs w:val="22"/>
          <w:lang w:val="fr-FR"/>
          <w:rPrChange w:id="115" w:author="Genevieve Nicolas" w:date="2016-07-08T11:04:00Z">
            <w:rPr>
              <w:rFonts w:ascii="Courier New" w:hAnsi="Courier New" w:cs="Courier New"/>
              <w:sz w:val="22"/>
              <w:szCs w:val="22"/>
            </w:rPr>
          </w:rPrChange>
        </w:rPr>
        <w:t>n.s</w:t>
      </w:r>
      <w:proofErr w:type="spellEnd"/>
      <w:r w:rsidRPr="00745F19">
        <w:rPr>
          <w:rFonts w:ascii="Courier New" w:hAnsi="Courier New" w:cs="Courier New"/>
          <w:sz w:val="22"/>
          <w:szCs w:val="22"/>
          <w:lang w:val="fr-FR"/>
          <w:rPrChange w:id="116" w:author="Genevieve Nicolas" w:date="2016-07-08T11:04:00Z">
            <w:rPr>
              <w:rFonts w:ascii="Courier New" w:hAnsi="Courier New" w:cs="Courier New"/>
              <w:sz w:val="22"/>
              <w:szCs w:val="22"/>
            </w:rPr>
          </w:rPrChange>
        </w:rPr>
        <w:t>.                             0.80</w:t>
      </w:r>
    </w:p>
    <w:p w:rsidR="00521112" w:rsidRPr="00745F19" w:rsidRDefault="00871206" w:rsidP="000D6978">
      <w:pPr>
        <w:pStyle w:val="PlainText"/>
        <w:rPr>
          <w:rFonts w:ascii="Courier New" w:hAnsi="Courier New" w:cs="Courier New"/>
          <w:sz w:val="22"/>
          <w:szCs w:val="22"/>
          <w:lang w:val="fr-FR"/>
          <w:rPrChange w:id="117" w:author="Genevieve Nicolas" w:date="2016-07-08T11:04:00Z">
            <w:rPr>
              <w:rFonts w:ascii="Courier New" w:hAnsi="Courier New" w:cs="Courier New"/>
              <w:sz w:val="22"/>
              <w:szCs w:val="22"/>
            </w:rPr>
          </w:rPrChange>
        </w:rPr>
      </w:pPr>
      <w:r w:rsidRPr="00745F19">
        <w:rPr>
          <w:rFonts w:ascii="Courier New" w:hAnsi="Courier New" w:cs="Courier New"/>
          <w:sz w:val="22"/>
          <w:szCs w:val="22"/>
          <w:lang w:val="fr-FR"/>
          <w:rPrChange w:id="118" w:author="Genevieve Nicolas" w:date="2016-07-08T11:04:00Z">
            <w:rPr>
              <w:rFonts w:ascii="Courier New" w:hAnsi="Courier New" w:cs="Courier New"/>
              <w:sz w:val="22"/>
              <w:szCs w:val="22"/>
            </w:rPr>
          </w:rPrChange>
        </w:rPr>
        <w:t xml:space="preserve">Melon, </w:t>
      </w:r>
      <w:proofErr w:type="spellStart"/>
      <w:r w:rsidRPr="00745F19">
        <w:rPr>
          <w:rFonts w:ascii="Courier New" w:hAnsi="Courier New" w:cs="Courier New"/>
          <w:sz w:val="22"/>
          <w:szCs w:val="22"/>
          <w:lang w:val="fr-FR"/>
          <w:rPrChange w:id="119" w:author="Genevieve Nicolas" w:date="2016-07-08T11:04:00Z">
            <w:rPr>
              <w:rFonts w:ascii="Courier New" w:hAnsi="Courier New" w:cs="Courier New"/>
              <w:sz w:val="22"/>
              <w:szCs w:val="22"/>
            </w:rPr>
          </w:rPrChange>
        </w:rPr>
        <w:t>charatas</w:t>
      </w:r>
      <w:proofErr w:type="spellEnd"/>
      <w:r w:rsidRPr="00745F19">
        <w:rPr>
          <w:rFonts w:ascii="Courier New" w:hAnsi="Courier New" w:cs="Courier New"/>
          <w:sz w:val="22"/>
          <w:szCs w:val="22"/>
          <w:lang w:val="fr-FR"/>
          <w:rPrChange w:id="120" w:author="Genevieve Nicolas" w:date="2016-07-08T11:04:00Z">
            <w:rPr>
              <w:rFonts w:ascii="Courier New" w:hAnsi="Courier New" w:cs="Courier New"/>
              <w:sz w:val="22"/>
              <w:szCs w:val="22"/>
            </w:rPr>
          </w:rPrChange>
        </w:rPr>
        <w:t xml:space="preserve">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Melon, honey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Melon, galia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Melon, musk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Melon, sweet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Melon, eye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Melon, water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Mulberries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Nectarine                               0.90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Orange                                  0.60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Papaya                                  0.60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Passion fruit                           0.60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Peach                                   0.95   0.90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Pear                                    0.90   0.70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Pomegranate                             0.65</w:t>
      </w:r>
    </w:p>
    <w:p w:rsidR="00521112" w:rsidRPr="00BF274C" w:rsidRDefault="009E51FA" w:rsidP="000D6978">
      <w:pPr>
        <w:pStyle w:val="PlainText"/>
        <w:rPr>
          <w:rFonts w:ascii="Courier New" w:hAnsi="Courier New" w:cs="Courier New"/>
          <w:sz w:val="22"/>
          <w:szCs w:val="22"/>
        </w:rPr>
      </w:pPr>
      <w:r w:rsidRPr="00BF274C">
        <w:rPr>
          <w:rFonts w:ascii="Courier New" w:hAnsi="Courier New" w:cs="Courier New"/>
          <w:sz w:val="22"/>
          <w:szCs w:val="22"/>
        </w:rPr>
        <w:t>P</w:t>
      </w:r>
      <w:r w:rsidR="00B9043D">
        <w:rPr>
          <w:rFonts w:ascii="Courier New" w:hAnsi="Courier New" w:cs="Courier New"/>
          <w:sz w:val="22"/>
          <w:szCs w:val="22"/>
        </w:rPr>
        <w:t xml:space="preserve">lum  </w:t>
      </w:r>
      <w:r w:rsidR="00871206" w:rsidRPr="00BF274C">
        <w:rPr>
          <w:rFonts w:ascii="Courier New" w:hAnsi="Courier New" w:cs="Courier New"/>
          <w:sz w:val="22"/>
          <w:szCs w:val="22"/>
        </w:rPr>
        <w:t xml:space="preserve">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Berries, rasp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Berries, red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Sharon fruit                            0.95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Strawberries                            0.95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Surinam cherry                          0.90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'Sweety'                                0.70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Tamarind                                0.40</w:t>
      </w:r>
    </w:p>
    <w:p w:rsidR="00521112" w:rsidRPr="00DE249F" w:rsidRDefault="009E51FA" w:rsidP="000D6978">
      <w:pPr>
        <w:pStyle w:val="PlainText"/>
        <w:rPr>
          <w:rFonts w:ascii="Courier New" w:hAnsi="Courier New" w:cs="Courier New"/>
          <w:sz w:val="22"/>
          <w:szCs w:val="22"/>
          <w:lang w:val="fr-FR"/>
        </w:rPr>
      </w:pPr>
      <w:r w:rsidRPr="00DE249F">
        <w:rPr>
          <w:rFonts w:ascii="Courier New" w:hAnsi="Courier New" w:cs="Courier New"/>
          <w:sz w:val="22"/>
          <w:szCs w:val="22"/>
          <w:lang w:val="fr-FR"/>
        </w:rPr>
        <w:t>Tangerine</w:t>
      </w:r>
      <w:r w:rsidR="00871206" w:rsidRPr="00DE249F">
        <w:rPr>
          <w:rFonts w:ascii="Courier New" w:hAnsi="Courier New" w:cs="Courier New"/>
          <w:sz w:val="22"/>
          <w:szCs w:val="22"/>
          <w:lang w:val="fr-FR"/>
        </w:rPr>
        <w:t xml:space="preserve">                               0.65</w:t>
      </w:r>
    </w:p>
    <w:p w:rsidR="00521112" w:rsidRPr="00DE249F" w:rsidRDefault="00871206" w:rsidP="000D6978">
      <w:pPr>
        <w:pStyle w:val="PlainText"/>
        <w:rPr>
          <w:rFonts w:ascii="Courier New" w:hAnsi="Courier New" w:cs="Courier New"/>
          <w:sz w:val="22"/>
          <w:szCs w:val="22"/>
          <w:lang w:val="fr-FR"/>
        </w:rPr>
      </w:pPr>
      <w:proofErr w:type="spellStart"/>
      <w:r w:rsidRPr="00DE249F">
        <w:rPr>
          <w:rFonts w:ascii="Courier New" w:hAnsi="Courier New" w:cs="Courier New"/>
          <w:sz w:val="22"/>
          <w:szCs w:val="22"/>
          <w:lang w:val="fr-FR"/>
        </w:rPr>
        <w:t>Currants</w:t>
      </w:r>
      <w:proofErr w:type="spellEnd"/>
      <w:r w:rsidRPr="00DE249F">
        <w:rPr>
          <w:rFonts w:ascii="Courier New" w:hAnsi="Courier New" w:cs="Courier New"/>
          <w:sz w:val="22"/>
          <w:szCs w:val="22"/>
          <w:lang w:val="fr-FR"/>
        </w:rPr>
        <w:t xml:space="preserve">                                0.__</w:t>
      </w:r>
    </w:p>
    <w:p w:rsidR="00521112" w:rsidRPr="00DE249F" w:rsidRDefault="00871206" w:rsidP="000D6978">
      <w:pPr>
        <w:pStyle w:val="PlainText"/>
        <w:rPr>
          <w:rFonts w:ascii="Courier New" w:hAnsi="Courier New" w:cs="Courier New"/>
          <w:sz w:val="22"/>
          <w:szCs w:val="22"/>
          <w:lang w:val="fr-FR"/>
        </w:rPr>
      </w:pPr>
      <w:r w:rsidRPr="00DE249F">
        <w:rPr>
          <w:rFonts w:ascii="Courier New" w:hAnsi="Courier New" w:cs="Courier New"/>
          <w:sz w:val="22"/>
          <w:szCs w:val="22"/>
          <w:lang w:val="fr-FR"/>
        </w:rPr>
        <w:t>Dates                                   0.85</w:t>
      </w:r>
    </w:p>
    <w:p w:rsidR="00521112" w:rsidRPr="00DE249F" w:rsidRDefault="00871206" w:rsidP="000D6978">
      <w:pPr>
        <w:pStyle w:val="PlainText"/>
        <w:rPr>
          <w:rFonts w:ascii="Courier New" w:hAnsi="Courier New" w:cs="Courier New"/>
          <w:sz w:val="22"/>
          <w:szCs w:val="22"/>
          <w:lang w:val="fr-FR"/>
        </w:rPr>
      </w:pPr>
      <w:proofErr w:type="spellStart"/>
      <w:r w:rsidRPr="00DE249F">
        <w:rPr>
          <w:rFonts w:ascii="Courier New" w:hAnsi="Courier New" w:cs="Courier New"/>
          <w:sz w:val="22"/>
          <w:szCs w:val="22"/>
          <w:lang w:val="fr-FR"/>
        </w:rPr>
        <w:t>Figs</w:t>
      </w:r>
      <w:proofErr w:type="spellEnd"/>
      <w:r w:rsidRPr="00DE249F">
        <w:rPr>
          <w:rFonts w:ascii="Courier New" w:hAnsi="Courier New" w:cs="Courier New"/>
          <w:sz w:val="22"/>
          <w:szCs w:val="22"/>
          <w:lang w:val="fr-FR"/>
        </w:rPr>
        <w:t xml:space="preserve">                                    0.__</w:t>
      </w:r>
    </w:p>
    <w:p w:rsidR="00521112" w:rsidRPr="00DE249F" w:rsidRDefault="00871206" w:rsidP="000D6978">
      <w:pPr>
        <w:pStyle w:val="PlainText"/>
        <w:rPr>
          <w:rFonts w:ascii="Courier New" w:hAnsi="Courier New" w:cs="Courier New"/>
          <w:sz w:val="22"/>
          <w:szCs w:val="22"/>
          <w:lang w:val="fr-FR"/>
        </w:rPr>
      </w:pPr>
      <w:r w:rsidRPr="00DE249F">
        <w:rPr>
          <w:rFonts w:ascii="Courier New" w:hAnsi="Courier New" w:cs="Courier New"/>
          <w:sz w:val="22"/>
          <w:szCs w:val="22"/>
          <w:lang w:val="fr-FR"/>
        </w:rPr>
        <w:t>Raisins                                 0.__</w:t>
      </w:r>
    </w:p>
    <w:p w:rsidR="00521112" w:rsidRPr="00DE249F" w:rsidRDefault="00521112" w:rsidP="000D6978">
      <w:pPr>
        <w:pStyle w:val="PlainText"/>
        <w:rPr>
          <w:rFonts w:ascii="Courier New" w:hAnsi="Courier New" w:cs="Courier New"/>
          <w:sz w:val="22"/>
          <w:szCs w:val="22"/>
          <w:lang w:val="fr-FR"/>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04 02    Nuts and seeds                               </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Nuts n.s.                               0.50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Seeds n.s.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Peanuts                                 0.75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Pecan nuts                              0.50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Walnuts                                 0.50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Hazelnuts                               0.40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Coconut                                 0.50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Paranuts/brazilnuts                     0.45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Cashew nuts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Almonds                                 0.35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Pistachio nuts                          0.50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Chestnuts                               0.75</w:t>
      </w:r>
    </w:p>
    <w:p w:rsidR="00521112" w:rsidRPr="00BF274C" w:rsidRDefault="009E51FA" w:rsidP="000D6978">
      <w:pPr>
        <w:pStyle w:val="PlainText"/>
        <w:rPr>
          <w:rFonts w:ascii="Courier New" w:hAnsi="Courier New" w:cs="Courier New"/>
          <w:sz w:val="22"/>
          <w:szCs w:val="22"/>
        </w:rPr>
      </w:pPr>
      <w:r w:rsidRPr="00BF274C">
        <w:rPr>
          <w:rFonts w:ascii="Courier New" w:hAnsi="Courier New" w:cs="Courier New"/>
          <w:sz w:val="22"/>
          <w:szCs w:val="22"/>
        </w:rPr>
        <w:t>Macadamia</w:t>
      </w:r>
      <w:r w:rsidR="00871206" w:rsidRPr="00BF274C">
        <w:rPr>
          <w:rFonts w:ascii="Courier New" w:hAnsi="Courier New" w:cs="Courier New"/>
          <w:sz w:val="22"/>
          <w:szCs w:val="22"/>
        </w:rPr>
        <w:t xml:space="preserve"> nuts                          0.35</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Mixed nuts and raisins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Mixed peanuts and raisins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Mixed nuts n.s.                         0.50</w:t>
      </w:r>
    </w:p>
    <w:p w:rsidR="00521112" w:rsidRPr="00BF274C" w:rsidRDefault="00521112" w:rsidP="000D6978">
      <w:pPr>
        <w:pStyle w:val="PlainText"/>
        <w:rPr>
          <w:rFonts w:ascii="Courier New" w:hAnsi="Courier New" w:cs="Courier New"/>
          <w:sz w:val="22"/>
          <w:szCs w:val="22"/>
        </w:rPr>
      </w:pP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lastRenderedPageBreak/>
        <w:t xml:space="preserve">04 03    Olives                                       </w:t>
      </w:r>
    </w:p>
    <w:p w:rsidR="00521112" w:rsidRPr="00BF274C" w:rsidRDefault="00871206" w:rsidP="000D6978">
      <w:pPr>
        <w:pStyle w:val="PlainText"/>
        <w:rPr>
          <w:rFonts w:ascii="Courier New" w:hAnsi="Courier New" w:cs="Courier New"/>
          <w:sz w:val="22"/>
          <w:szCs w:val="22"/>
        </w:rPr>
      </w:pPr>
      <w:proofErr w:type="gramStart"/>
      <w:r w:rsidRPr="00BF274C">
        <w:rPr>
          <w:rFonts w:ascii="Courier New" w:hAnsi="Courier New" w:cs="Courier New"/>
          <w:sz w:val="22"/>
          <w:szCs w:val="22"/>
        </w:rPr>
        <w:t>Olive n.s.</w:t>
      </w:r>
      <w:proofErr w:type="gramEnd"/>
      <w:r w:rsidRPr="00BF274C">
        <w:rPr>
          <w:rFonts w:ascii="Courier New" w:hAnsi="Courier New" w:cs="Courier New"/>
          <w:sz w:val="22"/>
          <w:szCs w:val="22"/>
        </w:rPr>
        <w:t xml:space="preserve">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Olives, green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Olives, black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Olives, filled with sweet pepper        0.__</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07       MEAT, MEAT PRODUCTS AND SUBSTITUTES </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07 00    UNCLASSIFIED AND COMBINED MEAT AND MEAT PROD </w:t>
      </w:r>
    </w:p>
    <w:p w:rsidR="00521112" w:rsidRPr="00BF274C" w:rsidRDefault="00871206" w:rsidP="000D6978">
      <w:pPr>
        <w:pStyle w:val="PlainText"/>
        <w:rPr>
          <w:rFonts w:ascii="Times New Roman" w:hAnsi="Times New Roman" w:cs="Times New Roman"/>
          <w:sz w:val="22"/>
          <w:szCs w:val="22"/>
        </w:rPr>
      </w:pPr>
      <w:r w:rsidRPr="00BF274C">
        <w:rPr>
          <w:rFonts w:ascii="Times New Roman" w:hAnsi="Times New Roman" w:cs="Times New Roman"/>
          <w:sz w:val="22"/>
          <w:szCs w:val="22"/>
        </w:rPr>
        <w:t>Comment: Some values are proposed equal to 1</w:t>
      </w:r>
      <w:r w:rsidR="00C42F1F">
        <w:rPr>
          <w:rFonts w:ascii="Times New Roman" w:hAnsi="Times New Roman" w:cs="Times New Roman"/>
          <w:sz w:val="22"/>
          <w:szCs w:val="22"/>
        </w:rPr>
        <w:t>,</w:t>
      </w:r>
      <w:r w:rsidRPr="00BF274C">
        <w:rPr>
          <w:rFonts w:ascii="Times New Roman" w:hAnsi="Times New Roman" w:cs="Times New Roman"/>
          <w:sz w:val="22"/>
          <w:szCs w:val="22"/>
        </w:rPr>
        <w:t xml:space="preserve"> i.e. a</w:t>
      </w:r>
      <w:r w:rsidR="00491CD0">
        <w:rPr>
          <w:rFonts w:ascii="Times New Roman" w:hAnsi="Times New Roman" w:cs="Times New Roman"/>
          <w:sz w:val="22"/>
          <w:szCs w:val="22"/>
        </w:rPr>
        <w:t xml:space="preserve"> </w:t>
      </w:r>
      <w:r w:rsidRPr="00BF274C">
        <w:rPr>
          <w:rFonts w:ascii="Times New Roman" w:hAnsi="Times New Roman" w:cs="Times New Roman"/>
          <w:sz w:val="22"/>
          <w:szCs w:val="22"/>
        </w:rPr>
        <w:t>coefficient is needed which may be unknown or susceptible to change (in any</w:t>
      </w:r>
      <w:r w:rsidR="00491CD0">
        <w:rPr>
          <w:rFonts w:ascii="Times New Roman" w:hAnsi="Times New Roman" w:cs="Times New Roman"/>
          <w:sz w:val="22"/>
          <w:szCs w:val="22"/>
        </w:rPr>
        <w:t xml:space="preserve"> </w:t>
      </w:r>
      <w:r w:rsidRPr="00BF274C">
        <w:rPr>
          <w:rFonts w:ascii="Times New Roman" w:hAnsi="Times New Roman" w:cs="Times New Roman"/>
          <w:sz w:val="22"/>
          <w:szCs w:val="22"/>
        </w:rPr>
        <w:t xml:space="preserve">case indicate so) or if no coefficient is relevant for the item </w:t>
      </w:r>
      <w:r w:rsidR="00491CD0">
        <w:rPr>
          <w:rFonts w:ascii="Times New Roman" w:hAnsi="Times New Roman" w:cs="Times New Roman"/>
          <w:sz w:val="22"/>
          <w:szCs w:val="22"/>
        </w:rPr>
        <w:t xml:space="preserve">then </w:t>
      </w:r>
      <w:r w:rsidRPr="00BF274C">
        <w:rPr>
          <w:rFonts w:ascii="Times New Roman" w:hAnsi="Times New Roman" w:cs="Times New Roman"/>
          <w:sz w:val="22"/>
          <w:szCs w:val="22"/>
        </w:rPr>
        <w:t>0.__.</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07 01    DOMESTIC MAMMALS                             </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07 01 00 UNCLASSIFIED, MIXED AND OTHER MAMMALS        </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07 01 01 Beef                                         </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meat n.s.                         0.95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meat to be grilled n.s.           0.95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meat to be fried n.s.             0.95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type "fillet/sirloin" n.s.        0.93</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tenderloin/fillet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tenderloin dressed with fat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steak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frying steak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small skewer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rolled beef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rib steak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T bone steak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Beef, </w:t>
      </w:r>
      <w:r w:rsidR="009E51FA" w:rsidRPr="00BF274C">
        <w:rPr>
          <w:rFonts w:ascii="Courier New" w:hAnsi="Courier New" w:cs="Courier New"/>
          <w:sz w:val="22"/>
          <w:szCs w:val="22"/>
        </w:rPr>
        <w:t>beefsteak</w:t>
      </w:r>
      <w:r w:rsidRPr="00BF274C">
        <w:rPr>
          <w:rFonts w:ascii="Courier New" w:hAnsi="Courier New" w:cs="Courier New"/>
          <w:sz w:val="22"/>
          <w:szCs w:val="22"/>
        </w:rPr>
        <w:t xml:space="preserve"> n.s.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roast beef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ground meat n.s.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marrow balls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ground meat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meat to be stewed n.s.            0.90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tenderloin roasted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chopped stewing meat beef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braising steak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sirloin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stewing steak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braising steak fat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rib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meat to be boiled n.s.            0.70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shank                             0.45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aitchbone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marrow-bone                       0.05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rib of beef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roll                              0.70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minced steak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frying steak, shoulder            1</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07 01 02 Veal                                         </w:t>
      </w:r>
    </w:p>
    <w:p w:rsidR="00521112" w:rsidRPr="00BF274C" w:rsidRDefault="00871206" w:rsidP="000D6978">
      <w:pPr>
        <w:pStyle w:val="PlainText"/>
        <w:rPr>
          <w:rFonts w:ascii="Courier New" w:hAnsi="Courier New" w:cs="Courier New"/>
          <w:sz w:val="22"/>
          <w:szCs w:val="22"/>
        </w:rPr>
      </w:pPr>
      <w:proofErr w:type="gramStart"/>
      <w:r w:rsidRPr="00BF274C">
        <w:rPr>
          <w:rFonts w:ascii="Courier New" w:hAnsi="Courier New" w:cs="Courier New"/>
          <w:sz w:val="22"/>
          <w:szCs w:val="22"/>
        </w:rPr>
        <w:t>Veal, meat n.s.</w:t>
      </w:r>
      <w:proofErr w:type="gramEnd"/>
      <w:r w:rsidRPr="00BF274C">
        <w:rPr>
          <w:rFonts w:ascii="Courier New" w:hAnsi="Courier New" w:cs="Courier New"/>
          <w:sz w:val="22"/>
          <w:szCs w:val="22"/>
        </w:rPr>
        <w:t xml:space="preserve">                         0.95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Veal, meat to be grilled n.s.           0.95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Veal, meat to be fried n.s.             0.95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Veal, type "fillet/sirloin" n.s.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lastRenderedPageBreak/>
        <w:t>Veal, rib of veal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Veal, fillet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Veal, chopped stewing meat              0.90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Veal, steak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Veal, braising steak lean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Veal, minced meat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Veal, entrecote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Veal, tournedos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Veal, chop                              0.90</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07 01 03 Pork                                         </w:t>
      </w:r>
    </w:p>
    <w:p w:rsidR="00521112" w:rsidRPr="00BF274C" w:rsidRDefault="00871206" w:rsidP="000D6978">
      <w:pPr>
        <w:pStyle w:val="PlainText"/>
        <w:rPr>
          <w:rFonts w:ascii="Courier New" w:hAnsi="Courier New" w:cs="Courier New"/>
          <w:sz w:val="22"/>
          <w:szCs w:val="22"/>
        </w:rPr>
      </w:pPr>
      <w:proofErr w:type="gramStart"/>
      <w:r w:rsidRPr="00BF274C">
        <w:rPr>
          <w:rFonts w:ascii="Courier New" w:hAnsi="Courier New" w:cs="Courier New"/>
          <w:sz w:val="22"/>
          <w:szCs w:val="22"/>
        </w:rPr>
        <w:t>Pork, meat n.s.</w:t>
      </w:r>
      <w:proofErr w:type="gramEnd"/>
      <w:r w:rsidRPr="00BF274C">
        <w:rPr>
          <w:rFonts w:ascii="Courier New" w:hAnsi="Courier New" w:cs="Courier New"/>
          <w:sz w:val="22"/>
          <w:szCs w:val="22"/>
        </w:rPr>
        <w:t xml:space="preserve">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Pork, meat to be grilled n.s.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Pork, chops n.s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Pork, first chops/chop neck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Pork, second chops/chop fillet</w:t>
      </w:r>
      <w:r w:rsidR="009E51FA">
        <w:rPr>
          <w:rFonts w:ascii="Courier New" w:hAnsi="Courier New" w:cs="Courier New"/>
          <w:sz w:val="22"/>
          <w:szCs w:val="22"/>
        </w:rPr>
        <w:t xml:space="preserve"> </w:t>
      </w:r>
      <w:r w:rsidRPr="00BF274C">
        <w:rPr>
          <w:rFonts w:ascii="Courier New" w:hAnsi="Courier New" w:cs="Courier New"/>
          <w:sz w:val="22"/>
          <w:szCs w:val="22"/>
        </w:rPr>
        <w:t xml:space="preserve">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Pork, escalope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Pork, meat to be roasted n.s.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Pork, roast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Pork, filet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Pork, meat to be braised n.s.           0.95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Pork, meat to be </w:t>
      </w:r>
      <w:r w:rsidR="009E51FA" w:rsidRPr="00BF274C">
        <w:rPr>
          <w:rFonts w:ascii="Courier New" w:hAnsi="Courier New" w:cs="Courier New"/>
          <w:sz w:val="22"/>
          <w:szCs w:val="22"/>
        </w:rPr>
        <w:t>sautéed</w:t>
      </w:r>
      <w:r w:rsidRPr="00BF274C">
        <w:rPr>
          <w:rFonts w:ascii="Courier New" w:hAnsi="Courier New" w:cs="Courier New"/>
          <w:sz w:val="22"/>
          <w:szCs w:val="22"/>
        </w:rPr>
        <w:t xml:space="preserve"> n.s.           0.95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Pork, meat in sauce n.s.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Pork, spare rib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Pork, belly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Pork, shoulder with rind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Pork, chop-filet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Pork, filet-roulade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Pork, silverside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Pork, steak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Pork, chopped stewing meat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Pork, chop, shoulder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Pork, chop, rib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Pork, minced meat                       0.__</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07 01 04 Mutton/Lamb                                  </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Lamb, meat n.s.                         0.75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Lamb, meat for grilling n.s.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Lamb, chops, loin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Lamb, cutlet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Lamb, meat to be stewed n.s.            0.75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Lamb, leg                               0.75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Lamb, shoulder                          0.70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Lamb, saddle                            0.70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Lamb, turkish minced meat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Lamb, back                              0.70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Lamb, minced meat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Lamb, steak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Lamb, roulade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Lamb, tenderloin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Lamb, sparerib                          0.85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Mutton, chop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Mutton, leg                             0.75</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07 01 05 Horse                                        </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Horse, fillet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lastRenderedPageBreak/>
        <w:t>Horse, roulade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Horse, roast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Horse, chopped stewing meat for hachee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Horse roulade, streaked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Horse, steak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Horse, braising steak/collops           1</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07 01 06 Goat                                         </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07 01 07 Rabbit                                       </w:t>
      </w:r>
    </w:p>
    <w:p w:rsidR="00521112" w:rsidRPr="00BF274C" w:rsidRDefault="00871206" w:rsidP="000D6978">
      <w:pPr>
        <w:pStyle w:val="PlainText"/>
        <w:rPr>
          <w:rFonts w:ascii="Courier New" w:hAnsi="Courier New" w:cs="Courier New"/>
          <w:sz w:val="22"/>
          <w:szCs w:val="22"/>
        </w:rPr>
      </w:pPr>
      <w:proofErr w:type="gramStart"/>
      <w:r w:rsidRPr="00BF274C">
        <w:rPr>
          <w:rFonts w:ascii="Courier New" w:hAnsi="Courier New" w:cs="Courier New"/>
          <w:sz w:val="22"/>
          <w:szCs w:val="22"/>
        </w:rPr>
        <w:t>Rabbit n.s.</w:t>
      </w:r>
      <w:proofErr w:type="gramEnd"/>
      <w:r w:rsidRPr="00BF274C">
        <w:rPr>
          <w:rFonts w:ascii="Courier New" w:hAnsi="Courier New" w:cs="Courier New"/>
          <w:sz w:val="22"/>
          <w:szCs w:val="22"/>
        </w:rPr>
        <w:t xml:space="preserve">                             0.70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Rabbit, back                            0.55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Rabbit, rib                             0.60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Rabbit, leg                             0.75</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07 02    Poultry                                      </w:t>
      </w:r>
    </w:p>
    <w:p w:rsidR="00521112" w:rsidRPr="00BF274C" w:rsidRDefault="00871206" w:rsidP="000D6978">
      <w:pPr>
        <w:pStyle w:val="PlainText"/>
        <w:rPr>
          <w:rFonts w:ascii="Courier New" w:hAnsi="Courier New" w:cs="Courier New"/>
          <w:sz w:val="22"/>
          <w:szCs w:val="22"/>
        </w:rPr>
      </w:pPr>
      <w:proofErr w:type="gramStart"/>
      <w:r w:rsidRPr="00BF274C">
        <w:rPr>
          <w:rFonts w:ascii="Courier New" w:hAnsi="Courier New" w:cs="Courier New"/>
          <w:sz w:val="22"/>
          <w:szCs w:val="22"/>
        </w:rPr>
        <w:t xml:space="preserve">Poultry, </w:t>
      </w:r>
      <w:proofErr w:type="spellStart"/>
      <w:r w:rsidRPr="00BF274C">
        <w:rPr>
          <w:rFonts w:ascii="Courier New" w:hAnsi="Courier New" w:cs="Courier New"/>
          <w:sz w:val="22"/>
          <w:szCs w:val="22"/>
        </w:rPr>
        <w:t>n.s</w:t>
      </w:r>
      <w:proofErr w:type="spellEnd"/>
      <w:r w:rsidRPr="00BF274C">
        <w:rPr>
          <w:rFonts w:ascii="Courier New" w:hAnsi="Courier New" w:cs="Courier New"/>
          <w:sz w:val="22"/>
          <w:szCs w:val="22"/>
        </w:rPr>
        <w:t>.</w:t>
      </w:r>
      <w:proofErr w:type="gramEnd"/>
      <w:r w:rsidRPr="00BF274C">
        <w:rPr>
          <w:rFonts w:ascii="Courier New" w:hAnsi="Courier New" w:cs="Courier New"/>
          <w:sz w:val="22"/>
          <w:szCs w:val="22"/>
        </w:rPr>
        <w:t xml:space="preserve">                           0.60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Poultry, wing                           0.50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Poultry, leg                            0.60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Poultry, drumstick                      0.45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Poultry, breast                         0.60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Poultry, fillet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Poultry, whole                          0.60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Poultry, half                           0.60</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07 02 00 Unclassified and other poultry               </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07 02 01 Chicken, Hen                                 </w:t>
      </w:r>
    </w:p>
    <w:p w:rsidR="00521112" w:rsidRPr="00BF274C" w:rsidRDefault="00871206" w:rsidP="000D6978">
      <w:pPr>
        <w:pStyle w:val="PlainText"/>
        <w:rPr>
          <w:rFonts w:ascii="Courier New" w:hAnsi="Courier New" w:cs="Courier New"/>
          <w:sz w:val="22"/>
          <w:szCs w:val="22"/>
        </w:rPr>
      </w:pPr>
      <w:proofErr w:type="gramStart"/>
      <w:r w:rsidRPr="00BF274C">
        <w:rPr>
          <w:rFonts w:ascii="Courier New" w:hAnsi="Courier New" w:cs="Courier New"/>
          <w:sz w:val="22"/>
          <w:szCs w:val="22"/>
        </w:rPr>
        <w:t xml:space="preserve">Chicken </w:t>
      </w:r>
      <w:proofErr w:type="spellStart"/>
      <w:r w:rsidRPr="00BF274C">
        <w:rPr>
          <w:rFonts w:ascii="Courier New" w:hAnsi="Courier New" w:cs="Courier New"/>
          <w:sz w:val="22"/>
          <w:szCs w:val="22"/>
        </w:rPr>
        <w:t>n.s</w:t>
      </w:r>
      <w:proofErr w:type="spellEnd"/>
      <w:r w:rsidRPr="00BF274C">
        <w:rPr>
          <w:rFonts w:ascii="Courier New" w:hAnsi="Courier New" w:cs="Courier New"/>
          <w:sz w:val="22"/>
          <w:szCs w:val="22"/>
        </w:rPr>
        <w:t>.</w:t>
      </w:r>
      <w:proofErr w:type="gramEnd"/>
      <w:r w:rsidRPr="00BF274C">
        <w:rPr>
          <w:rFonts w:ascii="Courier New" w:hAnsi="Courier New" w:cs="Courier New"/>
          <w:sz w:val="22"/>
          <w:szCs w:val="22"/>
        </w:rPr>
        <w:t xml:space="preserve">                            0.70</w:t>
      </w:r>
    </w:p>
    <w:p w:rsidR="00521112" w:rsidRPr="00BF274C" w:rsidRDefault="00871206" w:rsidP="000D6978">
      <w:pPr>
        <w:pStyle w:val="PlainText"/>
        <w:rPr>
          <w:rFonts w:ascii="Courier New" w:hAnsi="Courier New" w:cs="Courier New"/>
          <w:sz w:val="22"/>
          <w:szCs w:val="22"/>
        </w:rPr>
      </w:pPr>
      <w:proofErr w:type="gramStart"/>
      <w:r w:rsidRPr="00BF274C">
        <w:rPr>
          <w:rFonts w:ascii="Courier New" w:hAnsi="Courier New" w:cs="Courier New"/>
          <w:sz w:val="22"/>
          <w:szCs w:val="22"/>
        </w:rPr>
        <w:t xml:space="preserve">Hen </w:t>
      </w:r>
      <w:proofErr w:type="spellStart"/>
      <w:r w:rsidRPr="00BF274C">
        <w:rPr>
          <w:rFonts w:ascii="Courier New" w:hAnsi="Courier New" w:cs="Courier New"/>
          <w:sz w:val="22"/>
          <w:szCs w:val="22"/>
        </w:rPr>
        <w:t>n.s</w:t>
      </w:r>
      <w:proofErr w:type="spellEnd"/>
      <w:r w:rsidRPr="00BF274C">
        <w:rPr>
          <w:rFonts w:ascii="Courier New" w:hAnsi="Courier New" w:cs="Courier New"/>
          <w:sz w:val="22"/>
          <w:szCs w:val="22"/>
        </w:rPr>
        <w:t>.</w:t>
      </w:r>
      <w:proofErr w:type="gramEnd"/>
      <w:r w:rsidRPr="00BF274C">
        <w:rPr>
          <w:rFonts w:ascii="Courier New" w:hAnsi="Courier New" w:cs="Courier New"/>
          <w:sz w:val="22"/>
          <w:szCs w:val="22"/>
        </w:rPr>
        <w:t xml:space="preserve">                                0.70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Chicken, wing                           0.50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Chicken, leg                            0.60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Chicken, drumstick                      0.30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Chicken, breast                         0.65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Chicken, fillet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Chicken, whole                          0.70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Chicken, half                           0.70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Chicken, roulade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Chicken, roast                          0.70</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07 02 02 Turkey, Young turkey                         </w:t>
      </w:r>
    </w:p>
    <w:p w:rsidR="00521112" w:rsidRPr="00BF274C" w:rsidRDefault="00871206" w:rsidP="000D6978">
      <w:pPr>
        <w:pStyle w:val="PlainText"/>
        <w:rPr>
          <w:rFonts w:ascii="Courier New" w:hAnsi="Courier New" w:cs="Courier New"/>
          <w:sz w:val="22"/>
          <w:szCs w:val="22"/>
        </w:rPr>
      </w:pPr>
      <w:proofErr w:type="gramStart"/>
      <w:r w:rsidRPr="00BF274C">
        <w:rPr>
          <w:rFonts w:ascii="Courier New" w:hAnsi="Courier New" w:cs="Courier New"/>
          <w:sz w:val="22"/>
          <w:szCs w:val="22"/>
        </w:rPr>
        <w:t xml:space="preserve">Turkey </w:t>
      </w:r>
      <w:proofErr w:type="spellStart"/>
      <w:r w:rsidRPr="00BF274C">
        <w:rPr>
          <w:rFonts w:ascii="Courier New" w:hAnsi="Courier New" w:cs="Courier New"/>
          <w:sz w:val="22"/>
          <w:szCs w:val="22"/>
        </w:rPr>
        <w:t>n.s</w:t>
      </w:r>
      <w:proofErr w:type="spellEnd"/>
      <w:r w:rsidRPr="00BF274C">
        <w:rPr>
          <w:rFonts w:ascii="Courier New" w:hAnsi="Courier New" w:cs="Courier New"/>
          <w:sz w:val="22"/>
          <w:szCs w:val="22"/>
        </w:rPr>
        <w:t>.</w:t>
      </w:r>
      <w:proofErr w:type="gramEnd"/>
      <w:r w:rsidRPr="00BF274C">
        <w:rPr>
          <w:rFonts w:ascii="Courier New" w:hAnsi="Courier New" w:cs="Courier New"/>
          <w:sz w:val="22"/>
          <w:szCs w:val="22"/>
        </w:rPr>
        <w:t xml:space="preserve">                             0.70</w:t>
      </w:r>
    </w:p>
    <w:p w:rsidR="00521112" w:rsidRPr="00BF274C" w:rsidRDefault="00871206" w:rsidP="000D6978">
      <w:pPr>
        <w:pStyle w:val="PlainText"/>
        <w:rPr>
          <w:rFonts w:ascii="Courier New" w:hAnsi="Courier New" w:cs="Courier New"/>
          <w:sz w:val="22"/>
          <w:szCs w:val="22"/>
        </w:rPr>
      </w:pPr>
      <w:proofErr w:type="gramStart"/>
      <w:r w:rsidRPr="00BF274C">
        <w:rPr>
          <w:rFonts w:ascii="Courier New" w:hAnsi="Courier New" w:cs="Courier New"/>
          <w:sz w:val="22"/>
          <w:szCs w:val="22"/>
        </w:rPr>
        <w:t xml:space="preserve">Young turkey </w:t>
      </w:r>
      <w:proofErr w:type="spellStart"/>
      <w:r w:rsidRPr="00BF274C">
        <w:rPr>
          <w:rFonts w:ascii="Courier New" w:hAnsi="Courier New" w:cs="Courier New"/>
          <w:sz w:val="22"/>
          <w:szCs w:val="22"/>
        </w:rPr>
        <w:t>n.s</w:t>
      </w:r>
      <w:proofErr w:type="spellEnd"/>
      <w:r w:rsidRPr="00BF274C">
        <w:rPr>
          <w:rFonts w:ascii="Courier New" w:hAnsi="Courier New" w:cs="Courier New"/>
          <w:sz w:val="22"/>
          <w:szCs w:val="22"/>
        </w:rPr>
        <w:t>.</w:t>
      </w:r>
      <w:proofErr w:type="gramEnd"/>
      <w:r w:rsidRPr="00BF274C">
        <w:rPr>
          <w:rFonts w:ascii="Courier New" w:hAnsi="Courier New" w:cs="Courier New"/>
          <w:sz w:val="22"/>
          <w:szCs w:val="22"/>
        </w:rPr>
        <w:t xml:space="preserve">                       0.70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Turkey, wing                            0.50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Turkey, leg                             0.70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Turkey, drumstick                       0.50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Turkey, breast                          0.80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Turkey, fillet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Turkey, tenderloin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Turkey, steak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Turkey, roulade                         1</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Turkey, tournedos                       1</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07 02 03 Duck                                         </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Duck </w:t>
      </w:r>
      <w:proofErr w:type="spellStart"/>
      <w:r w:rsidRPr="00BF274C">
        <w:rPr>
          <w:rFonts w:ascii="Courier New" w:hAnsi="Courier New" w:cs="Courier New"/>
          <w:sz w:val="22"/>
          <w:szCs w:val="22"/>
        </w:rPr>
        <w:t>n.s</w:t>
      </w:r>
      <w:proofErr w:type="spellEnd"/>
      <w:r w:rsidRPr="00BF274C">
        <w:rPr>
          <w:rFonts w:ascii="Courier New" w:hAnsi="Courier New" w:cs="Courier New"/>
          <w:sz w:val="22"/>
          <w:szCs w:val="22"/>
        </w:rPr>
        <w:t>.                               0.35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Duck, leg                               0.35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lastRenderedPageBreak/>
        <w:t>Duck, drumstick                         0.25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Duck, breast                            0.30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Duck, fillet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Duck, roulade                           1</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07 02 04 Goose                                        </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Goose </w:t>
      </w:r>
      <w:proofErr w:type="spellStart"/>
      <w:r w:rsidRPr="00BF274C">
        <w:rPr>
          <w:rFonts w:ascii="Courier New" w:hAnsi="Courier New" w:cs="Courier New"/>
          <w:sz w:val="22"/>
          <w:szCs w:val="22"/>
        </w:rPr>
        <w:t>n.s</w:t>
      </w:r>
      <w:proofErr w:type="spellEnd"/>
      <w:r w:rsidRPr="00BF274C">
        <w:rPr>
          <w:rFonts w:ascii="Courier New" w:hAnsi="Courier New" w:cs="Courier New"/>
          <w:sz w:val="22"/>
          <w:szCs w:val="22"/>
        </w:rPr>
        <w:t>.                              0.70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Goose, wing                             0.50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Goose, drumstick                        0.70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Goose, breast                           0.60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Goose, fillet                           0.__</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07 03    Game                                         </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07 05    </w:t>
      </w:r>
      <w:proofErr w:type="spellStart"/>
      <w:r w:rsidRPr="00BF274C">
        <w:rPr>
          <w:rFonts w:ascii="Courier New" w:hAnsi="Courier New" w:cs="Courier New"/>
          <w:sz w:val="22"/>
          <w:szCs w:val="22"/>
        </w:rPr>
        <w:t>Offals</w:t>
      </w:r>
      <w:proofErr w:type="spellEnd"/>
      <w:r w:rsidRPr="00BF274C">
        <w:rPr>
          <w:rFonts w:ascii="Courier New" w:hAnsi="Courier New" w:cs="Courier New"/>
          <w:sz w:val="22"/>
          <w:szCs w:val="22"/>
        </w:rPr>
        <w:t xml:space="preserve">                                       </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Beef, oxtail                            0.40</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08       FISH, SHELLFISH AND AMPHIBIANS </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08 00    UNCLASSIFIED AND COMBINED FISH PRODUCTS      </w:t>
      </w:r>
    </w:p>
    <w:p w:rsidR="00491CD0"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08 01    Fish                                         </w:t>
      </w:r>
    </w:p>
    <w:p w:rsidR="00521112" w:rsidRPr="00491CD0" w:rsidRDefault="00871206" w:rsidP="000D6978">
      <w:pPr>
        <w:pStyle w:val="PlainText"/>
        <w:rPr>
          <w:rFonts w:ascii="Times New Roman" w:hAnsi="Times New Roman" w:cs="Times New Roman"/>
          <w:sz w:val="22"/>
          <w:szCs w:val="22"/>
        </w:rPr>
      </w:pPr>
      <w:proofErr w:type="gramStart"/>
      <w:r w:rsidRPr="00491CD0">
        <w:rPr>
          <w:rFonts w:ascii="Times New Roman" w:hAnsi="Times New Roman" w:cs="Times New Roman"/>
          <w:sz w:val="22"/>
          <w:szCs w:val="22"/>
        </w:rPr>
        <w:t>Comments :</w:t>
      </w:r>
      <w:proofErr w:type="gramEnd"/>
      <w:r w:rsidRPr="00491CD0">
        <w:rPr>
          <w:rFonts w:ascii="Times New Roman" w:hAnsi="Times New Roman" w:cs="Times New Roman"/>
          <w:sz w:val="22"/>
          <w:szCs w:val="22"/>
        </w:rPr>
        <w:t xml:space="preserve"> The edible part does not vary much among fish which have</w:t>
      </w:r>
      <w:r w:rsidR="00491CD0">
        <w:rPr>
          <w:rFonts w:ascii="Times New Roman" w:hAnsi="Times New Roman" w:cs="Times New Roman"/>
          <w:sz w:val="22"/>
          <w:szCs w:val="22"/>
        </w:rPr>
        <w:t xml:space="preserve"> </w:t>
      </w:r>
      <w:r w:rsidRPr="00491CD0">
        <w:rPr>
          <w:rFonts w:ascii="Times New Roman" w:hAnsi="Times New Roman" w:cs="Times New Roman"/>
          <w:sz w:val="22"/>
          <w:szCs w:val="22"/>
        </w:rPr>
        <w:t>the same shape. Therefore the edible part reported for this group has been proposed according to the shape of fish.</w:t>
      </w:r>
    </w:p>
    <w:p w:rsidR="00521112" w:rsidRPr="00491CD0" w:rsidRDefault="00871206" w:rsidP="000D6978">
      <w:pPr>
        <w:pStyle w:val="PlainText"/>
        <w:rPr>
          <w:rFonts w:ascii="Times New Roman" w:hAnsi="Times New Roman" w:cs="Times New Roman"/>
          <w:sz w:val="22"/>
          <w:szCs w:val="22"/>
        </w:rPr>
      </w:pPr>
      <w:r w:rsidRPr="00491CD0">
        <w:rPr>
          <w:rFonts w:ascii="Times New Roman" w:hAnsi="Times New Roman" w:cs="Times New Roman"/>
          <w:sz w:val="22"/>
          <w:szCs w:val="22"/>
        </w:rPr>
        <w:t>We made six sub-groups:</w:t>
      </w:r>
    </w:p>
    <w:p w:rsidR="00521112" w:rsidRPr="00491CD0" w:rsidRDefault="00871206" w:rsidP="000D6978">
      <w:pPr>
        <w:pStyle w:val="PlainText"/>
        <w:rPr>
          <w:rFonts w:ascii="Times New Roman" w:hAnsi="Times New Roman" w:cs="Times New Roman"/>
          <w:sz w:val="22"/>
          <w:szCs w:val="22"/>
        </w:rPr>
      </w:pPr>
      <w:r w:rsidRPr="00491CD0">
        <w:rPr>
          <w:rFonts w:ascii="Times New Roman" w:hAnsi="Times New Roman" w:cs="Times New Roman"/>
          <w:sz w:val="22"/>
          <w:szCs w:val="22"/>
        </w:rPr>
        <w:t xml:space="preserve">- </w:t>
      </w:r>
      <w:proofErr w:type="gramStart"/>
      <w:r w:rsidRPr="00491CD0">
        <w:rPr>
          <w:rFonts w:ascii="Times New Roman" w:hAnsi="Times New Roman" w:cs="Times New Roman"/>
          <w:sz w:val="22"/>
          <w:szCs w:val="22"/>
        </w:rPr>
        <w:t>fish</w:t>
      </w:r>
      <w:proofErr w:type="gramEnd"/>
      <w:r w:rsidRPr="00491CD0">
        <w:rPr>
          <w:rFonts w:ascii="Times New Roman" w:hAnsi="Times New Roman" w:cs="Times New Roman"/>
          <w:sz w:val="22"/>
          <w:szCs w:val="22"/>
        </w:rPr>
        <w:t xml:space="preserve"> like trout</w:t>
      </w:r>
    </w:p>
    <w:p w:rsidR="00521112" w:rsidRPr="00491CD0" w:rsidRDefault="00871206" w:rsidP="000D6978">
      <w:pPr>
        <w:pStyle w:val="PlainText"/>
        <w:rPr>
          <w:rFonts w:ascii="Times New Roman" w:hAnsi="Times New Roman" w:cs="Times New Roman"/>
          <w:sz w:val="22"/>
          <w:szCs w:val="22"/>
        </w:rPr>
      </w:pPr>
      <w:r w:rsidRPr="00491CD0">
        <w:rPr>
          <w:rFonts w:ascii="Times New Roman" w:hAnsi="Times New Roman" w:cs="Times New Roman"/>
          <w:sz w:val="22"/>
          <w:szCs w:val="22"/>
        </w:rPr>
        <w:t xml:space="preserve">- </w:t>
      </w:r>
      <w:proofErr w:type="gramStart"/>
      <w:r w:rsidRPr="00491CD0">
        <w:rPr>
          <w:rFonts w:ascii="Times New Roman" w:hAnsi="Times New Roman" w:cs="Times New Roman"/>
          <w:sz w:val="22"/>
          <w:szCs w:val="22"/>
        </w:rPr>
        <w:t>fish</w:t>
      </w:r>
      <w:proofErr w:type="gramEnd"/>
      <w:r w:rsidRPr="00491CD0">
        <w:rPr>
          <w:rFonts w:ascii="Times New Roman" w:hAnsi="Times New Roman" w:cs="Times New Roman"/>
          <w:sz w:val="22"/>
          <w:szCs w:val="22"/>
        </w:rPr>
        <w:t xml:space="preserve"> smaller than trout, such as pilchard, sardines</w:t>
      </w:r>
    </w:p>
    <w:p w:rsidR="00521112" w:rsidRPr="00491CD0" w:rsidRDefault="00871206" w:rsidP="000D6978">
      <w:pPr>
        <w:pStyle w:val="PlainText"/>
        <w:rPr>
          <w:rFonts w:ascii="Times New Roman" w:hAnsi="Times New Roman" w:cs="Times New Roman"/>
          <w:sz w:val="22"/>
          <w:szCs w:val="22"/>
        </w:rPr>
      </w:pPr>
      <w:r w:rsidRPr="00491CD0">
        <w:rPr>
          <w:rFonts w:ascii="Times New Roman" w:hAnsi="Times New Roman" w:cs="Times New Roman"/>
          <w:sz w:val="22"/>
          <w:szCs w:val="22"/>
        </w:rPr>
        <w:t xml:space="preserve">- </w:t>
      </w:r>
      <w:proofErr w:type="gramStart"/>
      <w:r w:rsidRPr="00491CD0">
        <w:rPr>
          <w:rFonts w:ascii="Times New Roman" w:hAnsi="Times New Roman" w:cs="Times New Roman"/>
          <w:sz w:val="22"/>
          <w:szCs w:val="22"/>
        </w:rPr>
        <w:t>fish</w:t>
      </w:r>
      <w:proofErr w:type="gramEnd"/>
      <w:r w:rsidRPr="00491CD0">
        <w:rPr>
          <w:rFonts w:ascii="Times New Roman" w:hAnsi="Times New Roman" w:cs="Times New Roman"/>
          <w:sz w:val="22"/>
          <w:szCs w:val="22"/>
        </w:rPr>
        <w:t xml:space="preserve"> flatter than trout, such as carp</w:t>
      </w:r>
    </w:p>
    <w:p w:rsidR="00521112" w:rsidRPr="00491CD0" w:rsidRDefault="00871206" w:rsidP="000D6978">
      <w:pPr>
        <w:pStyle w:val="PlainText"/>
        <w:rPr>
          <w:rFonts w:ascii="Times New Roman" w:hAnsi="Times New Roman" w:cs="Times New Roman"/>
          <w:sz w:val="22"/>
          <w:szCs w:val="22"/>
        </w:rPr>
      </w:pPr>
      <w:r w:rsidRPr="00491CD0">
        <w:rPr>
          <w:rFonts w:ascii="Times New Roman" w:hAnsi="Times New Roman" w:cs="Times New Roman"/>
          <w:sz w:val="22"/>
          <w:szCs w:val="22"/>
        </w:rPr>
        <w:t>- fish flat, such as sole</w:t>
      </w:r>
    </w:p>
    <w:p w:rsidR="00521112" w:rsidRPr="00491CD0" w:rsidRDefault="00871206" w:rsidP="000D6978">
      <w:pPr>
        <w:pStyle w:val="PlainText"/>
        <w:rPr>
          <w:rFonts w:ascii="Times New Roman" w:hAnsi="Times New Roman" w:cs="Times New Roman"/>
          <w:sz w:val="22"/>
          <w:szCs w:val="22"/>
        </w:rPr>
      </w:pPr>
      <w:r w:rsidRPr="00491CD0">
        <w:rPr>
          <w:rFonts w:ascii="Times New Roman" w:hAnsi="Times New Roman" w:cs="Times New Roman"/>
          <w:sz w:val="22"/>
          <w:szCs w:val="22"/>
        </w:rPr>
        <w:t xml:space="preserve">- </w:t>
      </w:r>
      <w:proofErr w:type="gramStart"/>
      <w:r w:rsidRPr="00491CD0">
        <w:rPr>
          <w:rFonts w:ascii="Times New Roman" w:hAnsi="Times New Roman" w:cs="Times New Roman"/>
          <w:sz w:val="22"/>
          <w:szCs w:val="22"/>
        </w:rPr>
        <w:t>fish</w:t>
      </w:r>
      <w:proofErr w:type="gramEnd"/>
      <w:r w:rsidRPr="00491CD0">
        <w:rPr>
          <w:rFonts w:ascii="Times New Roman" w:hAnsi="Times New Roman" w:cs="Times New Roman"/>
          <w:sz w:val="22"/>
          <w:szCs w:val="22"/>
        </w:rPr>
        <w:t xml:space="preserve"> with big head, such as </w:t>
      </w:r>
      <w:proofErr w:type="spellStart"/>
      <w:r w:rsidRPr="00491CD0">
        <w:rPr>
          <w:rFonts w:ascii="Times New Roman" w:hAnsi="Times New Roman" w:cs="Times New Roman"/>
          <w:sz w:val="22"/>
          <w:szCs w:val="22"/>
        </w:rPr>
        <w:t>burbot</w:t>
      </w:r>
      <w:proofErr w:type="spellEnd"/>
      <w:r w:rsidRPr="00491CD0">
        <w:rPr>
          <w:rFonts w:ascii="Times New Roman" w:hAnsi="Times New Roman" w:cs="Times New Roman"/>
          <w:sz w:val="22"/>
          <w:szCs w:val="22"/>
        </w:rPr>
        <w:t xml:space="preserve"> and big fish</w:t>
      </w:r>
    </w:p>
    <w:p w:rsidR="00521112" w:rsidRPr="00491CD0" w:rsidRDefault="00871206" w:rsidP="000D6978">
      <w:pPr>
        <w:pStyle w:val="PlainText"/>
        <w:rPr>
          <w:rFonts w:ascii="Times New Roman" w:hAnsi="Times New Roman" w:cs="Times New Roman"/>
          <w:sz w:val="22"/>
          <w:szCs w:val="22"/>
        </w:rPr>
      </w:pPr>
      <w:r w:rsidRPr="00491CD0">
        <w:rPr>
          <w:rFonts w:ascii="Times New Roman" w:hAnsi="Times New Roman" w:cs="Times New Roman"/>
          <w:sz w:val="22"/>
          <w:szCs w:val="22"/>
        </w:rPr>
        <w:t xml:space="preserve">- </w:t>
      </w:r>
      <w:proofErr w:type="gramStart"/>
      <w:r w:rsidRPr="00491CD0">
        <w:rPr>
          <w:rFonts w:ascii="Times New Roman" w:hAnsi="Times New Roman" w:cs="Times New Roman"/>
          <w:sz w:val="22"/>
          <w:szCs w:val="22"/>
        </w:rPr>
        <w:t>fish</w:t>
      </w:r>
      <w:proofErr w:type="gramEnd"/>
      <w:r w:rsidRPr="00491CD0">
        <w:rPr>
          <w:rFonts w:ascii="Times New Roman" w:hAnsi="Times New Roman" w:cs="Times New Roman"/>
          <w:sz w:val="22"/>
          <w:szCs w:val="22"/>
        </w:rPr>
        <w:t xml:space="preserve"> with snake shape</w:t>
      </w:r>
    </w:p>
    <w:p w:rsidR="00521112" w:rsidRPr="00491CD0" w:rsidRDefault="00871206" w:rsidP="000D6978">
      <w:pPr>
        <w:pStyle w:val="PlainText"/>
        <w:rPr>
          <w:rFonts w:ascii="Times New Roman" w:hAnsi="Times New Roman" w:cs="Times New Roman"/>
          <w:sz w:val="22"/>
          <w:szCs w:val="22"/>
        </w:rPr>
      </w:pPr>
      <w:r w:rsidRPr="00491CD0">
        <w:rPr>
          <w:rFonts w:ascii="Times New Roman" w:hAnsi="Times New Roman" w:cs="Times New Roman"/>
          <w:sz w:val="22"/>
          <w:szCs w:val="22"/>
        </w:rPr>
        <w:t>In addition, we take into account the facet "physical state" and propose 3 different coefficients corresponding to the following descriptors for which we precise the type of waste:</w:t>
      </w:r>
    </w:p>
    <w:p w:rsidR="00521112" w:rsidRPr="00491CD0" w:rsidRDefault="00871206" w:rsidP="000D6978">
      <w:pPr>
        <w:pStyle w:val="PlainText"/>
        <w:rPr>
          <w:rFonts w:ascii="Times New Roman" w:hAnsi="Times New Roman" w:cs="Times New Roman"/>
          <w:sz w:val="22"/>
          <w:szCs w:val="22"/>
        </w:rPr>
      </w:pPr>
      <w:r w:rsidRPr="00491CD0">
        <w:rPr>
          <w:rFonts w:ascii="Times New Roman" w:hAnsi="Times New Roman" w:cs="Times New Roman"/>
          <w:sz w:val="22"/>
          <w:szCs w:val="22"/>
        </w:rPr>
        <w:t xml:space="preserve">- </w:t>
      </w:r>
      <w:proofErr w:type="gramStart"/>
      <w:r w:rsidRPr="00491CD0">
        <w:rPr>
          <w:rFonts w:ascii="Times New Roman" w:hAnsi="Times New Roman" w:cs="Times New Roman"/>
          <w:sz w:val="22"/>
          <w:szCs w:val="22"/>
        </w:rPr>
        <w:t>descriptor</w:t>
      </w:r>
      <w:proofErr w:type="gramEnd"/>
      <w:r w:rsidRPr="00491CD0">
        <w:rPr>
          <w:rFonts w:ascii="Times New Roman" w:hAnsi="Times New Roman" w:cs="Times New Roman"/>
          <w:sz w:val="22"/>
          <w:szCs w:val="22"/>
        </w:rPr>
        <w:t xml:space="preserve"> 18: whole :fish minus entrails, bones, tail, scales, fins and skin with adhering flesh.</w:t>
      </w:r>
    </w:p>
    <w:p w:rsidR="00521112" w:rsidRPr="00491CD0" w:rsidRDefault="00871206" w:rsidP="000D6978">
      <w:pPr>
        <w:pStyle w:val="PlainText"/>
        <w:rPr>
          <w:rFonts w:ascii="Times New Roman" w:hAnsi="Times New Roman" w:cs="Times New Roman"/>
          <w:sz w:val="22"/>
          <w:szCs w:val="22"/>
        </w:rPr>
      </w:pPr>
      <w:r w:rsidRPr="00491CD0">
        <w:rPr>
          <w:rFonts w:ascii="Times New Roman" w:hAnsi="Times New Roman" w:cs="Times New Roman"/>
          <w:sz w:val="22"/>
          <w:szCs w:val="22"/>
        </w:rPr>
        <w:t xml:space="preserve">- </w:t>
      </w:r>
      <w:proofErr w:type="gramStart"/>
      <w:r w:rsidRPr="00491CD0">
        <w:rPr>
          <w:rFonts w:ascii="Times New Roman" w:hAnsi="Times New Roman" w:cs="Times New Roman"/>
          <w:sz w:val="22"/>
          <w:szCs w:val="22"/>
        </w:rPr>
        <w:t>descriptor</w:t>
      </w:r>
      <w:proofErr w:type="gramEnd"/>
      <w:r w:rsidRPr="00491CD0">
        <w:rPr>
          <w:rFonts w:ascii="Times New Roman" w:hAnsi="Times New Roman" w:cs="Times New Roman"/>
          <w:sz w:val="22"/>
          <w:szCs w:val="22"/>
        </w:rPr>
        <w:t xml:space="preserve"> 19: fillet :fish minus skin with adhering flesh.</w:t>
      </w:r>
    </w:p>
    <w:p w:rsidR="00521112" w:rsidRPr="00491CD0" w:rsidRDefault="00871206" w:rsidP="000D6978">
      <w:pPr>
        <w:pStyle w:val="PlainText"/>
        <w:rPr>
          <w:rFonts w:ascii="Times New Roman" w:hAnsi="Times New Roman" w:cs="Times New Roman"/>
          <w:sz w:val="22"/>
          <w:szCs w:val="22"/>
        </w:rPr>
      </w:pPr>
      <w:r w:rsidRPr="00491CD0">
        <w:rPr>
          <w:rFonts w:ascii="Times New Roman" w:hAnsi="Times New Roman" w:cs="Times New Roman"/>
          <w:sz w:val="22"/>
          <w:szCs w:val="22"/>
        </w:rPr>
        <w:t xml:space="preserve">- </w:t>
      </w:r>
      <w:proofErr w:type="gramStart"/>
      <w:r w:rsidRPr="00491CD0">
        <w:rPr>
          <w:rFonts w:ascii="Times New Roman" w:hAnsi="Times New Roman" w:cs="Times New Roman"/>
          <w:sz w:val="22"/>
          <w:szCs w:val="22"/>
        </w:rPr>
        <w:t>descriptor</w:t>
      </w:r>
      <w:proofErr w:type="gramEnd"/>
      <w:r w:rsidRPr="00491CD0">
        <w:rPr>
          <w:rFonts w:ascii="Times New Roman" w:hAnsi="Times New Roman" w:cs="Times New Roman"/>
          <w:sz w:val="22"/>
          <w:szCs w:val="22"/>
        </w:rPr>
        <w:t xml:space="preserve"> 20: slice/steak :fish minus bones and skin with</w:t>
      </w:r>
      <w:r w:rsidR="00491CD0">
        <w:rPr>
          <w:rFonts w:ascii="Times New Roman" w:hAnsi="Times New Roman" w:cs="Times New Roman"/>
          <w:sz w:val="22"/>
          <w:szCs w:val="22"/>
        </w:rPr>
        <w:t xml:space="preserve"> </w:t>
      </w:r>
      <w:r w:rsidRPr="00491CD0">
        <w:rPr>
          <w:rFonts w:ascii="Times New Roman" w:hAnsi="Times New Roman" w:cs="Times New Roman"/>
          <w:sz w:val="22"/>
          <w:szCs w:val="22"/>
        </w:rPr>
        <w:t>adhering flesh.</w:t>
      </w:r>
    </w:p>
    <w:p w:rsidR="00521112" w:rsidRPr="00491CD0" w:rsidRDefault="00871206" w:rsidP="000D6978">
      <w:pPr>
        <w:pStyle w:val="PlainText"/>
        <w:rPr>
          <w:rFonts w:ascii="Times New Roman" w:hAnsi="Times New Roman" w:cs="Times New Roman"/>
          <w:sz w:val="22"/>
          <w:szCs w:val="22"/>
        </w:rPr>
      </w:pPr>
      <w:r w:rsidRPr="00491CD0">
        <w:rPr>
          <w:rFonts w:ascii="Times New Roman" w:hAnsi="Times New Roman" w:cs="Times New Roman"/>
          <w:sz w:val="22"/>
          <w:szCs w:val="22"/>
        </w:rPr>
        <w:t>Note that entrails may be removed or not before weighing, that skin</w:t>
      </w:r>
      <w:r w:rsidR="00491CD0">
        <w:rPr>
          <w:rFonts w:ascii="Times New Roman" w:hAnsi="Times New Roman" w:cs="Times New Roman"/>
          <w:sz w:val="22"/>
          <w:szCs w:val="22"/>
        </w:rPr>
        <w:t xml:space="preserve"> </w:t>
      </w:r>
      <w:r w:rsidRPr="00491CD0">
        <w:rPr>
          <w:rFonts w:ascii="Times New Roman" w:hAnsi="Times New Roman" w:cs="Times New Roman"/>
          <w:sz w:val="22"/>
          <w:szCs w:val="22"/>
        </w:rPr>
        <w:t>may or may not be present on fillet depending on the fish and the country. The coefficient values should take these facts into account.</w:t>
      </w:r>
    </w:p>
    <w:p w:rsidR="00521112" w:rsidRPr="00491CD0" w:rsidRDefault="00871206" w:rsidP="000D6978">
      <w:pPr>
        <w:pStyle w:val="PlainText"/>
        <w:rPr>
          <w:rFonts w:ascii="Times New Roman" w:hAnsi="Times New Roman" w:cs="Times New Roman"/>
          <w:sz w:val="22"/>
          <w:szCs w:val="22"/>
        </w:rPr>
      </w:pPr>
      <w:r w:rsidRPr="00491CD0">
        <w:rPr>
          <w:rFonts w:ascii="Times New Roman" w:hAnsi="Times New Roman" w:cs="Times New Roman"/>
          <w:sz w:val="22"/>
          <w:szCs w:val="22"/>
        </w:rPr>
        <w:t>The descriptor "slice/steak" refers to transversal cut of big fish, therefore this column should be skipped (value 0.__) for small and flat fish. The column corresponding to "canned" will be filled case by case only</w:t>
      </w:r>
      <w:r w:rsidR="00491CD0">
        <w:rPr>
          <w:rFonts w:ascii="Times New Roman" w:hAnsi="Times New Roman" w:cs="Times New Roman"/>
          <w:sz w:val="22"/>
          <w:szCs w:val="22"/>
        </w:rPr>
        <w:t xml:space="preserve"> </w:t>
      </w:r>
      <w:r w:rsidRPr="00491CD0">
        <w:rPr>
          <w:rFonts w:ascii="Times New Roman" w:hAnsi="Times New Roman" w:cs="Times New Roman"/>
          <w:sz w:val="22"/>
          <w:szCs w:val="22"/>
        </w:rPr>
        <w:t>if it applies. Usually the value will be 1 (all edible).</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                  </w:t>
      </w:r>
      <w:proofErr w:type="gramStart"/>
      <w:r w:rsidRPr="00BF274C">
        <w:rPr>
          <w:rFonts w:ascii="Courier New" w:hAnsi="Courier New" w:cs="Courier New"/>
          <w:sz w:val="22"/>
          <w:szCs w:val="22"/>
        </w:rPr>
        <w:t>default</w:t>
      </w:r>
      <w:proofErr w:type="gramEnd"/>
      <w:r w:rsidRPr="00BF274C">
        <w:rPr>
          <w:rFonts w:ascii="Courier New" w:hAnsi="Courier New" w:cs="Courier New"/>
          <w:sz w:val="22"/>
          <w:szCs w:val="22"/>
        </w:rPr>
        <w:t xml:space="preserve">   whole   fillet  </w:t>
      </w:r>
      <w:r w:rsidR="004070ED">
        <w:rPr>
          <w:rFonts w:ascii="Courier New" w:hAnsi="Courier New" w:cs="Courier New"/>
          <w:sz w:val="22"/>
          <w:szCs w:val="22"/>
        </w:rPr>
        <w:t xml:space="preserve">    </w:t>
      </w:r>
      <w:proofErr w:type="spellStart"/>
      <w:r w:rsidRPr="00BF274C">
        <w:rPr>
          <w:rFonts w:ascii="Courier New" w:hAnsi="Courier New" w:cs="Courier New"/>
          <w:sz w:val="22"/>
          <w:szCs w:val="22"/>
        </w:rPr>
        <w:t>steack</w:t>
      </w:r>
      <w:proofErr w:type="spellEnd"/>
      <w:r w:rsidRPr="00BF274C">
        <w:rPr>
          <w:rFonts w:ascii="Courier New" w:hAnsi="Courier New" w:cs="Courier New"/>
          <w:sz w:val="22"/>
          <w:szCs w:val="22"/>
        </w:rPr>
        <w:t>/slice  canned</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    </w:t>
      </w:r>
      <w:r w:rsidR="004070ED">
        <w:rPr>
          <w:rFonts w:ascii="Courier New" w:hAnsi="Courier New" w:cs="Courier New"/>
          <w:sz w:val="22"/>
          <w:szCs w:val="22"/>
        </w:rPr>
        <w:t xml:space="preserve">                               </w:t>
      </w:r>
      <w:proofErr w:type="gramStart"/>
      <w:r w:rsidRPr="00BF274C">
        <w:rPr>
          <w:rFonts w:ascii="Courier New" w:hAnsi="Courier New" w:cs="Courier New"/>
          <w:sz w:val="22"/>
          <w:szCs w:val="22"/>
        </w:rPr>
        <w:t>with</w:t>
      </w:r>
      <w:proofErr w:type="gramEnd"/>
      <w:r w:rsidRPr="00BF274C">
        <w:rPr>
          <w:rFonts w:ascii="Courier New" w:hAnsi="Courier New" w:cs="Courier New"/>
          <w:sz w:val="22"/>
          <w:szCs w:val="22"/>
        </w:rPr>
        <w:t xml:space="preserve"> skin</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Trout                       0.55    0.85   </w:t>
      </w:r>
      <w:r w:rsidR="004070ED">
        <w:rPr>
          <w:rFonts w:ascii="Courier New" w:hAnsi="Courier New" w:cs="Courier New"/>
          <w:sz w:val="22"/>
          <w:szCs w:val="22"/>
        </w:rPr>
        <w:t xml:space="preserve">   </w:t>
      </w:r>
      <w:r w:rsidRPr="00BF274C">
        <w:rPr>
          <w:rFonts w:ascii="Courier New" w:hAnsi="Courier New" w:cs="Courier New"/>
          <w:sz w:val="22"/>
          <w:szCs w:val="22"/>
        </w:rPr>
        <w:t xml:space="preserve">  0.90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Pilchards                   0.50    0.85     </w:t>
      </w:r>
      <w:r w:rsidR="004070ED">
        <w:rPr>
          <w:rFonts w:ascii="Courier New" w:hAnsi="Courier New" w:cs="Courier New"/>
          <w:sz w:val="22"/>
          <w:szCs w:val="22"/>
        </w:rPr>
        <w:t xml:space="preserve">   </w:t>
      </w:r>
      <w:r w:rsidRPr="00BF274C">
        <w:rPr>
          <w:rFonts w:ascii="Courier New" w:hAnsi="Courier New" w:cs="Courier New"/>
          <w:sz w:val="22"/>
          <w:szCs w:val="22"/>
        </w:rPr>
        <w:t>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Carp                        0.60    0.80   </w:t>
      </w:r>
      <w:r w:rsidR="004070ED">
        <w:rPr>
          <w:rFonts w:ascii="Courier New" w:hAnsi="Courier New" w:cs="Courier New"/>
          <w:sz w:val="22"/>
          <w:szCs w:val="22"/>
        </w:rPr>
        <w:t xml:space="preserve">   </w:t>
      </w:r>
      <w:r w:rsidRPr="00BF274C">
        <w:rPr>
          <w:rFonts w:ascii="Courier New" w:hAnsi="Courier New" w:cs="Courier New"/>
          <w:sz w:val="22"/>
          <w:szCs w:val="22"/>
        </w:rPr>
        <w:t xml:space="preserve">  ?</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Sole                        </w:t>
      </w:r>
      <w:r w:rsidR="004070ED">
        <w:rPr>
          <w:rFonts w:ascii="Courier New" w:hAnsi="Courier New" w:cs="Courier New"/>
          <w:sz w:val="22"/>
          <w:szCs w:val="22"/>
        </w:rPr>
        <w:t xml:space="preserve">0.60    </w:t>
      </w:r>
      <w:r w:rsidRPr="00BF274C">
        <w:rPr>
          <w:rFonts w:ascii="Courier New" w:hAnsi="Courier New" w:cs="Courier New"/>
          <w:sz w:val="22"/>
          <w:szCs w:val="22"/>
        </w:rPr>
        <w:t xml:space="preserve">0.88/1  </w:t>
      </w:r>
      <w:r w:rsidR="004070ED">
        <w:rPr>
          <w:rFonts w:ascii="Courier New" w:hAnsi="Courier New" w:cs="Courier New"/>
          <w:sz w:val="22"/>
          <w:szCs w:val="22"/>
        </w:rPr>
        <w:t xml:space="preserve">   </w:t>
      </w:r>
      <w:r w:rsidRPr="00BF274C">
        <w:rPr>
          <w:rFonts w:ascii="Courier New" w:hAnsi="Courier New" w:cs="Courier New"/>
          <w:sz w:val="22"/>
          <w:szCs w:val="22"/>
        </w:rPr>
        <w:t xml:space="preserve"> 0.__</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Red fish/</w:t>
      </w:r>
      <w:proofErr w:type="spellStart"/>
      <w:r w:rsidRPr="00BF274C">
        <w:rPr>
          <w:rFonts w:ascii="Courier New" w:hAnsi="Courier New" w:cs="Courier New"/>
          <w:sz w:val="22"/>
          <w:szCs w:val="22"/>
        </w:rPr>
        <w:t>burbot</w:t>
      </w:r>
      <w:proofErr w:type="spellEnd"/>
      <w:r w:rsidRPr="00BF274C">
        <w:rPr>
          <w:rFonts w:ascii="Courier New" w:hAnsi="Courier New" w:cs="Courier New"/>
          <w:sz w:val="22"/>
          <w:szCs w:val="22"/>
        </w:rPr>
        <w:t xml:space="preserve">             0.15    0.80    </w:t>
      </w:r>
      <w:r w:rsidR="004070ED">
        <w:rPr>
          <w:rFonts w:ascii="Courier New" w:hAnsi="Courier New" w:cs="Courier New"/>
          <w:sz w:val="22"/>
          <w:szCs w:val="22"/>
        </w:rPr>
        <w:t xml:space="preserve">   </w:t>
      </w:r>
      <w:r w:rsidRPr="00BF274C">
        <w:rPr>
          <w:rFonts w:ascii="Courier New" w:hAnsi="Courier New" w:cs="Courier New"/>
          <w:sz w:val="22"/>
          <w:szCs w:val="22"/>
        </w:rPr>
        <w:t xml:space="preserve"> 0.__</w:t>
      </w:r>
    </w:p>
    <w:p w:rsidR="00521112" w:rsidRPr="00BF274C" w:rsidRDefault="00871206" w:rsidP="000D6978">
      <w:pPr>
        <w:pStyle w:val="PlainText"/>
        <w:rPr>
          <w:rFonts w:ascii="Courier New" w:hAnsi="Courier New" w:cs="Courier New"/>
          <w:sz w:val="22"/>
          <w:szCs w:val="22"/>
        </w:rPr>
      </w:pPr>
      <w:proofErr w:type="gramStart"/>
      <w:r w:rsidRPr="00BF274C">
        <w:rPr>
          <w:rFonts w:ascii="Courier New" w:hAnsi="Courier New" w:cs="Courier New"/>
          <w:sz w:val="22"/>
          <w:szCs w:val="22"/>
        </w:rPr>
        <w:t>Eel                         0.70    ?</w:t>
      </w:r>
      <w:proofErr w:type="gramEnd"/>
      <w:r w:rsidRPr="00BF274C">
        <w:rPr>
          <w:rFonts w:ascii="Courier New" w:hAnsi="Courier New" w:cs="Courier New"/>
          <w:sz w:val="22"/>
          <w:szCs w:val="22"/>
        </w:rPr>
        <w:t xml:space="preserve">       </w:t>
      </w:r>
      <w:r w:rsidR="004070ED">
        <w:rPr>
          <w:rFonts w:ascii="Courier New" w:hAnsi="Courier New" w:cs="Courier New"/>
          <w:sz w:val="22"/>
          <w:szCs w:val="22"/>
        </w:rPr>
        <w:t xml:space="preserve">   </w:t>
      </w:r>
      <w:r w:rsidRPr="00BF274C">
        <w:rPr>
          <w:rFonts w:ascii="Courier New" w:hAnsi="Courier New" w:cs="Courier New"/>
          <w:sz w:val="22"/>
          <w:szCs w:val="22"/>
        </w:rPr>
        <w:t xml:space="preserve"> 0.80</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 xml:space="preserve">08 02    Crustaceans, molluscs                        </w:t>
      </w:r>
    </w:p>
    <w:p w:rsidR="00521112" w:rsidRPr="00491CD0" w:rsidRDefault="00871206" w:rsidP="000D6978">
      <w:pPr>
        <w:pStyle w:val="PlainText"/>
        <w:rPr>
          <w:rFonts w:ascii="Times New Roman" w:hAnsi="Times New Roman" w:cs="Times New Roman"/>
          <w:sz w:val="22"/>
          <w:szCs w:val="22"/>
        </w:rPr>
      </w:pPr>
      <w:r w:rsidRPr="00491CD0">
        <w:rPr>
          <w:rFonts w:ascii="Times New Roman" w:hAnsi="Times New Roman" w:cs="Times New Roman"/>
          <w:sz w:val="22"/>
          <w:szCs w:val="22"/>
        </w:rPr>
        <w:t>Comments: the coefficient applied to foods weighted with shell.</w:t>
      </w:r>
    </w:p>
    <w:p w:rsidR="00521112" w:rsidRPr="00BF274C" w:rsidRDefault="00521112" w:rsidP="000D6978">
      <w:pPr>
        <w:pStyle w:val="PlainText"/>
        <w:rPr>
          <w:rFonts w:ascii="Courier New" w:hAnsi="Courier New" w:cs="Courier New"/>
          <w:sz w:val="22"/>
          <w:szCs w:val="22"/>
        </w:rPr>
      </w:pPr>
    </w:p>
    <w:p w:rsidR="00521112" w:rsidRPr="00BF274C" w:rsidRDefault="00871206" w:rsidP="000D6978">
      <w:pPr>
        <w:pStyle w:val="PlainText"/>
        <w:rPr>
          <w:rFonts w:ascii="Courier New" w:hAnsi="Courier New" w:cs="Courier New"/>
          <w:sz w:val="22"/>
          <w:szCs w:val="22"/>
        </w:rPr>
      </w:pPr>
      <w:proofErr w:type="gramStart"/>
      <w:r w:rsidRPr="00BF274C">
        <w:rPr>
          <w:rFonts w:ascii="Courier New" w:hAnsi="Courier New" w:cs="Courier New"/>
          <w:sz w:val="22"/>
          <w:szCs w:val="22"/>
        </w:rPr>
        <w:t>Crustaceans</w:t>
      </w:r>
      <w:proofErr w:type="gramEnd"/>
      <w:r w:rsidRPr="00BF274C">
        <w:rPr>
          <w:rFonts w:ascii="Courier New" w:hAnsi="Courier New" w:cs="Courier New"/>
          <w:sz w:val="22"/>
          <w:szCs w:val="22"/>
        </w:rPr>
        <w:t xml:space="preserve"> </w:t>
      </w:r>
      <w:proofErr w:type="spellStart"/>
      <w:r w:rsidRPr="00BF274C">
        <w:rPr>
          <w:rFonts w:ascii="Courier New" w:hAnsi="Courier New" w:cs="Courier New"/>
          <w:sz w:val="22"/>
          <w:szCs w:val="22"/>
        </w:rPr>
        <w:t>n.s</w:t>
      </w:r>
      <w:proofErr w:type="spellEnd"/>
      <w:r w:rsidRPr="00BF274C">
        <w:rPr>
          <w:rFonts w:ascii="Courier New" w:hAnsi="Courier New" w:cs="Courier New"/>
          <w:sz w:val="22"/>
          <w:szCs w:val="22"/>
        </w:rPr>
        <w:t>.                        0.25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Crab                                    0.20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lastRenderedPageBreak/>
        <w:t>Lobster                                 0.35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Shrimps                                 0.40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Goose barnacle                          0.15</w:t>
      </w:r>
    </w:p>
    <w:p w:rsidR="00521112" w:rsidRPr="00BF274C" w:rsidRDefault="00871206" w:rsidP="000D6978">
      <w:pPr>
        <w:pStyle w:val="PlainText"/>
        <w:rPr>
          <w:rFonts w:ascii="Courier New" w:hAnsi="Courier New" w:cs="Courier New"/>
          <w:sz w:val="22"/>
          <w:szCs w:val="22"/>
        </w:rPr>
      </w:pPr>
      <w:proofErr w:type="gramStart"/>
      <w:r w:rsidRPr="00BF274C">
        <w:rPr>
          <w:rFonts w:ascii="Courier New" w:hAnsi="Courier New" w:cs="Courier New"/>
          <w:sz w:val="22"/>
          <w:szCs w:val="22"/>
        </w:rPr>
        <w:t>Molluscs</w:t>
      </w:r>
      <w:proofErr w:type="gramEnd"/>
      <w:r w:rsidRPr="00BF274C">
        <w:rPr>
          <w:rFonts w:ascii="Courier New" w:hAnsi="Courier New" w:cs="Courier New"/>
          <w:sz w:val="22"/>
          <w:szCs w:val="22"/>
        </w:rPr>
        <w:t xml:space="preserve"> </w:t>
      </w:r>
      <w:proofErr w:type="spellStart"/>
      <w:r w:rsidRPr="00BF274C">
        <w:rPr>
          <w:rFonts w:ascii="Courier New" w:hAnsi="Courier New" w:cs="Courier New"/>
          <w:sz w:val="22"/>
          <w:szCs w:val="22"/>
        </w:rPr>
        <w:t>n.s</w:t>
      </w:r>
      <w:proofErr w:type="spellEnd"/>
      <w:r w:rsidRPr="00BF274C">
        <w:rPr>
          <w:rFonts w:ascii="Courier New" w:hAnsi="Courier New" w:cs="Courier New"/>
          <w:sz w:val="22"/>
          <w:szCs w:val="22"/>
        </w:rPr>
        <w:t>.                           0.30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Cephalopod                              0.30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Mussels                                 0.25</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Oysters                                 0.10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Clams                                   0.15</w:t>
      </w:r>
    </w:p>
    <w:p w:rsidR="00521112" w:rsidRPr="00BF274C" w:rsidRDefault="00871206" w:rsidP="000D6978">
      <w:pPr>
        <w:pStyle w:val="PlainText"/>
        <w:rPr>
          <w:rFonts w:ascii="Courier New" w:hAnsi="Courier New" w:cs="Courier New"/>
          <w:sz w:val="22"/>
          <w:szCs w:val="22"/>
        </w:rPr>
      </w:pPr>
      <w:proofErr w:type="spellStart"/>
      <w:r w:rsidRPr="00BF274C">
        <w:rPr>
          <w:rFonts w:ascii="Courier New" w:hAnsi="Courier New" w:cs="Courier New"/>
          <w:sz w:val="22"/>
          <w:szCs w:val="22"/>
        </w:rPr>
        <w:t>Winckle</w:t>
      </w:r>
      <w:proofErr w:type="spellEnd"/>
      <w:r w:rsidRPr="00BF274C">
        <w:rPr>
          <w:rFonts w:ascii="Courier New" w:hAnsi="Courier New" w:cs="Courier New"/>
          <w:sz w:val="22"/>
          <w:szCs w:val="22"/>
        </w:rPr>
        <w:t xml:space="preserve">                                 0.20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Scallop                                 0.50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Cuttlefish                              0.70</w:t>
      </w:r>
    </w:p>
    <w:p w:rsidR="00521112" w:rsidRPr="00BF274C" w:rsidRDefault="00871206" w:rsidP="000D6978">
      <w:pPr>
        <w:pStyle w:val="PlainText"/>
        <w:rPr>
          <w:rFonts w:ascii="Courier New" w:hAnsi="Courier New" w:cs="Courier New"/>
          <w:sz w:val="22"/>
          <w:szCs w:val="22"/>
        </w:rPr>
      </w:pPr>
      <w:r w:rsidRPr="00BF274C">
        <w:rPr>
          <w:rFonts w:ascii="Courier New" w:hAnsi="Courier New" w:cs="Courier New"/>
          <w:sz w:val="22"/>
          <w:szCs w:val="22"/>
        </w:rPr>
        <w:t>Cockles                                 0.15</w:t>
      </w:r>
    </w:p>
    <w:p w:rsidR="00521112" w:rsidRPr="00BF274C" w:rsidRDefault="00521112" w:rsidP="000D6978">
      <w:pPr>
        <w:pStyle w:val="PlainText"/>
        <w:rPr>
          <w:rFonts w:ascii="Courier New" w:hAnsi="Courier New" w:cs="Courier New"/>
          <w:sz w:val="22"/>
          <w:szCs w:val="22"/>
        </w:rPr>
      </w:pPr>
    </w:p>
    <w:p w:rsidR="000D6978" w:rsidRPr="00BF274C" w:rsidRDefault="000D6978" w:rsidP="000D6978">
      <w:pPr>
        <w:pStyle w:val="PlainText"/>
        <w:rPr>
          <w:rFonts w:ascii="Courier New" w:hAnsi="Courier New" w:cs="Courier New"/>
          <w:sz w:val="22"/>
          <w:szCs w:val="22"/>
        </w:rPr>
      </w:pPr>
    </w:p>
    <w:sectPr w:rsidR="000D6978" w:rsidRPr="00BF274C" w:rsidSect="000D6978">
      <w:footerReference w:type="default" r:id="rId9"/>
      <w:pgSz w:w="11906" w:h="16838" w:code="9"/>
      <w:pgMar w:top="1418" w:right="1335" w:bottom="1418" w:left="1334" w:header="680"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16F8" w:rsidRDefault="001216F8" w:rsidP="00890FD2">
      <w:r>
        <w:separator/>
      </w:r>
    </w:p>
  </w:endnote>
  <w:endnote w:type="continuationSeparator" w:id="0">
    <w:p w:rsidR="001216F8" w:rsidRDefault="001216F8" w:rsidP="00890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2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16F8" w:rsidRPr="00890FD2" w:rsidRDefault="001216F8" w:rsidP="00890FD2">
    <w:pPr>
      <w:pStyle w:val="Footer"/>
    </w:pPr>
    <w:r>
      <w:t>Guidelines for EDIB coefficient – September 2014</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rPr>
      <w:fldChar w:fldCharType="begin"/>
    </w:r>
    <w:r>
      <w:instrText xml:space="preserve"> PAGE   \* MERGEFORMAT </w:instrText>
    </w:r>
    <w:r>
      <w:rPr>
        <w:rFonts w:asciiTheme="minorHAnsi" w:eastAsiaTheme="minorEastAsia" w:hAnsiTheme="minorHAnsi"/>
      </w:rPr>
      <w:fldChar w:fldCharType="separate"/>
    </w:r>
    <w:r w:rsidR="00745F19" w:rsidRPr="00745F19">
      <w:rPr>
        <w:rFonts w:asciiTheme="majorHAnsi" w:eastAsiaTheme="majorEastAsia" w:hAnsiTheme="majorHAnsi" w:cstheme="majorBidi"/>
        <w:noProof/>
      </w:rPr>
      <w:t>1</w:t>
    </w:r>
    <w:r>
      <w:rPr>
        <w:rFonts w:asciiTheme="majorHAnsi" w:eastAsiaTheme="majorEastAsia" w:hAnsiTheme="majorHAnsi" w:cstheme="majorBidi"/>
        <w:noProof/>
      </w:rPr>
      <w:fldChar w:fldCharType="end"/>
    </w:r>
  </w:p>
  <w:p w:rsidR="001216F8" w:rsidRPr="00890FD2" w:rsidRDefault="001216F8" w:rsidP="00890F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16F8" w:rsidRDefault="001216F8" w:rsidP="00890FD2">
      <w:r>
        <w:separator/>
      </w:r>
    </w:p>
  </w:footnote>
  <w:footnote w:type="continuationSeparator" w:id="0">
    <w:p w:rsidR="001216F8" w:rsidRDefault="001216F8" w:rsidP="00890F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576509"/>
    <w:multiLevelType w:val="hybridMultilevel"/>
    <w:tmpl w:val="9B84A9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A632C45"/>
    <w:multiLevelType w:val="hybridMultilevel"/>
    <w:tmpl w:val="173CB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0135F52"/>
    <w:multiLevelType w:val="hybridMultilevel"/>
    <w:tmpl w:val="3F9CD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270F"/>
    <w:rsid w:val="000A38F1"/>
    <w:rsid w:val="000D6978"/>
    <w:rsid w:val="001216F8"/>
    <w:rsid w:val="00297E59"/>
    <w:rsid w:val="002D7363"/>
    <w:rsid w:val="0030065A"/>
    <w:rsid w:val="00311792"/>
    <w:rsid w:val="00332195"/>
    <w:rsid w:val="00347CC0"/>
    <w:rsid w:val="004070ED"/>
    <w:rsid w:val="004504A2"/>
    <w:rsid w:val="004816A0"/>
    <w:rsid w:val="00491CD0"/>
    <w:rsid w:val="004A7D6B"/>
    <w:rsid w:val="004F68B4"/>
    <w:rsid w:val="00521112"/>
    <w:rsid w:val="005436F7"/>
    <w:rsid w:val="005A4D07"/>
    <w:rsid w:val="005F09EB"/>
    <w:rsid w:val="00662464"/>
    <w:rsid w:val="007338F2"/>
    <w:rsid w:val="00745F19"/>
    <w:rsid w:val="007D25D5"/>
    <w:rsid w:val="008142C4"/>
    <w:rsid w:val="00871206"/>
    <w:rsid w:val="00890FD2"/>
    <w:rsid w:val="009E51FA"/>
    <w:rsid w:val="00A23470"/>
    <w:rsid w:val="00AB270F"/>
    <w:rsid w:val="00AD7E3B"/>
    <w:rsid w:val="00B9043D"/>
    <w:rsid w:val="00BF274C"/>
    <w:rsid w:val="00C42F1F"/>
    <w:rsid w:val="00D048AF"/>
    <w:rsid w:val="00DE249F"/>
    <w:rsid w:val="00E76ED6"/>
    <w:rsid w:val="00EC41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D6978"/>
    <w:rPr>
      <w:rFonts w:ascii="Consolas" w:hAnsi="Consolas" w:cs="Consolas"/>
      <w:sz w:val="21"/>
      <w:szCs w:val="21"/>
    </w:rPr>
  </w:style>
  <w:style w:type="character" w:customStyle="1" w:styleId="PlainTextChar">
    <w:name w:val="Plain Text Char"/>
    <w:basedOn w:val="DefaultParagraphFont"/>
    <w:link w:val="PlainText"/>
    <w:uiPriority w:val="99"/>
    <w:rsid w:val="000D6978"/>
    <w:rPr>
      <w:rFonts w:ascii="Consolas" w:hAnsi="Consolas" w:cs="Consolas"/>
      <w:sz w:val="21"/>
      <w:szCs w:val="21"/>
    </w:rPr>
  </w:style>
  <w:style w:type="paragraph" w:styleId="Header">
    <w:name w:val="header"/>
    <w:basedOn w:val="Normal"/>
    <w:link w:val="HeaderChar"/>
    <w:uiPriority w:val="99"/>
    <w:unhideWhenUsed/>
    <w:rsid w:val="00890FD2"/>
    <w:pPr>
      <w:tabs>
        <w:tab w:val="center" w:pos="4513"/>
        <w:tab w:val="right" w:pos="9026"/>
      </w:tabs>
    </w:pPr>
  </w:style>
  <w:style w:type="character" w:customStyle="1" w:styleId="HeaderChar">
    <w:name w:val="Header Char"/>
    <w:basedOn w:val="DefaultParagraphFont"/>
    <w:link w:val="Header"/>
    <w:uiPriority w:val="99"/>
    <w:rsid w:val="00890FD2"/>
  </w:style>
  <w:style w:type="paragraph" w:styleId="Footer">
    <w:name w:val="footer"/>
    <w:basedOn w:val="Normal"/>
    <w:link w:val="FooterChar"/>
    <w:uiPriority w:val="99"/>
    <w:unhideWhenUsed/>
    <w:rsid w:val="00890FD2"/>
    <w:pPr>
      <w:tabs>
        <w:tab w:val="center" w:pos="4513"/>
        <w:tab w:val="right" w:pos="9026"/>
      </w:tabs>
    </w:pPr>
  </w:style>
  <w:style w:type="character" w:customStyle="1" w:styleId="FooterChar">
    <w:name w:val="Footer Char"/>
    <w:basedOn w:val="DefaultParagraphFont"/>
    <w:link w:val="Footer"/>
    <w:uiPriority w:val="99"/>
    <w:rsid w:val="00890FD2"/>
  </w:style>
  <w:style w:type="paragraph" w:styleId="BalloonText">
    <w:name w:val="Balloon Text"/>
    <w:basedOn w:val="Normal"/>
    <w:link w:val="BalloonTextChar"/>
    <w:uiPriority w:val="99"/>
    <w:semiHidden/>
    <w:unhideWhenUsed/>
    <w:rsid w:val="00890FD2"/>
    <w:rPr>
      <w:rFonts w:ascii="Tahoma" w:hAnsi="Tahoma" w:cs="Tahoma"/>
      <w:sz w:val="16"/>
      <w:szCs w:val="16"/>
    </w:rPr>
  </w:style>
  <w:style w:type="character" w:customStyle="1" w:styleId="BalloonTextChar">
    <w:name w:val="Balloon Text Char"/>
    <w:basedOn w:val="DefaultParagraphFont"/>
    <w:link w:val="BalloonText"/>
    <w:uiPriority w:val="99"/>
    <w:semiHidden/>
    <w:rsid w:val="00890FD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D6978"/>
    <w:rPr>
      <w:rFonts w:ascii="Consolas" w:hAnsi="Consolas" w:cs="Consolas"/>
      <w:sz w:val="21"/>
      <w:szCs w:val="21"/>
    </w:rPr>
  </w:style>
  <w:style w:type="character" w:customStyle="1" w:styleId="PlainTextChar">
    <w:name w:val="Plain Text Char"/>
    <w:basedOn w:val="DefaultParagraphFont"/>
    <w:link w:val="PlainText"/>
    <w:uiPriority w:val="99"/>
    <w:rsid w:val="000D6978"/>
    <w:rPr>
      <w:rFonts w:ascii="Consolas" w:hAnsi="Consolas" w:cs="Consolas"/>
      <w:sz w:val="21"/>
      <w:szCs w:val="21"/>
    </w:rPr>
  </w:style>
  <w:style w:type="paragraph" w:styleId="Header">
    <w:name w:val="header"/>
    <w:basedOn w:val="Normal"/>
    <w:link w:val="HeaderChar"/>
    <w:uiPriority w:val="99"/>
    <w:unhideWhenUsed/>
    <w:rsid w:val="00890FD2"/>
    <w:pPr>
      <w:tabs>
        <w:tab w:val="center" w:pos="4513"/>
        <w:tab w:val="right" w:pos="9026"/>
      </w:tabs>
    </w:pPr>
  </w:style>
  <w:style w:type="character" w:customStyle="1" w:styleId="HeaderChar">
    <w:name w:val="Header Char"/>
    <w:basedOn w:val="DefaultParagraphFont"/>
    <w:link w:val="Header"/>
    <w:uiPriority w:val="99"/>
    <w:rsid w:val="00890FD2"/>
  </w:style>
  <w:style w:type="paragraph" w:styleId="Footer">
    <w:name w:val="footer"/>
    <w:basedOn w:val="Normal"/>
    <w:link w:val="FooterChar"/>
    <w:uiPriority w:val="99"/>
    <w:unhideWhenUsed/>
    <w:rsid w:val="00890FD2"/>
    <w:pPr>
      <w:tabs>
        <w:tab w:val="center" w:pos="4513"/>
        <w:tab w:val="right" w:pos="9026"/>
      </w:tabs>
    </w:pPr>
  </w:style>
  <w:style w:type="character" w:customStyle="1" w:styleId="FooterChar">
    <w:name w:val="Footer Char"/>
    <w:basedOn w:val="DefaultParagraphFont"/>
    <w:link w:val="Footer"/>
    <w:uiPriority w:val="99"/>
    <w:rsid w:val="00890FD2"/>
  </w:style>
  <w:style w:type="paragraph" w:styleId="BalloonText">
    <w:name w:val="Balloon Text"/>
    <w:basedOn w:val="Normal"/>
    <w:link w:val="BalloonTextChar"/>
    <w:uiPriority w:val="99"/>
    <w:semiHidden/>
    <w:unhideWhenUsed/>
    <w:rsid w:val="00890FD2"/>
    <w:rPr>
      <w:rFonts w:ascii="Tahoma" w:hAnsi="Tahoma" w:cs="Tahoma"/>
      <w:sz w:val="16"/>
      <w:szCs w:val="16"/>
    </w:rPr>
  </w:style>
  <w:style w:type="character" w:customStyle="1" w:styleId="BalloonTextChar">
    <w:name w:val="Balloon Text Char"/>
    <w:basedOn w:val="DefaultParagraphFont"/>
    <w:link w:val="BalloonText"/>
    <w:uiPriority w:val="99"/>
    <w:semiHidden/>
    <w:rsid w:val="00890FD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3357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3117C618FBFB40856EC52F4C60CBC5" ma:contentTypeVersion="18" ma:contentTypeDescription="Create a new document." ma:contentTypeScope="" ma:versionID="49df8a4e50af2e0b35fb1d2cbeaf40b9">
  <xsd:schema xmlns:xsd="http://www.w3.org/2001/XMLSchema" xmlns:xs="http://www.w3.org/2001/XMLSchema" xmlns:p="http://schemas.microsoft.com/office/2006/metadata/properties" xmlns:ns2="8340c1bc-d1cd-4b41-91bb-2c2f20a57517" xmlns:ns3="1891344d-db52-4f9c-9457-ef23ea7639fb" targetNamespace="http://schemas.microsoft.com/office/2006/metadata/properties" ma:root="true" ma:fieldsID="ba476b508b474beda7edf354cc99a575" ns2:_="" ns3:_="">
    <xsd:import namespace="8340c1bc-d1cd-4b41-91bb-2c2f20a57517"/>
    <xsd:import namespace="1891344d-db52-4f9c-9457-ef23ea763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40c1bc-d1cd-4b41-91bb-2c2f20a575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91344d-db52-4f9c-9457-ef23ea7639f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5c54d7-cef0-400e-a044-5cf48fe0a388}" ma:internalName="TaxCatchAll" ma:showField="CatchAllData" ma:web="1891344d-db52-4f9c-9457-ef23ea7639f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340c1bc-d1cd-4b41-91bb-2c2f20a57517">
      <Terms xmlns="http://schemas.microsoft.com/office/infopath/2007/PartnerControls"/>
    </lcf76f155ced4ddcb4097134ff3c332f>
    <TaxCatchAll xmlns="1891344d-db52-4f9c-9457-ef23ea7639fb" xsi:nil="true"/>
  </documentManagement>
</p:properties>
</file>

<file path=customXml/itemProps1.xml><?xml version="1.0" encoding="utf-8"?>
<ds:datastoreItem xmlns:ds="http://schemas.openxmlformats.org/officeDocument/2006/customXml" ds:itemID="{1DC61ACB-F08C-4776-A986-AD2FDB6C055C}"/>
</file>

<file path=customXml/itemProps2.xml><?xml version="1.0" encoding="utf-8"?>
<ds:datastoreItem xmlns:ds="http://schemas.openxmlformats.org/officeDocument/2006/customXml" ds:itemID="{94745353-5FCC-4B5D-9BB0-DF7805F54710}"/>
</file>

<file path=customXml/itemProps3.xml><?xml version="1.0" encoding="utf-8"?>
<ds:datastoreItem xmlns:ds="http://schemas.openxmlformats.org/officeDocument/2006/customXml" ds:itemID="{9E869B03-3627-4F64-978B-9F1081DC4057}"/>
</file>

<file path=docProps/app.xml><?xml version="1.0" encoding="utf-8"?>
<Properties xmlns="http://schemas.openxmlformats.org/officeDocument/2006/extended-properties" xmlns:vt="http://schemas.openxmlformats.org/officeDocument/2006/docPropsVTypes">
  <Template>Normal.dotm</Template>
  <TotalTime>1</TotalTime>
  <Pages>12</Pages>
  <Words>4340</Words>
  <Characters>24738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Viktoria Knaze</dc:creator>
  <cp:lastModifiedBy>Genevieve Nicolas</cp:lastModifiedBy>
  <cp:revision>2</cp:revision>
  <dcterms:created xsi:type="dcterms:W3CDTF">2016-07-08T09:08:00Z</dcterms:created>
  <dcterms:modified xsi:type="dcterms:W3CDTF">2016-07-08T09:08:00Z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0x010100E43117C618FBFB40856EC52F4C60CBC5</vt:lpwstr>
  </property>
</Properties>
</file>