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FF2" w:rsidRPr="00D87FF2" w:rsidRDefault="00D87FF2" w:rsidP="00D87FF2">
      <w:pPr>
        <w:ind w:left="720"/>
        <w:rPr>
          <w:b/>
        </w:rPr>
      </w:pPr>
      <w:r w:rsidRPr="00D87FF2">
        <w:rPr>
          <w:b/>
        </w:rPr>
        <w:t>List of checks done on recipes:</w:t>
      </w:r>
    </w:p>
    <w:p w:rsidR="00D87FF2" w:rsidRPr="00D87FF2" w:rsidRDefault="00D87FF2" w:rsidP="00D87FF2">
      <w:pPr>
        <w:pStyle w:val="ListParagraph"/>
        <w:numPr>
          <w:ilvl w:val="0"/>
          <w:numId w:val="1"/>
        </w:numPr>
      </w:pPr>
      <w:r w:rsidRPr="00D87FF2">
        <w:t>Generic items (TYPE=GI) should not be fixed (ING_TYPE=1</w:t>
      </w:r>
      <w:r w:rsidR="00372662">
        <w:t xml:space="preserve"> for fixed</w:t>
      </w:r>
      <w:r w:rsidRPr="00D87FF2">
        <w:t>) except in commercial recipes (R_TYPE=3.0)</w:t>
      </w:r>
    </w:p>
    <w:p w:rsidR="00D87FF2" w:rsidRPr="00D87FF2" w:rsidRDefault="00D87FF2" w:rsidP="00D87FF2">
      <w:pPr>
        <w:pStyle w:val="ListParagraph"/>
        <w:numPr>
          <w:ilvl w:val="0"/>
          <w:numId w:val="1"/>
        </w:numPr>
      </w:pPr>
      <w:r w:rsidRPr="00D87FF2">
        <w:t>For each cooking method with fat (DESCFACE, #DESC_COOK =code 2), check there is a fat (group 10</w:t>
      </w:r>
      <w:ins w:id="0" w:author="Genevieve Nicolas" w:date="2016-11-23T10:40:00Z">
        <w:r w:rsidR="00DC30B7">
          <w:t>, ING_TYPE = 1 OR 2</w:t>
        </w:r>
      </w:ins>
      <w:r w:rsidRPr="00D87FF2">
        <w:t>) in the same recipe – check done using filters</w:t>
      </w:r>
      <w:ins w:id="1" w:author="Genevieve Nicolas" w:date="2016-11-23T11:51:00Z">
        <w:r w:rsidR="00E54562">
          <w:t xml:space="preserve">. Be careful, fat may be </w:t>
        </w:r>
      </w:ins>
      <w:ins w:id="2" w:author="Genevieve Nicolas" w:date="2016-11-23T11:52:00Z">
        <w:r w:rsidR="00E54562">
          <w:t>in the recipe</w:t>
        </w:r>
      </w:ins>
      <w:ins w:id="3" w:author="Genevieve Nicolas" w:date="2016-11-23T11:51:00Z">
        <w:r w:rsidR="00E54562">
          <w:t xml:space="preserve"> and not used for cooking.</w:t>
        </w:r>
      </w:ins>
    </w:p>
    <w:p w:rsidR="00D87FF2" w:rsidRDefault="00D87FF2" w:rsidP="00D87FF2">
      <w:pPr>
        <w:pStyle w:val="ListParagraph"/>
        <w:numPr>
          <w:ilvl w:val="0"/>
          <w:numId w:val="1"/>
        </w:numPr>
      </w:pPr>
      <w:r w:rsidRPr="00D87FF2">
        <w:t xml:space="preserve">Check the use of broth cube/powder (1504) vs. liquid (1602) – avoid counting water absorbed by pasta/rice/legumes twice </w:t>
      </w:r>
      <w:r w:rsidRPr="00D87FF2">
        <w:sym w:font="Wingdings" w:char="F0E0"/>
      </w:r>
      <w:r w:rsidRPr="00D87FF2">
        <w:t xml:space="preserve"> use cube/powder - check done using filters</w:t>
      </w:r>
    </w:p>
    <w:p w:rsidR="001A6399" w:rsidRDefault="001A6399" w:rsidP="00D87FF2">
      <w:pPr>
        <w:pStyle w:val="ListParagraph"/>
        <w:numPr>
          <w:ilvl w:val="0"/>
          <w:numId w:val="1"/>
        </w:numPr>
        <w:rPr>
          <w:ins w:id="4" w:author="Genevieve Nicolas" w:date="2016-11-23T17:38:00Z"/>
        </w:rPr>
      </w:pPr>
      <w:r>
        <w:t xml:space="preserve">Check the description of </w:t>
      </w:r>
      <w:r w:rsidRPr="00D87FF2">
        <w:t>pasta/rice/legumes</w:t>
      </w:r>
      <w:r>
        <w:t xml:space="preserve"> (canned, dried), they should not be fresh </w:t>
      </w:r>
      <w:ins w:id="5" w:author="Genevieve Nicolas" w:date="2016-11-23T16:53:00Z">
        <w:r w:rsidR="000C54D1">
          <w:t xml:space="preserve"> or 0400 </w:t>
        </w:r>
      </w:ins>
      <w:r>
        <w:t xml:space="preserve">– get the correct RAWCOOK </w:t>
      </w:r>
    </w:p>
    <w:p w:rsidR="002B2DA0" w:rsidRPr="00D87FF2" w:rsidRDefault="002B2DA0" w:rsidP="00D87FF2">
      <w:pPr>
        <w:pStyle w:val="ListParagraph"/>
        <w:numPr>
          <w:ilvl w:val="0"/>
          <w:numId w:val="1"/>
        </w:numPr>
      </w:pPr>
      <w:ins w:id="6" w:author="Genevieve Nicolas" w:date="2016-11-23T17:38:00Z">
        <w:r>
          <w:t>If described as canned, #RAWCOOKED must be 2 (weight entered in cooked</w:t>
        </w:r>
      </w:ins>
      <w:ins w:id="7" w:author="Genevieve Nicolas" w:date="2016-11-23T17:39:00Z">
        <w:r>
          <w:t xml:space="preserve"> state</w:t>
        </w:r>
      </w:ins>
      <w:ins w:id="8" w:author="Genevieve Nicolas" w:date="2016-11-23T17:38:00Z">
        <w:r>
          <w:t>)</w:t>
        </w:r>
      </w:ins>
    </w:p>
    <w:p w:rsidR="00D87FF2" w:rsidRPr="00D87FF2" w:rsidRDefault="00D87FF2" w:rsidP="00D87FF2">
      <w:pPr>
        <w:pStyle w:val="ListParagraph"/>
        <w:numPr>
          <w:ilvl w:val="0"/>
          <w:numId w:val="1"/>
        </w:numPr>
      </w:pPr>
      <w:r w:rsidRPr="00D87FF2">
        <w:t xml:space="preserve">Avoid descriptors linked to facets 15 and 16: 0206 </w:t>
      </w:r>
      <w:proofErr w:type="gramStart"/>
      <w:r w:rsidRPr="00D87FF2">
        <w:t>pureed,</w:t>
      </w:r>
      <w:proofErr w:type="gramEnd"/>
      <w:r w:rsidRPr="00D87FF2">
        <w:t xml:space="preserve"> 1001 homemade with fat, 1004 commercial with fat. For simple foods, use corresponding </w:t>
      </w:r>
      <w:proofErr w:type="spellStart"/>
      <w:r w:rsidRPr="00D87FF2">
        <w:t>n.s</w:t>
      </w:r>
      <w:proofErr w:type="spellEnd"/>
      <w:r w:rsidRPr="00D87FF2">
        <w:t xml:space="preserve">. descriptors, if part of a commercial recipe, then it is commercial </w:t>
      </w:r>
      <w:proofErr w:type="spellStart"/>
      <w:r w:rsidRPr="00D87FF2">
        <w:t>n.s</w:t>
      </w:r>
      <w:proofErr w:type="spellEnd"/>
      <w:proofErr w:type="gramStart"/>
      <w:r w:rsidRPr="00D87FF2">
        <w:t>..</w:t>
      </w:r>
      <w:proofErr w:type="gramEnd"/>
      <w:r w:rsidRPr="00D87FF2">
        <w:t xml:space="preserve"> For complex foods, use ‘unknown’. This will be checked with the subjects. - check done using filters</w:t>
      </w:r>
    </w:p>
    <w:p w:rsidR="00D87FF2" w:rsidRPr="00D87FF2" w:rsidRDefault="00D87FF2" w:rsidP="00D87FF2">
      <w:pPr>
        <w:pStyle w:val="ListParagraph"/>
        <w:numPr>
          <w:ilvl w:val="0"/>
          <w:numId w:val="1"/>
        </w:numPr>
      </w:pPr>
      <w:r w:rsidRPr="00D87FF2">
        <w:t>Avoid alcoholic drinks which are cooked: replace them by the equivalent non-alcoholic beverages. - check done using filters</w:t>
      </w:r>
    </w:p>
    <w:p w:rsidR="00D87FF2" w:rsidRDefault="00D87FF2" w:rsidP="00D87FF2">
      <w:pPr>
        <w:pStyle w:val="ListParagraph"/>
        <w:numPr>
          <w:ilvl w:val="0"/>
          <w:numId w:val="1"/>
        </w:numPr>
      </w:pPr>
      <w:r w:rsidRPr="00D87FF2">
        <w:t>Avoid processed foods described as 0399 raw. Replace them b</w:t>
      </w:r>
      <w:r w:rsidR="001A6399">
        <w:t xml:space="preserve">y 0398. Search in 0704 </w:t>
      </w:r>
      <w:proofErr w:type="gramStart"/>
      <w:r w:rsidR="001A6399">
        <w:t>Meat ,</w:t>
      </w:r>
      <w:proofErr w:type="gramEnd"/>
      <w:r w:rsidR="001A6399">
        <w:t xml:space="preserve"> </w:t>
      </w:r>
      <w:ins w:id="9" w:author="Genevieve Nicolas" w:date="2016-11-15T15:59:00Z">
        <w:r w:rsidR="009C6466">
          <w:t xml:space="preserve">0706, </w:t>
        </w:r>
      </w:ins>
      <w:r w:rsidRPr="00D87FF2">
        <w:t>0803 Fish</w:t>
      </w:r>
      <w:r w:rsidR="001A6399">
        <w:t>, gherkins</w:t>
      </w:r>
      <w:r w:rsidRPr="00D87FF2">
        <w:t xml:space="preserve">. </w:t>
      </w:r>
      <w:ins w:id="10" w:author="Genevieve Nicolas" w:date="2016-11-15T15:59:00Z">
        <w:r w:rsidR="009C6466">
          <w:t>canned</w:t>
        </w:r>
      </w:ins>
      <w:r w:rsidRPr="00D87FF2">
        <w:t>- check done using filters</w:t>
      </w:r>
    </w:p>
    <w:p w:rsidR="001A6399" w:rsidRDefault="001A6399" w:rsidP="00D87FF2">
      <w:pPr>
        <w:pStyle w:val="ListParagraph"/>
        <w:numPr>
          <w:ilvl w:val="0"/>
          <w:numId w:val="1"/>
        </w:numPr>
      </w:pPr>
      <w:r>
        <w:t>Avoid raw foods described as 0398 NA</w:t>
      </w:r>
    </w:p>
    <w:p w:rsidR="00BF48A8" w:rsidRPr="00D87FF2" w:rsidRDefault="00BF48A8" w:rsidP="00D87FF2">
      <w:pPr>
        <w:pStyle w:val="ListParagraph"/>
        <w:numPr>
          <w:ilvl w:val="0"/>
          <w:numId w:val="1"/>
        </w:numPr>
      </w:pPr>
      <w:r>
        <w:t xml:space="preserve">Check the use of 0300 does not know if raw or cooked: does not apply to canned foods for example </w:t>
      </w:r>
    </w:p>
    <w:p w:rsidR="00D87FF2" w:rsidRDefault="00D87FF2" w:rsidP="00D87FF2">
      <w:pPr>
        <w:pStyle w:val="ListParagraph"/>
        <w:numPr>
          <w:ilvl w:val="0"/>
          <w:numId w:val="1"/>
        </w:numPr>
        <w:rPr>
          <w:ins w:id="11" w:author="Genevieve Nicolas" w:date="2016-11-14T17:21:00Z"/>
        </w:rPr>
      </w:pPr>
      <w:r w:rsidRPr="00D87FF2">
        <w:t>Be careful with breaded/battered items: either list the batter ingredients and the item cooked OR the battered item - check done using filters</w:t>
      </w:r>
    </w:p>
    <w:p w:rsidR="00B302D4" w:rsidRDefault="00B302D4" w:rsidP="00D87FF2">
      <w:pPr>
        <w:pStyle w:val="ListParagraph"/>
        <w:numPr>
          <w:ilvl w:val="0"/>
          <w:numId w:val="1"/>
        </w:numPr>
        <w:rPr>
          <w:ins w:id="12" w:author="Genevieve Nicolas" w:date="2016-11-14T17:41:00Z"/>
        </w:rPr>
      </w:pPr>
      <w:ins w:id="13" w:author="Genevieve Nicolas" w:date="2016-11-14T17:21:00Z">
        <w:r>
          <w:t>Check that dough, sauce</w:t>
        </w:r>
      </w:ins>
      <w:ins w:id="14" w:author="Genevieve Nicolas" w:date="2016-11-14T17:22:00Z">
        <w:r>
          <w:t xml:space="preserve"> …</w:t>
        </w:r>
      </w:ins>
      <w:ins w:id="15" w:author="Genevieve Nicolas" w:date="2016-11-14T17:21:00Z">
        <w:r>
          <w:t xml:space="preserve"> are not decomposed</w:t>
        </w:r>
      </w:ins>
      <w:ins w:id="16" w:author="Genevieve Nicolas" w:date="2016-11-14T17:22:00Z">
        <w:r>
          <w:t xml:space="preserve"> but taken from FDLIST</w:t>
        </w:r>
      </w:ins>
      <w:ins w:id="17" w:author="Genevieve Nicolas" w:date="2016-11-23T11:58:00Z">
        <w:r w:rsidR="006D7350">
          <w:t xml:space="preserve"> (search on flour for example)</w:t>
        </w:r>
      </w:ins>
    </w:p>
    <w:p w:rsidR="00E44071" w:rsidRDefault="00E44071" w:rsidP="00D87FF2">
      <w:pPr>
        <w:pStyle w:val="ListParagraph"/>
        <w:numPr>
          <w:ilvl w:val="0"/>
          <w:numId w:val="1"/>
        </w:numPr>
        <w:rPr>
          <w:ins w:id="18" w:author="Genevieve Nicolas" w:date="2016-11-25T10:20:00Z"/>
        </w:rPr>
      </w:pPr>
      <w:ins w:id="19" w:author="Genevieve Nicolas" w:date="2016-11-14T17:41:00Z">
        <w:r>
          <w:t>Look for liquid if stewed 03-16</w:t>
        </w:r>
      </w:ins>
    </w:p>
    <w:p w:rsidR="00B3409E" w:rsidRDefault="00B3409E" w:rsidP="00B3409E">
      <w:pPr>
        <w:pStyle w:val="ListParagraph"/>
        <w:numPr>
          <w:ilvl w:val="0"/>
          <w:numId w:val="1"/>
        </w:numPr>
        <w:rPr>
          <w:ins w:id="20" w:author="Genevieve Nicolas" w:date="2016-11-23T12:03:00Z"/>
        </w:rPr>
      </w:pPr>
      <w:ins w:id="21" w:author="Genevieve Nicolas" w:date="2016-11-25T10:20:00Z">
        <w:r>
          <w:t xml:space="preserve">If </w:t>
        </w:r>
      </w:ins>
      <w:ins w:id="22" w:author="Genevieve Nicolas" w:date="2016-11-25T10:21:00Z">
        <w:r>
          <w:t>“p</w:t>
        </w:r>
      </w:ins>
      <w:ins w:id="23" w:author="Genevieve Nicolas" w:date="2016-11-25T10:20:00Z">
        <w:r>
          <w:t>hysical state</w:t>
        </w:r>
      </w:ins>
      <w:ins w:id="24" w:author="Genevieve Nicolas" w:date="2016-11-25T10:21:00Z">
        <w:r>
          <w:t xml:space="preserve"> as estimated” is 0222 “in shell” then the quantity must be “with shell” so </w:t>
        </w:r>
      </w:ins>
      <w:ins w:id="25" w:author="Genevieve Nicolas" w:date="2016-11-25T10:22:00Z">
        <w:r w:rsidRPr="00B3409E">
          <w:t>#EDIB</w:t>
        </w:r>
        <w:r>
          <w:t>=2 to apply an EDIB coefficient</w:t>
        </w:r>
      </w:ins>
      <w:bookmarkStart w:id="26" w:name="_GoBack"/>
      <w:bookmarkEnd w:id="26"/>
    </w:p>
    <w:p w:rsidR="00206316" w:rsidRPr="00D87FF2" w:rsidRDefault="0062058F" w:rsidP="00D87FF2">
      <w:pPr>
        <w:pStyle w:val="ListParagraph"/>
        <w:numPr>
          <w:ilvl w:val="0"/>
          <w:numId w:val="1"/>
        </w:numPr>
      </w:pPr>
      <w:ins w:id="27" w:author="Genevieve Nicolas" w:date="2016-11-23T12:03:00Z">
        <w:r>
          <w:t xml:space="preserve">Chilli spice vs. chilli pepper, dried </w:t>
        </w:r>
        <w:r>
          <w:sym w:font="Wingdings" w:char="F0E0"/>
        </w:r>
        <w:r>
          <w:t xml:space="preserve"> use the spice</w:t>
        </w:r>
      </w:ins>
    </w:p>
    <w:p w:rsidR="00C42D70" w:rsidRDefault="00D87FF2" w:rsidP="00C42D70">
      <w:pPr>
        <w:pStyle w:val="ListParagraph"/>
        <w:numPr>
          <w:ilvl w:val="0"/>
          <w:numId w:val="1"/>
        </w:numPr>
        <w:rPr>
          <w:ins w:id="28" w:author="Viktoria Knaze" w:date="2015-10-29T16:07:00Z"/>
        </w:rPr>
      </w:pPr>
      <w:r w:rsidRPr="00D87FF2">
        <w:t>Be careful with the description of fish: ‘steak/slice’</w:t>
      </w:r>
      <w:r w:rsidR="00372662">
        <w:t xml:space="preserve"> (0220 </w:t>
      </w:r>
      <w:proofErr w:type="spellStart"/>
      <w:r w:rsidR="00372662">
        <w:t>facetstring</w:t>
      </w:r>
      <w:proofErr w:type="spellEnd"/>
      <w:r w:rsidR="00372662">
        <w:t>)</w:t>
      </w:r>
      <w:r w:rsidRPr="00D87FF2">
        <w:t xml:space="preserve"> is not a ‘fillet’. </w:t>
      </w:r>
    </w:p>
    <w:p w:rsidR="00C42D70" w:rsidRDefault="00C42D70" w:rsidP="00C42D70">
      <w:pPr>
        <w:pStyle w:val="ListParagraph"/>
        <w:numPr>
          <w:ilvl w:val="0"/>
          <w:numId w:val="1"/>
        </w:numPr>
        <w:rPr>
          <w:ins w:id="29" w:author="Viktoria Knaze" w:date="2015-10-29T16:11:00Z"/>
        </w:rPr>
      </w:pPr>
      <w:ins w:id="30" w:author="Viktoria Knaze" w:date="2015-10-29T16:07:00Z">
        <w:r>
          <w:t xml:space="preserve">Check if photos </w:t>
        </w:r>
      </w:ins>
      <w:ins w:id="31" w:author="Viktoria Knaze" w:date="2015-10-30T11:41:00Z">
        <w:r w:rsidR="0021549D">
          <w:t xml:space="preserve">or shapes </w:t>
        </w:r>
      </w:ins>
      <w:ins w:id="32" w:author="Viktoria Knaze" w:date="2015-10-29T16:07:00Z">
        <w:r>
          <w:t>were used as a quantification method by filtering in column</w:t>
        </w:r>
      </w:ins>
      <w:ins w:id="33" w:author="Viktoria Knaze" w:date="2015-10-29T16:08:00Z">
        <w:r>
          <w:t xml:space="preserve"> </w:t>
        </w:r>
        <w:r w:rsidRPr="00C42D70">
          <w:t>#Q_METHOD</w:t>
        </w:r>
        <w:r>
          <w:t xml:space="preserve">, </w:t>
        </w:r>
      </w:ins>
      <w:ins w:id="34" w:author="Viktoria Knaze" w:date="2015-10-30T11:41:00Z">
        <w:r w:rsidR="0021549D">
          <w:t xml:space="preserve">P or A should be avoided, normally the dieticians should know the </w:t>
        </w:r>
      </w:ins>
      <w:ins w:id="35" w:author="Viktoria Knaze" w:date="2015-10-30T11:42:00Z">
        <w:r w:rsidR="0021549D">
          <w:t xml:space="preserve">exact </w:t>
        </w:r>
      </w:ins>
      <w:ins w:id="36" w:author="Viktoria Knaze" w:date="2015-10-30T11:41:00Z">
        <w:r w:rsidR="0021549D">
          <w:t>quantities</w:t>
        </w:r>
      </w:ins>
      <w:ins w:id="37" w:author="Viktoria Knaze" w:date="2015-10-30T11:42:00Z">
        <w:r w:rsidR="0021549D">
          <w:t xml:space="preserve"> (grams/ml) or using HHM such as tea/table </w:t>
        </w:r>
      </w:ins>
      <w:ins w:id="38" w:author="Viktoria Knaze" w:date="2015-11-02T11:46:00Z">
        <w:r w:rsidR="0061425C">
          <w:t>spoons.</w:t>
        </w:r>
      </w:ins>
      <w:ins w:id="39" w:author="Viktoria Knaze" w:date="2015-10-29T16:08:00Z">
        <w:r>
          <w:t xml:space="preserve"> </w:t>
        </w:r>
      </w:ins>
      <w:ins w:id="40" w:author="Viktoria Knaze" w:date="2015-10-30T11:48:00Z">
        <w:r w:rsidR="0021549D">
          <w:t xml:space="preserve"> While filtered by H, can check quickly whether “heaped” spoons were used for any liquid ingredients.</w:t>
        </w:r>
      </w:ins>
    </w:p>
    <w:p w:rsidR="00C42D70" w:rsidRDefault="00C42D70" w:rsidP="00C42D70">
      <w:pPr>
        <w:pStyle w:val="ListParagraph"/>
        <w:numPr>
          <w:ilvl w:val="0"/>
          <w:numId w:val="1"/>
        </w:numPr>
        <w:rPr>
          <w:ins w:id="41" w:author="Viktoria Knaze" w:date="2015-10-30T13:39:00Z"/>
        </w:rPr>
      </w:pPr>
      <w:ins w:id="42" w:author="Viktoria Knaze" w:date="2015-10-29T16:08:00Z">
        <w:r>
          <w:t xml:space="preserve">Also, check if </w:t>
        </w:r>
      </w:ins>
      <w:ins w:id="43" w:author="Viktoria Knaze" w:date="2015-10-29T16:09:00Z">
        <w:r>
          <w:t>quantification</w:t>
        </w:r>
      </w:ins>
      <w:ins w:id="44" w:author="Viktoria Knaze" w:date="2015-10-29T16:08:00Z">
        <w:r>
          <w:t xml:space="preserve"> </w:t>
        </w:r>
      </w:ins>
      <w:ins w:id="45" w:author="Viktoria Knaze" w:date="2015-10-29T16:09:00Z">
        <w:r>
          <w:t>by HHMs is plausible, ok to be using tea/table spoons for small quantities but cups</w:t>
        </w:r>
      </w:ins>
      <w:ins w:id="46" w:author="Viktoria Knaze" w:date="2015-10-29T16:11:00Z">
        <w:r>
          <w:t xml:space="preserve"> of different sizes</w:t>
        </w:r>
      </w:ins>
      <w:ins w:id="47" w:author="Viktoria Knaze" w:date="2015-10-29T16:09:00Z">
        <w:r>
          <w:t xml:space="preserve"> should not be used (unless standardized, e.g. </w:t>
        </w:r>
      </w:ins>
      <w:ins w:id="48" w:author="Viktoria Knaze" w:date="2015-10-29T16:10:00Z">
        <w:r>
          <w:t>the same measuring-size cup defined for that country is</w:t>
        </w:r>
      </w:ins>
      <w:ins w:id="49" w:author="Viktoria Knaze" w:date="2015-10-29T16:11:00Z">
        <w:r>
          <w:t xml:space="preserve"> </w:t>
        </w:r>
      </w:ins>
      <w:ins w:id="50" w:author="Viktoria Knaze" w:date="2015-10-29T16:10:00Z">
        <w:r>
          <w:t>used</w:t>
        </w:r>
      </w:ins>
      <w:ins w:id="51" w:author="Viktoria Knaze" w:date="2015-10-29T16:11:00Z">
        <w:r>
          <w:t xml:space="preserve"> uniformly</w:t>
        </w:r>
      </w:ins>
      <w:ins w:id="52" w:author="Viktoria Knaze" w:date="2015-10-29T16:10:00Z">
        <w:r>
          <w:t>).</w:t>
        </w:r>
      </w:ins>
      <w:ins w:id="53" w:author="Viktoria Knaze" w:date="2015-10-29T16:12:00Z">
        <w:r>
          <w:t xml:space="preserve"> Check HHM codes in </w:t>
        </w:r>
        <w:r w:rsidRPr="00C42D70">
          <w:t>#QM_CODE</w:t>
        </w:r>
        <w:r>
          <w:t xml:space="preserve"> column.</w:t>
        </w:r>
      </w:ins>
    </w:p>
    <w:p w:rsidR="008E3B20" w:rsidRPr="00D87FF2" w:rsidRDefault="008E3B20" w:rsidP="00C42D70">
      <w:pPr>
        <w:pStyle w:val="ListParagraph"/>
        <w:numPr>
          <w:ilvl w:val="0"/>
          <w:numId w:val="1"/>
        </w:numPr>
      </w:pPr>
      <w:ins w:id="54" w:author="Viktoria Knaze" w:date="2015-10-30T13:39:00Z">
        <w:r>
          <w:t>Check that the proportion of the main ingredient is reflected in how the recipe is classified</w:t>
        </w:r>
      </w:ins>
      <w:ins w:id="55" w:author="Viktoria Knaze" w:date="2015-10-30T13:40:00Z">
        <w:r>
          <w:t xml:space="preserve"> (</w:t>
        </w:r>
      </w:ins>
      <w:ins w:id="56" w:author="Viktoria Knaze" w:date="2015-10-30T13:41:00Z">
        <w:r>
          <w:t xml:space="preserve">a </w:t>
        </w:r>
      </w:ins>
      <w:ins w:id="57" w:author="Viktoria Knaze" w:date="2015-10-30T13:40:00Z">
        <w:r>
          <w:t xml:space="preserve">general rule </w:t>
        </w:r>
      </w:ins>
      <w:ins w:id="58" w:author="Viktoria Knaze" w:date="2015-10-30T13:41:00Z">
        <w:r>
          <w:t>although</w:t>
        </w:r>
      </w:ins>
      <w:ins w:id="59" w:author="Viktoria Knaze" w:date="2015-10-30T13:40:00Z">
        <w:r>
          <w:t xml:space="preserve"> recipes could be classified differently based on customs) </w:t>
        </w:r>
      </w:ins>
      <w:ins w:id="60" w:author="Viktoria Knaze" w:date="2015-10-30T13:39:00Z">
        <w:r>
          <w:t xml:space="preserve">, e.g. if soup then water/liquid should be in high proportion compared </w:t>
        </w:r>
      </w:ins>
      <w:ins w:id="61" w:author="Viktoria Knaze" w:date="2015-11-02T11:46:00Z">
        <w:r w:rsidR="0061425C">
          <w:t>to the o</w:t>
        </w:r>
      </w:ins>
      <w:ins w:id="62" w:author="Viktoria Knaze" w:date="2015-10-30T13:39:00Z">
        <w:r>
          <w:t xml:space="preserve">ther </w:t>
        </w:r>
      </w:ins>
      <w:ins w:id="63" w:author="Viktoria Knaze" w:date="2015-11-02T11:46:00Z">
        <w:r w:rsidR="0061425C">
          <w:t>ingredients</w:t>
        </w:r>
      </w:ins>
      <w:ins w:id="64" w:author="Viktoria Knaze" w:date="2015-10-30T13:39:00Z">
        <w:r>
          <w:t xml:space="preserve"> </w:t>
        </w:r>
      </w:ins>
    </w:p>
    <w:p w:rsidR="00D35ABD" w:rsidRDefault="00D35ABD"/>
    <w:sectPr w:rsidR="00D35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AD2A34"/>
    <w:multiLevelType w:val="hybridMultilevel"/>
    <w:tmpl w:val="C58E90F6"/>
    <w:lvl w:ilvl="0" w:tplc="C6F09EA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FF2"/>
    <w:rsid w:val="000C54D1"/>
    <w:rsid w:val="001A6399"/>
    <w:rsid w:val="00206316"/>
    <w:rsid w:val="0021549D"/>
    <w:rsid w:val="002301FB"/>
    <w:rsid w:val="002B2DA0"/>
    <w:rsid w:val="00372662"/>
    <w:rsid w:val="0061425C"/>
    <w:rsid w:val="0062058F"/>
    <w:rsid w:val="006D7350"/>
    <w:rsid w:val="008E3B20"/>
    <w:rsid w:val="009C6466"/>
    <w:rsid w:val="00B302D4"/>
    <w:rsid w:val="00B3409E"/>
    <w:rsid w:val="00BF48A8"/>
    <w:rsid w:val="00C42D70"/>
    <w:rsid w:val="00D35ABD"/>
    <w:rsid w:val="00D87FF2"/>
    <w:rsid w:val="00DC30B7"/>
    <w:rsid w:val="00E44071"/>
    <w:rsid w:val="00E54562"/>
    <w:rsid w:val="00F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F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F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F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F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80C3194B-2340-4D95-9A03-D01F5E2CF666}"/>
</file>

<file path=customXml/itemProps2.xml><?xml version="1.0" encoding="utf-8"?>
<ds:datastoreItem xmlns:ds="http://schemas.openxmlformats.org/officeDocument/2006/customXml" ds:itemID="{807E456E-2688-430E-AFD5-95E508F1D353}"/>
</file>

<file path=customXml/itemProps3.xml><?xml version="1.0" encoding="utf-8"?>
<ds:datastoreItem xmlns:ds="http://schemas.openxmlformats.org/officeDocument/2006/customXml" ds:itemID="{98FCE5FE-8FD5-45BA-9888-545DD971D4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Nicolas</dc:creator>
  <cp:lastModifiedBy>Genevieve Nicolas</cp:lastModifiedBy>
  <cp:revision>17</cp:revision>
  <dcterms:created xsi:type="dcterms:W3CDTF">2014-06-23T06:53:00Z</dcterms:created>
  <dcterms:modified xsi:type="dcterms:W3CDTF">2016-11-25T09:23:00Z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