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5FFB" w:rsidRDefault="0001117A" w:rsidP="00F7763B">
      <w:pPr>
        <w:spacing w:after="0" w:line="240" w:lineRule="auto"/>
        <w:rPr>
          <w:b/>
        </w:rPr>
      </w:pPr>
      <w:r>
        <w:rPr>
          <w:b/>
        </w:rPr>
        <w:t>Special Diets (SPECDIET)</w:t>
      </w:r>
    </w:p>
    <w:p w:rsidR="008E55B8" w:rsidRPr="00AD4B98" w:rsidRDefault="008E55B8" w:rsidP="00F7763B">
      <w:pPr>
        <w:spacing w:after="0" w:line="240" w:lineRule="auto"/>
        <w:rPr>
          <w:b/>
        </w:rPr>
      </w:pPr>
    </w:p>
    <w:p w:rsidR="00CB246E" w:rsidRDefault="00AD4B98" w:rsidP="00F7763B">
      <w:pPr>
        <w:spacing w:after="0" w:line="240" w:lineRule="auto"/>
      </w:pPr>
      <w:r w:rsidRPr="008E55B8">
        <w:rPr>
          <w:u w:val="single"/>
        </w:rPr>
        <w:t>Definition:</w:t>
      </w:r>
      <w:r w:rsidR="000C51FF">
        <w:rPr>
          <w:u w:val="single"/>
        </w:rPr>
        <w:t xml:space="preserve"> </w:t>
      </w:r>
      <w:r>
        <w:t xml:space="preserve"> </w:t>
      </w:r>
      <w:r w:rsidR="0001117A">
        <w:t>SPECDIET</w:t>
      </w:r>
      <w:r w:rsidR="00733274">
        <w:t xml:space="preserve"> i</w:t>
      </w:r>
      <w:r w:rsidR="00D752A5">
        <w:t xml:space="preserve">s used to indicate the </w:t>
      </w:r>
      <w:r w:rsidR="0001117A">
        <w:t>type</w:t>
      </w:r>
      <w:ins w:id="0" w:author="Viktoria Knaze" w:date="2015-12-10T09:52:00Z">
        <w:r w:rsidR="00915F2B">
          <w:t>(s)</w:t>
        </w:r>
      </w:ins>
      <w:r w:rsidR="0001117A">
        <w:t xml:space="preserve"> of </w:t>
      </w:r>
      <w:r w:rsidR="0001117A">
        <w:rPr>
          <w:b/>
        </w:rPr>
        <w:t>diet</w:t>
      </w:r>
      <w:ins w:id="1" w:author="Viktoria Knaze" w:date="2015-12-10T10:10:00Z">
        <w:r w:rsidR="00AE7178">
          <w:rPr>
            <w:b/>
          </w:rPr>
          <w:t>(</w:t>
        </w:r>
      </w:ins>
      <w:proofErr w:type="gramStart"/>
      <w:ins w:id="2" w:author="Viktoria Knaze" w:date="2015-12-10T09:52:00Z">
        <w:r w:rsidR="00915F2B">
          <w:rPr>
            <w:b/>
          </w:rPr>
          <w:t>s</w:t>
        </w:r>
      </w:ins>
      <w:ins w:id="3" w:author="Viktoria Knaze" w:date="2015-12-10T10:10:00Z">
        <w:r w:rsidR="00AE7178">
          <w:rPr>
            <w:b/>
          </w:rPr>
          <w:t>(</w:t>
        </w:r>
      </w:ins>
      <w:proofErr w:type="gramEnd"/>
      <w:r w:rsidR="0001117A">
        <w:rPr>
          <w:b/>
        </w:rPr>
        <w:t xml:space="preserve"> followed by the subject on a regular basis at the time of the recall/record</w:t>
      </w:r>
      <w:r>
        <w:t xml:space="preserve">. </w:t>
      </w:r>
      <w:r w:rsidR="0001117A">
        <w:t>T</w:t>
      </w:r>
      <w:r w:rsidR="000D19BE">
        <w:t xml:space="preserve">his may be </w:t>
      </w:r>
      <w:r w:rsidR="00DD45CC">
        <w:t>linked to allergy/intolerance,</w:t>
      </w:r>
      <w:del w:id="4" w:author="Viktoria Knaze" w:date="2015-12-09T17:23:00Z">
        <w:r w:rsidR="00DD45CC" w:rsidDel="00290725">
          <w:delText xml:space="preserve"> to</w:delText>
        </w:r>
      </w:del>
      <w:r w:rsidR="00DD45CC">
        <w:t xml:space="preserve"> a disease</w:t>
      </w:r>
      <w:ins w:id="5" w:author="Viktoria Knaze" w:date="2015-12-09T17:17:00Z">
        <w:r w:rsidR="00290725">
          <w:t>/disorder</w:t>
        </w:r>
      </w:ins>
      <w:r w:rsidR="00DD45CC">
        <w:t>,</w:t>
      </w:r>
      <w:ins w:id="6" w:author="Viktoria Knaze" w:date="2015-12-09T17:17:00Z">
        <w:r w:rsidR="00290725">
          <w:t xml:space="preserve"> pregnancy, </w:t>
        </w:r>
      </w:ins>
      <w:ins w:id="7" w:author="Viktoria Knaze" w:date="2015-12-09T17:19:00Z">
        <w:r w:rsidR="00290725">
          <w:t>as well as</w:t>
        </w:r>
      </w:ins>
      <w:ins w:id="8" w:author="Viktoria Knaze" w:date="2015-12-09T17:17:00Z">
        <w:r w:rsidR="00290725">
          <w:t xml:space="preserve"> religious or other beliefs</w:t>
        </w:r>
      </w:ins>
      <w:ins w:id="9" w:author="Viktoria Knaze" w:date="2015-12-10T09:53:00Z">
        <w:r w:rsidR="00915F2B">
          <w:t>/constraints</w:t>
        </w:r>
      </w:ins>
      <w:ins w:id="10" w:author="Viktoria Knaze" w:date="2015-12-09T17:17:00Z">
        <w:r w:rsidR="00290725">
          <w:t>.</w:t>
        </w:r>
      </w:ins>
      <w:del w:id="11" w:author="Viktoria Knaze" w:date="2015-12-09T17:18:00Z">
        <w:r w:rsidR="00DD45CC" w:rsidDel="00290725">
          <w:delText xml:space="preserve"> to</w:delText>
        </w:r>
        <w:r w:rsidR="000D19BE" w:rsidDel="00290725">
          <w:delText xml:space="preserve"> a state</w:delText>
        </w:r>
        <w:r w:rsidR="0001117A" w:rsidDel="00290725">
          <w:delText xml:space="preserve"> (being diabetic</w:delText>
        </w:r>
        <w:r w:rsidR="000D19BE" w:rsidDel="00290725">
          <w:delText xml:space="preserve">, </w:delText>
        </w:r>
        <w:r w:rsidR="0001117A" w:rsidDel="00290725">
          <w:delText>pregnant</w:delText>
        </w:r>
        <w:r w:rsidR="00DD45CC" w:rsidDel="00290725">
          <w:delText xml:space="preserve"> or</w:delText>
        </w:r>
        <w:r w:rsidR="000D19BE" w:rsidDel="00290725">
          <w:delText xml:space="preserve"> Jew</w:delText>
        </w:r>
        <w:r w:rsidR="0001117A" w:rsidDel="00290725">
          <w:delText>)</w:delText>
        </w:r>
      </w:del>
      <w:r w:rsidR="000D19BE">
        <w:t xml:space="preserve">. </w:t>
      </w:r>
      <w:r>
        <w:t xml:space="preserve">This </w:t>
      </w:r>
      <w:r w:rsidR="0001117A">
        <w:t xml:space="preserve">information might be needed to interpret over- or underreporting </w:t>
      </w:r>
      <w:ins w:id="12" w:author="Viktoria Knaze" w:date="2015-12-09T17:21:00Z">
        <w:r w:rsidR="00290725">
          <w:t xml:space="preserve">of energy and/or macronutrients </w:t>
        </w:r>
      </w:ins>
      <w:r w:rsidR="0001117A">
        <w:t>estimated on the basis of calculated energy requirement and the WHO macronutrient intake</w:t>
      </w:r>
      <w:r w:rsidR="0027212C">
        <w:t xml:space="preserve"> range</w:t>
      </w:r>
      <w:r w:rsidR="0001117A">
        <w:t>s. For example, a vegetarian may not fall in the protein intake range.</w:t>
      </w:r>
    </w:p>
    <w:p w:rsidR="0027212C" w:rsidRDefault="0027212C" w:rsidP="00F7763B">
      <w:pPr>
        <w:spacing w:after="0" w:line="240" w:lineRule="auto"/>
      </w:pPr>
    </w:p>
    <w:p w:rsidR="0001117A" w:rsidRDefault="000D19BE" w:rsidP="00F7763B">
      <w:pPr>
        <w:spacing w:after="0" w:line="240" w:lineRule="auto"/>
      </w:pPr>
      <w:r>
        <w:t xml:space="preserve">Some options </w:t>
      </w:r>
      <w:r w:rsidR="0027212C" w:rsidRPr="0027212C">
        <w:rPr>
          <w:b/>
        </w:rPr>
        <w:t>in bold</w:t>
      </w:r>
      <w:r w:rsidR="0027212C">
        <w:t xml:space="preserve"> </w:t>
      </w:r>
      <w:r>
        <w:t>are very broad and can be chosen</w:t>
      </w:r>
      <w:ins w:id="13" w:author="Viktoria Knaze" w:date="2015-12-09T17:24:00Z">
        <w:r w:rsidR="00290725">
          <w:t xml:space="preserve"> for the SPECDIET list</w:t>
        </w:r>
      </w:ins>
      <w:r>
        <w:t xml:space="preserve"> if there is no need to collect </w:t>
      </w:r>
      <w:ins w:id="14" w:author="Viktoria Knaze" w:date="2015-12-10T10:10:00Z">
        <w:r w:rsidR="00AE7178">
          <w:t xml:space="preserve">more </w:t>
        </w:r>
      </w:ins>
      <w:r>
        <w:t xml:space="preserve">precise information. In that case, the related </w:t>
      </w:r>
      <w:ins w:id="15" w:author="Viktoria Knaze" w:date="2015-12-09T17:25:00Z">
        <w:r w:rsidR="00290725">
          <w:t xml:space="preserve">specific </w:t>
        </w:r>
      </w:ins>
      <w:r>
        <w:t>options should not be listed</w:t>
      </w:r>
      <w:ins w:id="16" w:author="Viktoria Knaze" w:date="2015-12-09T17:25:00Z">
        <w:r w:rsidR="00290725">
          <w:t>,</w:t>
        </w:r>
      </w:ins>
      <w:r w:rsidR="0027212C">
        <w:t xml:space="preserve"> as indicated in brackets </w:t>
      </w:r>
      <w:r w:rsidR="0027212C" w:rsidRPr="0027212C">
        <w:rPr>
          <w:i/>
        </w:rPr>
        <w:t>in italics</w:t>
      </w:r>
      <w:r>
        <w:t>.</w:t>
      </w:r>
    </w:p>
    <w:p w:rsidR="0027212C" w:rsidRDefault="0027212C" w:rsidP="00F7763B">
      <w:pPr>
        <w:spacing w:after="0" w:line="240" w:lineRule="auto"/>
      </w:pPr>
      <w:r>
        <w:t>On the opposite, i.e. in case a</w:t>
      </w:r>
      <w:ins w:id="17" w:author="Viktoria Knaze" w:date="2015-12-09T17:26:00Z">
        <w:r w:rsidR="00290725">
          <w:t xml:space="preserve"> more</w:t>
        </w:r>
      </w:ins>
      <w:r>
        <w:t xml:space="preserve"> precise information </w:t>
      </w:r>
      <w:ins w:id="18" w:author="Viktoria Knaze" w:date="2015-12-09T17:27:00Z">
        <w:r w:rsidR="00132049">
          <w:t>about the</w:t>
        </w:r>
      </w:ins>
      <w:ins w:id="19" w:author="Viktoria Knaze" w:date="2015-12-09T17:26:00Z">
        <w:r w:rsidR="00290725">
          <w:t xml:space="preserve"> dietary regimen </w:t>
        </w:r>
      </w:ins>
      <w:r>
        <w:t xml:space="preserve">is required, then the options </w:t>
      </w:r>
      <w:r w:rsidRPr="0027212C">
        <w:rPr>
          <w:b/>
        </w:rPr>
        <w:t>in bold</w:t>
      </w:r>
      <w:r>
        <w:t xml:space="preserve"> should not be proposed</w:t>
      </w:r>
      <w:ins w:id="20" w:author="Viktoria Knaze" w:date="2015-12-09T17:28:00Z">
        <w:r w:rsidR="00132049">
          <w:t xml:space="preserve"> and only the more specific diets listed</w:t>
        </w:r>
      </w:ins>
      <w:ins w:id="21" w:author="Viktoria Knaze" w:date="2015-12-10T10:11:00Z">
        <w:r w:rsidR="00AE7178">
          <w:t xml:space="preserve"> would be</w:t>
        </w:r>
      </w:ins>
      <w:ins w:id="22" w:author="Viktoria Knaze" w:date="2015-12-09T17:28:00Z">
        <w:r w:rsidR="00132049">
          <w:t xml:space="preserve"> in the SPECDIET file</w:t>
        </w:r>
      </w:ins>
      <w:r>
        <w:t>.</w:t>
      </w:r>
      <w:ins w:id="23" w:author="Viktoria Knaze" w:date="2015-12-10T09:53:00Z">
        <w:r w:rsidR="00915F2B">
          <w:t xml:space="preserve"> Multiple </w:t>
        </w:r>
        <w:proofErr w:type="gramStart"/>
        <w:r w:rsidR="00915F2B">
          <w:t>choice</w:t>
        </w:r>
        <w:proofErr w:type="gramEnd"/>
        <w:r w:rsidR="00AE7178">
          <w:t xml:space="preserve"> </w:t>
        </w:r>
      </w:ins>
      <w:ins w:id="24" w:author="Viktoria Knaze" w:date="2015-12-10T10:11:00Z">
        <w:r w:rsidR="00AE7178">
          <w:t xml:space="preserve">from the list of </w:t>
        </w:r>
      </w:ins>
      <w:ins w:id="25" w:author="Viktoria Knaze" w:date="2015-12-10T09:53:00Z">
        <w:r w:rsidR="00915F2B">
          <w:t>special diets is possible during the interview.</w:t>
        </w:r>
      </w:ins>
    </w:p>
    <w:p w:rsidR="000D19BE" w:rsidRDefault="000D19BE" w:rsidP="00F7763B">
      <w:pPr>
        <w:spacing w:after="0" w:line="240" w:lineRule="auto"/>
      </w:pPr>
    </w:p>
    <w:p w:rsidR="0027212C" w:rsidRPr="0027212C" w:rsidRDefault="0027212C" w:rsidP="0027212C">
      <w:pPr>
        <w:pStyle w:val="ListParagraph"/>
        <w:numPr>
          <w:ilvl w:val="0"/>
          <w:numId w:val="4"/>
        </w:numPr>
      </w:pPr>
      <w:r w:rsidRPr="0027212C">
        <w:t>00 None</w:t>
      </w:r>
      <w:r>
        <w:tab/>
        <w:t>does not follow any special diet</w:t>
      </w:r>
    </w:p>
    <w:p w:rsidR="00AA014E" w:rsidRDefault="00AA014E" w:rsidP="00AA014E">
      <w:r>
        <w:t>Macronutrient, energy related:</w:t>
      </w:r>
    </w:p>
    <w:p w:rsidR="0001117A" w:rsidRDefault="0001117A" w:rsidP="0001117A">
      <w:pPr>
        <w:pStyle w:val="ListParagraph"/>
        <w:numPr>
          <w:ilvl w:val="0"/>
          <w:numId w:val="3"/>
        </w:numPr>
      </w:pPr>
      <w:r w:rsidRPr="0001117A">
        <w:t>01</w:t>
      </w:r>
      <w:r>
        <w:t xml:space="preserve"> </w:t>
      </w:r>
      <w:r w:rsidRPr="0001117A">
        <w:t>Energy r</w:t>
      </w:r>
      <w:r>
        <w:t>estricted (doctor’s order)</w:t>
      </w:r>
    </w:p>
    <w:p w:rsidR="0001117A" w:rsidRDefault="0001117A" w:rsidP="0001117A">
      <w:pPr>
        <w:pStyle w:val="ListParagraph"/>
        <w:numPr>
          <w:ilvl w:val="0"/>
          <w:numId w:val="3"/>
        </w:numPr>
      </w:pPr>
      <w:r w:rsidRPr="0001117A">
        <w:t>02 Energy restricted (own initiative)</w:t>
      </w:r>
    </w:p>
    <w:p w:rsidR="0001117A" w:rsidRPr="0001117A" w:rsidRDefault="0001117A" w:rsidP="0001117A">
      <w:pPr>
        <w:pStyle w:val="ListParagraph"/>
        <w:numPr>
          <w:ilvl w:val="0"/>
          <w:numId w:val="3"/>
        </w:numPr>
      </w:pPr>
      <w:r w:rsidRPr="0001117A">
        <w:t xml:space="preserve">03 Fat and/or cholesterol restricted            </w:t>
      </w:r>
    </w:p>
    <w:p w:rsidR="0001117A" w:rsidRPr="0001117A" w:rsidRDefault="0001117A" w:rsidP="0001117A">
      <w:pPr>
        <w:pStyle w:val="ListParagraph"/>
        <w:numPr>
          <w:ilvl w:val="0"/>
          <w:numId w:val="3"/>
        </w:numPr>
      </w:pPr>
      <w:r w:rsidRPr="0001117A">
        <w:t>04</w:t>
      </w:r>
      <w:r>
        <w:t xml:space="preserve"> </w:t>
      </w:r>
      <w:r w:rsidRPr="0001117A">
        <w:t xml:space="preserve">Protein restricted                           </w:t>
      </w:r>
    </w:p>
    <w:p w:rsidR="0001117A" w:rsidRPr="0001117A" w:rsidRDefault="0001117A" w:rsidP="0001117A">
      <w:pPr>
        <w:pStyle w:val="ListParagraph"/>
        <w:numPr>
          <w:ilvl w:val="0"/>
          <w:numId w:val="3"/>
        </w:numPr>
      </w:pPr>
      <w:r w:rsidRPr="0001117A">
        <w:t>05</w:t>
      </w:r>
      <w:r>
        <w:t xml:space="preserve"> </w:t>
      </w:r>
      <w:r w:rsidRPr="0001117A">
        <w:t xml:space="preserve">Sodium restricted (e.g. hypertension)        </w:t>
      </w:r>
    </w:p>
    <w:p w:rsidR="0001117A" w:rsidRDefault="0001117A" w:rsidP="0001117A">
      <w:pPr>
        <w:pStyle w:val="ListParagraph"/>
        <w:numPr>
          <w:ilvl w:val="0"/>
          <w:numId w:val="3"/>
        </w:numPr>
      </w:pPr>
      <w:r w:rsidRPr="0001117A">
        <w:t>07</w:t>
      </w:r>
      <w:r>
        <w:t xml:space="preserve"> </w:t>
      </w:r>
      <w:r w:rsidRPr="0001117A">
        <w:t xml:space="preserve">Easy digestible (e.g. stomach/bowel disease) </w:t>
      </w:r>
    </w:p>
    <w:p w:rsidR="000D1344" w:rsidRDefault="000D1344" w:rsidP="000D1344">
      <w:pPr>
        <w:pStyle w:val="ListParagraph"/>
        <w:numPr>
          <w:ilvl w:val="0"/>
          <w:numId w:val="3"/>
        </w:numPr>
      </w:pPr>
      <w:r w:rsidRPr="0001117A">
        <w:t>25</w:t>
      </w:r>
      <w:r>
        <w:t xml:space="preserve"> </w:t>
      </w:r>
      <w:r w:rsidRPr="0001117A">
        <w:t xml:space="preserve">Low carbohydrate diet   </w:t>
      </w:r>
    </w:p>
    <w:p w:rsidR="000D1344" w:rsidRPr="0001117A" w:rsidRDefault="000D1344" w:rsidP="000D1344">
      <w:pPr>
        <w:pStyle w:val="ListParagraph"/>
        <w:numPr>
          <w:ilvl w:val="0"/>
          <w:numId w:val="3"/>
        </w:numPr>
      </w:pPr>
      <w:r w:rsidRPr="0001117A">
        <w:t>24</w:t>
      </w:r>
      <w:r>
        <w:t xml:space="preserve"> </w:t>
      </w:r>
      <w:r w:rsidRPr="0001117A">
        <w:t xml:space="preserve">High protein diet                            </w:t>
      </w:r>
    </w:p>
    <w:p w:rsidR="000D1344" w:rsidRDefault="0001117A" w:rsidP="000D1344">
      <w:pPr>
        <w:pStyle w:val="ListParagraph"/>
        <w:numPr>
          <w:ilvl w:val="0"/>
          <w:numId w:val="3"/>
        </w:numPr>
      </w:pPr>
      <w:r w:rsidRPr="0001117A">
        <w:t>08</w:t>
      </w:r>
      <w:r>
        <w:t xml:space="preserve"> </w:t>
      </w:r>
      <w:r w:rsidRPr="0001117A">
        <w:t xml:space="preserve">Dietary </w:t>
      </w:r>
      <w:proofErr w:type="spellStart"/>
      <w:r w:rsidRPr="0001117A">
        <w:t>fiber</w:t>
      </w:r>
      <w:proofErr w:type="spellEnd"/>
      <w:r w:rsidRPr="0001117A">
        <w:t xml:space="preserve"> enriched        </w:t>
      </w:r>
    </w:p>
    <w:p w:rsidR="00AA014E" w:rsidRDefault="000D1344" w:rsidP="000D1344">
      <w:pPr>
        <w:pStyle w:val="ListParagraph"/>
        <w:numPr>
          <w:ilvl w:val="0"/>
          <w:numId w:val="3"/>
        </w:numPr>
      </w:pPr>
      <w:r w:rsidRPr="0001117A">
        <w:t>30</w:t>
      </w:r>
      <w:r>
        <w:t xml:space="preserve"> </w:t>
      </w:r>
      <w:r w:rsidRPr="0001117A">
        <w:t xml:space="preserve">Energy and/or protein enriched </w:t>
      </w:r>
    </w:p>
    <w:p w:rsidR="0001117A" w:rsidRPr="0001117A" w:rsidRDefault="00AA014E" w:rsidP="00AA014E">
      <w:r>
        <w:t>Allergy, intolerance related</w:t>
      </w:r>
      <w:ins w:id="26" w:author="Viktoria Knaze" w:date="2015-12-10T10:03:00Z">
        <w:r w:rsidR="00EF07A1">
          <w:t xml:space="preserve"> (</w:t>
        </w:r>
      </w:ins>
      <w:ins w:id="27" w:author="Viktoria Knaze" w:date="2015-12-10T10:12:00Z">
        <w:r w:rsidR="00AE7178">
          <w:t xml:space="preserve">doesn’t </w:t>
        </w:r>
      </w:ins>
      <w:ins w:id="28" w:author="Viktoria Knaze" w:date="2015-12-10T10:03:00Z">
        <w:r w:rsidR="00EF07A1">
          <w:t xml:space="preserve">necessarily </w:t>
        </w:r>
      </w:ins>
      <w:ins w:id="29" w:author="Viktoria Knaze" w:date="2015-12-10T10:12:00Z">
        <w:r w:rsidR="00AE7178">
          <w:t>mean that</w:t>
        </w:r>
      </w:ins>
      <w:ins w:id="30" w:author="Viktoria Knaze" w:date="2015-12-10T10:03:00Z">
        <w:r w:rsidR="00EF07A1">
          <w:t xml:space="preserve"> the subject</w:t>
        </w:r>
      </w:ins>
      <w:ins w:id="31" w:author="Viktoria Knaze" w:date="2015-12-10T10:12:00Z">
        <w:r w:rsidR="00AE7178">
          <w:t xml:space="preserve"> him/herself is</w:t>
        </w:r>
      </w:ins>
      <w:ins w:id="32" w:author="Viktoria Knaze" w:date="2015-12-10T10:03:00Z">
        <w:r w:rsidR="00EF07A1">
          <w:t xml:space="preserve"> </w:t>
        </w:r>
        <w:proofErr w:type="gramStart"/>
        <w:r w:rsidR="00EF07A1">
          <w:t>allergic/intolerant</w:t>
        </w:r>
        <w:proofErr w:type="gramEnd"/>
        <w:r w:rsidR="00EF07A1">
          <w:t xml:space="preserve"> but may still have such diet due to </w:t>
        </w:r>
      </w:ins>
      <w:ins w:id="33" w:author="Viktoria Knaze" w:date="2015-12-10T10:12:00Z">
        <w:r w:rsidR="00AE7178">
          <w:t xml:space="preserve">a </w:t>
        </w:r>
      </w:ins>
      <w:ins w:id="34" w:author="Viktoria Knaze" w:date="2015-12-10T10:03:00Z">
        <w:r w:rsidR="00EF07A1">
          <w:t xml:space="preserve">relative living in the same household </w:t>
        </w:r>
      </w:ins>
      <w:ins w:id="35" w:author="Viktoria Knaze" w:date="2015-12-10T10:12:00Z">
        <w:r w:rsidR="00AE7178">
          <w:t xml:space="preserve">and having such diet restriction </w:t>
        </w:r>
      </w:ins>
      <w:ins w:id="36" w:author="Viktoria Knaze" w:date="2015-12-10T10:04:00Z">
        <w:r w:rsidR="00EF07A1">
          <w:t>–</w:t>
        </w:r>
      </w:ins>
      <w:ins w:id="37" w:author="Viktoria Knaze" w:date="2015-12-10T10:03:00Z">
        <w:r w:rsidR="00EF07A1">
          <w:t xml:space="preserve"> information </w:t>
        </w:r>
      </w:ins>
      <w:ins w:id="38" w:author="Viktoria Knaze" w:date="2015-12-10T10:04:00Z">
        <w:r w:rsidR="00EF07A1">
          <w:t xml:space="preserve">about </w:t>
        </w:r>
      </w:ins>
      <w:ins w:id="39" w:author="Viktoria Knaze" w:date="2015-12-10T10:13:00Z">
        <w:r w:rsidR="00AE7178">
          <w:t xml:space="preserve">the </w:t>
        </w:r>
      </w:ins>
      <w:bookmarkStart w:id="40" w:name="_GoBack"/>
      <w:bookmarkEnd w:id="40"/>
      <w:ins w:id="41" w:author="Viktoria Knaze" w:date="2015-12-10T10:04:00Z">
        <w:r w:rsidR="00EF07A1">
          <w:t>subject’s allergies is usually captured in a separate questionnaire)</w:t>
        </w:r>
      </w:ins>
      <w:r>
        <w:t>:</w:t>
      </w:r>
      <w:r w:rsidR="0001117A" w:rsidRPr="0001117A">
        <w:t xml:space="preserve">               </w:t>
      </w:r>
    </w:p>
    <w:p w:rsidR="000D1344" w:rsidRPr="000D19BE" w:rsidRDefault="000D1344" w:rsidP="000D1344">
      <w:pPr>
        <w:pStyle w:val="ListParagraph"/>
        <w:numPr>
          <w:ilvl w:val="0"/>
          <w:numId w:val="3"/>
        </w:numPr>
        <w:rPr>
          <w:b/>
        </w:rPr>
      </w:pPr>
      <w:proofErr w:type="gramStart"/>
      <w:r w:rsidRPr="000D19BE">
        <w:rPr>
          <w:b/>
        </w:rPr>
        <w:t>33</w:t>
      </w:r>
      <w:r>
        <w:rPr>
          <w:b/>
        </w:rPr>
        <w:t xml:space="preserve"> </w:t>
      </w:r>
      <w:r w:rsidRPr="000D19BE">
        <w:rPr>
          <w:b/>
        </w:rPr>
        <w:t xml:space="preserve">Food allergy/intolerance </w:t>
      </w:r>
      <w:proofErr w:type="spellStart"/>
      <w:r w:rsidRPr="000D19BE">
        <w:rPr>
          <w:b/>
        </w:rPr>
        <w:t>n.s</w:t>
      </w:r>
      <w:proofErr w:type="spellEnd"/>
      <w:r w:rsidRPr="000D19BE">
        <w:rPr>
          <w:b/>
        </w:rPr>
        <w:t>.</w:t>
      </w:r>
      <w:proofErr w:type="gramEnd"/>
    </w:p>
    <w:p w:rsidR="000D1344" w:rsidRPr="0001117A" w:rsidRDefault="000D1344" w:rsidP="000D1344">
      <w:pPr>
        <w:pStyle w:val="ListParagraph"/>
        <w:numPr>
          <w:ilvl w:val="0"/>
          <w:numId w:val="3"/>
        </w:numPr>
      </w:pPr>
      <w:r w:rsidRPr="0001117A">
        <w:t>31</w:t>
      </w:r>
      <w:r>
        <w:t xml:space="preserve"> </w:t>
      </w:r>
      <w:r w:rsidR="000D4DCB">
        <w:t>S</w:t>
      </w:r>
      <w:r w:rsidRPr="0001117A">
        <w:t xml:space="preserve">oya protein free </w:t>
      </w:r>
      <w:r w:rsidRPr="00AA014E">
        <w:rPr>
          <w:i/>
        </w:rPr>
        <w:t>(not if 33)</w:t>
      </w:r>
      <w:r w:rsidRPr="0001117A">
        <w:t xml:space="preserve">                                       </w:t>
      </w:r>
    </w:p>
    <w:p w:rsidR="0001117A" w:rsidRPr="0001117A" w:rsidRDefault="0001117A" w:rsidP="0001117A">
      <w:pPr>
        <w:pStyle w:val="ListParagraph"/>
        <w:numPr>
          <w:ilvl w:val="0"/>
          <w:numId w:val="3"/>
        </w:numPr>
      </w:pPr>
      <w:r w:rsidRPr="0001117A">
        <w:t>09</w:t>
      </w:r>
      <w:r>
        <w:t xml:space="preserve"> </w:t>
      </w:r>
      <w:r w:rsidR="000D4DCB">
        <w:t>C</w:t>
      </w:r>
      <w:r w:rsidRPr="0001117A">
        <w:t xml:space="preserve">ow’s milk protein free </w:t>
      </w:r>
      <w:r w:rsidR="00AA014E" w:rsidRPr="00AA014E">
        <w:rPr>
          <w:i/>
        </w:rPr>
        <w:t>(not if 33)</w:t>
      </w:r>
      <w:r w:rsidRPr="0001117A">
        <w:t xml:space="preserve">       </w:t>
      </w:r>
    </w:p>
    <w:p w:rsidR="0001117A" w:rsidRPr="0001117A" w:rsidRDefault="0001117A" w:rsidP="0001117A">
      <w:pPr>
        <w:pStyle w:val="ListParagraph"/>
        <w:numPr>
          <w:ilvl w:val="0"/>
          <w:numId w:val="3"/>
        </w:numPr>
      </w:pPr>
      <w:r w:rsidRPr="0001117A">
        <w:t>10</w:t>
      </w:r>
      <w:r>
        <w:t xml:space="preserve"> </w:t>
      </w:r>
      <w:r w:rsidR="000D4DCB">
        <w:t>C</w:t>
      </w:r>
      <w:r w:rsidRPr="0001117A">
        <w:t xml:space="preserve">hicken egg protein free  </w:t>
      </w:r>
      <w:r w:rsidR="00AA014E" w:rsidRPr="00AA014E">
        <w:rPr>
          <w:i/>
        </w:rPr>
        <w:t>(not if 33)</w:t>
      </w:r>
      <w:r w:rsidR="00AA014E" w:rsidRPr="0001117A">
        <w:t xml:space="preserve">       </w:t>
      </w:r>
      <w:r w:rsidRPr="0001117A">
        <w:t xml:space="preserve">     </w:t>
      </w:r>
    </w:p>
    <w:p w:rsidR="000D4DCB" w:rsidRPr="0001117A" w:rsidRDefault="000D4DCB" w:rsidP="000D4DCB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</w:pPr>
      <w:r w:rsidRPr="0001117A">
        <w:t>27</w:t>
      </w:r>
      <w:r>
        <w:t xml:space="preserve"> P</w:t>
      </w:r>
      <w:r w:rsidRPr="0001117A">
        <w:t xml:space="preserve">eanut protein free </w:t>
      </w:r>
      <w:r w:rsidRPr="00AA014E">
        <w:rPr>
          <w:i/>
        </w:rPr>
        <w:t>(not if 33)</w:t>
      </w:r>
      <w:r w:rsidRPr="0001117A">
        <w:t xml:space="preserve">                                       </w:t>
      </w:r>
    </w:p>
    <w:p w:rsidR="0001117A" w:rsidRPr="0001117A" w:rsidRDefault="0001117A" w:rsidP="0001117A">
      <w:pPr>
        <w:pStyle w:val="ListParagraph"/>
        <w:numPr>
          <w:ilvl w:val="0"/>
          <w:numId w:val="3"/>
        </w:numPr>
      </w:pPr>
      <w:r w:rsidRPr="0001117A">
        <w:t>11</w:t>
      </w:r>
      <w:r>
        <w:t xml:space="preserve"> </w:t>
      </w:r>
      <w:r w:rsidRPr="0001117A">
        <w:t>Gluten free (coeliac)</w:t>
      </w:r>
      <w:r w:rsidR="00AA014E">
        <w:t xml:space="preserve"> </w:t>
      </w:r>
      <w:r w:rsidR="00AA014E" w:rsidRPr="00AA014E">
        <w:rPr>
          <w:i/>
        </w:rPr>
        <w:t>(not if 33)</w:t>
      </w:r>
      <w:r w:rsidR="00AA014E" w:rsidRPr="0001117A">
        <w:t xml:space="preserve">       </w:t>
      </w:r>
    </w:p>
    <w:p w:rsidR="0001117A" w:rsidRPr="0001117A" w:rsidRDefault="0001117A" w:rsidP="0001117A">
      <w:pPr>
        <w:pStyle w:val="ListParagraph"/>
        <w:numPr>
          <w:ilvl w:val="0"/>
          <w:numId w:val="3"/>
        </w:numPr>
      </w:pPr>
      <w:r w:rsidRPr="0001117A">
        <w:t>35</w:t>
      </w:r>
      <w:r>
        <w:t xml:space="preserve"> </w:t>
      </w:r>
      <w:r w:rsidRPr="0001117A">
        <w:t xml:space="preserve">Wheat free (not coeliac) </w:t>
      </w:r>
      <w:r w:rsidR="00AA014E" w:rsidRPr="00AA014E">
        <w:rPr>
          <w:i/>
        </w:rPr>
        <w:t>(not if 33)</w:t>
      </w:r>
      <w:r w:rsidR="00AA014E" w:rsidRPr="0001117A">
        <w:t xml:space="preserve">       </w:t>
      </w:r>
      <w:r w:rsidRPr="0001117A">
        <w:t xml:space="preserve">                                </w:t>
      </w:r>
    </w:p>
    <w:p w:rsidR="0001117A" w:rsidRPr="0001117A" w:rsidRDefault="0001117A" w:rsidP="0001117A">
      <w:pPr>
        <w:pStyle w:val="ListParagraph"/>
        <w:numPr>
          <w:ilvl w:val="0"/>
          <w:numId w:val="3"/>
        </w:numPr>
      </w:pPr>
      <w:r w:rsidRPr="0001117A">
        <w:t>12</w:t>
      </w:r>
      <w:r>
        <w:t xml:space="preserve"> </w:t>
      </w:r>
      <w:r w:rsidRPr="0001117A">
        <w:t xml:space="preserve">Lactose restricted </w:t>
      </w:r>
      <w:r w:rsidR="00AA014E" w:rsidRPr="00AA014E">
        <w:rPr>
          <w:i/>
        </w:rPr>
        <w:t>(not if 33)</w:t>
      </w:r>
      <w:r w:rsidR="00AA014E" w:rsidRPr="0001117A">
        <w:t xml:space="preserve">                                       </w:t>
      </w:r>
      <w:r w:rsidRPr="0001117A">
        <w:t xml:space="preserve">                          </w:t>
      </w:r>
    </w:p>
    <w:p w:rsidR="000D4DCB" w:rsidRDefault="000D4DCB" w:rsidP="000D4DCB">
      <w:pPr>
        <w:pStyle w:val="ListParagraph"/>
        <w:numPr>
          <w:ilvl w:val="0"/>
          <w:numId w:val="3"/>
        </w:numPr>
      </w:pPr>
      <w:r w:rsidRPr="00AE7178">
        <w:rPr>
          <w:rPrChange w:id="42" w:author="Viktoria Knaze" w:date="2015-12-10T10:08:00Z">
            <w:rPr>
              <w:b/>
            </w:rPr>
          </w:rPrChange>
        </w:rPr>
        <w:t>13 Other food intolerance/allergy</w:t>
      </w:r>
      <w:r w:rsidRPr="00AE7178">
        <w:t xml:space="preserve">  </w:t>
      </w:r>
      <w:r w:rsidRPr="00AA014E">
        <w:rPr>
          <w:i/>
        </w:rPr>
        <w:t xml:space="preserve">(not if </w:t>
      </w:r>
      <w:ins w:id="43" w:author="Viktoria Knaze" w:date="2015-12-09T17:30:00Z">
        <w:r w:rsidR="00AF6C56">
          <w:rPr>
            <w:i/>
          </w:rPr>
          <w:t>28</w:t>
        </w:r>
      </w:ins>
      <w:ins w:id="44" w:author="Viktoria Knaze" w:date="2015-12-09T17:31:00Z">
        <w:r w:rsidR="00AF6C56">
          <w:rPr>
            <w:i/>
          </w:rPr>
          <w:t>, 29</w:t>
        </w:r>
      </w:ins>
      <w:ins w:id="45" w:author="Viktoria Knaze" w:date="2015-12-09T17:30:00Z">
        <w:r w:rsidR="00AF6C56">
          <w:rPr>
            <w:i/>
          </w:rPr>
          <w:t xml:space="preserve"> and </w:t>
        </w:r>
      </w:ins>
      <w:r w:rsidRPr="00AA014E">
        <w:rPr>
          <w:i/>
        </w:rPr>
        <w:t>33)</w:t>
      </w:r>
      <w:r w:rsidRPr="0001117A">
        <w:t xml:space="preserve">      </w:t>
      </w:r>
    </w:p>
    <w:p w:rsidR="000D1344" w:rsidRPr="0001117A" w:rsidRDefault="000D1344" w:rsidP="000D134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</w:pPr>
      <w:r w:rsidRPr="0001117A">
        <w:t>28</w:t>
      </w:r>
      <w:r>
        <w:t xml:space="preserve"> </w:t>
      </w:r>
      <w:r w:rsidRPr="0001117A">
        <w:t>Other food intolerance</w:t>
      </w:r>
      <w:r>
        <w:t xml:space="preserve"> </w:t>
      </w:r>
      <w:r w:rsidRPr="00AA014E">
        <w:rPr>
          <w:i/>
        </w:rPr>
        <w:t xml:space="preserve">(not if </w:t>
      </w:r>
      <w:r w:rsidR="000D4DCB">
        <w:rPr>
          <w:i/>
        </w:rPr>
        <w:t xml:space="preserve">13 and </w:t>
      </w:r>
      <w:r w:rsidRPr="00AA014E">
        <w:rPr>
          <w:i/>
        </w:rPr>
        <w:t>33)</w:t>
      </w:r>
      <w:r w:rsidRPr="0001117A">
        <w:t xml:space="preserve">                                       </w:t>
      </w:r>
    </w:p>
    <w:p w:rsidR="000D1344" w:rsidRDefault="000D1344" w:rsidP="000D4DCB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</w:pPr>
      <w:r w:rsidRPr="0001117A">
        <w:t>29</w:t>
      </w:r>
      <w:r>
        <w:t xml:space="preserve"> </w:t>
      </w:r>
      <w:r w:rsidRPr="0001117A">
        <w:t xml:space="preserve">Other food allergy  </w:t>
      </w:r>
      <w:r w:rsidRPr="00AA014E">
        <w:rPr>
          <w:i/>
        </w:rPr>
        <w:t xml:space="preserve">(not if </w:t>
      </w:r>
      <w:r w:rsidR="000D4DCB">
        <w:rPr>
          <w:i/>
        </w:rPr>
        <w:t xml:space="preserve">13 and </w:t>
      </w:r>
      <w:r w:rsidRPr="00AA014E">
        <w:rPr>
          <w:i/>
        </w:rPr>
        <w:t>33)</w:t>
      </w:r>
      <w:r w:rsidRPr="0001117A">
        <w:t xml:space="preserve">                                            </w:t>
      </w:r>
    </w:p>
    <w:p w:rsidR="0001117A" w:rsidRPr="0001117A" w:rsidRDefault="00AA014E" w:rsidP="00AA014E">
      <w:r>
        <w:lastRenderedPageBreak/>
        <w:t>Food related</w:t>
      </w:r>
      <w:r w:rsidRPr="0001117A">
        <w:t xml:space="preserve">                                 </w:t>
      </w:r>
      <w:r w:rsidR="0001117A" w:rsidRPr="0001117A">
        <w:t xml:space="preserve">             </w:t>
      </w:r>
    </w:p>
    <w:p w:rsidR="000D4DCB" w:rsidRPr="000D4DCB" w:rsidRDefault="000D4DCB" w:rsidP="000D4DCB">
      <w:pPr>
        <w:pStyle w:val="ListParagraph"/>
        <w:numPr>
          <w:ilvl w:val="0"/>
          <w:numId w:val="3"/>
        </w:numPr>
      </w:pPr>
      <w:r w:rsidRPr="0001117A">
        <w:t>06</w:t>
      </w:r>
      <w:r>
        <w:t xml:space="preserve"> </w:t>
      </w:r>
      <w:r w:rsidRPr="0001117A">
        <w:t>Diabet</w:t>
      </w:r>
      <w:r>
        <w:t>ic</w:t>
      </w:r>
      <w:r w:rsidRPr="0001117A">
        <w:t xml:space="preserve">                                     </w:t>
      </w:r>
    </w:p>
    <w:p w:rsidR="000D1344" w:rsidRPr="000D19BE" w:rsidRDefault="000D1344" w:rsidP="000D1344">
      <w:pPr>
        <w:pStyle w:val="ListParagraph"/>
        <w:numPr>
          <w:ilvl w:val="0"/>
          <w:numId w:val="3"/>
        </w:numPr>
        <w:rPr>
          <w:b/>
        </w:rPr>
      </w:pPr>
      <w:r w:rsidRPr="000D19BE">
        <w:rPr>
          <w:b/>
        </w:rPr>
        <w:t xml:space="preserve">34 Vegetarian or vegan (no meat, no fish) </w:t>
      </w:r>
    </w:p>
    <w:p w:rsidR="0027212C" w:rsidRPr="0001117A" w:rsidRDefault="0027212C" w:rsidP="0027212C">
      <w:pPr>
        <w:pStyle w:val="ListParagraph"/>
        <w:numPr>
          <w:ilvl w:val="0"/>
          <w:numId w:val="3"/>
        </w:numPr>
      </w:pPr>
      <w:r w:rsidRPr="0001117A">
        <w:t>14</w:t>
      </w:r>
      <w:r>
        <w:t xml:space="preserve"> </w:t>
      </w:r>
      <w:r w:rsidRPr="0001117A">
        <w:t>Lacto-</w:t>
      </w:r>
      <w:proofErr w:type="spellStart"/>
      <w:r w:rsidRPr="0001117A">
        <w:t>ovo</w:t>
      </w:r>
      <w:proofErr w:type="spellEnd"/>
      <w:r w:rsidRPr="0001117A">
        <w:t>-vegetarian</w:t>
      </w:r>
      <w:r>
        <w:t xml:space="preserve">: no meat/no fish </w:t>
      </w:r>
      <w:r w:rsidRPr="0027212C">
        <w:rPr>
          <w:i/>
        </w:rPr>
        <w:t>(not if 34)</w:t>
      </w:r>
      <w:r w:rsidRPr="0001117A">
        <w:t xml:space="preserve">        </w:t>
      </w:r>
    </w:p>
    <w:p w:rsidR="0027212C" w:rsidRPr="0001117A" w:rsidRDefault="0027212C" w:rsidP="0027212C">
      <w:pPr>
        <w:pStyle w:val="ListParagraph"/>
        <w:numPr>
          <w:ilvl w:val="0"/>
          <w:numId w:val="3"/>
        </w:numPr>
      </w:pPr>
      <w:r w:rsidRPr="0001117A">
        <w:t>36</w:t>
      </w:r>
      <w:r>
        <w:t xml:space="preserve"> </w:t>
      </w:r>
      <w:r w:rsidRPr="0001117A">
        <w:t>Lacto-vegetarian</w:t>
      </w:r>
      <w:r>
        <w:t>:</w:t>
      </w:r>
      <w:r w:rsidRPr="0001117A">
        <w:t xml:space="preserve"> </w:t>
      </w:r>
      <w:r>
        <w:t xml:space="preserve">no meat, fish or eggs </w:t>
      </w:r>
      <w:r w:rsidRPr="0027212C">
        <w:rPr>
          <w:i/>
        </w:rPr>
        <w:t>(not if 34)</w:t>
      </w:r>
      <w:r w:rsidRPr="0001117A">
        <w:t xml:space="preserve">        </w:t>
      </w:r>
    </w:p>
    <w:p w:rsidR="0027212C" w:rsidRPr="0001117A" w:rsidRDefault="0027212C" w:rsidP="0027212C">
      <w:pPr>
        <w:pStyle w:val="ListParagraph"/>
        <w:numPr>
          <w:ilvl w:val="0"/>
          <w:numId w:val="3"/>
        </w:numPr>
      </w:pPr>
      <w:r w:rsidRPr="0001117A">
        <w:t>37</w:t>
      </w:r>
      <w:r>
        <w:t xml:space="preserve"> </w:t>
      </w:r>
      <w:proofErr w:type="spellStart"/>
      <w:r w:rsidRPr="0001117A">
        <w:t>Ovo</w:t>
      </w:r>
      <w:proofErr w:type="spellEnd"/>
      <w:r w:rsidRPr="0001117A">
        <w:t>-vegetarian</w:t>
      </w:r>
      <w:r>
        <w:t>:</w:t>
      </w:r>
      <w:r w:rsidRPr="0001117A">
        <w:t xml:space="preserve"> no meat, fish or d</w:t>
      </w:r>
      <w:r>
        <w:t xml:space="preserve">airy product </w:t>
      </w:r>
      <w:r w:rsidRPr="0027212C">
        <w:rPr>
          <w:i/>
        </w:rPr>
        <w:t>(not if 34)</w:t>
      </w:r>
      <w:r w:rsidRPr="0001117A">
        <w:t xml:space="preserve">        </w:t>
      </w:r>
    </w:p>
    <w:p w:rsidR="0027212C" w:rsidRPr="0001117A" w:rsidRDefault="0027212C" w:rsidP="0027212C">
      <w:pPr>
        <w:pStyle w:val="ListParagraph"/>
        <w:numPr>
          <w:ilvl w:val="0"/>
          <w:numId w:val="3"/>
        </w:numPr>
      </w:pPr>
      <w:r w:rsidRPr="0001117A">
        <w:t>17</w:t>
      </w:r>
      <w:r>
        <w:t xml:space="preserve"> </w:t>
      </w:r>
      <w:r w:rsidRPr="0001117A">
        <w:t xml:space="preserve">Vegan: no animal products at all  </w:t>
      </w:r>
      <w:r w:rsidRPr="0027212C">
        <w:rPr>
          <w:i/>
        </w:rPr>
        <w:t>(not if 34)</w:t>
      </w:r>
      <w:r w:rsidRPr="0001117A">
        <w:t xml:space="preserve">                </w:t>
      </w:r>
    </w:p>
    <w:p w:rsidR="0027212C" w:rsidRDefault="0027212C" w:rsidP="0027212C">
      <w:pPr>
        <w:pStyle w:val="ListParagraph"/>
        <w:numPr>
          <w:ilvl w:val="0"/>
          <w:numId w:val="3"/>
        </w:numPr>
      </w:pPr>
      <w:r w:rsidRPr="0001117A">
        <w:t>38</w:t>
      </w:r>
      <w:r>
        <w:t xml:space="preserve"> </w:t>
      </w:r>
      <w:r w:rsidRPr="0001117A">
        <w:t xml:space="preserve">Fruitarian </w:t>
      </w:r>
      <w:r w:rsidRPr="0027212C">
        <w:rPr>
          <w:i/>
        </w:rPr>
        <w:t>(not if 34)</w:t>
      </w:r>
      <w:r w:rsidRPr="0001117A">
        <w:t xml:space="preserve">        </w:t>
      </w:r>
    </w:p>
    <w:p w:rsidR="0001117A" w:rsidRPr="0001117A" w:rsidRDefault="0001117A" w:rsidP="0001117A">
      <w:pPr>
        <w:pStyle w:val="ListParagraph"/>
        <w:numPr>
          <w:ilvl w:val="0"/>
          <w:numId w:val="3"/>
        </w:numPr>
      </w:pPr>
      <w:r w:rsidRPr="0001117A">
        <w:t>15</w:t>
      </w:r>
      <w:r w:rsidR="000D19BE">
        <w:t xml:space="preserve"> </w:t>
      </w:r>
      <w:r w:rsidR="000D4DCB" w:rsidRPr="0001117A">
        <w:t>Demi-vegetarian</w:t>
      </w:r>
      <w:r w:rsidR="000D4DCB">
        <w:t>:</w:t>
      </w:r>
      <w:r w:rsidR="000D4DCB" w:rsidRPr="0001117A">
        <w:t xml:space="preserve"> </w:t>
      </w:r>
      <w:r w:rsidRPr="0001117A">
        <w:t xml:space="preserve">Little meat (less than once a week)          </w:t>
      </w:r>
    </w:p>
    <w:p w:rsidR="0001117A" w:rsidRPr="0001117A" w:rsidRDefault="0001117A" w:rsidP="0001117A">
      <w:pPr>
        <w:pStyle w:val="ListParagraph"/>
        <w:numPr>
          <w:ilvl w:val="0"/>
          <w:numId w:val="3"/>
        </w:numPr>
      </w:pPr>
      <w:r w:rsidRPr="0001117A">
        <w:t>16</w:t>
      </w:r>
      <w:r w:rsidR="000D19BE">
        <w:t xml:space="preserve"> </w:t>
      </w:r>
      <w:proofErr w:type="spellStart"/>
      <w:r w:rsidR="000D4DCB" w:rsidRPr="0001117A">
        <w:t>Pesco</w:t>
      </w:r>
      <w:proofErr w:type="spellEnd"/>
      <w:r w:rsidR="000D4DCB" w:rsidRPr="0001117A">
        <w:t>-vegetarian</w:t>
      </w:r>
      <w:r w:rsidR="000D4DCB">
        <w:t>:</w:t>
      </w:r>
      <w:r w:rsidR="000D4DCB" w:rsidRPr="0001117A">
        <w:t xml:space="preserve"> </w:t>
      </w:r>
      <w:r w:rsidR="000D4DCB">
        <w:t>n</w:t>
      </w:r>
      <w:r w:rsidRPr="0001117A">
        <w:t xml:space="preserve">o meat/with fish </w:t>
      </w:r>
    </w:p>
    <w:p w:rsidR="000D1344" w:rsidRPr="0001117A" w:rsidRDefault="000D1344" w:rsidP="000D1344">
      <w:r>
        <w:t>Other</w:t>
      </w:r>
    </w:p>
    <w:p w:rsidR="0001117A" w:rsidRPr="0001117A" w:rsidRDefault="0001117A" w:rsidP="0001117A">
      <w:pPr>
        <w:pStyle w:val="ListParagraph"/>
        <w:numPr>
          <w:ilvl w:val="0"/>
          <w:numId w:val="3"/>
        </w:numPr>
      </w:pPr>
      <w:r w:rsidRPr="0001117A">
        <w:t>18</w:t>
      </w:r>
      <w:r w:rsidR="000D19BE">
        <w:t xml:space="preserve"> </w:t>
      </w:r>
      <w:r w:rsidRPr="0001117A">
        <w:t xml:space="preserve">Macrobiotic                                  </w:t>
      </w:r>
    </w:p>
    <w:p w:rsidR="0001117A" w:rsidRPr="0001117A" w:rsidRDefault="0001117A" w:rsidP="0001117A">
      <w:pPr>
        <w:pStyle w:val="ListParagraph"/>
        <w:numPr>
          <w:ilvl w:val="0"/>
          <w:numId w:val="3"/>
        </w:numPr>
      </w:pPr>
      <w:r w:rsidRPr="0001117A">
        <w:t>19</w:t>
      </w:r>
      <w:r w:rsidR="000D19BE">
        <w:t xml:space="preserve"> </w:t>
      </w:r>
      <w:proofErr w:type="spellStart"/>
      <w:r w:rsidRPr="0001117A">
        <w:t>Antroposofic</w:t>
      </w:r>
      <w:proofErr w:type="spellEnd"/>
      <w:r w:rsidRPr="0001117A">
        <w:t xml:space="preserve">                                 </w:t>
      </w:r>
    </w:p>
    <w:p w:rsidR="000D1344" w:rsidRPr="000D19BE" w:rsidRDefault="000D1344" w:rsidP="000D134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b/>
        </w:rPr>
      </w:pPr>
      <w:r w:rsidRPr="000D19BE">
        <w:rPr>
          <w:b/>
        </w:rPr>
        <w:t xml:space="preserve">26 Diet linked to religion (halal, casher…) </w:t>
      </w:r>
    </w:p>
    <w:p w:rsidR="0001117A" w:rsidRPr="0001117A" w:rsidRDefault="0001117A" w:rsidP="0001117A">
      <w:pPr>
        <w:pStyle w:val="ListParagraph"/>
        <w:numPr>
          <w:ilvl w:val="0"/>
          <w:numId w:val="3"/>
        </w:numPr>
      </w:pPr>
      <w:r w:rsidRPr="0001117A">
        <w:t>20</w:t>
      </w:r>
      <w:r w:rsidR="000D19BE">
        <w:t xml:space="preserve"> </w:t>
      </w:r>
      <w:r w:rsidRPr="0001117A">
        <w:t xml:space="preserve">Islamic diet </w:t>
      </w:r>
      <w:r w:rsidR="00AA014E" w:rsidRPr="00AA014E">
        <w:rPr>
          <w:i/>
        </w:rPr>
        <w:t>(not if 26)</w:t>
      </w:r>
      <w:r w:rsidRPr="0001117A">
        <w:t xml:space="preserve">                                </w:t>
      </w:r>
    </w:p>
    <w:p w:rsidR="0001117A" w:rsidRPr="0001117A" w:rsidRDefault="0001117A" w:rsidP="0001117A">
      <w:pPr>
        <w:pStyle w:val="ListParagraph"/>
        <w:numPr>
          <w:ilvl w:val="0"/>
          <w:numId w:val="3"/>
        </w:numPr>
      </w:pPr>
      <w:r w:rsidRPr="0001117A">
        <w:t>21</w:t>
      </w:r>
      <w:r w:rsidR="000D19BE">
        <w:t xml:space="preserve"> </w:t>
      </w:r>
      <w:r w:rsidRPr="0001117A">
        <w:t>Jewish diet</w:t>
      </w:r>
      <w:r w:rsidR="00AA014E">
        <w:t xml:space="preserve"> </w:t>
      </w:r>
      <w:r w:rsidR="00AA014E" w:rsidRPr="00AA014E">
        <w:rPr>
          <w:i/>
        </w:rPr>
        <w:t>(not if 26)</w:t>
      </w:r>
      <w:r w:rsidRPr="0001117A">
        <w:t xml:space="preserve">                               </w:t>
      </w:r>
    </w:p>
    <w:p w:rsidR="0001117A" w:rsidRPr="0001117A" w:rsidRDefault="0001117A" w:rsidP="0001117A">
      <w:pPr>
        <w:pStyle w:val="ListParagraph"/>
        <w:numPr>
          <w:ilvl w:val="0"/>
          <w:numId w:val="3"/>
        </w:numPr>
      </w:pPr>
      <w:r w:rsidRPr="0001117A">
        <w:t>22</w:t>
      </w:r>
      <w:r w:rsidR="000D19BE">
        <w:t xml:space="preserve"> </w:t>
      </w:r>
      <w:r w:rsidRPr="0001117A">
        <w:t xml:space="preserve">During pregnancy                             </w:t>
      </w:r>
    </w:p>
    <w:p w:rsidR="0001117A" w:rsidRPr="0001117A" w:rsidRDefault="0001117A" w:rsidP="0001117A">
      <w:pPr>
        <w:pStyle w:val="ListParagraph"/>
        <w:numPr>
          <w:ilvl w:val="0"/>
          <w:numId w:val="3"/>
        </w:numPr>
      </w:pPr>
      <w:r w:rsidRPr="0001117A">
        <w:t>23</w:t>
      </w:r>
      <w:r w:rsidR="000D19BE">
        <w:t xml:space="preserve"> </w:t>
      </w:r>
      <w:r w:rsidRPr="0001117A">
        <w:t xml:space="preserve">During breast feeding                        </w:t>
      </w:r>
    </w:p>
    <w:p w:rsidR="0001117A" w:rsidRPr="0001117A" w:rsidRDefault="0001117A" w:rsidP="0001117A">
      <w:pPr>
        <w:pStyle w:val="ListParagraph"/>
        <w:numPr>
          <w:ilvl w:val="0"/>
          <w:numId w:val="3"/>
        </w:numPr>
      </w:pPr>
      <w:r w:rsidRPr="0001117A">
        <w:t>99</w:t>
      </w:r>
      <w:r w:rsidR="000D19BE">
        <w:t xml:space="preserve"> </w:t>
      </w:r>
      <w:r w:rsidRPr="0001117A">
        <w:t xml:space="preserve">Other     </w:t>
      </w:r>
      <w:r w:rsidR="00C100C8">
        <w:tab/>
      </w:r>
      <w:proofErr w:type="gramStart"/>
      <w:r w:rsidR="00C100C8">
        <w:t>This</w:t>
      </w:r>
      <w:proofErr w:type="gramEnd"/>
      <w:r w:rsidR="00C100C8">
        <w:t xml:space="preserve"> option enables to enter non listed options in a specific field (free text).</w:t>
      </w:r>
      <w:r w:rsidRPr="0001117A">
        <w:t xml:space="preserve">                                   </w:t>
      </w:r>
    </w:p>
    <w:sectPr w:rsidR="0001117A" w:rsidRPr="000111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876B9"/>
    <w:multiLevelType w:val="hybridMultilevel"/>
    <w:tmpl w:val="AA8C6374"/>
    <w:lvl w:ilvl="0" w:tplc="BBCC28F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A60535B"/>
    <w:multiLevelType w:val="hybridMultilevel"/>
    <w:tmpl w:val="19624B98"/>
    <w:lvl w:ilvl="0" w:tplc="BBCC28F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AC21119"/>
    <w:multiLevelType w:val="hybridMultilevel"/>
    <w:tmpl w:val="5AAA9C7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5BCD16CC"/>
    <w:multiLevelType w:val="hybridMultilevel"/>
    <w:tmpl w:val="2C0E6292"/>
    <w:lvl w:ilvl="0" w:tplc="BBCC28F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B98"/>
    <w:rsid w:val="0001117A"/>
    <w:rsid w:val="00044B10"/>
    <w:rsid w:val="000C51FF"/>
    <w:rsid w:val="000D1344"/>
    <w:rsid w:val="000D19BE"/>
    <w:rsid w:val="000D4DCB"/>
    <w:rsid w:val="0010495F"/>
    <w:rsid w:val="00132049"/>
    <w:rsid w:val="001A5813"/>
    <w:rsid w:val="0027212C"/>
    <w:rsid w:val="00290725"/>
    <w:rsid w:val="002D2FD0"/>
    <w:rsid w:val="00315FFB"/>
    <w:rsid w:val="003F049F"/>
    <w:rsid w:val="00433391"/>
    <w:rsid w:val="0055478B"/>
    <w:rsid w:val="005B0383"/>
    <w:rsid w:val="005F4273"/>
    <w:rsid w:val="0069388B"/>
    <w:rsid w:val="006D5841"/>
    <w:rsid w:val="006E7E53"/>
    <w:rsid w:val="0070186B"/>
    <w:rsid w:val="00733274"/>
    <w:rsid w:val="00760446"/>
    <w:rsid w:val="007A37D9"/>
    <w:rsid w:val="00875F6B"/>
    <w:rsid w:val="008E55B8"/>
    <w:rsid w:val="0090761A"/>
    <w:rsid w:val="00915F2B"/>
    <w:rsid w:val="00A4321A"/>
    <w:rsid w:val="00A74F16"/>
    <w:rsid w:val="00AA014E"/>
    <w:rsid w:val="00AD4B98"/>
    <w:rsid w:val="00AE7178"/>
    <w:rsid w:val="00AF6C56"/>
    <w:rsid w:val="00C100C8"/>
    <w:rsid w:val="00C20EA4"/>
    <w:rsid w:val="00CA5421"/>
    <w:rsid w:val="00CB246E"/>
    <w:rsid w:val="00CE040A"/>
    <w:rsid w:val="00D175AC"/>
    <w:rsid w:val="00D752A5"/>
    <w:rsid w:val="00DD45CC"/>
    <w:rsid w:val="00EF07A1"/>
    <w:rsid w:val="00F20840"/>
    <w:rsid w:val="00F7763B"/>
    <w:rsid w:val="00FE6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4B9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752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52A5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044B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44B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4B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4B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4B10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4B9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752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52A5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044B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44B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4B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4B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4B1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3117C618FBFB40856EC52F4C60CBC5" ma:contentTypeVersion="18" ma:contentTypeDescription="Create a new document." ma:contentTypeScope="" ma:versionID="49df8a4e50af2e0b35fb1d2cbeaf40b9">
  <xsd:schema xmlns:xsd="http://www.w3.org/2001/XMLSchema" xmlns:xs="http://www.w3.org/2001/XMLSchema" xmlns:p="http://schemas.microsoft.com/office/2006/metadata/properties" xmlns:ns2="8340c1bc-d1cd-4b41-91bb-2c2f20a57517" xmlns:ns3="1891344d-db52-4f9c-9457-ef23ea7639fb" targetNamespace="http://schemas.microsoft.com/office/2006/metadata/properties" ma:root="true" ma:fieldsID="ba476b508b474beda7edf354cc99a575" ns2:_="" ns3:_="">
    <xsd:import namespace="8340c1bc-d1cd-4b41-91bb-2c2f20a57517"/>
    <xsd:import namespace="1891344d-db52-4f9c-9457-ef23ea7639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40c1bc-d1cd-4b41-91bb-2c2f20a575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a4eac88-8ae6-4a96-90c7-97bc93c844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1344d-db52-4f9c-9457-ef23ea7639f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25c54d7-cef0-400e-a044-5cf48fe0a388}" ma:internalName="TaxCatchAll" ma:showField="CatchAllData" ma:web="1891344d-db52-4f9c-9457-ef23ea7639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340c1bc-d1cd-4b41-91bb-2c2f20a57517">
      <Terms xmlns="http://schemas.microsoft.com/office/infopath/2007/PartnerControls"/>
    </lcf76f155ced4ddcb4097134ff3c332f>
    <TaxCatchAll xmlns="1891344d-db52-4f9c-9457-ef23ea7639fb" xsi:nil="true"/>
  </documentManagement>
</p:properties>
</file>

<file path=customXml/itemProps1.xml><?xml version="1.0" encoding="utf-8"?>
<ds:datastoreItem xmlns:ds="http://schemas.openxmlformats.org/officeDocument/2006/customXml" ds:itemID="{B5B3FBAF-86EA-480F-AFA9-B90E329743EA}"/>
</file>

<file path=customXml/itemProps2.xml><?xml version="1.0" encoding="utf-8"?>
<ds:datastoreItem xmlns:ds="http://schemas.openxmlformats.org/officeDocument/2006/customXml" ds:itemID="{EDBDC21E-C0C5-470C-85D2-3EF5F95C539F}"/>
</file>

<file path=customXml/itemProps3.xml><?xml version="1.0" encoding="utf-8"?>
<ds:datastoreItem xmlns:ds="http://schemas.openxmlformats.org/officeDocument/2006/customXml" ds:itemID="{A764AC4D-37F4-4EC9-B79E-F65AFE9E2F9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557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Genevieve Nicolas</dc:creator>
  <cp:lastModifiedBy>Viktoria Knaze</cp:lastModifiedBy>
  <cp:revision>15</cp:revision>
  <cp:lastPrinted>2013-05-16T15:20:00Z</cp:lastPrinted>
  <dcterms:created xsi:type="dcterms:W3CDTF">2013-06-06T12:25:00Z</dcterms:created>
  <dcterms:modified xsi:type="dcterms:W3CDTF">2015-12-10T09:14:00Z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0x010100E43117C618FBFB40856EC52F4C60CBC5</vt:lpwstr>
  </property>
</Properties>
</file>