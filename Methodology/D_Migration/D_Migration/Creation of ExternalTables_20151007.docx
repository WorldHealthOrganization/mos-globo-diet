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ABD" w:rsidRPr="00921BE3" w:rsidRDefault="0060698F" w:rsidP="0060698F">
      <w:pPr>
        <w:jc w:val="center"/>
        <w:rPr>
          <w:b/>
          <w:sz w:val="28"/>
          <w:szCs w:val="28"/>
        </w:rPr>
      </w:pPr>
      <w:proofErr w:type="spellStart"/>
      <w:r w:rsidRPr="00921BE3">
        <w:rPr>
          <w:b/>
          <w:sz w:val="28"/>
          <w:szCs w:val="28"/>
        </w:rPr>
        <w:t>Creation</w:t>
      </w:r>
      <w:proofErr w:type="spellEnd"/>
      <w:r w:rsidRPr="00921BE3">
        <w:rPr>
          <w:b/>
          <w:sz w:val="28"/>
          <w:szCs w:val="28"/>
        </w:rPr>
        <w:t xml:space="preserve"> of </w:t>
      </w:r>
      <w:proofErr w:type="spellStart"/>
      <w:r w:rsidRPr="00921BE3">
        <w:rPr>
          <w:b/>
          <w:sz w:val="28"/>
          <w:szCs w:val="28"/>
        </w:rPr>
        <w:t>ExternalTables</w:t>
      </w:r>
      <w:proofErr w:type="spellEnd"/>
    </w:p>
    <w:p w:rsidR="0060698F" w:rsidRPr="00B655B7" w:rsidRDefault="0060698F" w:rsidP="00B655B7">
      <w:pPr>
        <w:pStyle w:val="Heading1"/>
        <w:numPr>
          <w:ilvl w:val="0"/>
          <w:numId w:val="5"/>
        </w:numPr>
        <w:rPr>
          <w:lang w:val="en-GB"/>
        </w:rPr>
      </w:pPr>
      <w:r w:rsidRPr="00B655B7">
        <w:rPr>
          <w:lang w:val="en-GB"/>
        </w:rPr>
        <w:t>Rationale</w:t>
      </w:r>
    </w:p>
    <w:p w:rsidR="0060698F" w:rsidRDefault="0060698F" w:rsidP="0060698F">
      <w:pPr>
        <w:rPr>
          <w:lang w:val="en-GB"/>
        </w:rPr>
      </w:pPr>
      <w:r>
        <w:rPr>
          <w:lang w:val="en-GB"/>
        </w:rPr>
        <w:t>Most of t</w:t>
      </w:r>
      <w:r w:rsidRPr="0060698F">
        <w:rPr>
          <w:lang w:val="en-GB"/>
        </w:rPr>
        <w:t xml:space="preserve">he working files exchanged with the collaborators </w:t>
      </w:r>
      <w:r>
        <w:rPr>
          <w:lang w:val="en-GB"/>
        </w:rPr>
        <w:t xml:space="preserve">are </w:t>
      </w:r>
      <w:r w:rsidRPr="0060698F">
        <w:rPr>
          <w:b/>
          <w:lang w:val="en-GB"/>
        </w:rPr>
        <w:t>.txt/.end</w:t>
      </w:r>
      <w:r>
        <w:rPr>
          <w:lang w:val="en-GB"/>
        </w:rPr>
        <w:t xml:space="preserve"> files. This format enables automatic controls to be run on them to check consistency between files.</w:t>
      </w:r>
    </w:p>
    <w:p w:rsidR="0060698F" w:rsidRDefault="0060698F" w:rsidP="0060698F">
      <w:pPr>
        <w:rPr>
          <w:lang w:val="en-GB"/>
        </w:rPr>
      </w:pPr>
      <w:r>
        <w:rPr>
          <w:lang w:val="en-GB"/>
        </w:rPr>
        <w:t xml:space="preserve">Due to new specifications and needs for more flexibility, extra variables are added to some </w:t>
      </w:r>
      <w:r w:rsidRPr="0060698F">
        <w:rPr>
          <w:b/>
          <w:lang w:val="en-GB"/>
        </w:rPr>
        <w:t>.txt/.end</w:t>
      </w:r>
      <w:r>
        <w:rPr>
          <w:lang w:val="en-GB"/>
        </w:rPr>
        <w:t xml:space="preserve"> files.</w:t>
      </w:r>
    </w:p>
    <w:p w:rsidR="0060698F" w:rsidRDefault="0060698F" w:rsidP="0060698F">
      <w:pPr>
        <w:rPr>
          <w:lang w:val="en-GB"/>
        </w:rPr>
      </w:pPr>
      <w:r>
        <w:rPr>
          <w:lang w:val="en-GB"/>
        </w:rPr>
        <w:t>Some new files – created for the Windows application – are Excel files.</w:t>
      </w:r>
    </w:p>
    <w:p w:rsidR="0060698F" w:rsidRPr="00B655B7" w:rsidRDefault="0060698F" w:rsidP="00B655B7">
      <w:pPr>
        <w:pStyle w:val="Heading1"/>
        <w:numPr>
          <w:ilvl w:val="0"/>
          <w:numId w:val="5"/>
        </w:numPr>
        <w:rPr>
          <w:lang w:val="en-GB"/>
        </w:rPr>
      </w:pPr>
      <w:r w:rsidRPr="00B655B7">
        <w:rPr>
          <w:lang w:val="en-GB"/>
        </w:rPr>
        <w:t>Process to prepare a GD Windows version</w:t>
      </w:r>
    </w:p>
    <w:p w:rsidR="00CC2A26" w:rsidRPr="0060698F" w:rsidRDefault="00CC2A26" w:rsidP="0060698F">
      <w:pPr>
        <w:rPr>
          <w:b/>
          <w:lang w:val="en-GB"/>
        </w:rPr>
      </w:pPr>
      <w:r>
        <w:rPr>
          <w:b/>
          <w:lang w:val="en-GB"/>
        </w:rPr>
        <w:t>Case A: language with no special characters</w:t>
      </w:r>
    </w:p>
    <w:p w:rsidR="0060698F" w:rsidRDefault="0060698F" w:rsidP="006069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Prepare the</w:t>
      </w:r>
      <w:r w:rsidR="00CC2A26">
        <w:rPr>
          <w:lang w:val="en-GB"/>
        </w:rPr>
        <w:t xml:space="preserve"> </w:t>
      </w:r>
      <w:r w:rsidR="00CC2A26" w:rsidRPr="00C35556">
        <w:rPr>
          <w:b/>
          <w:lang w:val="en-GB"/>
        </w:rPr>
        <w:t>z-end\</w:t>
      </w:r>
      <w:r>
        <w:rPr>
          <w:lang w:val="en-GB"/>
        </w:rPr>
        <w:t xml:space="preserve"> .end file</w:t>
      </w:r>
      <w:r w:rsidR="00C35556">
        <w:rPr>
          <w:lang w:val="en-GB"/>
        </w:rPr>
        <w:t>s</w:t>
      </w:r>
      <w:r w:rsidR="00CC2A26">
        <w:rPr>
          <w:lang w:val="en-GB"/>
        </w:rPr>
        <w:t xml:space="preserve"> in ANSI format</w:t>
      </w:r>
    </w:p>
    <w:p w:rsidR="00C35556" w:rsidRDefault="00C35556" w:rsidP="006069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Prepare the </w:t>
      </w:r>
      <w:r w:rsidRPr="00C35556">
        <w:rPr>
          <w:b/>
          <w:lang w:val="en-GB"/>
        </w:rPr>
        <w:t>z-end\</w:t>
      </w:r>
      <w:r>
        <w:rPr>
          <w:b/>
          <w:lang w:val="en-GB"/>
        </w:rPr>
        <w:t>db3\</w:t>
      </w:r>
      <w:r>
        <w:rPr>
          <w:lang w:val="en-GB"/>
        </w:rPr>
        <w:t xml:space="preserve">.db3 files </w:t>
      </w:r>
    </w:p>
    <w:p w:rsidR="00CC2A26" w:rsidRDefault="00CC2A26" w:rsidP="006069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Prepare the additional </w:t>
      </w:r>
      <w:r w:rsidR="00C35556">
        <w:rPr>
          <w:lang w:val="en-GB"/>
        </w:rPr>
        <w:t xml:space="preserve">files saved under </w:t>
      </w:r>
      <w:r w:rsidRPr="0085674C">
        <w:rPr>
          <w:b/>
          <w:lang w:val="en-GB"/>
        </w:rPr>
        <w:t>Final\.</w:t>
      </w:r>
      <w:r>
        <w:rPr>
          <w:lang w:val="en-GB"/>
        </w:rPr>
        <w:t xml:space="preserve">doc or .txt </w:t>
      </w:r>
    </w:p>
    <w:p w:rsidR="00C35556" w:rsidRDefault="00C35556" w:rsidP="00C35556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FDLIST_complete</w:t>
      </w:r>
      <w:proofErr w:type="spellEnd"/>
      <w:r>
        <w:rPr>
          <w:lang w:val="en-GB"/>
        </w:rPr>
        <w:t xml:space="preserve"> names</w:t>
      </w:r>
    </w:p>
    <w:p w:rsidR="00C35556" w:rsidRDefault="00C35556" w:rsidP="00C35556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FDMAX_with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facetstring</w:t>
      </w:r>
      <w:proofErr w:type="spellEnd"/>
    </w:p>
    <w:p w:rsidR="00C35556" w:rsidRDefault="00C35556" w:rsidP="00C35556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EDIB_with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facetstring</w:t>
      </w:r>
      <w:proofErr w:type="spellEnd"/>
    </w:p>
    <w:p w:rsidR="00C35556" w:rsidRDefault="00C35556" w:rsidP="00C35556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FDQUANT_withshapes</w:t>
      </w:r>
      <w:proofErr w:type="spellEnd"/>
    </w:p>
    <w:p w:rsidR="00C35556" w:rsidRDefault="00C35556" w:rsidP="00C35556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PCTFSS_special</w:t>
      </w:r>
      <w:proofErr w:type="spellEnd"/>
      <w:r>
        <w:rPr>
          <w:lang w:val="en-GB"/>
        </w:rPr>
        <w:t xml:space="preserve"> rules</w:t>
      </w:r>
    </w:p>
    <w:p w:rsidR="00C35556" w:rsidRDefault="00C35556" w:rsidP="00C355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Prepare the </w:t>
      </w:r>
      <w:r w:rsidRPr="00C35556">
        <w:rPr>
          <w:b/>
          <w:lang w:val="en-GB"/>
        </w:rPr>
        <w:t>Final.xls\.</w:t>
      </w:r>
      <w:proofErr w:type="spellStart"/>
      <w:r>
        <w:rPr>
          <w:lang w:val="en-GB"/>
        </w:rPr>
        <w:t>xls</w:t>
      </w:r>
      <w:proofErr w:type="spellEnd"/>
      <w:r>
        <w:rPr>
          <w:lang w:val="en-GB"/>
        </w:rPr>
        <w:t xml:space="preserve"> files</w:t>
      </w:r>
    </w:p>
    <w:p w:rsidR="00C35556" w:rsidRDefault="00C35556" w:rsidP="00C355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Open an </w:t>
      </w:r>
      <w:proofErr w:type="spellStart"/>
      <w:r>
        <w:rPr>
          <w:lang w:val="en-GB"/>
        </w:rPr>
        <w:t>ExternalTables</w:t>
      </w:r>
      <w:proofErr w:type="spellEnd"/>
      <w:r>
        <w:rPr>
          <w:lang w:val="en-GB"/>
        </w:rPr>
        <w:t xml:space="preserve"> of a project which is recent (and close)</w:t>
      </w:r>
    </w:p>
    <w:p w:rsidR="00C35556" w:rsidRDefault="00C35556" w:rsidP="00C355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Import the specific db3</w:t>
      </w:r>
      <w:r w:rsidR="00E179F7">
        <w:rPr>
          <w:lang w:val="en-GB"/>
        </w:rPr>
        <w:t xml:space="preserve"> into ET (</w:t>
      </w:r>
      <w:r w:rsidR="00E179F7" w:rsidRPr="00E179F7">
        <w:rPr>
          <w:highlight w:val="yellow"/>
          <w:lang w:val="en-GB"/>
        </w:rPr>
        <w:t>see section dedicated to explain in details</w:t>
      </w:r>
      <w:r w:rsidR="00E179F7">
        <w:rPr>
          <w:lang w:val="en-GB"/>
        </w:rPr>
        <w:t>)</w:t>
      </w:r>
    </w:p>
    <w:p w:rsidR="00E179F7" w:rsidRDefault="00E179F7" w:rsidP="00C355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Run some checks on ET</w:t>
      </w:r>
    </w:p>
    <w:p w:rsidR="00E179F7" w:rsidRDefault="00E179F7" w:rsidP="00C355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Migrate to get a version </w:t>
      </w:r>
    </w:p>
    <w:p w:rsidR="00CC2A26" w:rsidRPr="00CC2A26" w:rsidRDefault="00CC2A26" w:rsidP="00CC2A26">
      <w:pPr>
        <w:rPr>
          <w:lang w:val="en-GB"/>
        </w:rPr>
      </w:pPr>
      <w:r w:rsidRPr="00CC2A26">
        <w:rPr>
          <w:b/>
          <w:lang w:val="en-GB"/>
        </w:rPr>
        <w:t>Case B: language</w:t>
      </w:r>
      <w:r>
        <w:rPr>
          <w:b/>
          <w:lang w:val="en-GB"/>
        </w:rPr>
        <w:t xml:space="preserve"> with special characters</w:t>
      </w:r>
    </w:p>
    <w:p w:rsidR="005E5DE3" w:rsidRDefault="005E5DE3" w:rsidP="005E5DE3">
      <w:pPr>
        <w:ind w:left="360"/>
        <w:rPr>
          <w:lang w:val="en-GB"/>
        </w:rPr>
      </w:pPr>
      <w:r>
        <w:rPr>
          <w:lang w:val="en-GB"/>
        </w:rPr>
        <w:t>Same as above except</w:t>
      </w:r>
    </w:p>
    <w:p w:rsidR="0085674C" w:rsidRPr="005E5DE3" w:rsidRDefault="005E5DE3" w:rsidP="005E5DE3">
      <w:pPr>
        <w:ind w:left="360"/>
        <w:rPr>
          <w:lang w:val="en-GB"/>
        </w:rPr>
      </w:pPr>
      <w:r>
        <w:rPr>
          <w:lang w:val="en-GB"/>
        </w:rPr>
        <w:t xml:space="preserve">3- </w:t>
      </w:r>
      <w:r w:rsidR="0085674C" w:rsidRPr="005E5DE3">
        <w:rPr>
          <w:lang w:val="en-GB"/>
        </w:rPr>
        <w:t>Have some files and</w:t>
      </w:r>
      <w:r w:rsidR="00CC2A26" w:rsidRPr="005E5DE3">
        <w:rPr>
          <w:lang w:val="en-GB"/>
        </w:rPr>
        <w:t xml:space="preserve"> additional </w:t>
      </w:r>
      <w:r w:rsidR="0085674C" w:rsidRPr="005E5DE3">
        <w:rPr>
          <w:lang w:val="en-GB"/>
        </w:rPr>
        <w:t xml:space="preserve">saved under </w:t>
      </w:r>
      <w:r w:rsidR="00CC2A26" w:rsidRPr="005E5DE3">
        <w:rPr>
          <w:b/>
          <w:lang w:val="en-GB"/>
        </w:rPr>
        <w:t>Final\</w:t>
      </w:r>
      <w:r w:rsidR="00CC2A26" w:rsidRPr="005E5DE3">
        <w:rPr>
          <w:lang w:val="en-GB"/>
        </w:rPr>
        <w:t>.doc or .txt UNICODE format</w:t>
      </w:r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Setting files: CHECKLIST, FCO, SPECDAY, SPECDIET, POC, DAYWEEK, MONTHS, PROBING</w:t>
      </w:r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Common files: FDCLASS, RCPCLASS, FADECODE, RCPFADECODE (or </w:t>
      </w:r>
      <w:proofErr w:type="spellStart"/>
      <w:r>
        <w:rPr>
          <w:lang w:val="en-GB"/>
        </w:rPr>
        <w:t>xls</w:t>
      </w:r>
      <w:proofErr w:type="spellEnd"/>
      <w:r>
        <w:rPr>
          <w:lang w:val="en-GB"/>
        </w:rPr>
        <w:t xml:space="preserve">), FDQMDETAIL, RCPQMDETAIL, HHM (or </w:t>
      </w:r>
      <w:proofErr w:type="spellStart"/>
      <w:r>
        <w:rPr>
          <w:lang w:val="en-GB"/>
        </w:rPr>
        <w:t>xls</w:t>
      </w:r>
      <w:proofErr w:type="spellEnd"/>
      <w:r>
        <w:rPr>
          <w:lang w:val="en-GB"/>
        </w:rPr>
        <w:t>)</w:t>
      </w:r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FDL</w:t>
      </w:r>
      <w:r w:rsidR="00B655B7">
        <w:rPr>
          <w:lang w:val="en-GB"/>
        </w:rPr>
        <w:t>IS</w:t>
      </w:r>
      <w:r>
        <w:rPr>
          <w:lang w:val="en-GB"/>
        </w:rPr>
        <w:t xml:space="preserve">T or </w:t>
      </w:r>
      <w:proofErr w:type="spellStart"/>
      <w:r>
        <w:rPr>
          <w:lang w:val="en-GB"/>
        </w:rPr>
        <w:t>FDLIST_complete</w:t>
      </w:r>
      <w:proofErr w:type="spellEnd"/>
      <w:r>
        <w:rPr>
          <w:lang w:val="en-GB"/>
        </w:rPr>
        <w:t xml:space="preserve"> names</w:t>
      </w:r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SHADOWLIST</w:t>
      </w:r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BRANDNAME</w:t>
      </w:r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FDSTD</w:t>
      </w:r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>
        <w:rPr>
          <w:lang w:val="en-GB"/>
        </w:rPr>
        <w:t>FDMAX_with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facetstring</w:t>
      </w:r>
      <w:proofErr w:type="spellEnd"/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>
        <w:rPr>
          <w:lang w:val="en-GB"/>
        </w:rPr>
        <w:t>EDIB_with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facetstring</w:t>
      </w:r>
      <w:proofErr w:type="spellEnd"/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>
        <w:rPr>
          <w:lang w:val="en-GB"/>
        </w:rPr>
        <w:t>FDQUANT_withshapes</w:t>
      </w:r>
      <w:proofErr w:type="spellEnd"/>
    </w:p>
    <w:p w:rsidR="0085674C" w:rsidRDefault="0085674C" w:rsidP="0085674C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>
        <w:rPr>
          <w:lang w:val="en-GB"/>
        </w:rPr>
        <w:lastRenderedPageBreak/>
        <w:t>PCTFSS_special</w:t>
      </w:r>
      <w:proofErr w:type="spellEnd"/>
      <w:r>
        <w:rPr>
          <w:lang w:val="en-GB"/>
        </w:rPr>
        <w:t xml:space="preserve"> rules</w:t>
      </w:r>
    </w:p>
    <w:p w:rsidR="0085674C" w:rsidRPr="00B655B7" w:rsidRDefault="0085674C" w:rsidP="00B655B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RCPSTDU</w:t>
      </w:r>
    </w:p>
    <w:p w:rsidR="00E179F7" w:rsidRPr="00E179F7" w:rsidRDefault="00E179F7" w:rsidP="00E179F7">
      <w:pPr>
        <w:rPr>
          <w:b/>
          <w:lang w:val="en-GB"/>
        </w:rPr>
      </w:pPr>
      <w:r w:rsidRPr="00E179F7">
        <w:rPr>
          <w:b/>
          <w:lang w:val="en-GB"/>
        </w:rPr>
        <w:t>Case C: several languages</w:t>
      </w:r>
    </w:p>
    <w:p w:rsidR="0060698F" w:rsidRDefault="00B655B7" w:rsidP="00B655B7">
      <w:pPr>
        <w:rPr>
          <w:lang w:val="en-GB"/>
        </w:rPr>
      </w:pPr>
      <w:r w:rsidRPr="00B655B7">
        <w:rPr>
          <w:lang w:val="en-GB"/>
        </w:rPr>
        <w:t xml:space="preserve">An </w:t>
      </w:r>
      <w:proofErr w:type="spellStart"/>
      <w:r w:rsidRPr="00B655B7">
        <w:rPr>
          <w:lang w:val="en-GB"/>
        </w:rPr>
        <w:t>ExternalTables</w:t>
      </w:r>
      <w:proofErr w:type="spellEnd"/>
      <w:r w:rsidRPr="00B655B7">
        <w:rPr>
          <w:lang w:val="en-GB"/>
        </w:rPr>
        <w:t xml:space="preserve"> file has to be created per language</w:t>
      </w:r>
      <w:r>
        <w:rPr>
          <w:lang w:val="en-GB"/>
        </w:rPr>
        <w:t>.</w:t>
      </w:r>
    </w:p>
    <w:p w:rsidR="0002085F" w:rsidRDefault="00B655B7" w:rsidP="0002085F">
      <w:pPr>
        <w:pStyle w:val="Heading1"/>
        <w:numPr>
          <w:ilvl w:val="0"/>
          <w:numId w:val="8"/>
        </w:numPr>
        <w:rPr>
          <w:lang w:val="en-GB"/>
        </w:rPr>
      </w:pPr>
      <w:r w:rsidRPr="00B655B7">
        <w:rPr>
          <w:lang w:val="en-GB"/>
        </w:rPr>
        <w:t xml:space="preserve">Creation of an </w:t>
      </w:r>
      <w:proofErr w:type="spellStart"/>
      <w:r w:rsidRPr="00B655B7">
        <w:rPr>
          <w:lang w:val="en-GB"/>
        </w:rPr>
        <w:t>ExternalTables</w:t>
      </w:r>
      <w:proofErr w:type="spellEnd"/>
    </w:p>
    <w:p w:rsidR="0002085F" w:rsidRPr="0002085F" w:rsidRDefault="0002085F" w:rsidP="0002085F">
      <w:pPr>
        <w:spacing w:after="0" w:line="240" w:lineRule="auto"/>
        <w:rPr>
          <w:lang w:val="en-GB"/>
        </w:rPr>
      </w:pPr>
    </w:p>
    <w:p w:rsidR="0002085F" w:rsidRDefault="0002085F" w:rsidP="0002085F">
      <w:pPr>
        <w:spacing w:after="0" w:line="240" w:lineRule="auto"/>
        <w:rPr>
          <w:lang w:val="en-GB"/>
        </w:rPr>
      </w:pPr>
      <w:r>
        <w:rPr>
          <w:lang w:val="en-GB"/>
        </w:rPr>
        <w:t xml:space="preserve">Take an existing </w:t>
      </w:r>
      <w:proofErr w:type="spellStart"/>
      <w:r>
        <w:rPr>
          <w:lang w:val="en-GB"/>
        </w:rPr>
        <w:t>ExternalTables</w:t>
      </w:r>
      <w:proofErr w:type="spellEnd"/>
      <w:r>
        <w:rPr>
          <w:lang w:val="en-GB"/>
        </w:rPr>
        <w:t>.</w:t>
      </w:r>
      <w:r w:rsidR="00D44D18">
        <w:rPr>
          <w:lang w:val="en-GB"/>
        </w:rPr>
        <w:t xml:space="preserve"> Put all the worksheet tabs in “no </w:t>
      </w:r>
      <w:proofErr w:type="spellStart"/>
      <w:r w:rsidR="00D44D18">
        <w:rPr>
          <w:lang w:val="en-GB"/>
        </w:rPr>
        <w:t>color</w:t>
      </w:r>
      <w:proofErr w:type="spellEnd"/>
      <w:r w:rsidR="00D44D18">
        <w:rPr>
          <w:lang w:val="en-GB"/>
        </w:rPr>
        <w:t xml:space="preserve">”: Right click of the tab, choose “Tab </w:t>
      </w:r>
      <w:proofErr w:type="spellStart"/>
      <w:r w:rsidR="00D44D18">
        <w:rPr>
          <w:lang w:val="en-GB"/>
        </w:rPr>
        <w:t>color</w:t>
      </w:r>
      <w:proofErr w:type="spellEnd"/>
      <w:r w:rsidR="00D44D18">
        <w:rPr>
          <w:lang w:val="en-GB"/>
        </w:rPr>
        <w:t xml:space="preserve">” in the menu, then “no </w:t>
      </w:r>
      <w:proofErr w:type="spellStart"/>
      <w:r w:rsidR="00D44D18">
        <w:rPr>
          <w:lang w:val="en-GB"/>
        </w:rPr>
        <w:t>color</w:t>
      </w:r>
      <w:proofErr w:type="spellEnd"/>
      <w:r w:rsidR="00D44D18">
        <w:rPr>
          <w:lang w:val="en-GB"/>
        </w:rPr>
        <w:t>”.</w:t>
      </w:r>
    </w:p>
    <w:p w:rsidR="0002085F" w:rsidRDefault="0002085F" w:rsidP="0002085F">
      <w:pPr>
        <w:spacing w:after="0" w:line="240" w:lineRule="auto"/>
        <w:rPr>
          <w:lang w:val="en-GB"/>
        </w:rPr>
      </w:pPr>
    </w:p>
    <w:p w:rsidR="0002085F" w:rsidRPr="0002085F" w:rsidRDefault="0002085F" w:rsidP="0002085F">
      <w:pPr>
        <w:spacing w:after="0" w:line="240" w:lineRule="auto"/>
        <w:rPr>
          <w:color w:val="7030A0"/>
          <w:lang w:val="en-GB"/>
        </w:rPr>
      </w:pPr>
      <w:r w:rsidRPr="0002085F">
        <w:rPr>
          <w:color w:val="7030A0"/>
          <w:lang w:val="en-GB"/>
        </w:rPr>
        <w:t>Some file</w:t>
      </w:r>
      <w:r>
        <w:rPr>
          <w:color w:val="7030A0"/>
          <w:lang w:val="en-GB"/>
        </w:rPr>
        <w:t xml:space="preserve">s will be loaded via .db3 files, </w:t>
      </w:r>
      <w:r w:rsidR="004371A8">
        <w:rPr>
          <w:color w:val="7030A0"/>
          <w:lang w:val="en-GB"/>
        </w:rPr>
        <w:t>p</w:t>
      </w:r>
      <w:r>
        <w:rPr>
          <w:color w:val="7030A0"/>
          <w:lang w:val="en-GB"/>
        </w:rPr>
        <w:t>rocedure A</w:t>
      </w:r>
    </w:p>
    <w:p w:rsidR="0002085F" w:rsidRPr="00254025" w:rsidRDefault="0002085F" w:rsidP="0002085F">
      <w:pPr>
        <w:pStyle w:val="ListParagraph"/>
        <w:numPr>
          <w:ilvl w:val="0"/>
          <w:numId w:val="10"/>
        </w:numPr>
        <w:spacing w:after="0" w:line="240" w:lineRule="auto"/>
        <w:rPr>
          <w:color w:val="7030A0"/>
          <w:lang w:val="en-GB"/>
        </w:rPr>
      </w:pPr>
      <w:r w:rsidRPr="00254025">
        <w:rPr>
          <w:color w:val="7030A0"/>
          <w:lang w:val="en-GB"/>
        </w:rPr>
        <w:t xml:space="preserve">Open a new </w:t>
      </w:r>
      <w:r w:rsidR="00492784" w:rsidRPr="00254025">
        <w:rPr>
          <w:color w:val="7030A0"/>
          <w:lang w:val="en-GB"/>
        </w:rPr>
        <w:t xml:space="preserve">temporary </w:t>
      </w:r>
      <w:r w:rsidRPr="00254025">
        <w:rPr>
          <w:color w:val="7030A0"/>
          <w:lang w:val="en-GB"/>
        </w:rPr>
        <w:t>Excel file</w:t>
      </w:r>
      <w:r w:rsidR="0061712B" w:rsidRPr="00254025">
        <w:rPr>
          <w:color w:val="7030A0"/>
          <w:lang w:val="en-GB"/>
        </w:rPr>
        <w:t xml:space="preserve"> and p</w:t>
      </w:r>
      <w:r w:rsidR="00492784" w:rsidRPr="00254025">
        <w:rPr>
          <w:color w:val="7030A0"/>
          <w:lang w:val="en-GB"/>
        </w:rPr>
        <w:t>lace</w:t>
      </w:r>
      <w:r w:rsidR="0061712B" w:rsidRPr="00254025">
        <w:rPr>
          <w:color w:val="7030A0"/>
          <w:lang w:val="en-GB"/>
        </w:rPr>
        <w:t xml:space="preserve"> it so that you can view the column heading</w:t>
      </w:r>
      <w:r w:rsidR="00492784" w:rsidRPr="00254025">
        <w:rPr>
          <w:color w:val="7030A0"/>
          <w:lang w:val="en-GB"/>
        </w:rPr>
        <w:t>s</w:t>
      </w:r>
      <w:r w:rsidR="0061712B" w:rsidRPr="00254025">
        <w:rPr>
          <w:color w:val="7030A0"/>
          <w:lang w:val="en-GB"/>
        </w:rPr>
        <w:t xml:space="preserve"> of the </w:t>
      </w:r>
      <w:proofErr w:type="spellStart"/>
      <w:r w:rsidR="0061712B" w:rsidRPr="00254025">
        <w:rPr>
          <w:color w:val="7030A0"/>
          <w:lang w:val="en-GB"/>
        </w:rPr>
        <w:t>ExternalTables</w:t>
      </w:r>
      <w:proofErr w:type="spellEnd"/>
      <w:r w:rsidR="0061712B" w:rsidRPr="00254025">
        <w:rPr>
          <w:color w:val="7030A0"/>
          <w:lang w:val="en-GB"/>
        </w:rPr>
        <w:t xml:space="preserve"> to fill in</w:t>
      </w:r>
    </w:p>
    <w:p w:rsidR="0002085F" w:rsidRPr="00254025" w:rsidRDefault="0002085F" w:rsidP="0002085F">
      <w:pPr>
        <w:pStyle w:val="ListParagraph"/>
        <w:numPr>
          <w:ilvl w:val="0"/>
          <w:numId w:val="10"/>
        </w:numPr>
        <w:spacing w:after="0" w:line="240" w:lineRule="auto"/>
        <w:rPr>
          <w:color w:val="7030A0"/>
          <w:lang w:val="en-GB"/>
        </w:rPr>
      </w:pPr>
      <w:r w:rsidRPr="00254025">
        <w:rPr>
          <w:color w:val="7030A0"/>
          <w:lang w:val="en-GB"/>
        </w:rPr>
        <w:t>Choose Data &gt; From txt &gt;</w:t>
      </w:r>
    </w:p>
    <w:p w:rsidR="0002085F" w:rsidRPr="00254025" w:rsidRDefault="0002085F" w:rsidP="0002085F">
      <w:pPr>
        <w:pStyle w:val="ListParagraph"/>
        <w:numPr>
          <w:ilvl w:val="0"/>
          <w:numId w:val="10"/>
        </w:numPr>
        <w:spacing w:after="0" w:line="240" w:lineRule="auto"/>
        <w:rPr>
          <w:color w:val="7030A0"/>
          <w:lang w:val="en-GB"/>
        </w:rPr>
      </w:pPr>
      <w:r w:rsidRPr="00254025">
        <w:rPr>
          <w:color w:val="7030A0"/>
          <w:lang w:val="en-GB"/>
        </w:rPr>
        <w:t xml:space="preserve">Select the country folder </w:t>
      </w:r>
      <w:proofErr w:type="spellStart"/>
      <w:r w:rsidRPr="00254025">
        <w:rPr>
          <w:b/>
          <w:color w:val="7030A0"/>
          <w:lang w:val="en-GB"/>
        </w:rPr>
        <w:t>z_end</w:t>
      </w:r>
      <w:proofErr w:type="spellEnd"/>
      <w:r w:rsidRPr="00254025">
        <w:rPr>
          <w:b/>
          <w:color w:val="7030A0"/>
          <w:lang w:val="en-GB"/>
        </w:rPr>
        <w:t>\db3</w:t>
      </w:r>
      <w:r w:rsidR="001C4E40">
        <w:rPr>
          <w:b/>
          <w:color w:val="7030A0"/>
          <w:lang w:val="en-GB"/>
        </w:rPr>
        <w:t>-files</w:t>
      </w:r>
      <w:r w:rsidRPr="00254025">
        <w:rPr>
          <w:b/>
          <w:color w:val="7030A0"/>
          <w:lang w:val="en-GB"/>
        </w:rPr>
        <w:t xml:space="preserve">, </w:t>
      </w:r>
      <w:r w:rsidRPr="00254025">
        <w:rPr>
          <w:color w:val="7030A0"/>
          <w:lang w:val="en-GB"/>
        </w:rPr>
        <w:t xml:space="preserve">view “All files” (bottom right menu), select the corresponding </w:t>
      </w:r>
      <w:r w:rsidRPr="001C4E40">
        <w:rPr>
          <w:b/>
          <w:lang w:val="en-GB"/>
        </w:rPr>
        <w:t>ET_xxx.db3</w:t>
      </w:r>
      <w:r w:rsidRPr="001C4E40">
        <w:rPr>
          <w:lang w:val="en-GB"/>
        </w:rPr>
        <w:t xml:space="preserve"> </w:t>
      </w:r>
      <w:r w:rsidRPr="00254025">
        <w:rPr>
          <w:color w:val="7030A0"/>
          <w:lang w:val="en-GB"/>
        </w:rPr>
        <w:t>file</w:t>
      </w:r>
      <w:r w:rsidR="0061712B" w:rsidRPr="00254025">
        <w:rPr>
          <w:color w:val="7030A0"/>
          <w:lang w:val="en-GB"/>
        </w:rPr>
        <w:t xml:space="preserve"> and click on” Import”</w:t>
      </w:r>
    </w:p>
    <w:p w:rsidR="0002085F" w:rsidRPr="00254025" w:rsidRDefault="0061712B" w:rsidP="0002085F">
      <w:pPr>
        <w:pStyle w:val="ListParagraph"/>
        <w:numPr>
          <w:ilvl w:val="0"/>
          <w:numId w:val="10"/>
        </w:numPr>
        <w:spacing w:after="0" w:line="240" w:lineRule="auto"/>
        <w:rPr>
          <w:color w:val="7030A0"/>
          <w:lang w:val="en-GB"/>
        </w:rPr>
      </w:pPr>
      <w:r w:rsidRPr="00254025">
        <w:rPr>
          <w:color w:val="7030A0"/>
          <w:lang w:val="en-GB"/>
        </w:rPr>
        <w:t>On the Text Import Wizard, choose “Fixed wi</w:t>
      </w:r>
      <w:r w:rsidR="00492784" w:rsidRPr="00254025">
        <w:rPr>
          <w:color w:val="7030A0"/>
          <w:lang w:val="en-GB"/>
        </w:rPr>
        <w:t>d</w:t>
      </w:r>
      <w:r w:rsidRPr="00254025">
        <w:rPr>
          <w:color w:val="7030A0"/>
          <w:lang w:val="en-GB"/>
        </w:rPr>
        <w:t>th”, File origin =MS-DOS</w:t>
      </w:r>
      <w:r w:rsidR="00254025" w:rsidRPr="00254025">
        <w:rPr>
          <w:color w:val="7030A0"/>
          <w:lang w:val="en-GB"/>
        </w:rPr>
        <w:t>(PC-8)</w:t>
      </w:r>
      <w:r w:rsidRPr="00254025">
        <w:rPr>
          <w:color w:val="7030A0"/>
          <w:lang w:val="en-GB"/>
        </w:rPr>
        <w:t xml:space="preserve"> if numbers, fine, else </w:t>
      </w:r>
      <w:r w:rsidR="00492784" w:rsidRPr="00254025">
        <w:rPr>
          <w:color w:val="7030A0"/>
          <w:lang w:val="en-GB"/>
        </w:rPr>
        <w:t xml:space="preserve">ANSI for regular characters </w:t>
      </w:r>
      <w:r w:rsidR="00492784" w:rsidRPr="00254025">
        <w:rPr>
          <w:color w:val="7030A0"/>
          <w:highlight w:val="yellow"/>
          <w:lang w:val="en-GB"/>
        </w:rPr>
        <w:t>or xxx</w:t>
      </w:r>
      <w:r w:rsidRPr="00254025">
        <w:rPr>
          <w:color w:val="7030A0"/>
          <w:lang w:val="en-GB"/>
        </w:rPr>
        <w:t>, then click on “Next”</w:t>
      </w:r>
    </w:p>
    <w:p w:rsidR="0002085F" w:rsidRPr="00254025" w:rsidRDefault="0061712B" w:rsidP="0002085F">
      <w:pPr>
        <w:pStyle w:val="ListParagraph"/>
        <w:numPr>
          <w:ilvl w:val="0"/>
          <w:numId w:val="10"/>
        </w:numPr>
        <w:spacing w:after="0" w:line="240" w:lineRule="auto"/>
        <w:rPr>
          <w:color w:val="7030A0"/>
          <w:lang w:val="en-GB"/>
        </w:rPr>
      </w:pPr>
      <w:r w:rsidRPr="00254025">
        <w:rPr>
          <w:color w:val="7030A0"/>
          <w:lang w:val="en-GB"/>
        </w:rPr>
        <w:t xml:space="preserve">Set the column breaks according to the </w:t>
      </w:r>
      <w:proofErr w:type="spellStart"/>
      <w:r w:rsidRPr="00254025">
        <w:rPr>
          <w:color w:val="7030A0"/>
          <w:lang w:val="en-GB"/>
        </w:rPr>
        <w:t>ExternalTables</w:t>
      </w:r>
      <w:proofErr w:type="spellEnd"/>
      <w:r w:rsidRPr="00254025">
        <w:rPr>
          <w:color w:val="7030A0"/>
          <w:lang w:val="en-GB"/>
        </w:rPr>
        <w:t xml:space="preserve"> column headings</w:t>
      </w:r>
      <w:r w:rsidR="00492784" w:rsidRPr="00254025">
        <w:rPr>
          <w:color w:val="7030A0"/>
          <w:lang w:val="en-GB"/>
        </w:rPr>
        <w:t xml:space="preserve"> and info from another project</w:t>
      </w:r>
      <w:r w:rsidRPr="00254025">
        <w:rPr>
          <w:color w:val="7030A0"/>
          <w:lang w:val="en-GB"/>
        </w:rPr>
        <w:t>, then click on “next”</w:t>
      </w:r>
    </w:p>
    <w:p w:rsidR="0061712B" w:rsidRPr="00254025" w:rsidRDefault="0061712B" w:rsidP="0002085F">
      <w:pPr>
        <w:pStyle w:val="ListParagraph"/>
        <w:numPr>
          <w:ilvl w:val="0"/>
          <w:numId w:val="10"/>
        </w:numPr>
        <w:spacing w:after="0" w:line="240" w:lineRule="auto"/>
        <w:rPr>
          <w:color w:val="7030A0"/>
          <w:lang w:val="en-GB"/>
        </w:rPr>
      </w:pPr>
      <w:r w:rsidRPr="00254025">
        <w:rPr>
          <w:color w:val="7030A0"/>
          <w:lang w:val="en-GB"/>
        </w:rPr>
        <w:t>Select all columns (first column, shift, last column) and choose Text format, , then click on “Finish”</w:t>
      </w:r>
    </w:p>
    <w:p w:rsidR="0061712B" w:rsidRPr="00254025" w:rsidRDefault="0061712B" w:rsidP="0002085F">
      <w:pPr>
        <w:pStyle w:val="ListParagraph"/>
        <w:numPr>
          <w:ilvl w:val="0"/>
          <w:numId w:val="10"/>
        </w:numPr>
        <w:spacing w:after="0" w:line="240" w:lineRule="auto"/>
        <w:rPr>
          <w:color w:val="7030A0"/>
          <w:lang w:val="en-GB"/>
        </w:rPr>
      </w:pPr>
      <w:r w:rsidRPr="00254025">
        <w:rPr>
          <w:color w:val="7030A0"/>
          <w:lang w:val="en-GB"/>
        </w:rPr>
        <w:t>Enter the data in =$A$1</w:t>
      </w:r>
    </w:p>
    <w:p w:rsidR="005760BF" w:rsidRPr="00254025" w:rsidRDefault="005760BF" w:rsidP="0002085F">
      <w:pPr>
        <w:pStyle w:val="ListParagraph"/>
        <w:numPr>
          <w:ilvl w:val="0"/>
          <w:numId w:val="10"/>
        </w:numPr>
        <w:spacing w:after="0" w:line="240" w:lineRule="auto"/>
        <w:rPr>
          <w:color w:val="7030A0"/>
          <w:lang w:val="en-GB"/>
        </w:rPr>
      </w:pPr>
      <w:r w:rsidRPr="00254025">
        <w:rPr>
          <w:color w:val="7030A0"/>
          <w:lang w:val="en-GB"/>
        </w:rPr>
        <w:t xml:space="preserve">Copy the row with column headings from </w:t>
      </w:r>
      <w:proofErr w:type="spellStart"/>
      <w:r w:rsidRPr="00254025">
        <w:rPr>
          <w:color w:val="7030A0"/>
          <w:lang w:val="en-GB"/>
        </w:rPr>
        <w:t>ExternalTables</w:t>
      </w:r>
      <w:proofErr w:type="spellEnd"/>
      <w:r w:rsidRPr="00254025">
        <w:rPr>
          <w:color w:val="7030A0"/>
          <w:lang w:val="en-GB"/>
        </w:rPr>
        <w:t xml:space="preserve"> into the new temporary file using “Insert </w:t>
      </w:r>
      <w:r w:rsidR="00492784" w:rsidRPr="00254025">
        <w:rPr>
          <w:color w:val="7030A0"/>
          <w:lang w:val="en-GB"/>
        </w:rPr>
        <w:t>copied cells</w:t>
      </w:r>
      <w:r w:rsidRPr="00254025">
        <w:rPr>
          <w:color w:val="7030A0"/>
          <w:lang w:val="en-GB"/>
        </w:rPr>
        <w:t>”</w:t>
      </w:r>
    </w:p>
    <w:p w:rsidR="0002085F" w:rsidRDefault="0002085F" w:rsidP="0002085F">
      <w:pPr>
        <w:spacing w:after="0" w:line="240" w:lineRule="auto"/>
        <w:rPr>
          <w:color w:val="4F6228" w:themeColor="accent3" w:themeShade="80"/>
          <w:lang w:val="en-GB"/>
        </w:rPr>
      </w:pPr>
      <w:r w:rsidRPr="0002085F">
        <w:rPr>
          <w:color w:val="4F6228" w:themeColor="accent3" w:themeShade="80"/>
          <w:lang w:val="en-GB"/>
        </w:rPr>
        <w:t>Some files are directly entered (no .end file).</w:t>
      </w:r>
    </w:p>
    <w:p w:rsidR="00D44D18" w:rsidRDefault="00D44D18" w:rsidP="0002085F">
      <w:pPr>
        <w:spacing w:after="0" w:line="240" w:lineRule="auto"/>
        <w:rPr>
          <w:color w:val="4F6228" w:themeColor="accent3" w:themeShade="80"/>
          <w:lang w:val="en-GB"/>
        </w:rPr>
      </w:pPr>
    </w:p>
    <w:p w:rsidR="00D44D18" w:rsidRPr="00D44D18" w:rsidRDefault="00D44D18" w:rsidP="0002085F">
      <w:pPr>
        <w:spacing w:after="0" w:line="240" w:lineRule="auto"/>
        <w:rPr>
          <w:lang w:val="en-GB"/>
        </w:rPr>
      </w:pPr>
      <w:r w:rsidRPr="00D44D18">
        <w:rPr>
          <w:lang w:val="en-GB"/>
        </w:rPr>
        <w:t xml:space="preserve">As you go along filling the worksheet, </w:t>
      </w:r>
      <w:r>
        <w:rPr>
          <w:lang w:val="en-GB"/>
        </w:rPr>
        <w:t xml:space="preserve">put the worksheet </w:t>
      </w:r>
      <w:r w:rsidRPr="00D44D18">
        <w:rPr>
          <w:highlight w:val="green"/>
          <w:lang w:val="en-GB"/>
        </w:rPr>
        <w:t>tabs in green</w:t>
      </w:r>
      <w:r>
        <w:rPr>
          <w:lang w:val="en-GB"/>
        </w:rPr>
        <w:t xml:space="preserve"> when finished, </w:t>
      </w:r>
      <w:r w:rsidRPr="00D44D18">
        <w:rPr>
          <w:highlight w:val="red"/>
          <w:lang w:val="en-GB"/>
        </w:rPr>
        <w:t>in red</w:t>
      </w:r>
      <w:r>
        <w:rPr>
          <w:lang w:val="en-GB"/>
        </w:rPr>
        <w:t xml:space="preserve"> with comments in the worksheet to know this is not finalised.</w:t>
      </w:r>
    </w:p>
    <w:p w:rsidR="0002085F" w:rsidRDefault="0002085F" w:rsidP="0002085F">
      <w:pPr>
        <w:spacing w:after="0" w:line="240" w:lineRule="auto"/>
        <w:rPr>
          <w:lang w:val="en-GB"/>
        </w:rPr>
      </w:pPr>
    </w:p>
    <w:p w:rsidR="0002085F" w:rsidRPr="0002085F" w:rsidRDefault="0002085F" w:rsidP="0002085F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02085F">
        <w:rPr>
          <w:color w:val="4F6228" w:themeColor="accent3" w:themeShade="80"/>
          <w:lang w:val="en-GB"/>
        </w:rPr>
        <w:t>ANTHROP</w:t>
      </w:r>
    </w:p>
    <w:p w:rsidR="0002085F" w:rsidRDefault="0002085F" w:rsidP="0002085F">
      <w:pPr>
        <w:spacing w:after="0" w:line="240" w:lineRule="auto"/>
        <w:rPr>
          <w:lang w:val="en-GB"/>
        </w:rPr>
      </w:pPr>
      <w:r>
        <w:rPr>
          <w:lang w:val="en-GB"/>
        </w:rPr>
        <w:t>A priori no change needed except if this is a special population. Copy another ANTHROP file if needed.</w:t>
      </w:r>
    </w:p>
    <w:p w:rsidR="0002085F" w:rsidRDefault="0002085F" w:rsidP="0002085F">
      <w:pPr>
        <w:spacing w:after="0" w:line="240" w:lineRule="auto"/>
        <w:rPr>
          <w:lang w:val="en-GB"/>
        </w:rPr>
      </w:pPr>
    </w:p>
    <w:p w:rsidR="0002085F" w:rsidRDefault="0002085F" w:rsidP="0002085F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02085F">
        <w:rPr>
          <w:color w:val="7030A0"/>
          <w:lang w:val="en-GB"/>
        </w:rPr>
        <w:t>B</w:t>
      </w:r>
      <w:r>
        <w:rPr>
          <w:color w:val="7030A0"/>
          <w:lang w:val="en-GB"/>
        </w:rPr>
        <w:t>R</w:t>
      </w:r>
      <w:r w:rsidRPr="0002085F">
        <w:rPr>
          <w:color w:val="7030A0"/>
          <w:lang w:val="en-GB"/>
        </w:rPr>
        <w:t>ANDN</w:t>
      </w:r>
      <w:r>
        <w:rPr>
          <w:color w:val="7030A0"/>
          <w:lang w:val="en-GB"/>
        </w:rPr>
        <w:t>A</w:t>
      </w:r>
      <w:r w:rsidRPr="0002085F">
        <w:rPr>
          <w:color w:val="7030A0"/>
          <w:lang w:val="en-GB"/>
        </w:rPr>
        <w:t>ME</w:t>
      </w:r>
    </w:p>
    <w:p w:rsidR="0002085F" w:rsidRDefault="0002085F" w:rsidP="0002085F">
      <w:pPr>
        <w:spacing w:after="0" w:line="240" w:lineRule="auto"/>
        <w:rPr>
          <w:lang w:val="en-GB"/>
        </w:rPr>
      </w:pPr>
      <w:r w:rsidRPr="0002085F">
        <w:rPr>
          <w:lang w:val="en-GB"/>
        </w:rPr>
        <w:t>Follow Procedure A</w:t>
      </w:r>
    </w:p>
    <w:p w:rsidR="00F26603" w:rsidRDefault="00F26603" w:rsidP="0002085F">
      <w:pPr>
        <w:spacing w:after="0" w:line="240" w:lineRule="auto"/>
        <w:rPr>
          <w:lang w:val="en-GB"/>
        </w:rPr>
      </w:pPr>
      <w:r>
        <w:rPr>
          <w:lang w:val="en-GB"/>
        </w:rPr>
        <w:t xml:space="preserve">Brand names </w:t>
      </w:r>
      <w:r w:rsidRPr="00F26603">
        <w:rPr>
          <w:i/>
          <w:lang w:val="en-GB"/>
        </w:rPr>
        <w:t>starting with numbers</w:t>
      </w:r>
      <w:r>
        <w:rPr>
          <w:lang w:val="en-GB"/>
        </w:rPr>
        <w:t xml:space="preserve"> are entered starting with </w:t>
      </w:r>
      <w:proofErr w:type="gramStart"/>
      <w:r>
        <w:rPr>
          <w:lang w:val="en-GB"/>
        </w:rPr>
        <w:t>“ in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BRANDNAME.end</w:t>
      </w:r>
      <w:proofErr w:type="spellEnd"/>
      <w:r>
        <w:rPr>
          <w:lang w:val="en-GB"/>
        </w:rPr>
        <w:t xml:space="preserve">. With the db3 process, it is modified into ô. This has to be removed in the </w:t>
      </w:r>
      <w:proofErr w:type="spellStart"/>
      <w:r w:rsidRPr="00492784">
        <w:rPr>
          <w:lang w:val="en-GB"/>
        </w:rPr>
        <w:t>ExternalTables</w:t>
      </w:r>
      <w:proofErr w:type="spellEnd"/>
      <w:r>
        <w:rPr>
          <w:lang w:val="en-GB"/>
        </w:rPr>
        <w:t>.</w:t>
      </w:r>
    </w:p>
    <w:p w:rsidR="00492784" w:rsidRPr="00492784" w:rsidRDefault="00492784" w:rsidP="00492784">
      <w:pPr>
        <w:spacing w:after="0" w:line="240" w:lineRule="auto"/>
        <w:rPr>
          <w:lang w:val="en-GB"/>
        </w:rPr>
      </w:pPr>
      <w:r w:rsidRPr="00492784">
        <w:rPr>
          <w:lang w:val="en-GB"/>
        </w:rPr>
        <w:t xml:space="preserve">Copy the temporary file into </w:t>
      </w:r>
      <w:proofErr w:type="spellStart"/>
      <w:r w:rsidRPr="00492784">
        <w:rPr>
          <w:lang w:val="en-GB"/>
        </w:rPr>
        <w:t>ExternalTables</w:t>
      </w:r>
      <w:proofErr w:type="spellEnd"/>
      <w:r w:rsidRPr="00492784">
        <w:rPr>
          <w:lang w:val="en-GB"/>
        </w:rPr>
        <w:t xml:space="preserve"> corresponding worksheet</w:t>
      </w:r>
    </w:p>
    <w:p w:rsidR="0002085F" w:rsidRDefault="0002085F" w:rsidP="0002085F">
      <w:pPr>
        <w:spacing w:after="0" w:line="240" w:lineRule="auto"/>
        <w:rPr>
          <w:lang w:val="en-GB"/>
        </w:rPr>
      </w:pPr>
    </w:p>
    <w:p w:rsidR="0002085F" w:rsidRPr="00F318FD" w:rsidRDefault="0002085F" w:rsidP="0002085F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F318FD">
        <w:rPr>
          <w:color w:val="4F6228" w:themeColor="accent3" w:themeShade="80"/>
          <w:lang w:val="en-GB"/>
        </w:rPr>
        <w:t>CENTERS</w:t>
      </w:r>
    </w:p>
    <w:p w:rsidR="0002085F" w:rsidRDefault="00F318FD" w:rsidP="0002085F">
      <w:pPr>
        <w:spacing w:after="0" w:line="240" w:lineRule="auto"/>
        <w:rPr>
          <w:lang w:val="en-GB"/>
        </w:rPr>
      </w:pPr>
      <w:proofErr w:type="gramStart"/>
      <w:r>
        <w:rPr>
          <w:lang w:val="en-GB"/>
        </w:rPr>
        <w:t>Depends on information provided by the coordinators.</w:t>
      </w:r>
      <w:proofErr w:type="gramEnd"/>
    </w:p>
    <w:p w:rsidR="00F318FD" w:rsidRDefault="00F318FD" w:rsidP="0002085F">
      <w:pPr>
        <w:spacing w:after="0" w:line="240" w:lineRule="auto"/>
        <w:rPr>
          <w:lang w:val="en-GB"/>
        </w:rPr>
      </w:pPr>
    </w:p>
    <w:p w:rsidR="00F318FD" w:rsidRPr="00F318FD" w:rsidRDefault="00F318FD" w:rsidP="00F318FD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F318FD">
        <w:rPr>
          <w:color w:val="7030A0"/>
          <w:lang w:val="en-GB"/>
        </w:rPr>
        <w:t>CHECKLIST</w:t>
      </w:r>
    </w:p>
    <w:p w:rsidR="00F318FD" w:rsidRDefault="00F318FD" w:rsidP="00F318FD">
      <w:pPr>
        <w:spacing w:after="0" w:line="240" w:lineRule="auto"/>
        <w:rPr>
          <w:lang w:val="en-GB"/>
        </w:rPr>
      </w:pPr>
      <w:r w:rsidRPr="00F318FD">
        <w:rPr>
          <w:lang w:val="en-GB"/>
        </w:rPr>
        <w:t>Follow Procedure A</w:t>
      </w:r>
    </w:p>
    <w:p w:rsidR="004637D0" w:rsidRPr="00F318FD" w:rsidRDefault="004637D0" w:rsidP="00F318FD">
      <w:pPr>
        <w:spacing w:after="0" w:line="240" w:lineRule="auto"/>
        <w:rPr>
          <w:lang w:val="en-GB"/>
        </w:rPr>
      </w:pPr>
      <w:r w:rsidRPr="00492784">
        <w:rPr>
          <w:lang w:val="en-GB"/>
        </w:rPr>
        <w:t xml:space="preserve">Copy the temporary file into </w:t>
      </w:r>
      <w:proofErr w:type="spellStart"/>
      <w:r w:rsidRPr="00492784">
        <w:rPr>
          <w:lang w:val="en-GB"/>
        </w:rPr>
        <w:t>ExternalTables</w:t>
      </w:r>
      <w:proofErr w:type="spellEnd"/>
      <w:r w:rsidRPr="00492784">
        <w:rPr>
          <w:lang w:val="en-GB"/>
        </w:rPr>
        <w:t xml:space="preserve"> corresponding worksheet</w:t>
      </w:r>
    </w:p>
    <w:p w:rsidR="00F318FD" w:rsidRPr="00953175" w:rsidRDefault="00F318FD" w:rsidP="00953175">
      <w:pPr>
        <w:spacing w:after="0" w:line="240" w:lineRule="auto"/>
        <w:ind w:left="360"/>
        <w:rPr>
          <w:lang w:val="en-GB"/>
        </w:rPr>
      </w:pPr>
    </w:p>
    <w:p w:rsidR="00953175" w:rsidRPr="00F318FD" w:rsidRDefault="00953175" w:rsidP="00953175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F318FD">
        <w:rPr>
          <w:color w:val="4F6228" w:themeColor="accent3" w:themeShade="80"/>
          <w:lang w:val="en-GB"/>
        </w:rPr>
        <w:t>C</w:t>
      </w:r>
      <w:r>
        <w:rPr>
          <w:color w:val="4F6228" w:themeColor="accent3" w:themeShade="80"/>
          <w:lang w:val="en-GB"/>
        </w:rPr>
        <w:t>OUNTRY</w:t>
      </w:r>
    </w:p>
    <w:p w:rsidR="00953175" w:rsidRDefault="00953175" w:rsidP="00953175">
      <w:pPr>
        <w:spacing w:after="0" w:line="240" w:lineRule="auto"/>
        <w:rPr>
          <w:lang w:val="en-GB"/>
        </w:rPr>
      </w:pPr>
      <w:proofErr w:type="gramStart"/>
      <w:r>
        <w:rPr>
          <w:lang w:val="en-GB"/>
        </w:rPr>
        <w:lastRenderedPageBreak/>
        <w:t>Define</w:t>
      </w:r>
      <w:r w:rsidR="00D37E81">
        <w:rPr>
          <w:lang w:val="en-GB"/>
        </w:rPr>
        <w:t>d</w:t>
      </w:r>
      <w:r>
        <w:rPr>
          <w:lang w:val="en-GB"/>
        </w:rPr>
        <w:t xml:space="preserve"> at IARC according the international standards.</w:t>
      </w:r>
      <w:proofErr w:type="gramEnd"/>
    </w:p>
    <w:p w:rsidR="00953175" w:rsidRDefault="00953175" w:rsidP="00953175">
      <w:pPr>
        <w:spacing w:after="0" w:line="240" w:lineRule="auto"/>
        <w:rPr>
          <w:lang w:val="en-GB"/>
        </w:rPr>
      </w:pPr>
    </w:p>
    <w:p w:rsidR="0002085F" w:rsidRPr="00231E61" w:rsidRDefault="00231E61" w:rsidP="0002085F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231E61">
        <w:rPr>
          <w:color w:val="7030A0"/>
          <w:lang w:val="en-GB"/>
        </w:rPr>
        <w:t>DAYOWEEK</w:t>
      </w:r>
    </w:p>
    <w:p w:rsidR="00231E61" w:rsidRDefault="00231E61" w:rsidP="00231E61">
      <w:pPr>
        <w:spacing w:after="0" w:line="240" w:lineRule="auto"/>
        <w:rPr>
          <w:lang w:val="en-GB"/>
        </w:rPr>
      </w:pPr>
      <w:r w:rsidRPr="00F318FD">
        <w:rPr>
          <w:lang w:val="en-GB"/>
        </w:rPr>
        <w:t>Follow Procedure A</w:t>
      </w:r>
    </w:p>
    <w:p w:rsidR="004637D0" w:rsidRPr="00492784" w:rsidRDefault="004637D0" w:rsidP="004637D0">
      <w:pPr>
        <w:spacing w:after="0" w:line="240" w:lineRule="auto"/>
        <w:rPr>
          <w:lang w:val="en-GB"/>
        </w:rPr>
      </w:pPr>
      <w:r w:rsidRPr="00492784">
        <w:rPr>
          <w:lang w:val="en-GB"/>
        </w:rPr>
        <w:t xml:space="preserve">Copy the temporary file into </w:t>
      </w:r>
      <w:proofErr w:type="spellStart"/>
      <w:r w:rsidRPr="00492784">
        <w:rPr>
          <w:lang w:val="en-GB"/>
        </w:rPr>
        <w:t>ExternalTables</w:t>
      </w:r>
      <w:proofErr w:type="spellEnd"/>
      <w:r w:rsidRPr="00492784">
        <w:rPr>
          <w:lang w:val="en-GB"/>
        </w:rPr>
        <w:t xml:space="preserve"> corresponding worksheet</w:t>
      </w:r>
    </w:p>
    <w:p w:rsidR="00231E61" w:rsidRDefault="00231E61" w:rsidP="00231E61">
      <w:pPr>
        <w:spacing w:after="0" w:line="240" w:lineRule="auto"/>
        <w:rPr>
          <w:lang w:val="en-GB"/>
        </w:rPr>
      </w:pPr>
    </w:p>
    <w:p w:rsidR="00231E61" w:rsidRPr="00231E61" w:rsidRDefault="00231E61" w:rsidP="00231E61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231E61">
        <w:rPr>
          <w:color w:val="7030A0"/>
          <w:lang w:val="en-GB"/>
        </w:rPr>
        <w:t>DENSITY</w:t>
      </w:r>
    </w:p>
    <w:p w:rsidR="00231E61" w:rsidRDefault="00231E61" w:rsidP="00231E61">
      <w:pPr>
        <w:spacing w:after="0" w:line="240" w:lineRule="auto"/>
        <w:rPr>
          <w:lang w:val="en-GB"/>
        </w:rPr>
      </w:pPr>
      <w:r w:rsidRPr="00231E61">
        <w:rPr>
          <w:lang w:val="en-GB"/>
        </w:rPr>
        <w:t>Follow Procedure A</w:t>
      </w:r>
      <w:r>
        <w:rPr>
          <w:lang w:val="en-GB"/>
        </w:rPr>
        <w:t xml:space="preserve"> once for foods, once for recipes.</w:t>
      </w:r>
    </w:p>
    <w:p w:rsidR="005760BF" w:rsidRDefault="005760BF" w:rsidP="00231E61">
      <w:pPr>
        <w:spacing w:after="0" w:line="240" w:lineRule="auto"/>
        <w:rPr>
          <w:lang w:val="en-GB"/>
        </w:rPr>
      </w:pPr>
      <w:r>
        <w:rPr>
          <w:lang w:val="en-GB"/>
        </w:rPr>
        <w:t>For foods, add “1” in column #D_TYPE</w:t>
      </w:r>
    </w:p>
    <w:p w:rsidR="004637D0" w:rsidRPr="00492784" w:rsidRDefault="004637D0" w:rsidP="004637D0">
      <w:pPr>
        <w:spacing w:after="0" w:line="240" w:lineRule="auto"/>
        <w:rPr>
          <w:lang w:val="en-GB"/>
        </w:rPr>
      </w:pPr>
      <w:r w:rsidRPr="00492784">
        <w:rPr>
          <w:lang w:val="en-GB"/>
        </w:rPr>
        <w:t xml:space="preserve">Copy the temporary file into </w:t>
      </w:r>
      <w:proofErr w:type="spellStart"/>
      <w:r w:rsidRPr="00492784">
        <w:rPr>
          <w:lang w:val="en-GB"/>
        </w:rPr>
        <w:t>ExternalTables</w:t>
      </w:r>
      <w:proofErr w:type="spellEnd"/>
      <w:r w:rsidRPr="00492784">
        <w:rPr>
          <w:lang w:val="en-GB"/>
        </w:rPr>
        <w:t xml:space="preserve"> corresponding worksheet</w:t>
      </w:r>
    </w:p>
    <w:p w:rsidR="004637D0" w:rsidRDefault="004637D0" w:rsidP="00231E61">
      <w:pPr>
        <w:spacing w:after="0" w:line="240" w:lineRule="auto"/>
        <w:rPr>
          <w:lang w:val="en-GB"/>
        </w:rPr>
      </w:pPr>
    </w:p>
    <w:p w:rsidR="00231E61" w:rsidRDefault="00231E61" w:rsidP="00231E61">
      <w:pPr>
        <w:spacing w:after="0" w:line="240" w:lineRule="auto"/>
        <w:rPr>
          <w:lang w:val="en-GB"/>
        </w:rPr>
      </w:pPr>
      <w:r>
        <w:rPr>
          <w:lang w:val="en-GB"/>
        </w:rPr>
        <w:t>NB: For the food version, the worksheet will be in red (recipe information missing)</w:t>
      </w:r>
      <w:r w:rsidR="000864B2">
        <w:rPr>
          <w:lang w:val="en-GB"/>
        </w:rPr>
        <w:t>.</w:t>
      </w:r>
    </w:p>
    <w:p w:rsidR="004637D0" w:rsidRDefault="004637D0" w:rsidP="00231E61">
      <w:pPr>
        <w:spacing w:after="0" w:line="240" w:lineRule="auto"/>
        <w:rPr>
          <w:lang w:val="en-GB"/>
        </w:rPr>
      </w:pPr>
    </w:p>
    <w:p w:rsidR="005760BF" w:rsidRDefault="005760BF" w:rsidP="00231E61">
      <w:pPr>
        <w:spacing w:after="0" w:line="240" w:lineRule="auto"/>
        <w:rPr>
          <w:lang w:val="en-GB"/>
        </w:rPr>
      </w:pPr>
      <w:r>
        <w:rPr>
          <w:lang w:val="en-GB"/>
        </w:rPr>
        <w:t>For recipes, add “2” in column #D_TYPE</w:t>
      </w:r>
    </w:p>
    <w:p w:rsidR="004637D0" w:rsidRPr="00492784" w:rsidRDefault="004637D0" w:rsidP="004637D0">
      <w:pPr>
        <w:spacing w:after="0" w:line="240" w:lineRule="auto"/>
        <w:rPr>
          <w:lang w:val="en-GB"/>
        </w:rPr>
      </w:pPr>
      <w:r w:rsidRPr="00492784">
        <w:rPr>
          <w:lang w:val="en-GB"/>
        </w:rPr>
        <w:t xml:space="preserve">Copy the temporary file into </w:t>
      </w:r>
      <w:proofErr w:type="spellStart"/>
      <w:r w:rsidRPr="00492784">
        <w:rPr>
          <w:lang w:val="en-GB"/>
        </w:rPr>
        <w:t>ExternalTables</w:t>
      </w:r>
      <w:proofErr w:type="spellEnd"/>
      <w:r w:rsidRPr="00492784">
        <w:rPr>
          <w:lang w:val="en-GB"/>
        </w:rPr>
        <w:t xml:space="preserve"> corresponding worksheet</w:t>
      </w:r>
    </w:p>
    <w:p w:rsidR="000864B2" w:rsidRDefault="000864B2" w:rsidP="00231E61">
      <w:pPr>
        <w:spacing w:after="0" w:line="240" w:lineRule="auto"/>
        <w:rPr>
          <w:lang w:val="en-GB"/>
        </w:rPr>
      </w:pPr>
    </w:p>
    <w:p w:rsidR="000864B2" w:rsidRP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0864B2">
        <w:rPr>
          <w:color w:val="4F6228" w:themeColor="accent3" w:themeShade="80"/>
          <w:lang w:val="en-GB"/>
        </w:rPr>
        <w:t>DESC_IMP</w:t>
      </w:r>
    </w:p>
    <w:p w:rsidR="0002085F" w:rsidRDefault="00E12462" w:rsidP="000864B2">
      <w:pPr>
        <w:spacing w:after="0" w:line="240" w:lineRule="auto"/>
        <w:rPr>
          <w:lang w:val="en-GB"/>
        </w:rPr>
      </w:pPr>
      <w:proofErr w:type="gramStart"/>
      <w:r>
        <w:rPr>
          <w:lang w:val="en-GB"/>
        </w:rPr>
        <w:t>Maintained by IARC.</w:t>
      </w:r>
      <w:proofErr w:type="gramEnd"/>
      <w:r>
        <w:rPr>
          <w:lang w:val="en-GB"/>
        </w:rPr>
        <w:t xml:space="preserve"> </w:t>
      </w:r>
      <w:r w:rsidR="000864B2">
        <w:rPr>
          <w:lang w:val="en-GB"/>
        </w:rPr>
        <w:t>A priori no change</w:t>
      </w:r>
    </w:p>
    <w:p w:rsidR="000864B2" w:rsidRDefault="000864B2" w:rsidP="000864B2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4371A8">
        <w:rPr>
          <w:color w:val="7030A0"/>
          <w:lang w:val="en-GB"/>
        </w:rPr>
        <w:t>DESCFACE</w:t>
      </w:r>
    </w:p>
    <w:p w:rsidR="004371A8" w:rsidRDefault="004371A8" w:rsidP="004371A8">
      <w:pPr>
        <w:spacing w:after="0" w:line="240" w:lineRule="auto"/>
        <w:rPr>
          <w:lang w:val="en-GB"/>
        </w:rPr>
      </w:pPr>
      <w:r w:rsidRPr="004371A8">
        <w:rPr>
          <w:lang w:val="en-GB"/>
        </w:rPr>
        <w:t>Follow Procedure A</w:t>
      </w:r>
    </w:p>
    <w:p w:rsidR="005D52C8" w:rsidRDefault="005D52C8" w:rsidP="004371A8">
      <w:pPr>
        <w:spacing w:after="0" w:line="240" w:lineRule="auto"/>
        <w:rPr>
          <w:lang w:val="en-GB"/>
        </w:rPr>
      </w:pPr>
      <w:r>
        <w:rPr>
          <w:lang w:val="en-GB"/>
        </w:rPr>
        <w:t xml:space="preserve">If special characters: copy the correct labels into the </w:t>
      </w:r>
      <w:r w:rsidRPr="005D52C8">
        <w:rPr>
          <w:lang w:val="en-GB"/>
        </w:rPr>
        <w:t>#DESCR_NAME</w:t>
      </w:r>
      <w:r>
        <w:rPr>
          <w:lang w:val="en-GB"/>
        </w:rPr>
        <w:t xml:space="preserve"> column.</w:t>
      </w:r>
    </w:p>
    <w:p w:rsidR="004371A8" w:rsidRDefault="004371A8" w:rsidP="004371A8">
      <w:pPr>
        <w:spacing w:after="0" w:line="240" w:lineRule="auto"/>
        <w:rPr>
          <w:lang w:val="en-GB"/>
        </w:rPr>
      </w:pPr>
      <w:r>
        <w:rPr>
          <w:lang w:val="en-GB"/>
        </w:rPr>
        <w:t>Fill in the other columns:</w:t>
      </w:r>
    </w:p>
    <w:p w:rsidR="004371A8" w:rsidRDefault="004371A8" w:rsidP="00124DF5">
      <w:pPr>
        <w:pStyle w:val="ListParagraph"/>
        <w:numPr>
          <w:ilvl w:val="0"/>
          <w:numId w:val="11"/>
        </w:numPr>
        <w:spacing w:after="0" w:line="240" w:lineRule="auto"/>
        <w:rPr>
          <w:lang w:val="en-GB"/>
        </w:rPr>
      </w:pPr>
      <w:r>
        <w:rPr>
          <w:lang w:val="en-GB"/>
        </w:rPr>
        <w:t xml:space="preserve">#DESC_COOK: use the information of the original </w:t>
      </w:r>
      <w:proofErr w:type="spellStart"/>
      <w:r>
        <w:rPr>
          <w:lang w:val="en-GB"/>
        </w:rPr>
        <w:t>ExternalTables</w:t>
      </w:r>
      <w:proofErr w:type="spellEnd"/>
      <w:r>
        <w:rPr>
          <w:lang w:val="en-GB"/>
        </w:rPr>
        <w:t xml:space="preserve"> file for descriptors of facet 03</w:t>
      </w:r>
      <w:r w:rsidR="007524DE">
        <w:rPr>
          <w:lang w:val="en-GB"/>
        </w:rPr>
        <w:t xml:space="preserve"> OR </w:t>
      </w:r>
      <w:r w:rsidR="007524DE" w:rsidRPr="007524DE">
        <w:rPr>
          <w:b/>
          <w:lang w:val="en-GB"/>
        </w:rPr>
        <w:t>GLOBODIET_DB\common\</w:t>
      </w:r>
      <w:r w:rsidR="007524DE">
        <w:rPr>
          <w:b/>
          <w:lang w:val="en-GB"/>
        </w:rPr>
        <w:t>library e-SMP\</w:t>
      </w:r>
      <w:r w:rsidR="007524DE" w:rsidRPr="007524DE">
        <w:rPr>
          <w:b/>
          <w:lang w:val="en-GB"/>
        </w:rPr>
        <w:t>cooking method</w:t>
      </w:r>
      <w:r w:rsidR="007524DE">
        <w:rPr>
          <w:b/>
          <w:lang w:val="en-GB"/>
        </w:rPr>
        <w:t>s</w:t>
      </w:r>
      <w:r w:rsidR="007524DE" w:rsidRPr="007524DE">
        <w:rPr>
          <w:b/>
          <w:lang w:val="en-GB"/>
        </w:rPr>
        <w:t>.xls</w:t>
      </w:r>
      <w:r w:rsidR="007524DE">
        <w:rPr>
          <w:lang w:val="en-GB"/>
        </w:rPr>
        <w:t xml:space="preserve"> file</w:t>
      </w:r>
      <w:ins w:id="0" w:author="Viktoria Knaze" w:date="2015-07-15T17:03:00Z">
        <w:r w:rsidR="00124DF5">
          <w:rPr>
            <w:lang w:val="en-GB"/>
          </w:rPr>
          <w:t xml:space="preserve"> column </w:t>
        </w:r>
        <w:r w:rsidR="00124DF5" w:rsidRPr="00124DF5">
          <w:rPr>
            <w:lang w:val="en-GB"/>
          </w:rPr>
          <w:t>Group PCTFAT</w:t>
        </w:r>
      </w:ins>
      <w:ins w:id="1" w:author="Viktoria Knaze" w:date="2015-07-15T17:04:00Z">
        <w:r w:rsidR="00124DF5">
          <w:rPr>
            <w:lang w:val="en-GB"/>
          </w:rPr>
          <w:t>.  For cooking descriptor 99 (raw) assign “1”.  Assign “2” for the cooking descriptors having a designation of “LOW FAT” or “FATTY”. Assign “3” for the descriptors having a designation of “VERY FATTY”.</w:t>
        </w:r>
      </w:ins>
      <w:r w:rsidR="00287950">
        <w:rPr>
          <w:lang w:val="en-GB"/>
        </w:rPr>
        <w:t xml:space="preserve">, enter “0” for the </w:t>
      </w:r>
      <w:del w:id="2" w:author="Viktoria Knaze" w:date="2015-07-15T17:05:00Z">
        <w:r w:rsidR="00287950" w:rsidDel="00124DF5">
          <w:rPr>
            <w:lang w:val="en-GB"/>
          </w:rPr>
          <w:delText xml:space="preserve">other </w:delText>
        </w:r>
      </w:del>
      <w:ins w:id="3" w:author="Viktoria Knaze" w:date="2015-07-15T17:05:00Z">
        <w:r w:rsidR="00124DF5">
          <w:rPr>
            <w:lang w:val="en-GB"/>
          </w:rPr>
          <w:t xml:space="preserve">rest of the </w:t>
        </w:r>
      </w:ins>
      <w:r w:rsidR="00287950">
        <w:rPr>
          <w:lang w:val="en-GB"/>
        </w:rPr>
        <w:t>descriptors</w:t>
      </w:r>
      <w:ins w:id="4" w:author="Viktoria Knaze" w:date="2015-07-15T17:01:00Z">
        <w:r w:rsidR="00124DF5">
          <w:rPr>
            <w:lang w:val="en-GB"/>
          </w:rPr>
          <w:t xml:space="preserve"> containing a blank in </w:t>
        </w:r>
      </w:ins>
      <w:ins w:id="5" w:author="Viktoria Knaze" w:date="2015-07-15T17:04:00Z">
        <w:r w:rsidR="00124DF5">
          <w:rPr>
            <w:lang w:val="en-GB"/>
          </w:rPr>
          <w:t xml:space="preserve">the </w:t>
        </w:r>
      </w:ins>
      <w:ins w:id="6" w:author="Viktoria Knaze" w:date="2015-07-15T17:01:00Z">
        <w:r w:rsidR="00124DF5" w:rsidRPr="00124DF5">
          <w:rPr>
            <w:lang w:val="en-GB"/>
          </w:rPr>
          <w:t>Group PCTFAT</w:t>
        </w:r>
        <w:r w:rsidR="00124DF5">
          <w:rPr>
            <w:lang w:val="en-GB"/>
          </w:rPr>
          <w:t xml:space="preserve"> column</w:t>
        </w:r>
      </w:ins>
      <w:ins w:id="7" w:author="Viktoria Knaze" w:date="2015-07-15T17:05:00Z">
        <w:r w:rsidR="00124DF5">
          <w:rPr>
            <w:lang w:val="en-GB"/>
          </w:rPr>
          <w:t xml:space="preserve"> and referring to a cooking method that doesn’t use any fat during </w:t>
        </w:r>
        <w:proofErr w:type="spellStart"/>
        <w:r w:rsidR="00124DF5">
          <w:rPr>
            <w:lang w:val="en-GB"/>
          </w:rPr>
          <w:t>cooking</w:t>
        </w:r>
      </w:ins>
      <w:del w:id="8" w:author="Viktoria Knaze" w:date="2015-07-15T17:04:00Z">
        <w:r w:rsidR="00124DF5" w:rsidDel="00124DF5">
          <w:rPr>
            <w:lang w:val="en-GB"/>
          </w:rPr>
          <w:delText xml:space="preserve">. </w:delText>
        </w:r>
      </w:del>
      <w:ins w:id="9" w:author="Viktoria Knaze" w:date="2015-07-21T14:05:00Z">
        <w:r w:rsidR="00D9087A">
          <w:rPr>
            <w:lang w:val="en-GB"/>
          </w:rPr>
          <w:t>This</w:t>
        </w:r>
        <w:proofErr w:type="spellEnd"/>
        <w:r w:rsidR="00D9087A">
          <w:rPr>
            <w:lang w:val="en-GB"/>
          </w:rPr>
          <w:t xml:space="preserve"> column is used for the calculation of fat in recipes (i.e. when 3 then fat will be assigned by software and shouldn’t be accounted for as an ingredient).</w:t>
        </w:r>
      </w:ins>
    </w:p>
    <w:p w:rsidR="004371A8" w:rsidRDefault="004371A8" w:rsidP="005409A7">
      <w:pPr>
        <w:pStyle w:val="ListParagraph"/>
        <w:numPr>
          <w:ilvl w:val="0"/>
          <w:numId w:val="11"/>
        </w:numPr>
        <w:spacing w:after="0" w:line="240" w:lineRule="auto"/>
        <w:rPr>
          <w:lang w:val="en-GB"/>
        </w:rPr>
      </w:pPr>
      <w:r>
        <w:rPr>
          <w:lang w:val="en-GB"/>
        </w:rPr>
        <w:t>#DESC_SINGLE: idem. Based on the list of multiple choice facets</w:t>
      </w:r>
      <w:ins w:id="10" w:author="Viktoria Knaze" w:date="2015-07-15T18:14:00Z">
        <w:r w:rsidR="005409A7">
          <w:rPr>
            <w:lang w:val="en-GB"/>
          </w:rPr>
          <w:t xml:space="preserve"> (defined in the Ext Table sheet </w:t>
        </w:r>
      </w:ins>
      <w:ins w:id="11" w:author="Viktoria Knaze" w:date="2015-07-15T18:15:00Z">
        <w:r w:rsidR="005409A7">
          <w:rPr>
            <w:lang w:val="en-GB"/>
          </w:rPr>
          <w:t>“</w:t>
        </w:r>
      </w:ins>
      <w:ins w:id="12" w:author="Viktoria Knaze" w:date="2015-07-15T18:14:00Z">
        <w:r w:rsidR="005409A7">
          <w:rPr>
            <w:lang w:val="en-GB"/>
          </w:rPr>
          <w:t>FACET</w:t>
        </w:r>
      </w:ins>
      <w:ins w:id="13" w:author="Viktoria Knaze" w:date="2015-07-15T18:15:00Z">
        <w:r w:rsidR="005409A7">
          <w:rPr>
            <w:lang w:val="en-GB"/>
          </w:rPr>
          <w:t>S” – found below-</w:t>
        </w:r>
      </w:ins>
      <w:ins w:id="14" w:author="Viktoria Knaze" w:date="2015-07-15T18:14:00Z">
        <w:r w:rsidR="005409A7">
          <w:rPr>
            <w:lang w:val="en-GB"/>
          </w:rPr>
          <w:t xml:space="preserve"> and column</w:t>
        </w:r>
        <w:r w:rsidR="005409A7" w:rsidRPr="005409A7">
          <w:rPr>
            <w:lang w:val="en-GB"/>
            <w:rPrChange w:id="15" w:author="Viktoria Knaze" w:date="2015-07-15T18:14:00Z">
              <w:rPr/>
            </w:rPrChange>
          </w:rPr>
          <w:t xml:space="preserve"> </w:t>
        </w:r>
        <w:r w:rsidR="005409A7" w:rsidRPr="005409A7">
          <w:rPr>
            <w:lang w:val="en-GB"/>
          </w:rPr>
          <w:t>#FACET_TYPE_S</w:t>
        </w:r>
        <w:proofErr w:type="gramStart"/>
        <w:r w:rsidR="005409A7">
          <w:rPr>
            <w:lang w:val="en-GB"/>
          </w:rPr>
          <w:t xml:space="preserve">) </w:t>
        </w:r>
      </w:ins>
      <w:r>
        <w:rPr>
          <w:lang w:val="en-GB"/>
        </w:rPr>
        <w:t>,</w:t>
      </w:r>
      <w:proofErr w:type="gramEnd"/>
      <w:r>
        <w:rPr>
          <w:lang w:val="en-GB"/>
        </w:rPr>
        <w:t xml:space="preserve"> </w:t>
      </w:r>
      <w:del w:id="16" w:author="Viktoria Knaze" w:date="2015-10-20T10:33:00Z">
        <w:r w:rsidDel="00D20611">
          <w:rPr>
            <w:lang w:val="en-GB"/>
          </w:rPr>
          <w:delText xml:space="preserve">identify the descriptors </w:delText>
        </w:r>
      </w:del>
      <w:ins w:id="17" w:author="Viktoria Knaze" w:date="2015-10-20T10:33:00Z">
        <w:r w:rsidR="00D20611">
          <w:rPr>
            <w:lang w:val="en-GB"/>
          </w:rPr>
          <w:t xml:space="preserve">out </w:t>
        </w:r>
      </w:ins>
      <w:r w:rsidR="00B530BE">
        <w:rPr>
          <w:lang w:val="en-GB"/>
        </w:rPr>
        <w:t xml:space="preserve">of those facets </w:t>
      </w:r>
      <w:ins w:id="18" w:author="Viktoria Knaze" w:date="2015-10-20T10:32:00Z">
        <w:r w:rsidR="00D20611">
          <w:rPr>
            <w:lang w:val="en-GB"/>
          </w:rPr>
          <w:t>designated with ‘1’</w:t>
        </w:r>
      </w:ins>
      <w:ins w:id="19" w:author="Viktoria Knaze" w:date="2015-10-20T10:33:00Z">
        <w:r w:rsidR="00D20611">
          <w:rPr>
            <w:lang w:val="en-GB"/>
          </w:rPr>
          <w:t>thus</w:t>
        </w:r>
      </w:ins>
      <w:ins w:id="20" w:author="Viktoria Knaze" w:date="2015-10-20T10:32:00Z">
        <w:r w:rsidR="00D20611">
          <w:rPr>
            <w:lang w:val="en-GB"/>
          </w:rPr>
          <w:t xml:space="preserve"> allow</w:t>
        </w:r>
      </w:ins>
      <w:ins w:id="21" w:author="Viktoria Knaze" w:date="2015-10-20T10:33:00Z">
        <w:r w:rsidR="00D20611">
          <w:rPr>
            <w:lang w:val="en-GB"/>
          </w:rPr>
          <w:t>ing</w:t>
        </w:r>
      </w:ins>
      <w:ins w:id="22" w:author="Viktoria Knaze" w:date="2015-10-20T10:32:00Z">
        <w:r w:rsidR="00D20611">
          <w:rPr>
            <w:lang w:val="en-GB"/>
          </w:rPr>
          <w:t xml:space="preserve"> multiple </w:t>
        </w:r>
      </w:ins>
      <w:ins w:id="23" w:author="Viktoria Knaze" w:date="2015-10-20T10:33:00Z">
        <w:r w:rsidR="00D20611">
          <w:rPr>
            <w:lang w:val="en-GB"/>
          </w:rPr>
          <w:t xml:space="preserve">descriptor </w:t>
        </w:r>
      </w:ins>
      <w:ins w:id="24" w:author="Viktoria Knaze" w:date="2015-10-20T10:32:00Z">
        <w:r w:rsidR="00D20611">
          <w:rPr>
            <w:lang w:val="en-GB"/>
          </w:rPr>
          <w:t xml:space="preserve">selection, </w:t>
        </w:r>
      </w:ins>
      <w:ins w:id="25" w:author="Viktoria Knaze" w:date="2015-10-20T10:33:00Z">
        <w:r w:rsidR="00D20611">
          <w:rPr>
            <w:lang w:val="en-GB"/>
          </w:rPr>
          <w:t xml:space="preserve">identify the descriptors </w:t>
        </w:r>
      </w:ins>
      <w:r>
        <w:rPr>
          <w:lang w:val="en-GB"/>
        </w:rPr>
        <w:t>which cannot be combined with others</w:t>
      </w:r>
      <w:ins w:id="26" w:author="Viktoria Knaze" w:date="2015-10-20T10:37:00Z">
        <w:r w:rsidR="00D20611">
          <w:rPr>
            <w:lang w:val="en-GB"/>
          </w:rPr>
          <w:t xml:space="preserve"> </w:t>
        </w:r>
      </w:ins>
      <w:del w:id="27" w:author="Viktoria Knaze" w:date="2015-10-20T10:37:00Z">
        <w:r w:rsidR="00B530BE" w:rsidDel="00D20611">
          <w:rPr>
            <w:lang w:val="en-GB"/>
          </w:rPr>
          <w:delText xml:space="preserve"> </w:delText>
        </w:r>
      </w:del>
      <w:ins w:id="28" w:author="Viktoria Knaze" w:date="2015-10-20T10:28:00Z">
        <w:r w:rsidR="00D20611">
          <w:rPr>
            <w:lang w:val="en-GB"/>
          </w:rPr>
          <w:t xml:space="preserve">and designate them in this sheet/column </w:t>
        </w:r>
      </w:ins>
      <w:r w:rsidR="00B530BE">
        <w:rPr>
          <w:lang w:val="en-GB"/>
        </w:rPr>
        <w:t>with “1”</w:t>
      </w:r>
      <w:ins w:id="29" w:author="Viktoria Knaze" w:date="2015-10-20T10:37:00Z">
        <w:r w:rsidR="00D20611">
          <w:rPr>
            <w:lang w:val="en-GB"/>
          </w:rPr>
          <w:t>. These would be usually the 00 = undefined descriptors of these facets and there are usually others, like “</w:t>
        </w:r>
      </w:ins>
      <w:ins w:id="30" w:author="Viktoria Knaze" w:date="2015-10-20T10:39:00Z">
        <w:r w:rsidR="00AF04D1">
          <w:rPr>
            <w:lang w:val="en-GB"/>
          </w:rPr>
          <w:t xml:space="preserve">99 = fresh” </w:t>
        </w:r>
        <w:proofErr w:type="spellStart"/>
        <w:r w:rsidR="00AF04D1">
          <w:rPr>
            <w:lang w:val="en-GB"/>
          </w:rPr>
          <w:t>fo</w:t>
        </w:r>
        <w:proofErr w:type="spellEnd"/>
        <w:r w:rsidR="00AF04D1">
          <w:rPr>
            <w:lang w:val="en-GB"/>
          </w:rPr>
          <w:t xml:space="preserve"> facet 04, “00 = </w:t>
        </w:r>
      </w:ins>
      <w:ins w:id="31" w:author="Viktoria Knaze" w:date="2015-10-20T10:37:00Z">
        <w:r w:rsidR="00D20611">
          <w:rPr>
            <w:lang w:val="en-GB"/>
          </w:rPr>
          <w:t>plain</w:t>
        </w:r>
      </w:ins>
      <w:ins w:id="32" w:author="Viktoria Knaze" w:date="2015-10-20T10:39:00Z">
        <w:r w:rsidR="00AF04D1">
          <w:rPr>
            <w:lang w:val="en-GB"/>
          </w:rPr>
          <w:t>/no flavour</w:t>
        </w:r>
      </w:ins>
      <w:ins w:id="33" w:author="Viktoria Knaze" w:date="2015-10-20T10:37:00Z">
        <w:r w:rsidR="00D20611">
          <w:rPr>
            <w:lang w:val="en-GB"/>
          </w:rPr>
          <w:t>” for facet 06</w:t>
        </w:r>
      </w:ins>
      <w:ins w:id="34" w:author="Viktoria Knaze" w:date="2015-10-20T10:39:00Z">
        <w:r w:rsidR="00AF04D1">
          <w:rPr>
            <w:lang w:val="en-GB"/>
          </w:rPr>
          <w:t>, “01 = no sugar added</w:t>
        </w:r>
      </w:ins>
      <w:ins w:id="35" w:author="Viktoria Knaze" w:date="2015-10-20T10:40:00Z">
        <w:r w:rsidR="00AF04D1">
          <w:rPr>
            <w:lang w:val="en-GB"/>
          </w:rPr>
          <w:t xml:space="preserve">” for facet 07, “99 = no packaging” for facet 09, and “02 = milk/liquid used </w:t>
        </w:r>
        <w:proofErr w:type="spellStart"/>
        <w:r w:rsidR="00AF04D1">
          <w:rPr>
            <w:lang w:val="en-GB"/>
          </w:rPr>
          <w:t>n.s</w:t>
        </w:r>
        <w:proofErr w:type="spellEnd"/>
        <w:r w:rsidR="00AF04D1">
          <w:rPr>
            <w:lang w:val="en-GB"/>
          </w:rPr>
          <w:t>.” for facet 16</w:t>
        </w:r>
      </w:ins>
      <w:ins w:id="36" w:author="Viktoria Knaze" w:date="2015-10-20T10:38:00Z">
        <w:r w:rsidR="005934D3">
          <w:rPr>
            <w:lang w:val="en-GB"/>
          </w:rPr>
          <w:t>.</w:t>
        </w:r>
      </w:ins>
      <w:del w:id="37" w:author="Viktoria Knaze" w:date="2015-10-20T10:38:00Z">
        <w:r w:rsidR="00B530BE" w:rsidDel="005934D3">
          <w:rPr>
            <w:lang w:val="en-GB"/>
          </w:rPr>
          <w:delText>, e</w:delText>
        </w:r>
      </w:del>
      <w:ins w:id="38" w:author="Viktoria Knaze" w:date="2015-10-20T10:38:00Z">
        <w:r w:rsidR="005934D3">
          <w:rPr>
            <w:lang w:val="en-GB"/>
          </w:rPr>
          <w:t>E</w:t>
        </w:r>
      </w:ins>
      <w:r w:rsidR="00B530BE">
        <w:rPr>
          <w:lang w:val="en-GB"/>
        </w:rPr>
        <w:t>nter “0” for the other descriptors</w:t>
      </w:r>
      <w:ins w:id="39" w:author="Viktoria Knaze" w:date="2015-07-15T18:14:00Z">
        <w:r w:rsidR="005409A7">
          <w:rPr>
            <w:lang w:val="en-GB"/>
          </w:rPr>
          <w:t>.</w:t>
        </w:r>
      </w:ins>
    </w:p>
    <w:p w:rsidR="004371A8" w:rsidRDefault="004371A8" w:rsidP="004371A8">
      <w:pPr>
        <w:pStyle w:val="ListParagraph"/>
        <w:numPr>
          <w:ilvl w:val="0"/>
          <w:numId w:val="11"/>
        </w:numPr>
        <w:spacing w:after="0" w:line="240" w:lineRule="auto"/>
        <w:rPr>
          <w:lang w:val="en-GB"/>
        </w:rPr>
      </w:pPr>
      <w:r>
        <w:rPr>
          <w:lang w:val="en-GB"/>
        </w:rPr>
        <w:t>#DESC_OTHER: identify the descriptors “other option”</w:t>
      </w:r>
      <w:r w:rsidR="004D4776">
        <w:rPr>
          <w:lang w:val="en-GB"/>
        </w:rPr>
        <w:t xml:space="preserve"> (filter on “other” in the country language) with “1”, enter “0” for the other descriptors</w:t>
      </w:r>
    </w:p>
    <w:p w:rsidR="004637D0" w:rsidRPr="004637D0" w:rsidRDefault="004637D0" w:rsidP="004637D0">
      <w:pPr>
        <w:spacing w:after="0" w:line="240" w:lineRule="auto"/>
        <w:rPr>
          <w:lang w:val="en-GB"/>
        </w:rPr>
      </w:pPr>
      <w:r w:rsidRPr="004637D0">
        <w:rPr>
          <w:lang w:val="en-GB"/>
        </w:rPr>
        <w:t xml:space="preserve">Copy the temporary file into </w:t>
      </w:r>
      <w:proofErr w:type="spellStart"/>
      <w:r w:rsidRPr="004637D0">
        <w:rPr>
          <w:lang w:val="en-GB"/>
        </w:rPr>
        <w:t>ExternalTables</w:t>
      </w:r>
      <w:proofErr w:type="spellEnd"/>
      <w:r w:rsidRPr="004637D0">
        <w:rPr>
          <w:lang w:val="en-GB"/>
        </w:rPr>
        <w:t xml:space="preserve"> corresponding worksheet</w:t>
      </w:r>
    </w:p>
    <w:p w:rsidR="004371A8" w:rsidRPr="003A1A19" w:rsidRDefault="004371A8" w:rsidP="003A1A19">
      <w:pPr>
        <w:spacing w:after="0" w:line="240" w:lineRule="auto"/>
        <w:ind w:left="360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3A1A19">
        <w:rPr>
          <w:color w:val="4F6228" w:themeColor="accent3" w:themeShade="80"/>
          <w:lang w:val="en-GB"/>
        </w:rPr>
        <w:t>DESCSUBS</w:t>
      </w:r>
    </w:p>
    <w:p w:rsidR="003A1A19" w:rsidRPr="003A1A19" w:rsidRDefault="003A1A19" w:rsidP="003A1A19">
      <w:pPr>
        <w:spacing w:after="0" w:line="240" w:lineRule="auto"/>
        <w:rPr>
          <w:lang w:val="en-GB"/>
        </w:rPr>
      </w:pPr>
      <w:r w:rsidRPr="003A1A19">
        <w:rPr>
          <w:lang w:val="en-GB"/>
        </w:rPr>
        <w:t>Have 02-03, 02-24 and the descriptor(s) for dried 04-03,</w:t>
      </w:r>
      <w:r w:rsidR="00852601">
        <w:rPr>
          <w:lang w:val="en-GB"/>
        </w:rPr>
        <w:t xml:space="preserve"> </w:t>
      </w:r>
      <w:r w:rsidRPr="003A1A19">
        <w:rPr>
          <w:lang w:val="en-GB"/>
        </w:rPr>
        <w:t>04-12,</w:t>
      </w:r>
      <w:r w:rsidR="00852601">
        <w:rPr>
          <w:lang w:val="en-GB"/>
        </w:rPr>
        <w:t xml:space="preserve"> </w:t>
      </w:r>
      <w:r w:rsidRPr="003A1A19">
        <w:rPr>
          <w:lang w:val="en-GB"/>
        </w:rPr>
        <w:t>04-18 (check in DESCFACE).</w:t>
      </w:r>
    </w:p>
    <w:p w:rsidR="003A1A19" w:rsidRPr="003A1A19" w:rsidRDefault="003A1A19" w:rsidP="003A1A19">
      <w:pPr>
        <w:spacing w:after="0" w:line="240" w:lineRule="auto"/>
        <w:rPr>
          <w:color w:val="4F6228" w:themeColor="accent3" w:themeShade="8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3A1A19">
        <w:rPr>
          <w:color w:val="4F6228" w:themeColor="accent3" w:themeShade="80"/>
          <w:lang w:val="en-GB"/>
        </w:rPr>
        <w:t>DS_CLASSIF</w:t>
      </w:r>
    </w:p>
    <w:p w:rsidR="003A1A19" w:rsidRDefault="003A1A19" w:rsidP="003A1A19">
      <w:pPr>
        <w:spacing w:after="0" w:line="240" w:lineRule="auto"/>
        <w:rPr>
          <w:lang w:val="en-GB"/>
        </w:rPr>
      </w:pPr>
      <w:r w:rsidRPr="003A1A19">
        <w:rPr>
          <w:lang w:val="en-GB"/>
        </w:rPr>
        <w:t>Optional</w:t>
      </w:r>
    </w:p>
    <w:p w:rsidR="003A1A19" w:rsidRPr="003A1A19" w:rsidRDefault="003A1A19" w:rsidP="003A1A19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3A1A19">
        <w:rPr>
          <w:color w:val="4F6228" w:themeColor="accent3" w:themeShade="80"/>
          <w:lang w:val="en-GB"/>
        </w:rPr>
        <w:t>DS_DESCFACE</w:t>
      </w:r>
    </w:p>
    <w:p w:rsidR="003A1A19" w:rsidRDefault="003A1A19" w:rsidP="003A1A19">
      <w:pPr>
        <w:spacing w:after="0" w:line="240" w:lineRule="auto"/>
        <w:rPr>
          <w:ins w:id="40" w:author="Viktoria Knaze" w:date="2015-10-07T15:29:00Z"/>
          <w:lang w:val="en-GB"/>
        </w:rPr>
      </w:pPr>
      <w:r w:rsidRPr="003A1A19">
        <w:rPr>
          <w:lang w:val="en-GB"/>
        </w:rPr>
        <w:lastRenderedPageBreak/>
        <w:t>Defined by the coordinators</w:t>
      </w:r>
    </w:p>
    <w:p w:rsidR="00CA1B0D" w:rsidRPr="00CA1B0D" w:rsidRDefault="00CA1B0D" w:rsidP="003A1A19">
      <w:pPr>
        <w:spacing w:after="0" w:line="240" w:lineRule="auto"/>
        <w:rPr>
          <w:ins w:id="41" w:author="Viktoria Knaze" w:date="2015-10-07T15:29:00Z"/>
          <w:highlight w:val="yellow"/>
          <w:lang w:val="en-GB"/>
          <w:rPrChange w:id="42" w:author="Viktoria Knaze" w:date="2015-10-07T15:30:00Z">
            <w:rPr>
              <w:ins w:id="43" w:author="Viktoria Knaze" w:date="2015-10-07T15:29:00Z"/>
              <w:lang w:val="en-GB"/>
            </w:rPr>
          </w:rPrChange>
        </w:rPr>
      </w:pPr>
      <w:ins w:id="44" w:author="Viktoria Knaze" w:date="2015-10-07T15:29:00Z">
        <w:r w:rsidRPr="00CA1B0D">
          <w:rPr>
            <w:highlight w:val="yellow"/>
            <w:lang w:val="en-GB"/>
            <w:rPrChange w:id="45" w:author="Viktoria Knaze" w:date="2015-10-07T15:30:00Z">
              <w:rPr>
                <w:lang w:val="en-GB"/>
              </w:rPr>
            </w:rPrChange>
          </w:rPr>
          <w:t>The following columns should be present:</w:t>
        </w:r>
      </w:ins>
    </w:p>
    <w:p w:rsidR="00CA1B0D" w:rsidRPr="00CA1B0D" w:rsidRDefault="00CA1B0D" w:rsidP="003A1A19">
      <w:pPr>
        <w:spacing w:after="0" w:line="240" w:lineRule="auto"/>
        <w:rPr>
          <w:ins w:id="46" w:author="Viktoria Knaze" w:date="2015-10-07T15:29:00Z"/>
          <w:highlight w:val="yellow"/>
          <w:lang w:val="en-GB"/>
          <w:rPrChange w:id="47" w:author="Viktoria Knaze" w:date="2015-10-07T15:30:00Z">
            <w:rPr>
              <w:ins w:id="48" w:author="Viktoria Knaze" w:date="2015-10-07T15:29:00Z"/>
              <w:lang w:val="en-GB"/>
            </w:rPr>
          </w:rPrChange>
        </w:rPr>
      </w:pPr>
      <w:ins w:id="49" w:author="Viktoria Knaze" w:date="2015-10-07T15:29:00Z">
        <w:r w:rsidRPr="00CA1B0D">
          <w:rPr>
            <w:highlight w:val="yellow"/>
            <w:lang w:val="en-GB"/>
            <w:rPrChange w:id="50" w:author="Viktoria Knaze" w:date="2015-10-07T15:30:00Z">
              <w:rPr>
                <w:lang w:val="en-GB"/>
              </w:rPr>
            </w:rPrChange>
          </w:rPr>
          <w:t>#DSDESCR_HHM</w:t>
        </w:r>
      </w:ins>
    </w:p>
    <w:p w:rsidR="00CA1B0D" w:rsidRPr="00CA1B0D" w:rsidRDefault="00CA1B0D" w:rsidP="003A1A19">
      <w:pPr>
        <w:spacing w:after="0" w:line="240" w:lineRule="auto"/>
        <w:rPr>
          <w:ins w:id="51" w:author="Viktoria Knaze" w:date="2015-10-07T15:30:00Z"/>
          <w:highlight w:val="yellow"/>
          <w:lang w:val="en-GB"/>
          <w:rPrChange w:id="52" w:author="Viktoria Knaze" w:date="2015-10-07T15:30:00Z">
            <w:rPr>
              <w:ins w:id="53" w:author="Viktoria Knaze" w:date="2015-10-07T15:30:00Z"/>
              <w:lang w:val="en-GB"/>
            </w:rPr>
          </w:rPrChange>
        </w:rPr>
      </w:pPr>
      <w:ins w:id="54" w:author="Viktoria Knaze" w:date="2015-10-07T15:29:00Z">
        <w:r w:rsidRPr="00CA1B0D">
          <w:rPr>
            <w:highlight w:val="yellow"/>
            <w:lang w:val="en-GB"/>
            <w:rPrChange w:id="55" w:author="Viktoria Knaze" w:date="2015-10-07T15:30:00Z">
              <w:rPr>
                <w:lang w:val="en-GB"/>
              </w:rPr>
            </w:rPrChange>
          </w:rPr>
          <w:t>#DSDESCR_DEFAULT</w:t>
        </w:r>
      </w:ins>
    </w:p>
    <w:p w:rsidR="00CA1B0D" w:rsidRPr="00CA1B0D" w:rsidRDefault="00CA1B0D" w:rsidP="003A1A19">
      <w:pPr>
        <w:spacing w:after="0" w:line="240" w:lineRule="auto"/>
        <w:rPr>
          <w:ins w:id="56" w:author="Viktoria Knaze" w:date="2015-10-07T15:30:00Z"/>
          <w:highlight w:val="yellow"/>
          <w:lang w:val="en-GB"/>
          <w:rPrChange w:id="57" w:author="Viktoria Knaze" w:date="2015-10-07T15:30:00Z">
            <w:rPr>
              <w:ins w:id="58" w:author="Viktoria Knaze" w:date="2015-10-07T15:30:00Z"/>
              <w:lang w:val="en-GB"/>
            </w:rPr>
          </w:rPrChange>
        </w:rPr>
      </w:pPr>
      <w:ins w:id="59" w:author="Viktoria Knaze" w:date="2015-10-07T15:29:00Z">
        <w:r w:rsidRPr="00CA1B0D">
          <w:rPr>
            <w:highlight w:val="yellow"/>
            <w:lang w:val="en-GB"/>
            <w:rPrChange w:id="60" w:author="Viktoria Knaze" w:date="2015-10-07T15:30:00Z">
              <w:rPr>
                <w:lang w:val="en-GB"/>
              </w:rPr>
            </w:rPrChange>
          </w:rPr>
          <w:t>#DSDESCR_OTHER</w:t>
        </w:r>
      </w:ins>
    </w:p>
    <w:p w:rsidR="00CA1B0D" w:rsidRPr="00CA1B0D" w:rsidRDefault="00CA1B0D" w:rsidP="003A1A19">
      <w:pPr>
        <w:spacing w:after="0" w:line="240" w:lineRule="auto"/>
        <w:rPr>
          <w:ins w:id="61" w:author="Viktoria Knaze" w:date="2015-10-07T15:30:00Z"/>
          <w:highlight w:val="yellow"/>
          <w:lang w:val="en-GB"/>
          <w:rPrChange w:id="62" w:author="Viktoria Knaze" w:date="2015-10-07T15:30:00Z">
            <w:rPr>
              <w:ins w:id="63" w:author="Viktoria Knaze" w:date="2015-10-07T15:30:00Z"/>
              <w:lang w:val="en-GB"/>
            </w:rPr>
          </w:rPrChange>
        </w:rPr>
      </w:pPr>
      <w:ins w:id="64" w:author="Viktoria Knaze" w:date="2015-10-07T15:29:00Z">
        <w:r w:rsidRPr="00CA1B0D">
          <w:rPr>
            <w:highlight w:val="yellow"/>
            <w:lang w:val="en-GB"/>
            <w:rPrChange w:id="65" w:author="Viktoria Knaze" w:date="2015-10-07T15:30:00Z">
              <w:rPr>
                <w:lang w:val="en-GB"/>
              </w:rPr>
            </w:rPrChange>
          </w:rPr>
          <w:t>#DSDESCR_SINGLE</w:t>
        </w:r>
      </w:ins>
    </w:p>
    <w:p w:rsidR="00CA1B0D" w:rsidRPr="00CA1B0D" w:rsidRDefault="00CA1B0D" w:rsidP="003A1A19">
      <w:pPr>
        <w:spacing w:after="0" w:line="240" w:lineRule="auto"/>
        <w:rPr>
          <w:ins w:id="66" w:author="Viktoria Knaze" w:date="2015-10-07T15:30:00Z"/>
          <w:highlight w:val="yellow"/>
          <w:lang w:val="en-GB"/>
          <w:rPrChange w:id="67" w:author="Viktoria Knaze" w:date="2015-10-07T15:30:00Z">
            <w:rPr>
              <w:ins w:id="68" w:author="Viktoria Knaze" w:date="2015-10-07T15:30:00Z"/>
              <w:lang w:val="en-GB"/>
            </w:rPr>
          </w:rPrChange>
        </w:rPr>
      </w:pPr>
      <w:ins w:id="69" w:author="Viktoria Knaze" w:date="2015-10-07T15:29:00Z">
        <w:r w:rsidRPr="00CA1B0D">
          <w:rPr>
            <w:highlight w:val="yellow"/>
            <w:lang w:val="en-GB"/>
            <w:rPrChange w:id="70" w:author="Viktoria Knaze" w:date="2015-10-07T15:30:00Z">
              <w:rPr>
                <w:lang w:val="en-GB"/>
              </w:rPr>
            </w:rPrChange>
          </w:rPr>
          <w:t>#DSDESCR_ORDER</w:t>
        </w:r>
      </w:ins>
    </w:p>
    <w:p w:rsidR="00CA1B0D" w:rsidRPr="003A1A19" w:rsidRDefault="00CA1B0D" w:rsidP="003A1A19">
      <w:pPr>
        <w:spacing w:after="0" w:line="240" w:lineRule="auto"/>
        <w:rPr>
          <w:lang w:val="en-GB"/>
        </w:rPr>
      </w:pPr>
      <w:ins w:id="71" w:author="Viktoria Knaze" w:date="2015-10-07T15:29:00Z">
        <w:r w:rsidRPr="00CA1B0D">
          <w:rPr>
            <w:highlight w:val="yellow"/>
            <w:lang w:val="en-GB"/>
            <w:rPrChange w:id="72" w:author="Viktoria Knaze" w:date="2015-10-07T15:30:00Z">
              <w:rPr>
                <w:lang w:val="en-GB"/>
              </w:rPr>
            </w:rPrChange>
          </w:rPr>
          <w:t>#NOTINNAME</w:t>
        </w:r>
      </w:ins>
    </w:p>
    <w:p w:rsidR="003A1A19" w:rsidRPr="003A1A19" w:rsidRDefault="003A1A19" w:rsidP="003A1A19">
      <w:pPr>
        <w:spacing w:after="0" w:line="240" w:lineRule="auto"/>
        <w:rPr>
          <w:color w:val="4F6228" w:themeColor="accent3" w:themeShade="8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3A1A19">
        <w:rPr>
          <w:color w:val="4F6228" w:themeColor="accent3" w:themeShade="80"/>
          <w:lang w:val="en-GB"/>
        </w:rPr>
        <w:t>DS_FACET</w:t>
      </w:r>
    </w:p>
    <w:p w:rsidR="003A1A19" w:rsidRDefault="003A1A19" w:rsidP="003A1A19">
      <w:pPr>
        <w:spacing w:after="0" w:line="240" w:lineRule="auto"/>
        <w:rPr>
          <w:ins w:id="73" w:author="Viktoria Knaze" w:date="2015-10-07T15:31:00Z"/>
          <w:lang w:val="en-GB"/>
        </w:rPr>
      </w:pPr>
      <w:r w:rsidRPr="003A1A19">
        <w:rPr>
          <w:lang w:val="en-GB"/>
        </w:rPr>
        <w:t>Defined by the coordinators</w:t>
      </w:r>
    </w:p>
    <w:p w:rsidR="00EF0970" w:rsidRPr="00EF0970" w:rsidRDefault="00EF0970" w:rsidP="003A1A19">
      <w:pPr>
        <w:spacing w:after="0" w:line="240" w:lineRule="auto"/>
        <w:rPr>
          <w:ins w:id="74" w:author="Viktoria Knaze" w:date="2015-10-07T15:31:00Z"/>
          <w:highlight w:val="yellow"/>
          <w:lang w:val="en-GB"/>
          <w:rPrChange w:id="75" w:author="Viktoria Knaze" w:date="2015-10-07T15:31:00Z">
            <w:rPr>
              <w:ins w:id="76" w:author="Viktoria Knaze" w:date="2015-10-07T15:31:00Z"/>
              <w:lang w:val="en-GB"/>
            </w:rPr>
          </w:rPrChange>
        </w:rPr>
      </w:pPr>
      <w:ins w:id="77" w:author="Viktoria Knaze" w:date="2015-10-07T15:31:00Z">
        <w:r w:rsidRPr="00EF0970">
          <w:rPr>
            <w:highlight w:val="yellow"/>
            <w:lang w:val="en-GB"/>
            <w:rPrChange w:id="78" w:author="Viktoria Knaze" w:date="2015-10-07T15:31:00Z">
              <w:rPr>
                <w:lang w:val="en-GB"/>
              </w:rPr>
            </w:rPrChange>
          </w:rPr>
          <w:t>The following columns should be present:</w:t>
        </w:r>
      </w:ins>
    </w:p>
    <w:p w:rsidR="00EF0970" w:rsidRPr="00EF0970" w:rsidRDefault="00EF0970" w:rsidP="003A1A19">
      <w:pPr>
        <w:spacing w:after="0" w:line="240" w:lineRule="auto"/>
        <w:rPr>
          <w:ins w:id="79" w:author="Viktoria Knaze" w:date="2015-10-07T15:31:00Z"/>
          <w:highlight w:val="yellow"/>
          <w:rPrChange w:id="80" w:author="Viktoria Knaze" w:date="2015-10-07T15:31:00Z">
            <w:rPr>
              <w:ins w:id="81" w:author="Viktoria Knaze" w:date="2015-10-07T15:31:00Z"/>
            </w:rPr>
          </w:rPrChange>
        </w:rPr>
      </w:pPr>
      <w:ins w:id="82" w:author="Viktoria Knaze" w:date="2015-10-07T15:31:00Z">
        <w:r w:rsidRPr="00EF0970">
          <w:rPr>
            <w:highlight w:val="yellow"/>
            <w:rPrChange w:id="83" w:author="Viktoria Knaze" w:date="2015-10-07T15:31:00Z">
              <w:rPr>
                <w:lang w:val="en-GB"/>
              </w:rPr>
            </w:rPrChange>
          </w:rPr>
          <w:t>#DSFACET_QUANT</w:t>
        </w:r>
      </w:ins>
    </w:p>
    <w:p w:rsidR="00EF0970" w:rsidRPr="00EF0970" w:rsidRDefault="00EF0970" w:rsidP="003A1A19">
      <w:pPr>
        <w:spacing w:after="0" w:line="240" w:lineRule="auto"/>
        <w:rPr>
          <w:ins w:id="84" w:author="Viktoria Knaze" w:date="2015-10-07T15:31:00Z"/>
          <w:highlight w:val="yellow"/>
          <w:rPrChange w:id="85" w:author="Viktoria Knaze" w:date="2015-10-07T15:31:00Z">
            <w:rPr>
              <w:ins w:id="86" w:author="Viktoria Knaze" w:date="2015-10-07T15:31:00Z"/>
            </w:rPr>
          </w:rPrChange>
        </w:rPr>
      </w:pPr>
      <w:ins w:id="87" w:author="Viktoria Knaze" w:date="2015-10-07T15:31:00Z">
        <w:r w:rsidRPr="00EF0970">
          <w:rPr>
            <w:highlight w:val="yellow"/>
            <w:rPrChange w:id="88" w:author="Viktoria Knaze" w:date="2015-10-07T15:31:00Z">
              <w:rPr>
                <w:lang w:val="en-GB"/>
              </w:rPr>
            </w:rPrChange>
          </w:rPr>
          <w:t>#DSFACET_TYPE</w:t>
        </w:r>
      </w:ins>
    </w:p>
    <w:p w:rsidR="00EF0970" w:rsidRPr="00EF0970" w:rsidRDefault="00EF0970" w:rsidP="003A1A19">
      <w:pPr>
        <w:spacing w:after="0" w:line="240" w:lineRule="auto"/>
        <w:rPr>
          <w:ins w:id="89" w:author="Viktoria Knaze" w:date="2015-10-07T15:31:00Z"/>
          <w:highlight w:val="yellow"/>
          <w:rPrChange w:id="90" w:author="Viktoria Knaze" w:date="2015-10-07T15:31:00Z">
            <w:rPr>
              <w:ins w:id="91" w:author="Viktoria Knaze" w:date="2015-10-07T15:31:00Z"/>
            </w:rPr>
          </w:rPrChange>
        </w:rPr>
      </w:pPr>
      <w:ins w:id="92" w:author="Viktoria Knaze" w:date="2015-10-07T15:31:00Z">
        <w:r w:rsidRPr="00EF0970">
          <w:rPr>
            <w:highlight w:val="yellow"/>
            <w:rPrChange w:id="93" w:author="Viktoria Knaze" w:date="2015-10-07T15:31:00Z">
              <w:rPr>
                <w:lang w:val="en-GB"/>
              </w:rPr>
            </w:rPrChange>
          </w:rPr>
          <w:t>#DSFACET_MAIN</w:t>
        </w:r>
      </w:ins>
    </w:p>
    <w:p w:rsidR="00EF0970" w:rsidRPr="00EF0970" w:rsidRDefault="00EF0970" w:rsidP="003A1A19">
      <w:pPr>
        <w:spacing w:after="0" w:line="240" w:lineRule="auto"/>
        <w:rPr>
          <w:ins w:id="94" w:author="Viktoria Knaze" w:date="2015-10-07T15:31:00Z"/>
          <w:highlight w:val="yellow"/>
          <w:rPrChange w:id="95" w:author="Viktoria Knaze" w:date="2015-10-07T15:31:00Z">
            <w:rPr>
              <w:ins w:id="96" w:author="Viktoria Knaze" w:date="2015-10-07T15:31:00Z"/>
            </w:rPr>
          </w:rPrChange>
        </w:rPr>
      </w:pPr>
      <w:ins w:id="97" w:author="Viktoria Knaze" w:date="2015-10-07T15:31:00Z">
        <w:r w:rsidRPr="00EF0970">
          <w:rPr>
            <w:highlight w:val="yellow"/>
            <w:rPrChange w:id="98" w:author="Viktoria Knaze" w:date="2015-10-07T15:31:00Z">
              <w:rPr>
                <w:lang w:val="en-GB"/>
              </w:rPr>
            </w:rPrChange>
          </w:rPr>
          <w:t>#DSFACET_ORDER</w:t>
        </w:r>
      </w:ins>
    </w:p>
    <w:p w:rsidR="00EF0970" w:rsidRPr="00EF0970" w:rsidRDefault="00EF0970" w:rsidP="003A1A19">
      <w:pPr>
        <w:spacing w:after="0" w:line="240" w:lineRule="auto"/>
        <w:rPr>
          <w:rPrChange w:id="99" w:author="Viktoria Knaze" w:date="2015-10-07T15:31:00Z">
            <w:rPr>
              <w:lang w:val="en-GB"/>
            </w:rPr>
          </w:rPrChange>
        </w:rPr>
      </w:pPr>
      <w:ins w:id="100" w:author="Viktoria Knaze" w:date="2015-10-07T15:31:00Z">
        <w:r w:rsidRPr="00EF0970">
          <w:rPr>
            <w:highlight w:val="yellow"/>
            <w:rPrChange w:id="101" w:author="Viktoria Knaze" w:date="2015-10-07T15:31:00Z">
              <w:rPr>
                <w:lang w:val="en-GB"/>
              </w:rPr>
            </w:rPrChange>
          </w:rPr>
          <w:t>#DSFACET_QUEST</w:t>
        </w:r>
      </w:ins>
    </w:p>
    <w:p w:rsidR="003A1A19" w:rsidRPr="00EF0970" w:rsidRDefault="003A1A19" w:rsidP="003A1A19">
      <w:pPr>
        <w:spacing w:after="0" w:line="240" w:lineRule="auto"/>
        <w:rPr>
          <w:color w:val="4F6228" w:themeColor="accent3" w:themeShade="80"/>
          <w:rPrChange w:id="102" w:author="Viktoria Knaze" w:date="2015-10-07T15:31:00Z">
            <w:rPr>
              <w:color w:val="4F6228" w:themeColor="accent3" w:themeShade="80"/>
              <w:lang w:val="en-GB"/>
            </w:rPr>
          </w:rPrChange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FE1405">
        <w:rPr>
          <w:color w:val="7030A0"/>
          <w:lang w:val="en-GB"/>
        </w:rPr>
        <w:t>EDIBLEP</w:t>
      </w:r>
      <w:bookmarkStart w:id="103" w:name="_GoBack"/>
      <w:bookmarkEnd w:id="103"/>
    </w:p>
    <w:p w:rsidR="00FE1405" w:rsidRDefault="00FE1405" w:rsidP="00FE1405">
      <w:pPr>
        <w:spacing w:after="0" w:line="240" w:lineRule="auto"/>
        <w:rPr>
          <w:lang w:val="en-GB"/>
        </w:rPr>
      </w:pPr>
      <w:r w:rsidRPr="00FE1405">
        <w:rPr>
          <w:lang w:val="en-GB"/>
        </w:rPr>
        <w:t>Follow Procedure A</w:t>
      </w:r>
      <w:r>
        <w:rPr>
          <w:lang w:val="en-GB"/>
        </w:rPr>
        <w:t>.</w:t>
      </w:r>
    </w:p>
    <w:p w:rsidR="00FE1405" w:rsidRDefault="00FE1405" w:rsidP="00FE1405">
      <w:pPr>
        <w:spacing w:after="0" w:line="240" w:lineRule="auto"/>
        <w:rPr>
          <w:lang w:val="en-GB"/>
        </w:rPr>
      </w:pPr>
      <w:r>
        <w:rPr>
          <w:lang w:val="en-GB"/>
        </w:rPr>
        <w:t xml:space="preserve">Add the exceptions using </w:t>
      </w:r>
      <w:proofErr w:type="spellStart"/>
      <w:r w:rsidRPr="00FE1405">
        <w:rPr>
          <w:b/>
          <w:lang w:val="en-GB"/>
        </w:rPr>
        <w:t>EDIBwith</w:t>
      </w:r>
      <w:proofErr w:type="spellEnd"/>
      <w:r w:rsidRPr="00FE1405">
        <w:rPr>
          <w:b/>
          <w:lang w:val="en-GB"/>
        </w:rPr>
        <w:t>$ file</w:t>
      </w:r>
      <w:r>
        <w:rPr>
          <w:lang w:val="en-GB"/>
        </w:rPr>
        <w:t>.</w:t>
      </w:r>
      <w:ins w:id="104" w:author="Viktoria Knaze" w:date="2015-10-03T17:25:00Z">
        <w:r w:rsidR="008D7121">
          <w:rPr>
            <w:lang w:val="en-GB"/>
          </w:rPr>
          <w:t xml:space="preserve"> To help find the exception, first use conditional formatting function for column A to highlight duplicates.</w:t>
        </w:r>
      </w:ins>
      <w:r>
        <w:rPr>
          <w:lang w:val="en-GB"/>
        </w:rPr>
        <w:t xml:space="preserve"> Be careful with the #PRIORITY number: #1 is with facet string, #2 is the default (if two EDIB coefficients).</w:t>
      </w:r>
      <w:ins w:id="105" w:author="Viktoria Knaze" w:date="2015-10-20T12:04:00Z">
        <w:r w:rsidR="00945B43">
          <w:rPr>
            <w:lang w:val="en-GB"/>
          </w:rPr>
          <w:t xml:space="preserve"> Check that all the priority numbers were assigned to all duplicate food codes by filtering for duplicates only.</w:t>
        </w:r>
      </w:ins>
    </w:p>
    <w:p w:rsidR="006E1D67" w:rsidRPr="00FE1405" w:rsidRDefault="006E1D67" w:rsidP="00FE1405">
      <w:pPr>
        <w:spacing w:after="0" w:line="240" w:lineRule="auto"/>
        <w:rPr>
          <w:lang w:val="en-GB"/>
        </w:rPr>
      </w:pPr>
      <w:r w:rsidRPr="00492784">
        <w:rPr>
          <w:lang w:val="en-GB"/>
        </w:rPr>
        <w:t xml:space="preserve">Copy the temporary file into </w:t>
      </w:r>
      <w:proofErr w:type="spellStart"/>
      <w:r w:rsidRPr="00492784">
        <w:rPr>
          <w:lang w:val="en-GB"/>
        </w:rPr>
        <w:t>ExternalTables</w:t>
      </w:r>
      <w:proofErr w:type="spellEnd"/>
      <w:r w:rsidRPr="00492784">
        <w:rPr>
          <w:lang w:val="en-GB"/>
        </w:rPr>
        <w:t xml:space="preserve"> corresponding worksheet</w:t>
      </w:r>
    </w:p>
    <w:p w:rsidR="00FE1405" w:rsidRPr="00FE1405" w:rsidRDefault="00FE1405" w:rsidP="00FE1405">
      <w:pPr>
        <w:spacing w:after="0" w:line="240" w:lineRule="auto"/>
        <w:ind w:left="360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FE1405">
        <w:rPr>
          <w:color w:val="4F6228" w:themeColor="accent3" w:themeShade="80"/>
          <w:lang w:val="en-GB"/>
        </w:rPr>
        <w:t>EPICTEXT</w:t>
      </w:r>
    </w:p>
    <w:p w:rsidR="00852601" w:rsidRPr="00852601" w:rsidRDefault="00852601" w:rsidP="00852601">
      <w:pPr>
        <w:spacing w:after="0" w:line="240" w:lineRule="auto"/>
        <w:rPr>
          <w:lang w:val="en-GB"/>
        </w:rPr>
      </w:pPr>
      <w:r w:rsidRPr="00852601">
        <w:rPr>
          <w:lang w:val="en-GB"/>
        </w:rPr>
        <w:t>Import the translated file</w:t>
      </w:r>
      <w:ins w:id="106" w:author="Viktoria Knaze" w:date="2015-10-07T15:31:00Z">
        <w:r w:rsidR="00B13893">
          <w:rPr>
            <w:lang w:val="en-GB"/>
          </w:rPr>
          <w:t xml:space="preserve">. </w:t>
        </w:r>
        <w:r w:rsidR="00B13893" w:rsidRPr="00B13893">
          <w:rPr>
            <w:highlight w:val="yellow"/>
            <w:lang w:val="en-GB"/>
            <w:rPrChange w:id="107" w:author="Viktoria Knaze" w:date="2015-10-07T15:33:00Z">
              <w:rPr>
                <w:lang w:val="en-GB"/>
              </w:rPr>
            </w:rPrChange>
          </w:rPr>
          <w:t xml:space="preserve">Check with Corrine to see if additional translation </w:t>
        </w:r>
      </w:ins>
      <w:ins w:id="108" w:author="Viktoria Knaze" w:date="2015-10-07T15:32:00Z">
        <w:r w:rsidR="00B13893" w:rsidRPr="00B13893">
          <w:rPr>
            <w:highlight w:val="yellow"/>
            <w:lang w:val="en-GB"/>
            <w:rPrChange w:id="109" w:author="Viktoria Knaze" w:date="2015-10-07T15:33:00Z">
              <w:rPr>
                <w:lang w:val="en-GB"/>
              </w:rPr>
            </w:rPrChange>
          </w:rPr>
          <w:t>may be</w:t>
        </w:r>
      </w:ins>
      <w:ins w:id="110" w:author="Viktoria Knaze" w:date="2015-10-07T15:31:00Z">
        <w:r w:rsidR="00B13893" w:rsidRPr="00B13893">
          <w:rPr>
            <w:highlight w:val="yellow"/>
            <w:lang w:val="en-GB"/>
            <w:rPrChange w:id="111" w:author="Viktoria Knaze" w:date="2015-10-07T15:33:00Z">
              <w:rPr>
                <w:lang w:val="en-GB"/>
              </w:rPr>
            </w:rPrChange>
          </w:rPr>
          <w:t xml:space="preserve"> needed</w:t>
        </w:r>
      </w:ins>
      <w:ins w:id="112" w:author="Viktoria Knaze" w:date="2015-10-07T15:32:00Z">
        <w:r w:rsidR="00B13893" w:rsidRPr="00B13893">
          <w:rPr>
            <w:highlight w:val="yellow"/>
            <w:lang w:val="en-GB"/>
            <w:rPrChange w:id="113" w:author="Viktoria Knaze" w:date="2015-10-07T15:33:00Z">
              <w:rPr>
                <w:lang w:val="en-GB"/>
              </w:rPr>
            </w:rPrChange>
          </w:rPr>
          <w:t xml:space="preserve"> (this would be the</w:t>
        </w:r>
      </w:ins>
      <w:ins w:id="114" w:author="Viktoria Knaze" w:date="2015-10-07T15:31:00Z">
        <w:r w:rsidR="00B13893" w:rsidRPr="00B13893">
          <w:rPr>
            <w:highlight w:val="yellow"/>
            <w:lang w:val="en-GB"/>
            <w:rPrChange w:id="115" w:author="Viktoria Knaze" w:date="2015-10-07T15:33:00Z">
              <w:rPr>
                <w:lang w:val="en-GB"/>
              </w:rPr>
            </w:rPrChange>
          </w:rPr>
          <w:t xml:space="preserve"> case</w:t>
        </w:r>
      </w:ins>
      <w:ins w:id="116" w:author="Viktoria Knaze" w:date="2015-10-07T15:32:00Z">
        <w:r w:rsidR="00B13893" w:rsidRPr="00B13893">
          <w:rPr>
            <w:highlight w:val="yellow"/>
            <w:lang w:val="en-GB"/>
            <w:rPrChange w:id="117" w:author="Viktoria Knaze" w:date="2015-10-07T15:33:00Z">
              <w:rPr>
                <w:lang w:val="en-GB"/>
              </w:rPr>
            </w:rPrChange>
          </w:rPr>
          <w:t xml:space="preserve"> when</w:t>
        </w:r>
      </w:ins>
      <w:ins w:id="118" w:author="Viktoria Knaze" w:date="2015-10-07T15:31:00Z">
        <w:r w:rsidR="00B13893" w:rsidRPr="00B13893">
          <w:rPr>
            <w:highlight w:val="yellow"/>
            <w:lang w:val="en-GB"/>
            <w:rPrChange w:id="119" w:author="Viktoria Knaze" w:date="2015-10-07T15:33:00Z">
              <w:rPr>
                <w:lang w:val="en-GB"/>
              </w:rPr>
            </w:rPrChange>
          </w:rPr>
          <w:t xml:space="preserve"> new functions were recently added</w:t>
        </w:r>
      </w:ins>
      <w:ins w:id="120" w:author="Viktoria Knaze" w:date="2015-10-07T15:32:00Z">
        <w:r w:rsidR="00B13893" w:rsidRPr="00B13893">
          <w:rPr>
            <w:highlight w:val="yellow"/>
            <w:lang w:val="en-GB"/>
            <w:rPrChange w:id="121" w:author="Viktoria Knaze" w:date="2015-10-07T15:33:00Z">
              <w:rPr>
                <w:lang w:val="en-GB"/>
              </w:rPr>
            </w:rPrChange>
          </w:rPr>
          <w:t>)</w:t>
        </w:r>
      </w:ins>
      <w:ins w:id="122" w:author="Viktoria Knaze" w:date="2015-10-07T15:31:00Z">
        <w:r w:rsidR="00B13893" w:rsidRPr="00B13893">
          <w:rPr>
            <w:highlight w:val="yellow"/>
            <w:lang w:val="en-GB"/>
            <w:rPrChange w:id="123" w:author="Viktoria Knaze" w:date="2015-10-07T15:33:00Z">
              <w:rPr>
                <w:lang w:val="en-GB"/>
              </w:rPr>
            </w:rPrChange>
          </w:rPr>
          <w:t>.</w:t>
        </w:r>
      </w:ins>
    </w:p>
    <w:p w:rsidR="00852601" w:rsidRPr="00852601" w:rsidRDefault="00852601" w:rsidP="00852601">
      <w:pPr>
        <w:spacing w:after="0" w:line="240" w:lineRule="auto"/>
        <w:rPr>
          <w:color w:val="4F6228" w:themeColor="accent3" w:themeShade="8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852601">
        <w:rPr>
          <w:color w:val="7030A0"/>
          <w:lang w:val="en-GB"/>
        </w:rPr>
        <w:t>FACETRUL</w:t>
      </w:r>
    </w:p>
    <w:p w:rsidR="00852601" w:rsidRDefault="00852601" w:rsidP="00852601">
      <w:pPr>
        <w:spacing w:after="0" w:line="240" w:lineRule="auto"/>
        <w:rPr>
          <w:lang w:val="en-GB"/>
        </w:rPr>
      </w:pPr>
      <w:r w:rsidRPr="00852601">
        <w:rPr>
          <w:lang w:val="en-GB"/>
        </w:rPr>
        <w:t>Follow Procedure A.</w:t>
      </w:r>
    </w:p>
    <w:p w:rsidR="00254025" w:rsidRPr="00852601" w:rsidRDefault="00254025" w:rsidP="00852601">
      <w:pPr>
        <w:spacing w:after="0" w:line="240" w:lineRule="auto"/>
        <w:rPr>
          <w:lang w:val="en-GB"/>
        </w:rPr>
      </w:pPr>
      <w:r w:rsidRPr="00492784">
        <w:rPr>
          <w:lang w:val="en-GB"/>
        </w:rPr>
        <w:t xml:space="preserve">Copy the temporary file into </w:t>
      </w:r>
      <w:proofErr w:type="spellStart"/>
      <w:r w:rsidRPr="00492784">
        <w:rPr>
          <w:lang w:val="en-GB"/>
        </w:rPr>
        <w:t>ExternalTables</w:t>
      </w:r>
      <w:proofErr w:type="spellEnd"/>
      <w:r w:rsidRPr="00492784">
        <w:rPr>
          <w:lang w:val="en-GB"/>
        </w:rPr>
        <w:t xml:space="preserve"> corresponding worksheet</w:t>
      </w:r>
    </w:p>
    <w:p w:rsidR="00852601" w:rsidRPr="00852601" w:rsidRDefault="00852601" w:rsidP="00852601">
      <w:pPr>
        <w:pStyle w:val="ListParagraph"/>
        <w:spacing w:after="0" w:line="240" w:lineRule="auto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852601">
        <w:rPr>
          <w:color w:val="7030A0"/>
          <w:lang w:val="en-GB"/>
        </w:rPr>
        <w:t>FACETS</w:t>
      </w:r>
    </w:p>
    <w:p w:rsidR="00852601" w:rsidRDefault="00852601" w:rsidP="00852601">
      <w:pPr>
        <w:spacing w:after="0" w:line="240" w:lineRule="auto"/>
        <w:rPr>
          <w:ins w:id="124" w:author="Viktoria Knaze" w:date="2015-10-09T11:56:00Z"/>
          <w:lang w:val="en-GB"/>
        </w:rPr>
      </w:pPr>
      <w:r w:rsidRPr="00852601">
        <w:rPr>
          <w:lang w:val="en-GB"/>
        </w:rPr>
        <w:t>Follow Procedure A.</w:t>
      </w:r>
    </w:p>
    <w:p w:rsidR="006B6AC6" w:rsidRPr="00852601" w:rsidRDefault="006B6AC6" w:rsidP="00852601">
      <w:pPr>
        <w:spacing w:after="0" w:line="240" w:lineRule="auto"/>
        <w:rPr>
          <w:lang w:val="en-GB"/>
        </w:rPr>
      </w:pPr>
      <w:ins w:id="125" w:author="Viktoria Knaze" w:date="2015-10-09T11:56:00Z">
        <w:r>
          <w:rPr>
            <w:lang w:val="en-GB"/>
          </w:rPr>
          <w:t xml:space="preserve">Ensure that facet </w:t>
        </w:r>
      </w:ins>
      <w:ins w:id="126" w:author="Viktoria Knaze" w:date="2015-10-09T11:57:00Z">
        <w:r>
          <w:rPr>
            <w:lang w:val="en-GB"/>
          </w:rPr>
          <w:t>labels</w:t>
        </w:r>
      </w:ins>
      <w:ins w:id="127" w:author="Viktoria Knaze" w:date="2015-10-09T11:56:00Z">
        <w:r>
          <w:rPr>
            <w:lang w:val="en-GB"/>
          </w:rPr>
          <w:t xml:space="preserve"> in </w:t>
        </w:r>
        <w:r w:rsidRPr="006B6AC6">
          <w:rPr>
            <w:lang w:val="en-GB"/>
          </w:rPr>
          <w:t>#FACET_NAME</w:t>
        </w:r>
      </w:ins>
      <w:ins w:id="128" w:author="Viktoria Knaze" w:date="2015-10-09T11:57:00Z">
        <w:r>
          <w:rPr>
            <w:lang w:val="en-GB"/>
          </w:rPr>
          <w:t xml:space="preserve"> are not truncated, if yes, copy full facet labels (up to 100 characters allowed</w:t>
        </w:r>
      </w:ins>
      <w:ins w:id="129" w:author="Viktoria Knaze" w:date="2015-10-09T11:58:00Z">
        <w:r>
          <w:rPr>
            <w:lang w:val="en-GB"/>
          </w:rPr>
          <w:t xml:space="preserve"> in both columns</w:t>
        </w:r>
      </w:ins>
      <w:ins w:id="130" w:author="Viktoria Knaze" w:date="2015-10-09T11:57:00Z">
        <w:r>
          <w:rPr>
            <w:lang w:val="en-GB"/>
          </w:rPr>
          <w:t xml:space="preserve">) from </w:t>
        </w:r>
        <w:r w:rsidRPr="006B6AC6">
          <w:rPr>
            <w:lang w:val="en-GB"/>
          </w:rPr>
          <w:t>#FACET_TEXT</w:t>
        </w:r>
        <w:r>
          <w:rPr>
            <w:lang w:val="en-GB"/>
          </w:rPr>
          <w:t>.</w:t>
        </w:r>
      </w:ins>
    </w:p>
    <w:p w:rsidR="00852601" w:rsidRDefault="00852601" w:rsidP="00852601">
      <w:pPr>
        <w:spacing w:after="0" w:line="240" w:lineRule="auto"/>
        <w:rPr>
          <w:lang w:val="en-GB"/>
        </w:rPr>
      </w:pPr>
      <w:r>
        <w:rPr>
          <w:lang w:val="en-GB"/>
        </w:rPr>
        <w:t>Fill in the other columns:</w:t>
      </w:r>
    </w:p>
    <w:p w:rsidR="00852601" w:rsidRPr="00852601" w:rsidRDefault="00852601" w:rsidP="00852601">
      <w:pPr>
        <w:pStyle w:val="ListParagraph"/>
        <w:numPr>
          <w:ilvl w:val="0"/>
          <w:numId w:val="12"/>
        </w:numPr>
        <w:spacing w:after="0" w:line="240" w:lineRule="auto"/>
        <w:rPr>
          <w:lang w:val="en-GB"/>
        </w:rPr>
      </w:pPr>
      <w:r w:rsidRPr="00852601">
        <w:rPr>
          <w:lang w:val="en-GB"/>
        </w:rPr>
        <w:t>#FACET_TYPE: 1 for brand, 2 for ty</w:t>
      </w:r>
      <w:r w:rsidR="00254025">
        <w:rPr>
          <w:lang w:val="en-GB"/>
        </w:rPr>
        <w:t>pe of fat, 3 for type of liquid, else 0</w:t>
      </w:r>
    </w:p>
    <w:p w:rsidR="00852601" w:rsidRPr="00852601" w:rsidRDefault="00852601" w:rsidP="00852601">
      <w:pPr>
        <w:pStyle w:val="ListParagraph"/>
        <w:numPr>
          <w:ilvl w:val="0"/>
          <w:numId w:val="12"/>
        </w:numPr>
        <w:spacing w:after="0" w:line="240" w:lineRule="auto"/>
        <w:rPr>
          <w:lang w:val="en-GB"/>
        </w:rPr>
      </w:pPr>
      <w:r w:rsidRPr="00852601">
        <w:rPr>
          <w:lang w:val="en-GB"/>
        </w:rPr>
        <w:t xml:space="preserve">#FACET_TYPE_S: 1 to allow multiple </w:t>
      </w:r>
      <w:ins w:id="131" w:author="Viktoria Knaze" w:date="2015-10-20T10:34:00Z">
        <w:r w:rsidR="00D20611">
          <w:rPr>
            <w:lang w:val="en-GB"/>
          </w:rPr>
          <w:t xml:space="preserve">descriptor </w:t>
        </w:r>
      </w:ins>
      <w:r w:rsidRPr="00852601">
        <w:rPr>
          <w:lang w:val="en-GB"/>
        </w:rPr>
        <w:t>choice</w:t>
      </w:r>
      <w:ins w:id="132" w:author="Viktoria Knaze" w:date="2015-10-20T10:34:00Z">
        <w:r w:rsidR="00D20611">
          <w:rPr>
            <w:lang w:val="en-GB"/>
          </w:rPr>
          <w:t xml:space="preserve"> for this facet</w:t>
        </w:r>
      </w:ins>
      <w:r w:rsidR="00254025">
        <w:rPr>
          <w:lang w:val="en-GB"/>
        </w:rPr>
        <w:t>. Write 1 for facets 01, 04, 06, 07</w:t>
      </w:r>
      <w:r w:rsidR="00526252">
        <w:rPr>
          <w:lang w:val="en-GB"/>
        </w:rPr>
        <w:t>,09,</w:t>
      </w:r>
      <w:r w:rsidR="00254025">
        <w:rPr>
          <w:lang w:val="en-GB"/>
        </w:rPr>
        <w:t xml:space="preserve"> 11, 15 and 16 (if agreed by the coordinators), 0 for the other facets</w:t>
      </w:r>
    </w:p>
    <w:p w:rsidR="00852601" w:rsidRPr="00852601" w:rsidRDefault="00852601" w:rsidP="00852601">
      <w:pPr>
        <w:pStyle w:val="ListParagraph"/>
        <w:numPr>
          <w:ilvl w:val="0"/>
          <w:numId w:val="12"/>
        </w:numPr>
        <w:spacing w:after="0" w:line="240" w:lineRule="auto"/>
        <w:rPr>
          <w:lang w:val="en-GB"/>
        </w:rPr>
      </w:pPr>
      <w:r w:rsidRPr="00852601">
        <w:rPr>
          <w:lang w:val="en-GB"/>
        </w:rPr>
        <w:t>#FACET_GRP: List the food subgroup to be viewed for facets 15 and 16 as defined by the coordinators</w:t>
      </w:r>
      <w:r w:rsidR="00526252">
        <w:rPr>
          <w:lang w:val="en-GB"/>
        </w:rPr>
        <w:t xml:space="preserve">. </w:t>
      </w:r>
    </w:p>
    <w:p w:rsidR="00852601" w:rsidRDefault="00852601" w:rsidP="00852601">
      <w:pPr>
        <w:pStyle w:val="ListParagraph"/>
        <w:numPr>
          <w:ilvl w:val="0"/>
          <w:numId w:val="12"/>
        </w:numPr>
        <w:spacing w:after="0" w:line="240" w:lineRule="auto"/>
        <w:rPr>
          <w:lang w:val="en-GB"/>
        </w:rPr>
      </w:pPr>
      <w:r w:rsidRPr="00852601">
        <w:rPr>
          <w:lang w:val="en-GB"/>
        </w:rPr>
        <w:t>#FACET_QUEST: question to be asked by the interviewers</w:t>
      </w:r>
      <w:r w:rsidR="00526252">
        <w:rPr>
          <w:lang w:val="en-GB"/>
        </w:rPr>
        <w:t>. If not provided, you can copy the text of #FACET_NAME</w:t>
      </w:r>
    </w:p>
    <w:p w:rsidR="003925D2" w:rsidRPr="003925D2" w:rsidRDefault="003925D2" w:rsidP="003925D2">
      <w:pPr>
        <w:spacing w:after="0" w:line="240" w:lineRule="auto"/>
        <w:rPr>
          <w:lang w:val="en-GB"/>
        </w:rPr>
      </w:pPr>
      <w:r w:rsidRPr="003925D2">
        <w:rPr>
          <w:lang w:val="en-GB"/>
        </w:rPr>
        <w:t xml:space="preserve">Copy the temporary file into </w:t>
      </w:r>
      <w:proofErr w:type="spellStart"/>
      <w:r w:rsidRPr="003925D2">
        <w:rPr>
          <w:lang w:val="en-GB"/>
        </w:rPr>
        <w:t>ExternalTables</w:t>
      </w:r>
      <w:proofErr w:type="spellEnd"/>
      <w:r w:rsidRPr="003925D2">
        <w:rPr>
          <w:lang w:val="en-GB"/>
        </w:rPr>
        <w:t xml:space="preserve"> corresponding worksheet</w:t>
      </w:r>
    </w:p>
    <w:p w:rsidR="00852601" w:rsidRPr="00852601" w:rsidRDefault="00852601" w:rsidP="00852601">
      <w:pPr>
        <w:spacing w:after="0" w:line="240" w:lineRule="auto"/>
        <w:rPr>
          <w:color w:val="7030A0"/>
          <w:lang w:val="en-GB"/>
        </w:rPr>
      </w:pPr>
    </w:p>
    <w:p w:rsidR="000864B2" w:rsidRPr="00E1246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E12462">
        <w:rPr>
          <w:color w:val="7030A0"/>
          <w:lang w:val="en-GB"/>
        </w:rPr>
        <w:t>FCO</w:t>
      </w:r>
    </w:p>
    <w:p w:rsidR="00E12462" w:rsidRDefault="00E12462" w:rsidP="00E12462">
      <w:pPr>
        <w:spacing w:after="0" w:line="240" w:lineRule="auto"/>
        <w:rPr>
          <w:lang w:val="en-GB"/>
        </w:rPr>
      </w:pPr>
      <w:r w:rsidRPr="00E12462">
        <w:rPr>
          <w:lang w:val="en-GB"/>
        </w:rPr>
        <w:t>Follow Procedure A.</w:t>
      </w:r>
    </w:p>
    <w:p w:rsidR="00E12462" w:rsidRPr="00591FFB" w:rsidRDefault="00E12462" w:rsidP="00591FFB">
      <w:pPr>
        <w:spacing w:after="0" w:line="240" w:lineRule="auto"/>
        <w:rPr>
          <w:lang w:val="en-GB"/>
        </w:rPr>
      </w:pPr>
      <w:r>
        <w:rPr>
          <w:lang w:val="en-GB"/>
        </w:rPr>
        <w:lastRenderedPageBreak/>
        <w:t xml:space="preserve">Fill in the other column #FCM_PRINCIPAL: Breakfast (02), Lunch (05), Dinner (09) </w:t>
      </w:r>
      <w:proofErr w:type="gramStart"/>
      <w:r>
        <w:rPr>
          <w:lang w:val="en-GB"/>
        </w:rPr>
        <w:t>are</w:t>
      </w:r>
      <w:proofErr w:type="gramEnd"/>
      <w:r>
        <w:rPr>
          <w:lang w:val="en-GB"/>
        </w:rPr>
        <w:t xml:space="preserve"> coded 1, else enter 0</w:t>
      </w:r>
    </w:p>
    <w:p w:rsidR="00452470" w:rsidRPr="00591FFB" w:rsidRDefault="00452470" w:rsidP="00591FFB">
      <w:pPr>
        <w:spacing w:after="0" w:line="240" w:lineRule="auto"/>
        <w:ind w:left="360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3925D2">
        <w:rPr>
          <w:color w:val="7030A0"/>
          <w:lang w:val="en-GB"/>
        </w:rPr>
        <w:t>FOODFAEX</w:t>
      </w:r>
    </w:p>
    <w:p w:rsidR="003925D2" w:rsidRDefault="003925D2" w:rsidP="003925D2">
      <w:pPr>
        <w:spacing w:after="0" w:line="240" w:lineRule="auto"/>
        <w:rPr>
          <w:lang w:val="en-GB"/>
        </w:rPr>
      </w:pPr>
      <w:r w:rsidRPr="003925D2">
        <w:rPr>
          <w:lang w:val="en-GB"/>
        </w:rPr>
        <w:t>Follow Procedure A.</w:t>
      </w:r>
    </w:p>
    <w:p w:rsidR="003925D2" w:rsidRPr="00852601" w:rsidRDefault="003925D2" w:rsidP="003925D2">
      <w:pPr>
        <w:spacing w:after="0" w:line="240" w:lineRule="auto"/>
        <w:rPr>
          <w:lang w:val="en-GB"/>
        </w:rPr>
      </w:pPr>
      <w:r w:rsidRPr="00492784">
        <w:rPr>
          <w:lang w:val="en-GB"/>
        </w:rPr>
        <w:t xml:space="preserve">Copy the temporary file into </w:t>
      </w:r>
      <w:proofErr w:type="spellStart"/>
      <w:r w:rsidRPr="00492784">
        <w:rPr>
          <w:lang w:val="en-GB"/>
        </w:rPr>
        <w:t>ExternalTables</w:t>
      </w:r>
      <w:proofErr w:type="spellEnd"/>
      <w:r w:rsidRPr="00492784">
        <w:rPr>
          <w:lang w:val="en-GB"/>
        </w:rPr>
        <w:t xml:space="preserve"> corresponding worksheet</w:t>
      </w:r>
    </w:p>
    <w:p w:rsidR="003925D2" w:rsidRPr="003925D2" w:rsidRDefault="003925D2" w:rsidP="003925D2">
      <w:pPr>
        <w:spacing w:after="0" w:line="240" w:lineRule="auto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2806C2">
        <w:rPr>
          <w:color w:val="7030A0"/>
          <w:lang w:val="en-GB"/>
        </w:rPr>
        <w:t>FOODS</w:t>
      </w:r>
    </w:p>
    <w:p w:rsidR="002806C2" w:rsidRDefault="002806C2" w:rsidP="002806C2">
      <w:pPr>
        <w:spacing w:after="0" w:line="240" w:lineRule="auto"/>
        <w:rPr>
          <w:lang w:val="en-GB"/>
        </w:rPr>
      </w:pPr>
      <w:r w:rsidRPr="002806C2">
        <w:rPr>
          <w:lang w:val="en-GB"/>
        </w:rPr>
        <w:t>Follow Procedure A</w:t>
      </w:r>
      <w:r>
        <w:rPr>
          <w:lang w:val="en-GB"/>
        </w:rPr>
        <w:t xml:space="preserve"> by importing FOODS.db3 and FOODSSHA.db3 (piled up)</w:t>
      </w:r>
      <w:r w:rsidRPr="002806C2">
        <w:rPr>
          <w:lang w:val="en-GB"/>
        </w:rPr>
        <w:t>.</w:t>
      </w:r>
    </w:p>
    <w:p w:rsidR="002806C2" w:rsidRPr="002806C2" w:rsidRDefault="002806C2" w:rsidP="002806C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2806C2">
        <w:rPr>
          <w:lang w:val="en-GB"/>
        </w:rPr>
        <w:t>In the FOODSSHA part, move the names from column H to E.</w:t>
      </w:r>
    </w:p>
    <w:p w:rsidR="002806C2" w:rsidRPr="002806C2" w:rsidRDefault="002806C2" w:rsidP="002806C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2806C2">
        <w:rPr>
          <w:lang w:val="en-GB"/>
        </w:rPr>
        <w:t>#SUPPL: enter 0 unless the food has to appear in the dietary supplement list</w:t>
      </w:r>
    </w:p>
    <w:p w:rsidR="002806C2" w:rsidRPr="002806C2" w:rsidRDefault="002806C2" w:rsidP="002806C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2806C2">
        <w:rPr>
          <w:lang w:val="en-GB"/>
        </w:rPr>
        <w:t xml:space="preserve">Open the </w:t>
      </w:r>
      <w:proofErr w:type="spellStart"/>
      <w:r w:rsidRPr="00DD692B">
        <w:rPr>
          <w:b/>
          <w:lang w:val="en-GB"/>
        </w:rPr>
        <w:t>FDLIST_longnames</w:t>
      </w:r>
      <w:proofErr w:type="spellEnd"/>
      <w:r w:rsidRPr="002806C2">
        <w:rPr>
          <w:lang w:val="en-GB"/>
        </w:rPr>
        <w:t xml:space="preserve"> to correct names that have been truncated. </w:t>
      </w:r>
      <w:r w:rsidR="00DD692B">
        <w:rPr>
          <w:lang w:val="en-GB"/>
        </w:rPr>
        <w:t>100 characters max</w:t>
      </w:r>
      <w:r w:rsidR="00A63268">
        <w:rPr>
          <w:lang w:val="en-GB"/>
        </w:rPr>
        <w:t xml:space="preserve"> (convert in Courier New, add arrow to build a ruler of 100 characters)</w:t>
      </w:r>
      <w:r w:rsidR="00DD692B">
        <w:rPr>
          <w:lang w:val="en-GB"/>
        </w:rPr>
        <w:t>.</w:t>
      </w:r>
    </w:p>
    <w:p w:rsidR="002806C2" w:rsidRDefault="002806C2" w:rsidP="002806C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2806C2">
        <w:rPr>
          <w:lang w:val="en-GB"/>
        </w:rPr>
        <w:t>Make sure that generic items (</w:t>
      </w:r>
      <w:proofErr w:type="spellStart"/>
      <w:r w:rsidRPr="002806C2">
        <w:rPr>
          <w:lang w:val="en-GB"/>
        </w:rPr>
        <w:t>n.s</w:t>
      </w:r>
      <w:proofErr w:type="spellEnd"/>
      <w:r w:rsidRPr="002806C2">
        <w:rPr>
          <w:lang w:val="en-GB"/>
        </w:rPr>
        <w:t>.)</w:t>
      </w:r>
      <w:ins w:id="133" w:author="Viktoria Knaze" w:date="2015-07-21T16:34:00Z">
        <w:r w:rsidR="00381904">
          <w:rPr>
            <w:lang w:val="en-GB"/>
          </w:rPr>
          <w:t xml:space="preserve"> that are not shadow</w:t>
        </w:r>
      </w:ins>
      <w:ins w:id="134" w:author="Viktoria Knaze" w:date="2015-07-21T16:35:00Z">
        <w:r w:rsidR="00381904">
          <w:rPr>
            <w:lang w:val="en-GB"/>
          </w:rPr>
          <w:t xml:space="preserve"> </w:t>
        </w:r>
      </w:ins>
      <w:ins w:id="135" w:author="Viktoria Knaze" w:date="2015-07-21T16:34:00Z">
        <w:r w:rsidR="00381904">
          <w:rPr>
            <w:lang w:val="en-GB"/>
          </w:rPr>
          <w:t>names</w:t>
        </w:r>
      </w:ins>
      <w:r w:rsidRPr="002806C2">
        <w:rPr>
          <w:lang w:val="en-GB"/>
        </w:rPr>
        <w:t xml:space="preserve"> have #TYPE=GI and #ORDER=1.</w:t>
      </w:r>
    </w:p>
    <w:p w:rsidR="0040374B" w:rsidRPr="002806C2" w:rsidRDefault="0040374B" w:rsidP="002806C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If special characters, replace by</w:t>
      </w:r>
      <w:r w:rsidR="00452470">
        <w:rPr>
          <w:lang w:val="en-GB"/>
        </w:rPr>
        <w:t xml:space="preserve"> </w:t>
      </w:r>
      <w:r>
        <w:rPr>
          <w:lang w:val="en-GB"/>
        </w:rPr>
        <w:t>correct names</w:t>
      </w:r>
    </w:p>
    <w:p w:rsidR="002806C2" w:rsidRPr="002806C2" w:rsidRDefault="002806C2" w:rsidP="002806C2">
      <w:pPr>
        <w:spacing w:after="0" w:line="240" w:lineRule="auto"/>
        <w:rPr>
          <w:lang w:val="en-GB"/>
        </w:rPr>
      </w:pPr>
      <w:r w:rsidRPr="002806C2">
        <w:rPr>
          <w:lang w:val="en-GB"/>
        </w:rPr>
        <w:t xml:space="preserve">Copy the temporary file into </w:t>
      </w:r>
      <w:proofErr w:type="spellStart"/>
      <w:r w:rsidRPr="002806C2">
        <w:rPr>
          <w:lang w:val="en-GB"/>
        </w:rPr>
        <w:t>ExternalTables</w:t>
      </w:r>
      <w:proofErr w:type="spellEnd"/>
      <w:r w:rsidRPr="002806C2">
        <w:rPr>
          <w:lang w:val="en-GB"/>
        </w:rPr>
        <w:t xml:space="preserve"> corresponding worksheet</w:t>
      </w:r>
    </w:p>
    <w:p w:rsidR="002806C2" w:rsidRPr="002806C2" w:rsidRDefault="002806C2" w:rsidP="00452470">
      <w:pPr>
        <w:pStyle w:val="ListParagraph"/>
        <w:spacing w:after="0" w:line="240" w:lineRule="auto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D37E81">
        <w:rPr>
          <w:color w:val="4F6228" w:themeColor="accent3" w:themeShade="80"/>
          <w:lang w:val="en-GB"/>
        </w:rPr>
        <w:t>INTERVIEWR</w:t>
      </w:r>
    </w:p>
    <w:p w:rsidR="00D37E81" w:rsidRDefault="00D37E81" w:rsidP="00D37E81">
      <w:pPr>
        <w:spacing w:after="0" w:line="240" w:lineRule="auto"/>
        <w:rPr>
          <w:lang w:val="en-GB"/>
        </w:rPr>
      </w:pPr>
      <w:r w:rsidRPr="00D37E81">
        <w:rPr>
          <w:lang w:val="en-GB"/>
        </w:rPr>
        <w:t>Defined by the coordinators</w:t>
      </w:r>
    </w:p>
    <w:p w:rsidR="00D37E81" w:rsidRDefault="00D37E81" w:rsidP="00D37E81">
      <w:pPr>
        <w:spacing w:after="0" w:line="240" w:lineRule="auto"/>
        <w:rPr>
          <w:lang w:val="en-GB"/>
        </w:rPr>
      </w:pPr>
      <w:r>
        <w:rPr>
          <w:lang w:val="en-GB"/>
        </w:rPr>
        <w:t>For the train the trainers’ course, you may enter</w:t>
      </w:r>
    </w:p>
    <w:p w:rsidR="00D37E81" w:rsidRDefault="00D37E81" w:rsidP="00D37E81">
      <w:pPr>
        <w:spacing w:after="0" w:line="240" w:lineRule="auto"/>
        <w:rPr>
          <w:lang w:val="en-GB"/>
        </w:rPr>
      </w:pPr>
      <w:r>
        <w:rPr>
          <w:lang w:val="en-GB"/>
        </w:rPr>
        <w:t>#INTV_CODE (8): 00000001…</w:t>
      </w:r>
    </w:p>
    <w:p w:rsidR="00D37E81" w:rsidRDefault="00D37E81" w:rsidP="00D37E81">
      <w:pPr>
        <w:spacing w:after="0" w:line="240" w:lineRule="auto"/>
        <w:rPr>
          <w:lang w:val="en-GB"/>
        </w:rPr>
      </w:pPr>
      <w:r>
        <w:rPr>
          <w:lang w:val="en-GB"/>
        </w:rPr>
        <w:t>#INTVFNAME: name (e.g. Elizabeth)</w:t>
      </w:r>
    </w:p>
    <w:p w:rsidR="00D37E81" w:rsidRDefault="00D37E81" w:rsidP="00D37E81">
      <w:pPr>
        <w:spacing w:after="0" w:line="240" w:lineRule="auto"/>
        <w:rPr>
          <w:lang w:val="en-GB"/>
        </w:rPr>
      </w:pPr>
      <w:r>
        <w:rPr>
          <w:lang w:val="en-GB"/>
        </w:rPr>
        <w:t>#INTVNAME: last name (e.g. Smith)</w:t>
      </w:r>
    </w:p>
    <w:p w:rsidR="00D37E81" w:rsidRDefault="00D37E81" w:rsidP="00D37E81">
      <w:pPr>
        <w:spacing w:after="0" w:line="240" w:lineRule="auto"/>
        <w:rPr>
          <w:lang w:val="en-GB"/>
        </w:rPr>
      </w:pPr>
      <w:r>
        <w:rPr>
          <w:lang w:val="en-GB"/>
        </w:rPr>
        <w:t>#COUNTRY: = CTRYCODE of sheet “</w:t>
      </w:r>
      <w:proofErr w:type="spellStart"/>
      <w:r>
        <w:rPr>
          <w:lang w:val="en-GB"/>
        </w:rPr>
        <w:t>Centers</w:t>
      </w:r>
      <w:proofErr w:type="spellEnd"/>
      <w:r>
        <w:rPr>
          <w:lang w:val="en-GB"/>
        </w:rPr>
        <w:t>”</w:t>
      </w:r>
    </w:p>
    <w:p w:rsidR="00D37E81" w:rsidRPr="00D37E81" w:rsidRDefault="00D37E81" w:rsidP="00D37E81">
      <w:pPr>
        <w:spacing w:after="0" w:line="240" w:lineRule="auto"/>
        <w:rPr>
          <w:lang w:val="en-GB"/>
        </w:rPr>
      </w:pPr>
      <w:r>
        <w:rPr>
          <w:lang w:val="en-GB"/>
        </w:rPr>
        <w:t>#CENTER: = CNTRCODE of sheet “</w:t>
      </w:r>
      <w:proofErr w:type="spellStart"/>
      <w:r>
        <w:rPr>
          <w:lang w:val="en-GB"/>
        </w:rPr>
        <w:t>Centers</w:t>
      </w:r>
      <w:proofErr w:type="spellEnd"/>
      <w:r>
        <w:rPr>
          <w:lang w:val="en-GB"/>
        </w:rPr>
        <w:t>” (according to information provided by the coordinators)</w:t>
      </w:r>
    </w:p>
    <w:p w:rsidR="00452470" w:rsidRPr="00D37E81" w:rsidRDefault="00452470" w:rsidP="00D37E81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452470">
        <w:rPr>
          <w:color w:val="7030A0"/>
          <w:lang w:val="en-GB"/>
        </w:rPr>
        <w:t>GROUPS</w:t>
      </w:r>
    </w:p>
    <w:p w:rsidR="00452470" w:rsidRDefault="00452470" w:rsidP="00452470">
      <w:pPr>
        <w:spacing w:after="0" w:line="240" w:lineRule="auto"/>
        <w:rPr>
          <w:lang w:val="en-GB"/>
        </w:rPr>
      </w:pPr>
      <w:r w:rsidRPr="00452470">
        <w:rPr>
          <w:lang w:val="en-GB"/>
        </w:rPr>
        <w:t>Follow Procedure A.</w:t>
      </w:r>
    </w:p>
    <w:p w:rsidR="00A63268" w:rsidRPr="00A63268" w:rsidRDefault="00A63268" w:rsidP="00A63268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NAME_SHORT:</w:t>
      </w:r>
      <w:r w:rsidR="00CF39E1">
        <w:rPr>
          <w:lang w:val="en-GB"/>
        </w:rPr>
        <w:t xml:space="preserve"> NAME</w:t>
      </w:r>
      <w:r>
        <w:rPr>
          <w:lang w:val="en-GB"/>
        </w:rPr>
        <w:t xml:space="preserve"> limited to 20 characters</w:t>
      </w:r>
    </w:p>
    <w:p w:rsidR="00452470" w:rsidRPr="00452470" w:rsidRDefault="00452470" w:rsidP="00452470">
      <w:pPr>
        <w:spacing w:after="0" w:line="240" w:lineRule="auto"/>
        <w:rPr>
          <w:lang w:val="en-GB"/>
        </w:rPr>
      </w:pPr>
      <w:r w:rsidRPr="00452470">
        <w:rPr>
          <w:lang w:val="en-GB"/>
        </w:rPr>
        <w:t xml:space="preserve">Copy the temporary file into </w:t>
      </w:r>
      <w:proofErr w:type="spellStart"/>
      <w:r w:rsidRPr="00452470">
        <w:rPr>
          <w:lang w:val="en-GB"/>
        </w:rPr>
        <w:t>ExternalTables</w:t>
      </w:r>
      <w:proofErr w:type="spellEnd"/>
      <w:r w:rsidRPr="00452470">
        <w:rPr>
          <w:lang w:val="en-GB"/>
        </w:rPr>
        <w:t xml:space="preserve"> corresponding worksheet</w:t>
      </w:r>
    </w:p>
    <w:p w:rsidR="00452470" w:rsidRPr="00AF781F" w:rsidRDefault="00452470" w:rsidP="00AF781F">
      <w:pPr>
        <w:spacing w:after="0" w:line="240" w:lineRule="auto"/>
        <w:ind w:left="360"/>
        <w:rPr>
          <w:color w:val="7030A0"/>
          <w:lang w:val="en-GB"/>
        </w:rPr>
      </w:pPr>
    </w:p>
    <w:p w:rsidR="000864B2" w:rsidRPr="00C922B5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C922B5">
        <w:rPr>
          <w:color w:val="7030A0"/>
          <w:lang w:val="en-GB"/>
        </w:rPr>
        <w:t>GROUPFAC</w:t>
      </w:r>
    </w:p>
    <w:p w:rsidR="00C922B5" w:rsidRDefault="00C922B5" w:rsidP="00C922B5">
      <w:pPr>
        <w:spacing w:after="0" w:line="240" w:lineRule="auto"/>
        <w:rPr>
          <w:lang w:val="en-GB"/>
        </w:rPr>
      </w:pPr>
      <w:r w:rsidRPr="00C922B5">
        <w:rPr>
          <w:lang w:val="en-GB"/>
        </w:rPr>
        <w:t>Follow Procedure A</w:t>
      </w:r>
    </w:p>
    <w:p w:rsidR="00C922B5" w:rsidRPr="00C922B5" w:rsidRDefault="00C922B5" w:rsidP="00C922B5">
      <w:pPr>
        <w:spacing w:after="0" w:line="240" w:lineRule="auto"/>
        <w:rPr>
          <w:lang w:val="en-GB"/>
        </w:rPr>
      </w:pPr>
      <w:r w:rsidRPr="00C922B5">
        <w:rPr>
          <w:lang w:val="en-GB"/>
        </w:rPr>
        <w:t xml:space="preserve">In row 2, in columns #ORDER_DES and #ORDER_FAC </w:t>
      </w:r>
      <w:r>
        <w:rPr>
          <w:lang w:val="en-GB"/>
        </w:rPr>
        <w:t>write</w:t>
      </w:r>
      <w:r w:rsidRPr="00C922B5">
        <w:rPr>
          <w:lang w:val="en-GB"/>
        </w:rPr>
        <w:t xml:space="preserve"> 1’</w:t>
      </w:r>
      <w:r>
        <w:rPr>
          <w:lang w:val="en-GB"/>
        </w:rPr>
        <w:t>. In the following rows drag the formula</w:t>
      </w:r>
    </w:p>
    <w:p w:rsidR="00C922B5" w:rsidRPr="00C922B5" w:rsidRDefault="00C922B5" w:rsidP="00C922B5">
      <w:pPr>
        <w:spacing w:after="0" w:line="240" w:lineRule="auto"/>
        <w:rPr>
          <w:rFonts w:ascii="Arial" w:hAnsi="Arial" w:cs="Arial"/>
          <w:sz w:val="20"/>
          <w:szCs w:val="20"/>
          <w:lang w:val="en-GB" w:eastAsia="en-GB"/>
        </w:rPr>
      </w:pPr>
      <w:r>
        <w:rPr>
          <w:rFonts w:ascii="Arial" w:hAnsi="Arial" w:cs="Arial"/>
          <w:sz w:val="20"/>
          <w:szCs w:val="20"/>
          <w:lang w:val="en-GB" w:eastAsia="en-GB"/>
        </w:rPr>
        <w:t xml:space="preserve">In column </w:t>
      </w:r>
      <w:r w:rsidRPr="00C922B5">
        <w:rPr>
          <w:rFonts w:ascii="Arial" w:hAnsi="Arial" w:cs="Arial"/>
          <w:sz w:val="20"/>
          <w:szCs w:val="20"/>
          <w:lang w:val="en-GB" w:eastAsia="en-GB"/>
        </w:rPr>
        <w:t>#ORDER_FAC</w:t>
      </w:r>
    </w:p>
    <w:p w:rsidR="00C922B5" w:rsidRPr="00C922B5" w:rsidRDefault="00C922B5" w:rsidP="00C922B5">
      <w:pPr>
        <w:spacing w:after="0" w:line="240" w:lineRule="auto"/>
        <w:rPr>
          <w:rFonts w:ascii="Arial" w:hAnsi="Arial" w:cs="Arial"/>
          <w:sz w:val="20"/>
          <w:szCs w:val="20"/>
          <w:lang w:val="en-GB" w:eastAsia="en-GB"/>
        </w:rPr>
      </w:pPr>
      <w:r w:rsidRPr="00C922B5">
        <w:rPr>
          <w:rFonts w:ascii="Arial" w:hAnsi="Arial" w:cs="Arial"/>
          <w:sz w:val="20"/>
          <w:szCs w:val="20"/>
          <w:lang w:val="en-GB" w:eastAsia="en-GB"/>
        </w:rPr>
        <w:t>=IF(AND(A2=A3,B2=B3,C2=C3,D2=D3),H2, IF( AND(A2=A3,B2=B3,C2=C3),H2+1,1) )</w:t>
      </w:r>
    </w:p>
    <w:p w:rsidR="00C922B5" w:rsidRPr="00C922B5" w:rsidRDefault="00C922B5" w:rsidP="00C922B5">
      <w:pPr>
        <w:spacing w:after="0" w:line="240" w:lineRule="auto"/>
        <w:rPr>
          <w:rFonts w:ascii="Arial" w:hAnsi="Arial" w:cs="Arial"/>
          <w:sz w:val="20"/>
          <w:szCs w:val="20"/>
          <w:lang w:val="en-GB" w:eastAsia="en-GB"/>
        </w:rPr>
      </w:pPr>
      <w:r>
        <w:rPr>
          <w:rFonts w:ascii="Arial" w:hAnsi="Arial" w:cs="Arial"/>
          <w:sz w:val="20"/>
          <w:szCs w:val="20"/>
          <w:lang w:val="en-GB" w:eastAsia="en-GB"/>
        </w:rPr>
        <w:t xml:space="preserve">In column </w:t>
      </w:r>
      <w:r w:rsidRPr="00C922B5">
        <w:rPr>
          <w:rFonts w:ascii="Arial" w:hAnsi="Arial" w:cs="Arial"/>
          <w:sz w:val="20"/>
          <w:szCs w:val="20"/>
          <w:lang w:val="en-GB" w:eastAsia="en-GB"/>
        </w:rPr>
        <w:t>#ORDER_DES</w:t>
      </w:r>
      <w:r w:rsidR="009944E6">
        <w:rPr>
          <w:rFonts w:ascii="Arial" w:hAnsi="Arial" w:cs="Arial"/>
          <w:sz w:val="20"/>
          <w:szCs w:val="20"/>
          <w:lang w:val="en-GB" w:eastAsia="en-GB"/>
        </w:rPr>
        <w:t>C</w:t>
      </w:r>
    </w:p>
    <w:p w:rsidR="00C922B5" w:rsidRPr="00C922B5" w:rsidRDefault="00C922B5" w:rsidP="00C922B5">
      <w:pPr>
        <w:spacing w:after="0" w:line="240" w:lineRule="auto"/>
        <w:rPr>
          <w:rFonts w:ascii="Arial" w:hAnsi="Arial" w:cs="Arial"/>
          <w:sz w:val="20"/>
          <w:szCs w:val="20"/>
          <w:lang w:val="en-GB" w:eastAsia="en-GB"/>
        </w:rPr>
      </w:pPr>
      <w:r w:rsidRPr="00C922B5">
        <w:rPr>
          <w:rFonts w:ascii="Arial" w:hAnsi="Arial" w:cs="Arial"/>
          <w:sz w:val="20"/>
          <w:szCs w:val="20"/>
          <w:lang w:val="en-GB" w:eastAsia="en-GB"/>
        </w:rPr>
        <w:t>=</w:t>
      </w:r>
      <w:proofErr w:type="gramStart"/>
      <w:r w:rsidRPr="00C922B5">
        <w:rPr>
          <w:rFonts w:ascii="Arial" w:hAnsi="Arial" w:cs="Arial"/>
          <w:sz w:val="20"/>
          <w:szCs w:val="20"/>
          <w:lang w:val="en-GB" w:eastAsia="en-GB"/>
        </w:rPr>
        <w:t>IF(</w:t>
      </w:r>
      <w:proofErr w:type="gramEnd"/>
      <w:r w:rsidRPr="00C922B5">
        <w:rPr>
          <w:rFonts w:ascii="Arial" w:hAnsi="Arial" w:cs="Arial"/>
          <w:sz w:val="20"/>
          <w:szCs w:val="20"/>
          <w:lang w:val="en-GB" w:eastAsia="en-GB"/>
        </w:rPr>
        <w:t>AND(A2=A3,B2=B3,C2=C3,H2=H3),I2+1,1)</w:t>
      </w:r>
    </w:p>
    <w:p w:rsidR="00C922B5" w:rsidRPr="00452470" w:rsidRDefault="00C922B5" w:rsidP="00C922B5">
      <w:pPr>
        <w:spacing w:after="0" w:line="240" w:lineRule="auto"/>
        <w:rPr>
          <w:lang w:val="en-GB"/>
        </w:rPr>
      </w:pPr>
      <w:r w:rsidRPr="00452470">
        <w:rPr>
          <w:lang w:val="en-GB"/>
        </w:rPr>
        <w:t xml:space="preserve">Copy the temporary file into </w:t>
      </w:r>
      <w:proofErr w:type="spellStart"/>
      <w:r w:rsidRPr="00452470">
        <w:rPr>
          <w:lang w:val="en-GB"/>
        </w:rPr>
        <w:t>ExternalTables</w:t>
      </w:r>
      <w:proofErr w:type="spellEnd"/>
      <w:r w:rsidRPr="00452470">
        <w:rPr>
          <w:lang w:val="en-GB"/>
        </w:rPr>
        <w:t xml:space="preserve"> corresponding worksheet</w:t>
      </w:r>
    </w:p>
    <w:p w:rsidR="00C922B5" w:rsidRPr="00E52B27" w:rsidRDefault="00C922B5" w:rsidP="00E52B27">
      <w:pPr>
        <w:spacing w:after="0" w:line="240" w:lineRule="auto"/>
        <w:rPr>
          <w:lang w:val="en-GB"/>
        </w:rPr>
      </w:pPr>
    </w:p>
    <w:p w:rsidR="000864B2" w:rsidRPr="00E52B27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E52B27">
        <w:rPr>
          <w:color w:val="7030A0"/>
          <w:lang w:val="en-GB"/>
        </w:rPr>
        <w:t>MONTHS</w:t>
      </w:r>
    </w:p>
    <w:p w:rsidR="00E52B27" w:rsidRPr="00E52B27" w:rsidRDefault="00E52B27" w:rsidP="00E52B27">
      <w:pPr>
        <w:spacing w:after="0" w:line="240" w:lineRule="auto"/>
        <w:rPr>
          <w:lang w:val="en-GB"/>
        </w:rPr>
      </w:pPr>
      <w:r w:rsidRPr="00E52B27">
        <w:rPr>
          <w:lang w:val="en-GB"/>
        </w:rPr>
        <w:t>Follow Procedure A</w:t>
      </w:r>
    </w:p>
    <w:p w:rsidR="00E52B27" w:rsidRPr="00E52B27" w:rsidRDefault="00E52B27" w:rsidP="00E52B27">
      <w:pPr>
        <w:spacing w:after="0" w:line="240" w:lineRule="auto"/>
        <w:rPr>
          <w:lang w:val="en-GB"/>
        </w:rPr>
      </w:pPr>
      <w:r w:rsidRPr="00E52B27">
        <w:rPr>
          <w:lang w:val="en-GB"/>
        </w:rPr>
        <w:t xml:space="preserve">Copy the temporary file into </w:t>
      </w:r>
      <w:proofErr w:type="spellStart"/>
      <w:r w:rsidRPr="00E52B27">
        <w:rPr>
          <w:lang w:val="en-GB"/>
        </w:rPr>
        <w:t>ExternalTables</w:t>
      </w:r>
      <w:proofErr w:type="spellEnd"/>
      <w:r w:rsidRPr="00E52B27">
        <w:rPr>
          <w:lang w:val="en-GB"/>
        </w:rPr>
        <w:t xml:space="preserve"> corresponding worksheet</w:t>
      </w:r>
    </w:p>
    <w:p w:rsidR="00E52B27" w:rsidRPr="00E52B27" w:rsidRDefault="00E52B27" w:rsidP="00E52B27">
      <w:pPr>
        <w:spacing w:after="0" w:line="240" w:lineRule="auto"/>
        <w:ind w:left="360"/>
        <w:rPr>
          <w:lang w:val="en-GB"/>
        </w:rPr>
      </w:pPr>
    </w:p>
    <w:p w:rsidR="00E52B27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E52B27">
        <w:rPr>
          <w:lang w:val="en-GB"/>
        </w:rPr>
        <w:t>M_HHM</w:t>
      </w:r>
    </w:p>
    <w:p w:rsidR="00E52B27" w:rsidRDefault="00E52B27" w:rsidP="00E52B27">
      <w:pPr>
        <w:spacing w:after="0" w:line="240" w:lineRule="auto"/>
        <w:rPr>
          <w:lang w:val="en-GB"/>
        </w:rPr>
      </w:pPr>
      <w:r>
        <w:rPr>
          <w:lang w:val="en-GB"/>
        </w:rPr>
        <w:t xml:space="preserve">You may use the .db3 file </w:t>
      </w:r>
      <w:r w:rsidR="00C258AB">
        <w:rPr>
          <w:lang w:val="en-GB"/>
        </w:rPr>
        <w:t xml:space="preserve">constructed on the .end file </w:t>
      </w:r>
      <w:r>
        <w:rPr>
          <w:lang w:val="en-GB"/>
        </w:rPr>
        <w:t>and add column # D_ORDER for the order of display of the HHM</w:t>
      </w:r>
    </w:p>
    <w:p w:rsidR="00E52B27" w:rsidRDefault="00E52B27" w:rsidP="00E52B27">
      <w:pPr>
        <w:spacing w:after="0" w:line="240" w:lineRule="auto"/>
        <w:rPr>
          <w:lang w:val="en-GB"/>
        </w:rPr>
      </w:pPr>
      <w:r>
        <w:rPr>
          <w:lang w:val="en-GB"/>
        </w:rPr>
        <w:t xml:space="preserve">Or use the </w:t>
      </w:r>
      <w:r w:rsidRPr="00C258AB">
        <w:rPr>
          <w:b/>
          <w:lang w:val="en-GB"/>
        </w:rPr>
        <w:t>M_HHM.xls</w:t>
      </w:r>
      <w:r>
        <w:rPr>
          <w:lang w:val="en-GB"/>
        </w:rPr>
        <w:t xml:space="preserve"> directly</w:t>
      </w:r>
    </w:p>
    <w:p w:rsidR="00C258AB" w:rsidRDefault="00C258AB" w:rsidP="00E52B27">
      <w:pPr>
        <w:spacing w:after="0" w:line="240" w:lineRule="auto"/>
        <w:rPr>
          <w:lang w:val="en-GB"/>
        </w:rPr>
      </w:pPr>
      <w:r>
        <w:rPr>
          <w:lang w:val="en-GB"/>
        </w:rPr>
        <w:t>N.B.: this will depend on how reliable the .end is</w:t>
      </w:r>
    </w:p>
    <w:p w:rsidR="00E52B27" w:rsidRPr="00E52B27" w:rsidRDefault="00E52B27" w:rsidP="00E52B27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E52B27">
        <w:rPr>
          <w:lang w:val="en-GB"/>
        </w:rPr>
        <w:t>M_PHOTOS</w:t>
      </w:r>
    </w:p>
    <w:p w:rsidR="00E52B27" w:rsidRPr="00E52B27" w:rsidRDefault="00E52B27" w:rsidP="00E52B27">
      <w:pPr>
        <w:spacing w:after="0" w:line="240" w:lineRule="auto"/>
        <w:rPr>
          <w:lang w:val="en-GB"/>
        </w:rPr>
      </w:pPr>
      <w:r w:rsidRPr="00E52B27">
        <w:rPr>
          <w:lang w:val="en-GB"/>
        </w:rPr>
        <w:lastRenderedPageBreak/>
        <w:t xml:space="preserve">You may use the .db3 file </w:t>
      </w:r>
      <w:r w:rsidR="00C258AB">
        <w:rPr>
          <w:lang w:val="en-GB"/>
        </w:rPr>
        <w:t xml:space="preserve">constructed on the .end file </w:t>
      </w:r>
      <w:r w:rsidRPr="00E52B27">
        <w:rPr>
          <w:lang w:val="en-GB"/>
        </w:rPr>
        <w:t xml:space="preserve">and add column </w:t>
      </w:r>
      <w:r w:rsidR="00C258AB" w:rsidRPr="00C258AB">
        <w:rPr>
          <w:lang w:val="en-GB"/>
        </w:rPr>
        <w:t>#PH_UNIT</w:t>
      </w:r>
      <w:r w:rsidR="00C258AB">
        <w:rPr>
          <w:lang w:val="en-GB"/>
        </w:rPr>
        <w:t xml:space="preserve"> where G means “in grams”, V “in volume/ml”</w:t>
      </w:r>
    </w:p>
    <w:p w:rsidR="00E52B27" w:rsidRPr="00E52B27" w:rsidRDefault="00E52B27" w:rsidP="00E52B27">
      <w:pPr>
        <w:spacing w:after="0" w:line="240" w:lineRule="auto"/>
        <w:rPr>
          <w:lang w:val="en-GB"/>
        </w:rPr>
      </w:pPr>
      <w:r w:rsidRPr="00E52B27">
        <w:rPr>
          <w:lang w:val="en-GB"/>
        </w:rPr>
        <w:t xml:space="preserve">Or use the </w:t>
      </w:r>
      <w:r w:rsidRPr="00C258AB">
        <w:rPr>
          <w:b/>
          <w:lang w:val="en-GB"/>
        </w:rPr>
        <w:t>M_</w:t>
      </w:r>
      <w:r w:rsidR="00C258AB" w:rsidRPr="00C258AB">
        <w:rPr>
          <w:b/>
          <w:lang w:val="en-GB"/>
        </w:rPr>
        <w:t>PHOTOS</w:t>
      </w:r>
      <w:r w:rsidRPr="00C258AB">
        <w:rPr>
          <w:b/>
          <w:lang w:val="en-GB"/>
        </w:rPr>
        <w:t>.xls</w:t>
      </w:r>
      <w:r w:rsidRPr="00E52B27">
        <w:rPr>
          <w:lang w:val="en-GB"/>
        </w:rPr>
        <w:t xml:space="preserve"> directly</w:t>
      </w:r>
    </w:p>
    <w:p w:rsidR="00C258AB" w:rsidRDefault="00C258AB" w:rsidP="00C258AB">
      <w:pPr>
        <w:spacing w:after="0" w:line="240" w:lineRule="auto"/>
        <w:rPr>
          <w:lang w:val="en-GB"/>
        </w:rPr>
      </w:pPr>
      <w:r>
        <w:rPr>
          <w:lang w:val="en-GB"/>
        </w:rPr>
        <w:t>N.B.: this will depend on how reliable the .end is</w:t>
      </w:r>
    </w:p>
    <w:p w:rsidR="00E52B27" w:rsidRPr="00E52B27" w:rsidRDefault="00E52B27" w:rsidP="00E52B27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E52B27">
        <w:rPr>
          <w:color w:val="4F6228" w:themeColor="accent3" w:themeShade="80"/>
          <w:lang w:val="en-GB"/>
        </w:rPr>
        <w:t>M_SHAPES</w:t>
      </w:r>
    </w:p>
    <w:p w:rsidR="00E52B27" w:rsidRPr="00E52B27" w:rsidRDefault="00E52B27" w:rsidP="00E52B27">
      <w:pPr>
        <w:spacing w:after="0" w:line="240" w:lineRule="auto"/>
        <w:rPr>
          <w:lang w:val="en-GB"/>
        </w:rPr>
      </w:pPr>
      <w:r w:rsidRPr="00E52B27">
        <w:rPr>
          <w:lang w:val="en-GB"/>
        </w:rPr>
        <w:t>Defined by the coordinators</w:t>
      </w:r>
    </w:p>
    <w:p w:rsidR="00505E51" w:rsidRPr="00E52B27" w:rsidRDefault="00505E51" w:rsidP="00E52B27">
      <w:pPr>
        <w:spacing w:after="0" w:line="240" w:lineRule="auto"/>
        <w:rPr>
          <w:lang w:val="en-GB"/>
        </w:rPr>
      </w:pPr>
    </w:p>
    <w:p w:rsidR="000864B2" w:rsidRPr="00E52B27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E52B27">
        <w:rPr>
          <w:color w:val="7030A0"/>
          <w:lang w:val="en-GB"/>
        </w:rPr>
        <w:t>M_STDUTS</w:t>
      </w:r>
    </w:p>
    <w:p w:rsidR="00505E51" w:rsidRDefault="00505E51" w:rsidP="00505E51">
      <w:pPr>
        <w:spacing w:after="0" w:line="240" w:lineRule="auto"/>
        <w:rPr>
          <w:lang w:val="en-GB"/>
        </w:rPr>
      </w:pPr>
      <w:r w:rsidRPr="00505E51">
        <w:rPr>
          <w:lang w:val="en-GB"/>
        </w:rPr>
        <w:t>Follow Procedure A.</w:t>
      </w:r>
    </w:p>
    <w:p w:rsidR="00214E6B" w:rsidRPr="00214E6B" w:rsidRDefault="00214E6B" w:rsidP="00214E6B">
      <w:pPr>
        <w:pStyle w:val="ListParagraph"/>
        <w:numPr>
          <w:ilvl w:val="0"/>
          <w:numId w:val="14"/>
        </w:numPr>
        <w:spacing w:after="0" w:line="240" w:lineRule="auto"/>
        <w:rPr>
          <w:lang w:val="en-GB"/>
        </w:rPr>
      </w:pPr>
      <w:proofErr w:type="gramStart"/>
      <w:r w:rsidRPr="00214E6B">
        <w:rPr>
          <w:lang w:val="en-GB"/>
        </w:rPr>
        <w:t>move</w:t>
      </w:r>
      <w:proofErr w:type="gramEnd"/>
      <w:r w:rsidRPr="00214E6B">
        <w:rPr>
          <w:lang w:val="en-GB"/>
        </w:rPr>
        <w:t xml:space="preserve"> comments of column H to column F (truncated)</w:t>
      </w:r>
      <w:r>
        <w:rPr>
          <w:lang w:val="en-GB"/>
        </w:rPr>
        <w:t xml:space="preserve">. Still, when needed, i.e. still truncated or with special characters,  </w:t>
      </w:r>
      <w:r w:rsidRPr="00214E6B">
        <w:rPr>
          <w:lang w:val="en-GB"/>
        </w:rPr>
        <w:t>retrieve the whole comment</w:t>
      </w:r>
      <w:r>
        <w:rPr>
          <w:lang w:val="en-GB"/>
        </w:rPr>
        <w:t xml:space="preserve">s </w:t>
      </w:r>
      <w:r w:rsidRPr="00214E6B">
        <w:rPr>
          <w:lang w:val="en-GB"/>
        </w:rPr>
        <w:t xml:space="preserve">using </w:t>
      </w:r>
      <w:r>
        <w:rPr>
          <w:lang w:val="en-GB"/>
        </w:rPr>
        <w:t xml:space="preserve">the original Excel or doc FDSTD file </w:t>
      </w:r>
      <w:r w:rsidRPr="00214E6B">
        <w:rPr>
          <w:lang w:val="en-GB"/>
        </w:rPr>
        <w:t>(in</w:t>
      </w:r>
      <w:r w:rsidRPr="00214E6B">
        <w:rPr>
          <w:b/>
          <w:lang w:val="en-GB"/>
        </w:rPr>
        <w:t xml:space="preserve"> </w:t>
      </w:r>
      <w:proofErr w:type="spellStart"/>
      <w:r w:rsidRPr="00214E6B">
        <w:rPr>
          <w:b/>
          <w:lang w:val="en-GB"/>
        </w:rPr>
        <w:t>FDSTD.end</w:t>
      </w:r>
      <w:proofErr w:type="spellEnd"/>
      <w:r w:rsidRPr="00214E6B">
        <w:rPr>
          <w:b/>
          <w:lang w:val="en-GB"/>
        </w:rPr>
        <w:t xml:space="preserve"> </w:t>
      </w:r>
      <w:r w:rsidRPr="00214E6B">
        <w:rPr>
          <w:lang w:val="en-GB"/>
        </w:rPr>
        <w:t>labels are truncated</w:t>
      </w:r>
      <w:r>
        <w:rPr>
          <w:lang w:val="en-GB"/>
        </w:rPr>
        <w:t xml:space="preserve"> and in ANSI format</w:t>
      </w:r>
      <w:r w:rsidRPr="00214E6B">
        <w:rPr>
          <w:lang w:val="en-GB"/>
        </w:rPr>
        <w:t>)</w:t>
      </w:r>
    </w:p>
    <w:p w:rsidR="00214E6B" w:rsidRPr="0047527F" w:rsidRDefault="00B81970">
      <w:pPr>
        <w:pStyle w:val="ListParagraph"/>
        <w:numPr>
          <w:ilvl w:val="0"/>
          <w:numId w:val="14"/>
        </w:numPr>
        <w:spacing w:after="0" w:line="240" w:lineRule="auto"/>
        <w:rPr>
          <w:lang w:val="en-GB"/>
        </w:rPr>
        <w:pPrChange w:id="136" w:author="Viktoria Knaze" w:date="2015-08-05T15:04:00Z">
          <w:pPr>
            <w:pStyle w:val="ListParagraph"/>
            <w:numPr>
              <w:numId w:val="14"/>
            </w:numPr>
            <w:spacing w:after="0"/>
            <w:ind w:hanging="360"/>
          </w:pPr>
        </w:pPrChange>
      </w:pPr>
      <w:proofErr w:type="gramStart"/>
      <w:r w:rsidRPr="00B62BBC">
        <w:rPr>
          <w:lang w:val="en-GB"/>
        </w:rPr>
        <w:t>using</w:t>
      </w:r>
      <w:proofErr w:type="gramEnd"/>
      <w:r w:rsidRPr="00B62BBC">
        <w:rPr>
          <w:lang w:val="en-GB"/>
        </w:rPr>
        <w:t xml:space="preserve"> filter, </w:t>
      </w:r>
      <w:r w:rsidR="00214E6B" w:rsidRPr="0047527F">
        <w:rPr>
          <w:lang w:val="en-GB"/>
        </w:rPr>
        <w:t>fill in D_ORDER</w:t>
      </w:r>
      <w:r w:rsidRPr="0047527F">
        <w:rPr>
          <w:lang w:val="en-GB"/>
        </w:rPr>
        <w:t>: by default,</w:t>
      </w:r>
      <w:r w:rsidR="00214E6B" w:rsidRPr="0047527F">
        <w:rPr>
          <w:lang w:val="en-GB"/>
        </w:rPr>
        <w:t>(</w:t>
      </w:r>
      <w:r w:rsidRPr="0047527F">
        <w:rPr>
          <w:lang w:val="en-GB"/>
        </w:rPr>
        <w:t xml:space="preserve">#UNIT_CODE = </w:t>
      </w:r>
      <w:r w:rsidR="00214E6B" w:rsidRPr="0047527F">
        <w:rPr>
          <w:lang w:val="en-GB"/>
        </w:rPr>
        <w:t xml:space="preserve">0001 gives </w:t>
      </w:r>
      <w:r w:rsidRPr="0047527F">
        <w:rPr>
          <w:lang w:val="en-GB"/>
        </w:rPr>
        <w:t># D_ORDER =1.01.</w:t>
      </w:r>
      <w:ins w:id="137" w:author="Viktoria Knaze" w:date="2015-08-05T15:03:00Z">
        <w:r w:rsidR="00B62BBC" w:rsidRPr="0047527F">
          <w:rPr>
            <w:lang w:val="en-GB"/>
          </w:rPr>
          <w:t xml:space="preserve">  [</w:t>
        </w:r>
      </w:ins>
      <w:proofErr w:type="spellStart"/>
      <w:ins w:id="138" w:author="Viktoria Knaze" w:date="2015-08-05T15:04:00Z">
        <w:r w:rsidR="00B62BBC" w:rsidRPr="0047527F">
          <w:rPr>
            <w:lang w:val="en-GB"/>
          </w:rPr>
          <w:t>Te</w:t>
        </w:r>
        <w:proofErr w:type="spellEnd"/>
        <w:r w:rsidR="00B62BBC" w:rsidRPr="0047527F">
          <w:rPr>
            <w:lang w:val="en-GB"/>
          </w:rPr>
          <w:t xml:space="preserve"> following formula can be</w:t>
        </w:r>
        <w:r w:rsidR="00B62BBC" w:rsidRPr="0047527F">
          <w:rPr>
            <w:lang w:val="en-US"/>
          </w:rPr>
          <w:t xml:space="preserve"> used for </w:t>
        </w:r>
        <w:r w:rsidR="00B62BBC" w:rsidRPr="0047527F">
          <w:rPr>
            <w:b/>
            <w:lang w:val="en-US"/>
          </w:rPr>
          <w:t xml:space="preserve">M_STDUTS </w:t>
        </w:r>
        <w:r w:rsidR="00B62BBC" w:rsidRPr="0047527F">
          <w:rPr>
            <w:lang w:val="en-US"/>
          </w:rPr>
          <w:t xml:space="preserve">column #D_ORDER is: </w:t>
        </w:r>
        <w:bookmarkStart w:id="139" w:name="OLE_LINK1"/>
        <w:r w:rsidR="00B62BBC" w:rsidRPr="0047527F">
          <w:rPr>
            <w:highlight w:val="yellow"/>
            <w:lang w:val="en-US"/>
          </w:rPr>
          <w:t>=</w:t>
        </w:r>
        <w:proofErr w:type="gramStart"/>
        <w:r w:rsidR="00B62BBC" w:rsidRPr="0047527F">
          <w:rPr>
            <w:highlight w:val="yellow"/>
            <w:lang w:val="en-US"/>
          </w:rPr>
          <w:t>IF(</w:t>
        </w:r>
        <w:proofErr w:type="gramEnd"/>
        <w:r w:rsidR="00B62BBC" w:rsidRPr="0047527F">
          <w:rPr>
            <w:highlight w:val="yellow"/>
            <w:lang w:val="en-US"/>
          </w:rPr>
          <w:t>G2=G2,1+G2/100)</w:t>
        </w:r>
      </w:ins>
      <w:bookmarkEnd w:id="139"/>
      <w:ins w:id="140" w:author="Viktoria Knaze" w:date="2015-08-05T15:27:00Z">
        <w:r w:rsidR="0047527F">
          <w:rPr>
            <w:lang w:val="en-US"/>
          </w:rPr>
          <w:t xml:space="preserve"> – once generated, copy and </w:t>
        </w:r>
      </w:ins>
      <w:proofErr w:type="spellStart"/>
      <w:ins w:id="141" w:author="Viktoria Knaze" w:date="2015-08-05T15:28:00Z">
        <w:r w:rsidR="0047527F">
          <w:rPr>
            <w:lang w:val="en-US"/>
          </w:rPr>
          <w:t>re</w:t>
        </w:r>
      </w:ins>
      <w:ins w:id="142" w:author="Viktoria Knaze" w:date="2015-08-05T15:27:00Z">
        <w:r w:rsidR="0047527F">
          <w:rPr>
            <w:lang w:val="en-US"/>
          </w:rPr>
          <w:t>paste</w:t>
        </w:r>
      </w:ins>
      <w:proofErr w:type="spellEnd"/>
      <w:ins w:id="143" w:author="Viktoria Knaze" w:date="2015-08-05T15:28:00Z">
        <w:r w:rsidR="0047527F">
          <w:rPr>
            <w:lang w:val="en-US"/>
          </w:rPr>
          <w:t xml:space="preserve"> in the same column</w:t>
        </w:r>
      </w:ins>
      <w:ins w:id="144" w:author="Viktoria Knaze" w:date="2015-08-05T15:27:00Z">
        <w:r w:rsidR="0047527F">
          <w:rPr>
            <w:lang w:val="en-US"/>
          </w:rPr>
          <w:t xml:space="preserve"> as values (123) only.</w:t>
        </w:r>
      </w:ins>
      <w:ins w:id="145" w:author="Viktoria Knaze" w:date="2015-08-05T15:28:00Z">
        <w:r w:rsidR="0047527F">
          <w:rPr>
            <w:lang w:val="en-US"/>
          </w:rPr>
          <w:t>]</w:t>
        </w:r>
      </w:ins>
      <w:r w:rsidRPr="0047527F">
        <w:rPr>
          <w:lang w:val="en-GB"/>
        </w:rPr>
        <w:t xml:space="preserve"> </w:t>
      </w:r>
      <w:del w:id="146" w:author="Viktoria Knaze" w:date="2015-08-05T15:29:00Z">
        <w:r w:rsidR="00214E6B" w:rsidRPr="0047527F" w:rsidDel="0047527F">
          <w:rPr>
            <w:lang w:val="en-GB"/>
          </w:rPr>
          <w:delText>i</w:delText>
        </w:r>
      </w:del>
      <w:ins w:id="147" w:author="Viktoria Knaze" w:date="2015-08-05T15:29:00Z">
        <w:r w:rsidR="0047527F">
          <w:rPr>
            <w:lang w:val="en-GB"/>
          </w:rPr>
          <w:t>I</w:t>
        </w:r>
      </w:ins>
      <w:r w:rsidR="00214E6B" w:rsidRPr="0047527F">
        <w:rPr>
          <w:lang w:val="en-GB"/>
        </w:rPr>
        <w:t xml:space="preserve">f needed (update or outdated </w:t>
      </w:r>
      <w:proofErr w:type="spellStart"/>
      <w:r w:rsidR="00214E6B" w:rsidRPr="0047527F">
        <w:rPr>
          <w:lang w:val="en-GB"/>
        </w:rPr>
        <w:t>stdu</w:t>
      </w:r>
      <w:proofErr w:type="spellEnd"/>
      <w:r w:rsidR="00214E6B" w:rsidRPr="0047527F">
        <w:rPr>
          <w:lang w:val="en-GB"/>
        </w:rPr>
        <w:t xml:space="preserve">) reorder </w:t>
      </w:r>
      <w:proofErr w:type="spellStart"/>
      <w:r w:rsidR="00214E6B" w:rsidRPr="0047527F">
        <w:rPr>
          <w:lang w:val="en-GB"/>
        </w:rPr>
        <w:t>stdu</w:t>
      </w:r>
      <w:proofErr w:type="spellEnd"/>
      <w:r w:rsidR="00214E6B" w:rsidRPr="0047527F">
        <w:rPr>
          <w:lang w:val="en-GB"/>
        </w:rPr>
        <w:t xml:space="preserve"> using the order indicated in the original Excel or doc FDSTD file, put the NOT TO BE USED </w:t>
      </w:r>
      <w:proofErr w:type="spellStart"/>
      <w:r w:rsidR="00214E6B" w:rsidRPr="0047527F">
        <w:rPr>
          <w:lang w:val="en-GB"/>
        </w:rPr>
        <w:t>stdu</w:t>
      </w:r>
      <w:proofErr w:type="spellEnd"/>
      <w:r w:rsidR="00214E6B" w:rsidRPr="0047527F">
        <w:rPr>
          <w:lang w:val="en-GB"/>
        </w:rPr>
        <w:t xml:space="preserve"> at the end of the list: keep #UNIT_CODE and adapt #D_ORDER as needed; clean the comments (e.g. delete “U.5 before U.2”)</w:t>
      </w:r>
    </w:p>
    <w:p w:rsidR="00214E6B" w:rsidRPr="00214E6B" w:rsidRDefault="00214E6B" w:rsidP="00214E6B">
      <w:pPr>
        <w:pStyle w:val="ListParagraph"/>
        <w:numPr>
          <w:ilvl w:val="0"/>
          <w:numId w:val="14"/>
        </w:numPr>
        <w:spacing w:after="0"/>
        <w:rPr>
          <w:lang w:val="en-GB"/>
        </w:rPr>
      </w:pPr>
      <w:r w:rsidRPr="00214E6B">
        <w:rPr>
          <w:lang w:val="en-GB"/>
        </w:rPr>
        <w:t xml:space="preserve">search on “$” </w:t>
      </w:r>
      <w:r w:rsidR="00BF6479">
        <w:rPr>
          <w:lang w:val="en-GB"/>
        </w:rPr>
        <w:t xml:space="preserve">in COMMENT </w:t>
      </w:r>
      <w:r w:rsidRPr="00214E6B">
        <w:rPr>
          <w:lang w:val="en-GB"/>
        </w:rPr>
        <w:t>to manage decimal figures and volumes (delete flags from comments);</w:t>
      </w:r>
    </w:p>
    <w:p w:rsidR="00214E6B" w:rsidRPr="00214E6B" w:rsidRDefault="00214E6B" w:rsidP="00214E6B">
      <w:pPr>
        <w:pStyle w:val="ListParagraph"/>
        <w:numPr>
          <w:ilvl w:val="0"/>
          <w:numId w:val="14"/>
        </w:numPr>
        <w:spacing w:after="0"/>
        <w:rPr>
          <w:lang w:val="en-GB"/>
        </w:rPr>
      </w:pPr>
      <w:r w:rsidRPr="00214E6B">
        <w:rPr>
          <w:lang w:val="en-GB"/>
        </w:rPr>
        <w:t>comments must be under 100 characters;</w:t>
      </w:r>
    </w:p>
    <w:p w:rsidR="00505E51" w:rsidRPr="00505E51" w:rsidRDefault="00505E51" w:rsidP="00505E51">
      <w:pPr>
        <w:spacing w:after="0" w:line="240" w:lineRule="auto"/>
        <w:rPr>
          <w:lang w:val="en-GB"/>
        </w:rPr>
      </w:pPr>
      <w:r w:rsidRPr="00505E51">
        <w:rPr>
          <w:lang w:val="en-GB"/>
        </w:rPr>
        <w:t xml:space="preserve">Copy the temporary file into </w:t>
      </w:r>
      <w:proofErr w:type="spellStart"/>
      <w:r w:rsidRPr="00505E51">
        <w:rPr>
          <w:lang w:val="en-GB"/>
        </w:rPr>
        <w:t>ExternalTables</w:t>
      </w:r>
      <w:proofErr w:type="spellEnd"/>
      <w:r w:rsidRPr="00505E51">
        <w:rPr>
          <w:lang w:val="en-GB"/>
        </w:rPr>
        <w:t xml:space="preserve"> corresponding worksheet</w:t>
      </w:r>
    </w:p>
    <w:p w:rsidR="00505E51" w:rsidRDefault="00505E51" w:rsidP="00505E51">
      <w:pPr>
        <w:pStyle w:val="ListParagraph"/>
        <w:spacing w:after="0" w:line="240" w:lineRule="auto"/>
        <w:rPr>
          <w:lang w:val="en-GB"/>
        </w:rPr>
      </w:pPr>
    </w:p>
    <w:p w:rsidR="00A32B9C" w:rsidRPr="00E52B27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E52B27">
        <w:rPr>
          <w:color w:val="7030A0"/>
          <w:lang w:val="en-GB"/>
        </w:rPr>
        <w:t>M_STDPOR</w:t>
      </w:r>
    </w:p>
    <w:p w:rsidR="00720D9E" w:rsidRDefault="00720D9E" w:rsidP="00720D9E">
      <w:pPr>
        <w:spacing w:after="0" w:line="240" w:lineRule="auto"/>
        <w:rPr>
          <w:lang w:val="en-GB"/>
        </w:rPr>
      </w:pPr>
      <w:r w:rsidRPr="00505E51">
        <w:rPr>
          <w:lang w:val="en-GB"/>
        </w:rPr>
        <w:t>Follow Procedure A.</w:t>
      </w:r>
    </w:p>
    <w:p w:rsidR="00720D9E" w:rsidRPr="00214E6B" w:rsidRDefault="00720D9E" w:rsidP="00720D9E">
      <w:pPr>
        <w:pStyle w:val="ListParagraph"/>
        <w:numPr>
          <w:ilvl w:val="0"/>
          <w:numId w:val="14"/>
        </w:numPr>
        <w:spacing w:after="0" w:line="240" w:lineRule="auto"/>
        <w:rPr>
          <w:lang w:val="en-GB"/>
        </w:rPr>
      </w:pPr>
      <w:proofErr w:type="gramStart"/>
      <w:r w:rsidRPr="00214E6B">
        <w:rPr>
          <w:lang w:val="en-GB"/>
        </w:rPr>
        <w:t>move</w:t>
      </w:r>
      <w:proofErr w:type="gramEnd"/>
      <w:r w:rsidRPr="00214E6B">
        <w:rPr>
          <w:lang w:val="en-GB"/>
        </w:rPr>
        <w:t xml:space="preserve"> comments of column </w:t>
      </w:r>
      <w:r w:rsidR="000A40EE">
        <w:rPr>
          <w:lang w:val="en-GB"/>
        </w:rPr>
        <w:t>G</w:t>
      </w:r>
      <w:r w:rsidRPr="00214E6B">
        <w:rPr>
          <w:lang w:val="en-GB"/>
        </w:rPr>
        <w:t xml:space="preserve"> to column </w:t>
      </w:r>
      <w:r w:rsidR="000A40EE">
        <w:rPr>
          <w:lang w:val="en-GB"/>
        </w:rPr>
        <w:t>E</w:t>
      </w:r>
      <w:r w:rsidRPr="00214E6B">
        <w:rPr>
          <w:lang w:val="en-GB"/>
        </w:rPr>
        <w:t xml:space="preserve"> (truncated)</w:t>
      </w:r>
      <w:r>
        <w:rPr>
          <w:lang w:val="en-GB"/>
        </w:rPr>
        <w:t xml:space="preserve">. Still, when needed, i.e. still truncated or with special characters,  </w:t>
      </w:r>
      <w:r w:rsidRPr="00214E6B">
        <w:rPr>
          <w:lang w:val="en-GB"/>
        </w:rPr>
        <w:t>retrieve the whole comment</w:t>
      </w:r>
      <w:r>
        <w:rPr>
          <w:lang w:val="en-GB"/>
        </w:rPr>
        <w:t xml:space="preserve">s </w:t>
      </w:r>
      <w:r w:rsidRPr="00214E6B">
        <w:rPr>
          <w:lang w:val="en-GB"/>
        </w:rPr>
        <w:t xml:space="preserve">using </w:t>
      </w:r>
      <w:r>
        <w:rPr>
          <w:lang w:val="en-GB"/>
        </w:rPr>
        <w:t xml:space="preserve">the original Excel or doc FDSTD file </w:t>
      </w:r>
      <w:r w:rsidRPr="00214E6B">
        <w:rPr>
          <w:lang w:val="en-GB"/>
        </w:rPr>
        <w:t>(in</w:t>
      </w:r>
      <w:r w:rsidRPr="00214E6B">
        <w:rPr>
          <w:b/>
          <w:lang w:val="en-GB"/>
        </w:rPr>
        <w:t xml:space="preserve"> </w:t>
      </w:r>
      <w:proofErr w:type="spellStart"/>
      <w:r w:rsidRPr="00214E6B">
        <w:rPr>
          <w:b/>
          <w:lang w:val="en-GB"/>
        </w:rPr>
        <w:t>FDSTD.end</w:t>
      </w:r>
      <w:proofErr w:type="spellEnd"/>
      <w:r w:rsidRPr="00214E6B">
        <w:rPr>
          <w:b/>
          <w:lang w:val="en-GB"/>
        </w:rPr>
        <w:t xml:space="preserve"> </w:t>
      </w:r>
      <w:r w:rsidRPr="00214E6B">
        <w:rPr>
          <w:lang w:val="en-GB"/>
        </w:rPr>
        <w:t>labels are truncated</w:t>
      </w:r>
      <w:r>
        <w:rPr>
          <w:lang w:val="en-GB"/>
        </w:rPr>
        <w:t xml:space="preserve"> and in ANSI format</w:t>
      </w:r>
      <w:r w:rsidRPr="00214E6B">
        <w:rPr>
          <w:lang w:val="en-GB"/>
        </w:rPr>
        <w:t>)</w:t>
      </w:r>
    </w:p>
    <w:p w:rsidR="00720D9E" w:rsidRPr="00B81970" w:rsidRDefault="00720D9E" w:rsidP="00720D9E">
      <w:pPr>
        <w:pStyle w:val="ListParagraph"/>
        <w:numPr>
          <w:ilvl w:val="0"/>
          <w:numId w:val="14"/>
        </w:numPr>
        <w:spacing w:after="0"/>
        <w:rPr>
          <w:lang w:val="en-GB"/>
        </w:rPr>
      </w:pPr>
      <w:proofErr w:type="gramStart"/>
      <w:r>
        <w:rPr>
          <w:lang w:val="en-GB"/>
        </w:rPr>
        <w:t>using</w:t>
      </w:r>
      <w:proofErr w:type="gramEnd"/>
      <w:r>
        <w:rPr>
          <w:lang w:val="en-GB"/>
        </w:rPr>
        <w:t xml:space="preserve"> filter, </w:t>
      </w:r>
      <w:r w:rsidRPr="00214E6B">
        <w:rPr>
          <w:lang w:val="en-GB"/>
        </w:rPr>
        <w:t>fill in D_ORDER</w:t>
      </w:r>
      <w:r>
        <w:rPr>
          <w:lang w:val="en-GB"/>
        </w:rPr>
        <w:t>: by default,</w:t>
      </w:r>
      <w:r w:rsidRPr="00214E6B">
        <w:rPr>
          <w:lang w:val="en-GB"/>
        </w:rPr>
        <w:t>(</w:t>
      </w:r>
      <w:r w:rsidRPr="00B81970">
        <w:rPr>
          <w:lang w:val="en-GB"/>
        </w:rPr>
        <w:t>#</w:t>
      </w:r>
      <w:r w:rsidRPr="00720D9E">
        <w:rPr>
          <w:lang w:val="en-GB"/>
        </w:rPr>
        <w:t>PORT_CODE</w:t>
      </w:r>
      <w:r>
        <w:rPr>
          <w:lang w:val="en-GB"/>
        </w:rPr>
        <w:t xml:space="preserve">= </w:t>
      </w:r>
      <w:r w:rsidRPr="00214E6B">
        <w:rPr>
          <w:lang w:val="en-GB"/>
        </w:rPr>
        <w:t xml:space="preserve">0001 gives </w:t>
      </w:r>
      <w:r>
        <w:rPr>
          <w:lang w:val="en-GB"/>
        </w:rPr>
        <w:t>#</w:t>
      </w:r>
      <w:r w:rsidRPr="00B81970">
        <w:rPr>
          <w:lang w:val="en-GB"/>
        </w:rPr>
        <w:t xml:space="preserve"> </w:t>
      </w:r>
      <w:r w:rsidRPr="00214E6B">
        <w:rPr>
          <w:lang w:val="en-GB"/>
        </w:rPr>
        <w:t xml:space="preserve">D_ORDER </w:t>
      </w:r>
      <w:r>
        <w:rPr>
          <w:lang w:val="en-GB"/>
        </w:rPr>
        <w:t>=1.01.</w:t>
      </w:r>
      <w:ins w:id="148" w:author="Viktoria Knaze" w:date="2015-08-05T15:27:00Z">
        <w:r w:rsidR="0047527F">
          <w:rPr>
            <w:lang w:val="en-GB"/>
          </w:rPr>
          <w:t xml:space="preserve"> [The following formula can be used: </w:t>
        </w:r>
        <w:r w:rsidR="0047527F" w:rsidRPr="001221DD">
          <w:rPr>
            <w:highlight w:val="yellow"/>
            <w:lang w:val="en-US"/>
          </w:rPr>
          <w:t>=</w:t>
        </w:r>
        <w:proofErr w:type="gramStart"/>
        <w:r w:rsidR="0047527F" w:rsidRPr="001221DD">
          <w:rPr>
            <w:highlight w:val="yellow"/>
            <w:lang w:val="en-US"/>
          </w:rPr>
          <w:t>IF(</w:t>
        </w:r>
        <w:proofErr w:type="gramEnd"/>
        <w:r w:rsidR="0047527F" w:rsidRPr="001221DD">
          <w:rPr>
            <w:highlight w:val="yellow"/>
            <w:lang w:val="en-US"/>
          </w:rPr>
          <w:t>F2=F2,1+F2/100)</w:t>
        </w:r>
      </w:ins>
      <w:ins w:id="149" w:author="Viktoria Knaze" w:date="2015-08-05T15:28:00Z">
        <w:r w:rsidR="0047527F">
          <w:rPr>
            <w:lang w:val="en-US"/>
          </w:rPr>
          <w:t xml:space="preserve">. Once generated, copy and </w:t>
        </w:r>
        <w:proofErr w:type="spellStart"/>
        <w:r w:rsidR="0047527F">
          <w:rPr>
            <w:lang w:val="en-US"/>
          </w:rPr>
          <w:t>repaste</w:t>
        </w:r>
        <w:proofErr w:type="spellEnd"/>
        <w:r w:rsidR="0047527F">
          <w:rPr>
            <w:lang w:val="en-US"/>
          </w:rPr>
          <w:t xml:space="preserve"> </w:t>
        </w:r>
      </w:ins>
      <w:ins w:id="150" w:author="Viktoria Knaze" w:date="2015-08-05T15:29:00Z">
        <w:r w:rsidR="0047527F">
          <w:rPr>
            <w:lang w:val="en-US"/>
          </w:rPr>
          <w:t xml:space="preserve">in the same column </w:t>
        </w:r>
      </w:ins>
      <w:ins w:id="151" w:author="Viktoria Knaze" w:date="2015-08-05T15:28:00Z">
        <w:r w:rsidR="0047527F">
          <w:rPr>
            <w:lang w:val="en-US"/>
          </w:rPr>
          <w:t>as values (123) only]</w:t>
        </w:r>
      </w:ins>
      <w:ins w:id="152" w:author="Viktoria Knaze" w:date="2015-08-05T15:29:00Z">
        <w:r w:rsidR="0047527F">
          <w:rPr>
            <w:lang w:val="en-US"/>
          </w:rPr>
          <w:t>.</w:t>
        </w:r>
      </w:ins>
      <w:r>
        <w:rPr>
          <w:lang w:val="en-GB"/>
        </w:rPr>
        <w:t xml:space="preserve"> </w:t>
      </w:r>
      <w:del w:id="153" w:author="Viktoria Knaze" w:date="2015-08-05T15:29:00Z">
        <w:r w:rsidRPr="00B81970" w:rsidDel="0047527F">
          <w:rPr>
            <w:lang w:val="en-GB"/>
          </w:rPr>
          <w:delText>i</w:delText>
        </w:r>
      </w:del>
      <w:ins w:id="154" w:author="Viktoria Knaze" w:date="2015-08-05T15:29:00Z">
        <w:r w:rsidR="0047527F">
          <w:rPr>
            <w:lang w:val="en-GB"/>
          </w:rPr>
          <w:t>I</w:t>
        </w:r>
      </w:ins>
      <w:r w:rsidRPr="00B81970">
        <w:rPr>
          <w:lang w:val="en-GB"/>
        </w:rPr>
        <w:t>f needed (updat</w:t>
      </w:r>
      <w:r>
        <w:rPr>
          <w:lang w:val="en-GB"/>
        </w:rPr>
        <w:t xml:space="preserve">e or outdated </w:t>
      </w:r>
      <w:proofErr w:type="spellStart"/>
      <w:r>
        <w:rPr>
          <w:lang w:val="en-GB"/>
        </w:rPr>
        <w:t>stdp</w:t>
      </w:r>
      <w:proofErr w:type="spellEnd"/>
      <w:r>
        <w:rPr>
          <w:lang w:val="en-GB"/>
        </w:rPr>
        <w:t xml:space="preserve">) reorder </w:t>
      </w:r>
      <w:proofErr w:type="spellStart"/>
      <w:r>
        <w:rPr>
          <w:lang w:val="en-GB"/>
        </w:rPr>
        <w:t>stdp</w:t>
      </w:r>
      <w:proofErr w:type="spellEnd"/>
      <w:r w:rsidRPr="00B81970">
        <w:rPr>
          <w:lang w:val="en-GB"/>
        </w:rPr>
        <w:t xml:space="preserve"> using the order indicated in the original Excel or doc FDSTD f</w:t>
      </w:r>
      <w:r>
        <w:rPr>
          <w:lang w:val="en-GB"/>
        </w:rPr>
        <w:t xml:space="preserve">ile, put the NOT TO BE USED </w:t>
      </w:r>
      <w:proofErr w:type="spellStart"/>
      <w:r>
        <w:rPr>
          <w:lang w:val="en-GB"/>
        </w:rPr>
        <w:t>stdp</w:t>
      </w:r>
      <w:proofErr w:type="spellEnd"/>
      <w:r w:rsidRPr="00B81970">
        <w:rPr>
          <w:lang w:val="en-GB"/>
        </w:rPr>
        <w:t xml:space="preserve"> at the end of the list: keep #</w:t>
      </w:r>
      <w:r w:rsidRPr="00720D9E">
        <w:rPr>
          <w:lang w:val="en-GB"/>
        </w:rPr>
        <w:t xml:space="preserve"> PORT_CODE</w:t>
      </w:r>
      <w:r w:rsidRPr="00B81970">
        <w:rPr>
          <w:lang w:val="en-GB"/>
        </w:rPr>
        <w:t xml:space="preserve"> and adapt #D_ORDER as needed; cl</w:t>
      </w:r>
      <w:r>
        <w:rPr>
          <w:lang w:val="en-GB"/>
        </w:rPr>
        <w:t>ean the comments (e.g. delete “P.5 before P</w:t>
      </w:r>
      <w:r w:rsidRPr="00B81970">
        <w:rPr>
          <w:lang w:val="en-GB"/>
        </w:rPr>
        <w:t>.2”)</w:t>
      </w:r>
    </w:p>
    <w:p w:rsidR="00720D9E" w:rsidRPr="00214E6B" w:rsidRDefault="00720D9E" w:rsidP="00720D9E">
      <w:pPr>
        <w:pStyle w:val="ListParagraph"/>
        <w:numPr>
          <w:ilvl w:val="0"/>
          <w:numId w:val="14"/>
        </w:numPr>
        <w:spacing w:after="0"/>
        <w:rPr>
          <w:lang w:val="en-GB"/>
        </w:rPr>
      </w:pPr>
      <w:r w:rsidRPr="00214E6B">
        <w:rPr>
          <w:lang w:val="en-GB"/>
        </w:rPr>
        <w:t>search on “$”</w:t>
      </w:r>
      <w:r w:rsidR="00BF6479">
        <w:rPr>
          <w:lang w:val="en-GB"/>
        </w:rPr>
        <w:t xml:space="preserve">in COMMENT </w:t>
      </w:r>
      <w:r w:rsidRPr="00214E6B">
        <w:rPr>
          <w:lang w:val="en-GB"/>
        </w:rPr>
        <w:t>to manage decimal figures and volumes (delete flags from comments);</w:t>
      </w:r>
    </w:p>
    <w:p w:rsidR="00720D9E" w:rsidRPr="00214E6B" w:rsidRDefault="00720D9E" w:rsidP="00720D9E">
      <w:pPr>
        <w:pStyle w:val="ListParagraph"/>
        <w:numPr>
          <w:ilvl w:val="0"/>
          <w:numId w:val="14"/>
        </w:numPr>
        <w:spacing w:after="0"/>
        <w:rPr>
          <w:lang w:val="en-GB"/>
        </w:rPr>
      </w:pPr>
      <w:r w:rsidRPr="00214E6B">
        <w:rPr>
          <w:lang w:val="en-GB"/>
        </w:rPr>
        <w:t>comments must be under 100 characters;</w:t>
      </w:r>
    </w:p>
    <w:p w:rsidR="00720D9E" w:rsidRPr="00505E51" w:rsidRDefault="00720D9E" w:rsidP="00720D9E">
      <w:pPr>
        <w:spacing w:after="0" w:line="240" w:lineRule="auto"/>
        <w:rPr>
          <w:lang w:val="en-GB"/>
        </w:rPr>
      </w:pPr>
      <w:r w:rsidRPr="00505E51">
        <w:rPr>
          <w:lang w:val="en-GB"/>
        </w:rPr>
        <w:t xml:space="preserve">Copy the temporary file into </w:t>
      </w:r>
      <w:proofErr w:type="spellStart"/>
      <w:r w:rsidRPr="00505E51">
        <w:rPr>
          <w:lang w:val="en-GB"/>
        </w:rPr>
        <w:t>ExternalTables</w:t>
      </w:r>
      <w:proofErr w:type="spellEnd"/>
      <w:r w:rsidRPr="00505E51">
        <w:rPr>
          <w:lang w:val="en-GB"/>
        </w:rPr>
        <w:t xml:space="preserve"> corresponding worksheet</w:t>
      </w:r>
    </w:p>
    <w:p w:rsidR="000864B2" w:rsidRDefault="000864B2" w:rsidP="00720D9E">
      <w:pPr>
        <w:pStyle w:val="ListParagraph"/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A32B9C">
        <w:rPr>
          <w:color w:val="7030A0"/>
          <w:lang w:val="en-GB"/>
        </w:rPr>
        <w:t>MAXVAL</w:t>
      </w:r>
    </w:p>
    <w:p w:rsidR="00A32B9C" w:rsidRDefault="00A32B9C" w:rsidP="00A32B9C">
      <w:pPr>
        <w:spacing w:after="0" w:line="240" w:lineRule="auto"/>
        <w:rPr>
          <w:lang w:val="en-GB"/>
        </w:rPr>
      </w:pPr>
      <w:r w:rsidRPr="00452470">
        <w:rPr>
          <w:lang w:val="en-GB"/>
        </w:rPr>
        <w:t>Follow Procedure A.</w:t>
      </w:r>
    </w:p>
    <w:p w:rsidR="00EC0723" w:rsidRDefault="00EC0723" w:rsidP="00A32B9C">
      <w:pPr>
        <w:spacing w:after="0" w:line="240" w:lineRule="auto"/>
        <w:rPr>
          <w:lang w:val="en-GB"/>
        </w:rPr>
      </w:pPr>
      <w:r>
        <w:rPr>
          <w:lang w:val="en-GB"/>
        </w:rPr>
        <w:t>Insert additional specific values for e.g. powdered milk and coffee</w:t>
      </w:r>
    </w:p>
    <w:p w:rsidR="00A32B9C" w:rsidRPr="00452470" w:rsidRDefault="00A32B9C" w:rsidP="00A32B9C">
      <w:pPr>
        <w:spacing w:after="0" w:line="240" w:lineRule="auto"/>
        <w:rPr>
          <w:lang w:val="en-GB"/>
        </w:rPr>
      </w:pPr>
      <w:r w:rsidRPr="00452470">
        <w:rPr>
          <w:lang w:val="en-GB"/>
        </w:rPr>
        <w:t xml:space="preserve">Copy the temporary file into </w:t>
      </w:r>
      <w:proofErr w:type="spellStart"/>
      <w:r w:rsidRPr="00452470">
        <w:rPr>
          <w:lang w:val="en-GB"/>
        </w:rPr>
        <w:t>ExternalTables</w:t>
      </w:r>
      <w:proofErr w:type="spellEnd"/>
      <w:r w:rsidRPr="00452470">
        <w:rPr>
          <w:lang w:val="en-GB"/>
        </w:rPr>
        <w:t xml:space="preserve"> corresponding worksheet</w:t>
      </w:r>
    </w:p>
    <w:p w:rsidR="00A32B9C" w:rsidRPr="00A32B9C" w:rsidRDefault="00A32B9C" w:rsidP="00A32B9C">
      <w:pPr>
        <w:pStyle w:val="ListParagraph"/>
        <w:spacing w:after="0" w:line="240" w:lineRule="auto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720D9E">
        <w:rPr>
          <w:color w:val="4F6228" w:themeColor="accent3" w:themeShade="80"/>
          <w:lang w:val="en-GB"/>
        </w:rPr>
        <w:t>MIXEDREC</w:t>
      </w:r>
    </w:p>
    <w:p w:rsidR="00720D9E" w:rsidRPr="00720D9E" w:rsidRDefault="00720D9E" w:rsidP="00720D9E">
      <w:pPr>
        <w:spacing w:after="0" w:line="240" w:lineRule="auto"/>
        <w:rPr>
          <w:lang w:val="en-GB"/>
        </w:rPr>
      </w:pPr>
      <w:r w:rsidRPr="00720D9E">
        <w:rPr>
          <w:lang w:val="en-GB"/>
        </w:rPr>
        <w:t>From the export of the Recipe Manager application</w:t>
      </w:r>
    </w:p>
    <w:p w:rsidR="00720D9E" w:rsidRPr="00720D9E" w:rsidRDefault="00720D9E" w:rsidP="00720D9E">
      <w:pPr>
        <w:spacing w:after="0" w:line="240" w:lineRule="auto"/>
        <w:rPr>
          <w:color w:val="4F6228" w:themeColor="accent3" w:themeShade="8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720D9E">
        <w:rPr>
          <w:color w:val="4F6228" w:themeColor="accent3" w:themeShade="80"/>
          <w:lang w:val="en-GB"/>
        </w:rPr>
        <w:t>MIXEDING</w:t>
      </w:r>
    </w:p>
    <w:p w:rsidR="00720D9E" w:rsidRPr="00720D9E" w:rsidRDefault="00720D9E" w:rsidP="00720D9E">
      <w:pPr>
        <w:spacing w:after="0" w:line="240" w:lineRule="auto"/>
        <w:rPr>
          <w:lang w:val="en-GB"/>
        </w:rPr>
      </w:pPr>
      <w:r w:rsidRPr="00720D9E">
        <w:rPr>
          <w:lang w:val="en-GB"/>
        </w:rPr>
        <w:lastRenderedPageBreak/>
        <w:t>From the export of the Recipe Manager application</w:t>
      </w:r>
    </w:p>
    <w:p w:rsidR="00720D9E" w:rsidRPr="00720D9E" w:rsidRDefault="00720D9E" w:rsidP="00720D9E">
      <w:pPr>
        <w:spacing w:after="0" w:line="240" w:lineRule="auto"/>
        <w:ind w:left="360"/>
        <w:rPr>
          <w:color w:val="4F6228" w:themeColor="accent3" w:themeShade="80"/>
          <w:lang w:val="en-GB"/>
        </w:rPr>
      </w:pPr>
    </w:p>
    <w:p w:rsidR="000864B2" w:rsidRPr="00F34614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F34614">
        <w:rPr>
          <w:color w:val="4F6228" w:themeColor="accent3" w:themeShade="80"/>
          <w:lang w:val="en-GB"/>
        </w:rPr>
        <w:t>NUTLIMIT</w:t>
      </w:r>
    </w:p>
    <w:p w:rsidR="00F34614" w:rsidRPr="00F34614" w:rsidRDefault="00F34614" w:rsidP="00F34614">
      <w:pPr>
        <w:spacing w:after="0" w:line="240" w:lineRule="auto"/>
        <w:rPr>
          <w:lang w:val="en-GB"/>
        </w:rPr>
      </w:pPr>
      <w:r w:rsidRPr="00F34614">
        <w:rPr>
          <w:lang w:val="en-GB"/>
        </w:rPr>
        <w:t>A priori no change</w:t>
      </w:r>
    </w:p>
    <w:p w:rsidR="00F34614" w:rsidRPr="00F34614" w:rsidRDefault="00F34614" w:rsidP="00F34614">
      <w:pPr>
        <w:spacing w:after="0" w:line="240" w:lineRule="auto"/>
        <w:rPr>
          <w:lang w:val="en-GB"/>
        </w:rPr>
      </w:pPr>
    </w:p>
    <w:p w:rsidR="000864B2" w:rsidRPr="00F34614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F34614">
        <w:rPr>
          <w:color w:val="4F6228" w:themeColor="accent3" w:themeShade="80"/>
          <w:lang w:val="en-GB"/>
        </w:rPr>
        <w:t>NUTRIENT</w:t>
      </w:r>
    </w:p>
    <w:p w:rsidR="00F34614" w:rsidRPr="00F34614" w:rsidRDefault="00F34614" w:rsidP="00F34614">
      <w:pPr>
        <w:spacing w:after="0" w:line="240" w:lineRule="auto"/>
        <w:rPr>
          <w:lang w:val="en-GB"/>
        </w:rPr>
      </w:pPr>
      <w:r w:rsidRPr="00F34614">
        <w:rPr>
          <w:lang w:val="en-GB"/>
        </w:rPr>
        <w:t>A priori no change</w:t>
      </w:r>
    </w:p>
    <w:p w:rsidR="00F34614" w:rsidRPr="00F34614" w:rsidRDefault="00F34614" w:rsidP="00F34614">
      <w:pPr>
        <w:spacing w:after="0" w:line="240" w:lineRule="auto"/>
        <w:rPr>
          <w:lang w:val="en-GB"/>
        </w:rPr>
      </w:pPr>
    </w:p>
    <w:p w:rsidR="000864B2" w:rsidRPr="00F34614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F34614">
        <w:rPr>
          <w:color w:val="4F6228" w:themeColor="accent3" w:themeShade="80"/>
          <w:lang w:val="en-GB"/>
        </w:rPr>
        <w:t>PARAM</w:t>
      </w:r>
    </w:p>
    <w:p w:rsidR="00F34614" w:rsidRDefault="00F34614" w:rsidP="00F34614">
      <w:pPr>
        <w:spacing w:after="0" w:line="240" w:lineRule="auto"/>
        <w:rPr>
          <w:lang w:val="en-GB"/>
        </w:rPr>
      </w:pPr>
      <w:r>
        <w:rPr>
          <w:lang w:val="en-GB"/>
        </w:rPr>
        <w:t>Handled by Corinne</w:t>
      </w:r>
    </w:p>
    <w:p w:rsidR="00F34614" w:rsidRPr="00F34614" w:rsidRDefault="00F34614" w:rsidP="00F34614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F34614">
        <w:rPr>
          <w:color w:val="4F6228" w:themeColor="accent3" w:themeShade="80"/>
          <w:lang w:val="en-GB"/>
        </w:rPr>
        <w:t>PARAMDE</w:t>
      </w:r>
    </w:p>
    <w:p w:rsidR="00F34614" w:rsidRDefault="00F34614" w:rsidP="00F34614">
      <w:pPr>
        <w:spacing w:after="0" w:line="240" w:lineRule="auto"/>
        <w:rPr>
          <w:lang w:val="en-GB"/>
        </w:rPr>
      </w:pPr>
      <w:r w:rsidRPr="00F34614">
        <w:rPr>
          <w:lang w:val="en-GB"/>
        </w:rPr>
        <w:t>Handled by Corinne</w:t>
      </w:r>
    </w:p>
    <w:p w:rsidR="00F34614" w:rsidRPr="00F34614" w:rsidRDefault="00F34614" w:rsidP="00F34614">
      <w:pPr>
        <w:spacing w:after="0" w:line="240" w:lineRule="auto"/>
        <w:rPr>
          <w:lang w:val="en-GB"/>
        </w:rPr>
      </w:pPr>
    </w:p>
    <w:p w:rsidR="000864B2" w:rsidRPr="00F31CD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F31CD2">
        <w:rPr>
          <w:color w:val="7030A0"/>
          <w:lang w:val="en-GB"/>
        </w:rPr>
        <w:t>POC</w:t>
      </w:r>
    </w:p>
    <w:p w:rsidR="00F31CD2" w:rsidRDefault="00F31CD2" w:rsidP="00F31CD2">
      <w:pPr>
        <w:spacing w:after="0" w:line="240" w:lineRule="auto"/>
        <w:rPr>
          <w:lang w:val="en-GB"/>
        </w:rPr>
      </w:pPr>
      <w:r w:rsidRPr="00F31CD2">
        <w:rPr>
          <w:lang w:val="en-GB"/>
        </w:rPr>
        <w:t>Follow Procedure A</w:t>
      </w:r>
    </w:p>
    <w:p w:rsidR="00F31CD2" w:rsidRPr="00F31CD2" w:rsidRDefault="00F31CD2" w:rsidP="00F31CD2">
      <w:pPr>
        <w:spacing w:after="0" w:line="240" w:lineRule="auto"/>
        <w:rPr>
          <w:lang w:val="en-GB"/>
        </w:rPr>
      </w:pPr>
      <w:r>
        <w:rPr>
          <w:lang w:val="en-GB"/>
        </w:rPr>
        <w:t>Fill in #POC_OTHER: 1 if “other”, else 0</w:t>
      </w:r>
    </w:p>
    <w:p w:rsidR="00F31CD2" w:rsidRPr="00F31CD2" w:rsidRDefault="00F31CD2" w:rsidP="00F31CD2">
      <w:pPr>
        <w:spacing w:after="0" w:line="240" w:lineRule="auto"/>
        <w:rPr>
          <w:lang w:val="en-GB"/>
        </w:rPr>
      </w:pPr>
      <w:r w:rsidRPr="00F31CD2">
        <w:rPr>
          <w:lang w:val="en-GB"/>
        </w:rPr>
        <w:t xml:space="preserve">Copy the temporary file into </w:t>
      </w:r>
      <w:proofErr w:type="spellStart"/>
      <w:r w:rsidRPr="00F31CD2">
        <w:rPr>
          <w:lang w:val="en-GB"/>
        </w:rPr>
        <w:t>ExternalTables</w:t>
      </w:r>
      <w:proofErr w:type="spellEnd"/>
      <w:r w:rsidRPr="00F31CD2">
        <w:rPr>
          <w:lang w:val="en-GB"/>
        </w:rPr>
        <w:t xml:space="preserve"> corresponding worksheet</w:t>
      </w:r>
    </w:p>
    <w:p w:rsidR="00F31CD2" w:rsidRPr="00F31CD2" w:rsidRDefault="00F31CD2" w:rsidP="00F31CD2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9B3DE0">
        <w:rPr>
          <w:color w:val="7030A0"/>
          <w:lang w:val="en-GB"/>
        </w:rPr>
        <w:t>PROBQUE</w:t>
      </w:r>
    </w:p>
    <w:p w:rsidR="009B3DE0" w:rsidRPr="009B3DE0" w:rsidRDefault="009B3DE0" w:rsidP="009B3DE0">
      <w:pPr>
        <w:spacing w:after="0" w:line="240" w:lineRule="auto"/>
        <w:rPr>
          <w:lang w:val="en-GB"/>
        </w:rPr>
      </w:pPr>
      <w:r w:rsidRPr="009B3DE0">
        <w:rPr>
          <w:lang w:val="en-GB"/>
        </w:rPr>
        <w:t>Follow Procedure A.</w:t>
      </w:r>
    </w:p>
    <w:p w:rsidR="009B3DE0" w:rsidRPr="009B3DE0" w:rsidRDefault="009B3DE0" w:rsidP="009B3DE0">
      <w:pPr>
        <w:spacing w:after="0" w:line="240" w:lineRule="auto"/>
        <w:rPr>
          <w:lang w:val="en-GB"/>
        </w:rPr>
      </w:pPr>
      <w:r w:rsidRPr="009B3DE0">
        <w:rPr>
          <w:lang w:val="en-GB"/>
        </w:rPr>
        <w:t xml:space="preserve">Copy the temporary file into </w:t>
      </w:r>
      <w:proofErr w:type="spellStart"/>
      <w:r w:rsidRPr="009B3DE0">
        <w:rPr>
          <w:lang w:val="en-GB"/>
        </w:rPr>
        <w:t>ExternalTables</w:t>
      </w:r>
      <w:proofErr w:type="spellEnd"/>
      <w:r w:rsidRPr="009B3DE0">
        <w:rPr>
          <w:lang w:val="en-GB"/>
        </w:rPr>
        <w:t xml:space="preserve"> corresponding worksheet</w:t>
      </w:r>
    </w:p>
    <w:p w:rsidR="009B3DE0" w:rsidRPr="00F31CD2" w:rsidRDefault="009B3DE0" w:rsidP="00F31CD2">
      <w:pPr>
        <w:spacing w:after="0" w:line="240" w:lineRule="auto"/>
        <w:ind w:left="360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333AB0">
        <w:rPr>
          <w:color w:val="7030A0"/>
          <w:lang w:val="en-GB"/>
        </w:rPr>
        <w:t>QM_FOODS</w:t>
      </w:r>
    </w:p>
    <w:p w:rsidR="00333AB0" w:rsidRDefault="00333AB0" w:rsidP="00333AB0">
      <w:pPr>
        <w:spacing w:after="0" w:line="240" w:lineRule="auto"/>
        <w:rPr>
          <w:lang w:val="en-GB"/>
        </w:rPr>
      </w:pPr>
      <w:r w:rsidRPr="00333AB0">
        <w:rPr>
          <w:lang w:val="en-GB"/>
        </w:rPr>
        <w:t>Follow Procedure A.</w:t>
      </w:r>
    </w:p>
    <w:p w:rsidR="00333AB0" w:rsidRDefault="00333AB0" w:rsidP="00333AB0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1C4E40">
        <w:rPr>
          <w:lang w:val="en-GB"/>
        </w:rPr>
        <w:t>Use Data &gt; Filter. Filter on #METHOD.</w:t>
      </w:r>
    </w:p>
    <w:p w:rsidR="00333AB0" w:rsidRPr="00333AB0" w:rsidRDefault="00333AB0" w:rsidP="00333AB0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1C4E40">
        <w:rPr>
          <w:lang w:val="en-GB"/>
        </w:rPr>
        <w:t>#METHOD</w:t>
      </w:r>
      <w:r>
        <w:rPr>
          <w:lang w:val="en-GB"/>
        </w:rPr>
        <w:t xml:space="preserve"> =A, highlight the row (in yellow) and un-filter. Below each highlighted row, insert the shapes of M_SHAPES worksheet according to the selection in </w:t>
      </w:r>
      <w:proofErr w:type="spellStart"/>
      <w:r w:rsidRPr="00333AB0">
        <w:rPr>
          <w:b/>
          <w:lang w:val="en-GB"/>
        </w:rPr>
        <w:t>FDQUANT_withShapes</w:t>
      </w:r>
      <w:proofErr w:type="spellEnd"/>
      <w:r>
        <w:rPr>
          <w:lang w:val="en-GB"/>
        </w:rPr>
        <w:t xml:space="preserve"> and delete the highlighted row</w:t>
      </w:r>
    </w:p>
    <w:p w:rsidR="00333AB0" w:rsidRPr="00333AB0" w:rsidRDefault="00333AB0" w:rsidP="00333AB0">
      <w:pPr>
        <w:spacing w:after="0" w:line="240" w:lineRule="auto"/>
        <w:rPr>
          <w:lang w:val="en-GB"/>
        </w:rPr>
      </w:pPr>
      <w:r w:rsidRPr="00333AB0">
        <w:rPr>
          <w:lang w:val="en-GB"/>
        </w:rPr>
        <w:t xml:space="preserve">Copy the temporary file into </w:t>
      </w:r>
      <w:proofErr w:type="spellStart"/>
      <w:r w:rsidRPr="00333AB0">
        <w:rPr>
          <w:lang w:val="en-GB"/>
        </w:rPr>
        <w:t>ExternalTables</w:t>
      </w:r>
      <w:proofErr w:type="spellEnd"/>
      <w:r w:rsidRPr="00333AB0">
        <w:rPr>
          <w:lang w:val="en-GB"/>
        </w:rPr>
        <w:t xml:space="preserve"> corresponding worksheet</w:t>
      </w:r>
    </w:p>
    <w:p w:rsidR="00333AB0" w:rsidRPr="00977B48" w:rsidRDefault="00333AB0" w:rsidP="00977B48">
      <w:pPr>
        <w:spacing w:after="0" w:line="240" w:lineRule="auto"/>
        <w:ind w:left="360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1C4E40">
        <w:rPr>
          <w:color w:val="7030A0"/>
          <w:lang w:val="en-GB"/>
        </w:rPr>
        <w:t>QM_GROUP</w:t>
      </w:r>
    </w:p>
    <w:p w:rsidR="001C4E40" w:rsidRDefault="001C4E40" w:rsidP="001C4E40">
      <w:pPr>
        <w:spacing w:after="0" w:line="240" w:lineRule="auto"/>
        <w:rPr>
          <w:lang w:val="en-GB"/>
        </w:rPr>
      </w:pPr>
      <w:r w:rsidRPr="001C4E40">
        <w:rPr>
          <w:lang w:val="en-GB"/>
        </w:rPr>
        <w:t>Follow Procedure A.</w:t>
      </w:r>
    </w:p>
    <w:p w:rsidR="001C4E40" w:rsidRDefault="001C4E40" w:rsidP="001C4E40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1C4E40">
        <w:rPr>
          <w:lang w:val="en-GB"/>
        </w:rPr>
        <w:t>Use Data &gt; Filter. Filter on #METHOD.</w:t>
      </w:r>
    </w:p>
    <w:p w:rsidR="001C4E40" w:rsidRDefault="001C4E40" w:rsidP="001C4E40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1C4E40">
        <w:rPr>
          <w:lang w:val="en-GB"/>
        </w:rPr>
        <w:t>#METHOD</w:t>
      </w:r>
      <w:r>
        <w:rPr>
          <w:lang w:val="en-GB"/>
        </w:rPr>
        <w:t xml:space="preserve"> = P, filter on </w:t>
      </w:r>
      <w:r w:rsidRPr="001C4E40">
        <w:rPr>
          <w:lang w:val="en-GB"/>
        </w:rPr>
        <w:t>#METH_CODE</w:t>
      </w:r>
      <w:r>
        <w:rPr>
          <w:lang w:val="en-GB"/>
        </w:rPr>
        <w:t xml:space="preserve"> and fill in missing #COMMENT using the </w:t>
      </w:r>
      <w:r w:rsidRPr="001C4E40">
        <w:rPr>
          <w:b/>
          <w:lang w:val="en-GB"/>
        </w:rPr>
        <w:t>FDQMDETAIL</w:t>
      </w:r>
      <w:r>
        <w:rPr>
          <w:lang w:val="en-GB"/>
        </w:rPr>
        <w:t xml:space="preserve"> file</w:t>
      </w:r>
    </w:p>
    <w:p w:rsidR="001C4E40" w:rsidRDefault="001C4E40" w:rsidP="001C4E40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1C4E40">
        <w:rPr>
          <w:lang w:val="en-GB"/>
        </w:rPr>
        <w:t>#METHOD</w:t>
      </w:r>
      <w:r w:rsidR="00F468DA">
        <w:rPr>
          <w:lang w:val="en-GB"/>
        </w:rPr>
        <w:t xml:space="preserve"> =H, enter HHM in the local language</w:t>
      </w:r>
    </w:p>
    <w:p w:rsidR="001C4E40" w:rsidRDefault="001C4E40" w:rsidP="001C4E40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1C4E40">
        <w:rPr>
          <w:lang w:val="en-GB"/>
        </w:rPr>
        <w:t>#METHOD</w:t>
      </w:r>
      <w:r w:rsidR="000955CF">
        <w:rPr>
          <w:lang w:val="en-GB"/>
        </w:rPr>
        <w:t xml:space="preserve"> </w:t>
      </w:r>
      <w:r w:rsidR="00F468DA">
        <w:rPr>
          <w:lang w:val="en-GB"/>
        </w:rPr>
        <w:t>=S,</w:t>
      </w:r>
      <w:r w:rsidR="00F468DA" w:rsidRPr="00F468DA">
        <w:rPr>
          <w:lang w:val="en-GB"/>
        </w:rPr>
        <w:t xml:space="preserve"> </w:t>
      </w:r>
      <w:r w:rsidR="00F468DA">
        <w:rPr>
          <w:lang w:val="en-GB"/>
        </w:rPr>
        <w:t xml:space="preserve">fill in missing #COMMENT using the </w:t>
      </w:r>
      <w:r w:rsidR="00F468DA" w:rsidRPr="001C4E40">
        <w:rPr>
          <w:b/>
          <w:lang w:val="en-GB"/>
        </w:rPr>
        <w:t>FDQMDETAIL</w:t>
      </w:r>
      <w:r w:rsidR="00F468DA">
        <w:rPr>
          <w:lang w:val="en-GB"/>
        </w:rPr>
        <w:t xml:space="preserve"> file if it exists</w:t>
      </w:r>
    </w:p>
    <w:p w:rsidR="001C4E40" w:rsidRDefault="001C4E40" w:rsidP="001C4E40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1C4E40">
        <w:rPr>
          <w:lang w:val="en-GB"/>
        </w:rPr>
        <w:t>#METHOD</w:t>
      </w:r>
      <w:r w:rsidR="000955CF">
        <w:rPr>
          <w:lang w:val="en-GB"/>
        </w:rPr>
        <w:t xml:space="preserve"> </w:t>
      </w:r>
      <w:r w:rsidR="00F468DA">
        <w:rPr>
          <w:lang w:val="en-GB"/>
        </w:rPr>
        <w:t xml:space="preserve">=U, fill in missing #COMMENT using the </w:t>
      </w:r>
      <w:r w:rsidR="00F468DA" w:rsidRPr="001C4E40">
        <w:rPr>
          <w:b/>
          <w:lang w:val="en-GB"/>
        </w:rPr>
        <w:t>FDQMDETAIL</w:t>
      </w:r>
      <w:r w:rsidR="00F468DA">
        <w:rPr>
          <w:lang w:val="en-GB"/>
        </w:rPr>
        <w:t xml:space="preserve"> file if it exists</w:t>
      </w:r>
    </w:p>
    <w:p w:rsidR="000955CF" w:rsidRPr="001C4E40" w:rsidRDefault="000955CF" w:rsidP="001C4E40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1C4E40">
        <w:rPr>
          <w:lang w:val="en-GB"/>
        </w:rPr>
        <w:t>#METHOD</w:t>
      </w:r>
      <w:r>
        <w:rPr>
          <w:lang w:val="en-GB"/>
        </w:rPr>
        <w:t xml:space="preserve"> =A, highlight the row (in yellow) and un-filter. Below each highlighted row, insert </w:t>
      </w:r>
      <w:r w:rsidRPr="00333AB0">
        <w:rPr>
          <w:u w:val="single"/>
          <w:lang w:val="en-GB"/>
        </w:rPr>
        <w:t xml:space="preserve">all </w:t>
      </w:r>
      <w:r>
        <w:rPr>
          <w:lang w:val="en-GB"/>
        </w:rPr>
        <w:t>the shapes of M_SHAPES worksheet and delete the highlighted row</w:t>
      </w:r>
    </w:p>
    <w:p w:rsidR="001C4E40" w:rsidRPr="001C4E40" w:rsidRDefault="00F468DA" w:rsidP="001C4E40">
      <w:pPr>
        <w:spacing w:after="0" w:line="240" w:lineRule="auto"/>
        <w:rPr>
          <w:lang w:val="en-GB"/>
        </w:rPr>
      </w:pPr>
      <w:r>
        <w:rPr>
          <w:lang w:val="en-GB"/>
        </w:rPr>
        <w:t xml:space="preserve">Be sure the truncated comments are fixed using the </w:t>
      </w:r>
      <w:r w:rsidRPr="001C4E40">
        <w:rPr>
          <w:b/>
          <w:lang w:val="en-GB"/>
        </w:rPr>
        <w:t>FDQMDETAIL</w:t>
      </w:r>
      <w:r>
        <w:rPr>
          <w:lang w:val="en-GB"/>
        </w:rPr>
        <w:t xml:space="preserve"> file</w:t>
      </w:r>
    </w:p>
    <w:p w:rsidR="001C4E40" w:rsidRDefault="001C4E40" w:rsidP="001C4E40">
      <w:pPr>
        <w:spacing w:after="0" w:line="240" w:lineRule="auto"/>
        <w:rPr>
          <w:lang w:val="en-GB"/>
        </w:rPr>
      </w:pPr>
      <w:r w:rsidRPr="001C4E40">
        <w:rPr>
          <w:lang w:val="en-GB"/>
        </w:rPr>
        <w:t xml:space="preserve">Copy the temporary file into </w:t>
      </w:r>
      <w:proofErr w:type="spellStart"/>
      <w:r w:rsidRPr="001C4E40">
        <w:rPr>
          <w:lang w:val="en-GB"/>
        </w:rPr>
        <w:t>ExternalTables</w:t>
      </w:r>
      <w:proofErr w:type="spellEnd"/>
      <w:r w:rsidRPr="001C4E40">
        <w:rPr>
          <w:lang w:val="en-GB"/>
        </w:rPr>
        <w:t xml:space="preserve"> corresponding worksheet</w:t>
      </w:r>
    </w:p>
    <w:p w:rsidR="001C4E40" w:rsidRPr="001C4E40" w:rsidRDefault="001C4E40" w:rsidP="001C4E40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QM_RCLASS</w:t>
      </w: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QM_RECIP</w:t>
      </w: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R_BRAND</w:t>
      </w:r>
    </w:p>
    <w:p w:rsidR="000864B2" w:rsidRDefault="000864B2" w:rsidP="001B652B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R_DESCFACE</w:t>
      </w:r>
      <w:ins w:id="155" w:author="Viktoria Knaze" w:date="2015-07-22T16:31:00Z">
        <w:r w:rsidR="001B652B">
          <w:rPr>
            <w:lang w:val="en-GB"/>
          </w:rPr>
          <w:t xml:space="preserve"> (add explanation </w:t>
        </w:r>
      </w:ins>
      <w:ins w:id="156" w:author="Viktoria Knaze" w:date="2015-07-22T16:32:00Z">
        <w:r w:rsidR="001B652B">
          <w:rPr>
            <w:lang w:val="en-GB"/>
          </w:rPr>
          <w:t xml:space="preserve">for 0 and 1 for the following columns: </w:t>
        </w:r>
      </w:ins>
      <w:ins w:id="157" w:author="Viktoria Knaze" w:date="2015-07-22T16:31:00Z">
        <w:r w:rsidR="001B652B">
          <w:rPr>
            <w:lang w:val="en-GB"/>
          </w:rPr>
          <w:t>#RDESCR_TYPE</w:t>
        </w:r>
      </w:ins>
      <w:ins w:id="158" w:author="Viktoria Knaze" w:date="2015-07-22T16:32:00Z">
        <w:r w:rsidR="001B652B">
          <w:rPr>
            <w:lang w:val="en-GB"/>
          </w:rPr>
          <w:t xml:space="preserve">; </w:t>
        </w:r>
      </w:ins>
      <w:ins w:id="159" w:author="Viktoria Knaze" w:date="2015-07-22T16:31:00Z">
        <w:r w:rsidR="001B652B" w:rsidRPr="001B652B">
          <w:rPr>
            <w:lang w:val="en-GB"/>
          </w:rPr>
          <w:t>#RDESCR_KNOWN</w:t>
        </w:r>
      </w:ins>
      <w:ins w:id="160" w:author="Viktoria Knaze" w:date="2015-07-22T16:32:00Z">
        <w:r w:rsidR="001B652B">
          <w:rPr>
            <w:lang w:val="en-GB"/>
          </w:rPr>
          <w:t xml:space="preserve">; </w:t>
        </w:r>
      </w:ins>
      <w:ins w:id="161" w:author="Viktoria Knaze" w:date="2015-07-22T16:31:00Z">
        <w:r w:rsidR="001B652B" w:rsidRPr="001B652B">
          <w:rPr>
            <w:lang w:val="en-GB"/>
          </w:rPr>
          <w:t>#RDESCR_SINGLE</w:t>
        </w:r>
      </w:ins>
      <w:ins w:id="162" w:author="Viktoria Knaze" w:date="2015-07-22T16:32:00Z">
        <w:r w:rsidR="001B652B">
          <w:rPr>
            <w:lang w:val="en-GB"/>
          </w:rPr>
          <w:t xml:space="preserve">; </w:t>
        </w:r>
      </w:ins>
      <w:ins w:id="163" w:author="Viktoria Knaze" w:date="2015-07-22T16:31:00Z">
        <w:r w:rsidR="001B652B" w:rsidRPr="001B652B">
          <w:rPr>
            <w:lang w:val="en-GB"/>
          </w:rPr>
          <w:t>#RDESCR_OTHER</w:t>
        </w:r>
      </w:ins>
      <w:ins w:id="164" w:author="Viktoria Knaze" w:date="2015-07-22T16:32:00Z">
        <w:r w:rsidR="001B652B">
          <w:rPr>
            <w:lang w:val="en-GB"/>
          </w:rPr>
          <w:t>)</w:t>
        </w:r>
      </w:ins>
    </w:p>
    <w:p w:rsidR="000864B2" w:rsidRDefault="000864B2" w:rsidP="001A06A3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R_FACET</w:t>
      </w:r>
      <w:ins w:id="165" w:author="Viktoria Knaze" w:date="2015-07-22T16:17:00Z">
        <w:r w:rsidR="002F4ECF">
          <w:rPr>
            <w:lang w:val="en-GB"/>
          </w:rPr>
          <w:t xml:space="preserve"> (add explanation for 0 and 1 for the following columns: </w:t>
        </w:r>
        <w:r w:rsidR="002F4ECF" w:rsidRPr="002F4ECF">
          <w:rPr>
            <w:lang w:val="en-GB"/>
          </w:rPr>
          <w:t>#RFACET_TYPE</w:t>
        </w:r>
        <w:r w:rsidR="002F4ECF">
          <w:rPr>
            <w:lang w:val="en-GB"/>
          </w:rPr>
          <w:t>;</w:t>
        </w:r>
      </w:ins>
      <w:ins w:id="166" w:author="Viktoria Knaze" w:date="2015-07-22T16:18:00Z">
        <w:r w:rsidR="002F4ECF">
          <w:rPr>
            <w:lang w:val="en-GB"/>
          </w:rPr>
          <w:t xml:space="preserve"> </w:t>
        </w:r>
      </w:ins>
      <w:ins w:id="167" w:author="Viktoria Knaze" w:date="2015-07-22T16:17:00Z">
        <w:r w:rsidR="002F4ECF" w:rsidRPr="002F4ECF">
          <w:rPr>
            <w:lang w:val="en-GB"/>
          </w:rPr>
          <w:t>#RFACET_TYPE_S</w:t>
        </w:r>
      </w:ins>
      <w:ins w:id="168" w:author="Viktoria Knaze" w:date="2015-07-22T16:18:00Z">
        <w:r w:rsidR="002F4ECF">
          <w:rPr>
            <w:lang w:val="en-GB"/>
          </w:rPr>
          <w:t xml:space="preserve">; </w:t>
        </w:r>
      </w:ins>
      <w:ins w:id="169" w:author="Viktoria Knaze" w:date="2015-07-22T16:17:00Z">
        <w:r w:rsidR="002F4ECF" w:rsidRPr="002F4ECF">
          <w:rPr>
            <w:lang w:val="en-GB"/>
          </w:rPr>
          <w:t>#RFACET_MAIN</w:t>
        </w:r>
        <w:r w:rsidR="002F4ECF">
          <w:rPr>
            <w:lang w:val="en-GB"/>
          </w:rPr>
          <w:t>)</w:t>
        </w:r>
      </w:ins>
      <w:ins w:id="170" w:author="Viktoria Knaze" w:date="2015-07-22T16:18:00Z">
        <w:r w:rsidR="001A06A3">
          <w:rPr>
            <w:lang w:val="en-GB"/>
          </w:rPr>
          <w:t xml:space="preserve">. …and </w:t>
        </w:r>
        <w:r w:rsidR="001A06A3" w:rsidRPr="001A06A3">
          <w:rPr>
            <w:lang w:val="en-GB"/>
          </w:rPr>
          <w:t>#RFACET_QUEST</w:t>
        </w:r>
        <w:r w:rsidR="001A06A3">
          <w:rPr>
            <w:lang w:val="en-GB"/>
          </w:rPr>
          <w:t>.</w:t>
        </w:r>
      </w:ins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lastRenderedPageBreak/>
        <w:t>R_FACETRUL</w:t>
      </w:r>
    </w:p>
    <w:p w:rsidR="001E17EB" w:rsidRDefault="001E17EB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</w:p>
    <w:p w:rsidR="000864B2" w:rsidRPr="001E17EB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1E17EB">
        <w:rPr>
          <w:color w:val="7030A0"/>
          <w:lang w:val="en-GB"/>
        </w:rPr>
        <w:t>R_GROUPFAC</w:t>
      </w:r>
    </w:p>
    <w:p w:rsidR="001E17EB" w:rsidRPr="001E17EB" w:rsidRDefault="001E17EB" w:rsidP="001E17EB">
      <w:pPr>
        <w:spacing w:after="0" w:line="240" w:lineRule="auto"/>
        <w:ind w:left="360"/>
        <w:rPr>
          <w:lang w:val="en-GB"/>
        </w:rPr>
      </w:pPr>
      <w:r w:rsidRPr="001E17EB">
        <w:rPr>
          <w:lang w:val="en-GB"/>
        </w:rPr>
        <w:t>Follow Procedure A</w:t>
      </w:r>
    </w:p>
    <w:p w:rsidR="001E17EB" w:rsidRPr="001E17EB" w:rsidRDefault="001E17EB" w:rsidP="001E17EB">
      <w:pPr>
        <w:spacing w:after="0" w:line="240" w:lineRule="auto"/>
        <w:ind w:left="360"/>
        <w:rPr>
          <w:lang w:val="en-GB"/>
        </w:rPr>
      </w:pPr>
      <w:r w:rsidRPr="001E17EB">
        <w:rPr>
          <w:lang w:val="en-GB"/>
        </w:rPr>
        <w:t>In row 2, in columns #ORDER_DES</w:t>
      </w:r>
      <w:r>
        <w:rPr>
          <w:lang w:val="en-GB"/>
        </w:rPr>
        <w:t>C</w:t>
      </w:r>
      <w:r w:rsidRPr="001E17EB">
        <w:rPr>
          <w:lang w:val="en-GB"/>
        </w:rPr>
        <w:t xml:space="preserve"> and #ORDER_FAC write 1</w:t>
      </w:r>
      <w:r>
        <w:rPr>
          <w:lang w:val="en-GB"/>
        </w:rPr>
        <w:t>0</w:t>
      </w:r>
      <w:r w:rsidRPr="001E17EB">
        <w:rPr>
          <w:lang w:val="en-GB"/>
        </w:rPr>
        <w:t>. In the following rows drag the formula</w:t>
      </w:r>
    </w:p>
    <w:p w:rsidR="001E17EB" w:rsidRPr="001E17EB" w:rsidRDefault="001E17EB" w:rsidP="001E17EB">
      <w:pPr>
        <w:spacing w:after="0" w:line="240" w:lineRule="auto"/>
        <w:ind w:left="360"/>
        <w:rPr>
          <w:rFonts w:ascii="Arial" w:hAnsi="Arial" w:cs="Arial"/>
          <w:sz w:val="20"/>
          <w:szCs w:val="20"/>
          <w:lang w:val="en-GB" w:eastAsia="en-GB"/>
        </w:rPr>
      </w:pPr>
      <w:r w:rsidRPr="001E17EB">
        <w:rPr>
          <w:rFonts w:ascii="Arial" w:hAnsi="Arial" w:cs="Arial"/>
          <w:sz w:val="20"/>
          <w:szCs w:val="20"/>
          <w:lang w:val="en-GB" w:eastAsia="en-GB"/>
        </w:rPr>
        <w:t>In column #ORDER_FAC</w:t>
      </w:r>
    </w:p>
    <w:p w:rsidR="00AC515E" w:rsidRDefault="00977B48" w:rsidP="001E17EB">
      <w:pPr>
        <w:spacing w:after="0" w:line="240" w:lineRule="auto"/>
        <w:ind w:left="360"/>
        <w:rPr>
          <w:rFonts w:ascii="Arial" w:hAnsi="Arial" w:cs="Arial"/>
          <w:sz w:val="20"/>
          <w:szCs w:val="20"/>
          <w:lang w:val="en-GB" w:eastAsia="en-GB"/>
        </w:rPr>
      </w:pPr>
      <w:commentRangeStart w:id="171"/>
      <w:r>
        <w:rPr>
          <w:rFonts w:ascii="Arial" w:hAnsi="Arial" w:cs="Arial"/>
          <w:sz w:val="20"/>
          <w:szCs w:val="20"/>
          <w:lang w:val="en-GB" w:eastAsia="en-GB"/>
        </w:rPr>
        <w:t xml:space="preserve">= </w:t>
      </w:r>
      <w:proofErr w:type="gramStart"/>
      <w:r>
        <w:rPr>
          <w:rFonts w:ascii="Arial" w:hAnsi="Arial" w:cs="Arial"/>
          <w:sz w:val="20"/>
          <w:szCs w:val="20"/>
          <w:lang w:val="en-GB" w:eastAsia="en-GB"/>
        </w:rPr>
        <w:t>IF(</w:t>
      </w:r>
      <w:proofErr w:type="gramEnd"/>
      <w:r>
        <w:rPr>
          <w:rFonts w:ascii="Arial" w:hAnsi="Arial" w:cs="Arial"/>
          <w:sz w:val="20"/>
          <w:szCs w:val="20"/>
          <w:lang w:val="en-GB" w:eastAsia="en-GB"/>
        </w:rPr>
        <w:t>C2=C3, G2, G2+10)</w:t>
      </w:r>
      <w:commentRangeEnd w:id="171"/>
      <w:r w:rsidR="00F56635">
        <w:rPr>
          <w:rStyle w:val="CommentReference"/>
        </w:rPr>
        <w:commentReference w:id="171"/>
      </w:r>
    </w:p>
    <w:p w:rsidR="001E17EB" w:rsidRPr="001E17EB" w:rsidRDefault="001E17EB" w:rsidP="001E17EB">
      <w:pPr>
        <w:spacing w:after="0" w:line="240" w:lineRule="auto"/>
        <w:ind w:left="360"/>
        <w:rPr>
          <w:rFonts w:ascii="Arial" w:hAnsi="Arial" w:cs="Arial"/>
          <w:sz w:val="20"/>
          <w:szCs w:val="20"/>
          <w:lang w:val="en-GB" w:eastAsia="en-GB"/>
        </w:rPr>
      </w:pPr>
      <w:r w:rsidRPr="001E17EB">
        <w:rPr>
          <w:rFonts w:ascii="Arial" w:hAnsi="Arial" w:cs="Arial"/>
          <w:sz w:val="20"/>
          <w:szCs w:val="20"/>
          <w:lang w:val="en-GB" w:eastAsia="en-GB"/>
        </w:rPr>
        <w:t>In column #ORDER_DESC</w:t>
      </w:r>
    </w:p>
    <w:p w:rsidR="001E17EB" w:rsidRDefault="001E17EB" w:rsidP="001E17EB">
      <w:pPr>
        <w:spacing w:after="0" w:line="240" w:lineRule="auto"/>
        <w:ind w:left="360"/>
        <w:rPr>
          <w:rFonts w:ascii="Arial" w:hAnsi="Arial" w:cs="Arial"/>
          <w:sz w:val="20"/>
          <w:szCs w:val="20"/>
          <w:lang w:val="en-GB" w:eastAsia="en-GB"/>
        </w:rPr>
      </w:pPr>
      <w:commentRangeStart w:id="172"/>
      <w:r>
        <w:rPr>
          <w:rFonts w:ascii="Arial" w:hAnsi="Arial" w:cs="Arial"/>
          <w:sz w:val="20"/>
          <w:szCs w:val="20"/>
          <w:lang w:val="en-GB" w:eastAsia="en-GB"/>
        </w:rPr>
        <w:t>=</w:t>
      </w:r>
      <w:proofErr w:type="gramStart"/>
      <w:r>
        <w:rPr>
          <w:rFonts w:ascii="Arial" w:hAnsi="Arial" w:cs="Arial"/>
          <w:sz w:val="20"/>
          <w:szCs w:val="20"/>
          <w:lang w:val="en-GB" w:eastAsia="en-GB"/>
        </w:rPr>
        <w:t>IF(</w:t>
      </w:r>
      <w:proofErr w:type="gramEnd"/>
      <w:r>
        <w:rPr>
          <w:rFonts w:ascii="Arial" w:hAnsi="Arial" w:cs="Arial"/>
          <w:sz w:val="20"/>
          <w:szCs w:val="20"/>
          <w:lang w:val="en-GB" w:eastAsia="en-GB"/>
        </w:rPr>
        <w:t>G</w:t>
      </w:r>
      <w:r w:rsidR="0017424E">
        <w:rPr>
          <w:rFonts w:ascii="Arial" w:hAnsi="Arial" w:cs="Arial"/>
          <w:sz w:val="20"/>
          <w:szCs w:val="20"/>
          <w:lang w:val="en-GB" w:eastAsia="en-GB"/>
        </w:rPr>
        <w:t>3</w:t>
      </w:r>
      <w:r>
        <w:rPr>
          <w:rFonts w:ascii="Arial" w:hAnsi="Arial" w:cs="Arial"/>
          <w:sz w:val="20"/>
          <w:szCs w:val="20"/>
          <w:lang w:val="en-GB" w:eastAsia="en-GB"/>
        </w:rPr>
        <w:t>=G</w:t>
      </w:r>
      <w:r w:rsidR="0017424E">
        <w:rPr>
          <w:rFonts w:ascii="Arial" w:hAnsi="Arial" w:cs="Arial"/>
          <w:sz w:val="20"/>
          <w:szCs w:val="20"/>
          <w:lang w:val="en-GB" w:eastAsia="en-GB"/>
        </w:rPr>
        <w:t>3,H2</w:t>
      </w:r>
      <w:r>
        <w:rPr>
          <w:rFonts w:ascii="Arial" w:hAnsi="Arial" w:cs="Arial"/>
          <w:sz w:val="20"/>
          <w:szCs w:val="20"/>
          <w:lang w:val="en-GB" w:eastAsia="en-GB"/>
        </w:rPr>
        <w:t>+10,</w:t>
      </w:r>
      <w:r w:rsidRPr="001E17EB">
        <w:rPr>
          <w:rFonts w:ascii="Arial" w:hAnsi="Arial" w:cs="Arial"/>
          <w:sz w:val="20"/>
          <w:szCs w:val="20"/>
          <w:lang w:val="en-GB" w:eastAsia="en-GB"/>
        </w:rPr>
        <w:t>10)</w:t>
      </w:r>
      <w:commentRangeEnd w:id="172"/>
      <w:r w:rsidR="004B7EE4">
        <w:rPr>
          <w:rStyle w:val="CommentReference"/>
        </w:rPr>
        <w:commentReference w:id="172"/>
      </w:r>
    </w:p>
    <w:p w:rsidR="001E17EB" w:rsidRPr="001E17EB" w:rsidRDefault="001E17EB" w:rsidP="001E17EB">
      <w:pPr>
        <w:spacing w:after="0" w:line="240" w:lineRule="auto"/>
        <w:ind w:left="360"/>
        <w:rPr>
          <w:lang w:val="en-GB"/>
        </w:rPr>
      </w:pPr>
      <w:r w:rsidRPr="001E17EB">
        <w:rPr>
          <w:lang w:val="en-GB"/>
        </w:rPr>
        <w:t xml:space="preserve">Copy the temporary file into </w:t>
      </w:r>
      <w:proofErr w:type="spellStart"/>
      <w:r w:rsidRPr="001E17EB">
        <w:rPr>
          <w:lang w:val="en-GB"/>
        </w:rPr>
        <w:t>ExternalTables</w:t>
      </w:r>
      <w:proofErr w:type="spellEnd"/>
      <w:r w:rsidRPr="001E17EB">
        <w:rPr>
          <w:lang w:val="en-GB"/>
        </w:rPr>
        <w:t xml:space="preserve"> corresponding worksheet</w:t>
      </w:r>
    </w:p>
    <w:p w:rsidR="00AF781F" w:rsidRPr="00AF781F" w:rsidRDefault="00AF781F" w:rsidP="00AF781F">
      <w:pPr>
        <w:spacing w:after="0" w:line="240" w:lineRule="auto"/>
        <w:ind w:left="360"/>
        <w:rPr>
          <w:lang w:val="en-GB"/>
        </w:rPr>
      </w:pPr>
    </w:p>
    <w:p w:rsidR="000864B2" w:rsidRPr="00AF781F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AF781F">
        <w:rPr>
          <w:color w:val="7030A0"/>
          <w:lang w:val="en-GB"/>
        </w:rPr>
        <w:t>RGROUPS</w:t>
      </w:r>
    </w:p>
    <w:p w:rsidR="00AF781F" w:rsidRDefault="00AF781F" w:rsidP="00AF781F">
      <w:pPr>
        <w:spacing w:after="0" w:line="240" w:lineRule="auto"/>
        <w:rPr>
          <w:lang w:val="en-GB"/>
        </w:rPr>
      </w:pPr>
      <w:r w:rsidRPr="00452470">
        <w:rPr>
          <w:lang w:val="en-GB"/>
        </w:rPr>
        <w:t>Follow Procedure A.</w:t>
      </w:r>
    </w:p>
    <w:p w:rsidR="00AF781F" w:rsidRPr="00A63268" w:rsidRDefault="00AF781F" w:rsidP="00AF781F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#NAMEG_SHORT: copy #NAME and limit to 20 characters</w:t>
      </w:r>
    </w:p>
    <w:p w:rsidR="00AF781F" w:rsidRPr="00452470" w:rsidRDefault="00AF781F" w:rsidP="00AF781F">
      <w:pPr>
        <w:spacing w:after="0" w:line="240" w:lineRule="auto"/>
        <w:rPr>
          <w:lang w:val="en-GB"/>
        </w:rPr>
      </w:pPr>
      <w:r w:rsidRPr="00452470">
        <w:rPr>
          <w:lang w:val="en-GB"/>
        </w:rPr>
        <w:t xml:space="preserve">Copy the temporary file into </w:t>
      </w:r>
      <w:proofErr w:type="spellStart"/>
      <w:r w:rsidRPr="00452470">
        <w:rPr>
          <w:lang w:val="en-GB"/>
        </w:rPr>
        <w:t>ExternalTables</w:t>
      </w:r>
      <w:proofErr w:type="spellEnd"/>
      <w:r w:rsidRPr="00452470">
        <w:rPr>
          <w:lang w:val="en-GB"/>
        </w:rPr>
        <w:t xml:space="preserve"> corresponding worksheet</w:t>
      </w:r>
    </w:p>
    <w:p w:rsidR="00AF781F" w:rsidRPr="00AF781F" w:rsidRDefault="00AF781F" w:rsidP="00AF781F">
      <w:pPr>
        <w:spacing w:after="0" w:line="240" w:lineRule="auto"/>
        <w:ind w:left="360"/>
        <w:rPr>
          <w:lang w:val="en-GB"/>
        </w:rPr>
      </w:pPr>
    </w:p>
    <w:p w:rsidR="000864B2" w:rsidRPr="002A7409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2A7409">
        <w:rPr>
          <w:color w:val="7030A0"/>
          <w:lang w:val="en-GB"/>
        </w:rPr>
        <w:t>RSUBGR</w:t>
      </w:r>
    </w:p>
    <w:p w:rsidR="002A7409" w:rsidRDefault="002A7409" w:rsidP="002A7409">
      <w:pPr>
        <w:spacing w:after="0" w:line="240" w:lineRule="auto"/>
        <w:rPr>
          <w:lang w:val="en-GB"/>
        </w:rPr>
      </w:pPr>
      <w:r w:rsidRPr="00452470">
        <w:rPr>
          <w:lang w:val="en-GB"/>
        </w:rPr>
        <w:t>Follow Procedure A.</w:t>
      </w:r>
    </w:p>
    <w:p w:rsidR="002A7409" w:rsidRPr="00A63268" w:rsidRDefault="002A7409" w:rsidP="002A7409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#NAMES_SHORT: copy #NAME and limit to 20 characters</w:t>
      </w:r>
    </w:p>
    <w:p w:rsidR="002A7409" w:rsidRPr="00452470" w:rsidRDefault="002A7409" w:rsidP="002A7409">
      <w:pPr>
        <w:spacing w:after="0" w:line="240" w:lineRule="auto"/>
        <w:rPr>
          <w:lang w:val="en-GB"/>
        </w:rPr>
      </w:pPr>
      <w:r w:rsidRPr="00452470">
        <w:rPr>
          <w:lang w:val="en-GB"/>
        </w:rPr>
        <w:t xml:space="preserve">Copy the temporary file into </w:t>
      </w:r>
      <w:proofErr w:type="spellStart"/>
      <w:r w:rsidRPr="00452470">
        <w:rPr>
          <w:lang w:val="en-GB"/>
        </w:rPr>
        <w:t>ExternalTables</w:t>
      </w:r>
      <w:proofErr w:type="spellEnd"/>
      <w:r w:rsidRPr="00452470">
        <w:rPr>
          <w:lang w:val="en-GB"/>
        </w:rPr>
        <w:t xml:space="preserve"> corresponding worksheet</w:t>
      </w:r>
    </w:p>
    <w:p w:rsidR="002A7409" w:rsidRDefault="002A7409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R_RCPFAEX</w:t>
      </w:r>
    </w:p>
    <w:p w:rsidR="00F34614" w:rsidRDefault="00F34614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</w:p>
    <w:p w:rsidR="000864B2" w:rsidRPr="00F34614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F34614">
        <w:rPr>
          <w:color w:val="4F6228" w:themeColor="accent3" w:themeShade="80"/>
          <w:lang w:val="en-GB"/>
        </w:rPr>
        <w:t>RCP_PATH</w:t>
      </w:r>
    </w:p>
    <w:p w:rsidR="00F34614" w:rsidRPr="00F34614" w:rsidRDefault="00F34614" w:rsidP="00F34614">
      <w:pPr>
        <w:spacing w:after="0" w:line="240" w:lineRule="auto"/>
        <w:rPr>
          <w:lang w:val="en-GB"/>
        </w:rPr>
      </w:pPr>
      <w:r w:rsidRPr="00F34614">
        <w:rPr>
          <w:lang w:val="en-GB"/>
        </w:rPr>
        <w:t>A priori no change</w:t>
      </w:r>
    </w:p>
    <w:p w:rsidR="00F34614" w:rsidRPr="00F34614" w:rsidRDefault="00F34614" w:rsidP="00F34614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SPECDAY</w:t>
      </w:r>
    </w:p>
    <w:p w:rsidR="0046483B" w:rsidRDefault="0046483B" w:rsidP="0046483B">
      <w:pPr>
        <w:spacing w:after="0" w:line="240" w:lineRule="auto"/>
        <w:rPr>
          <w:lang w:val="en-GB"/>
        </w:rPr>
      </w:pPr>
      <w:r w:rsidRPr="0046483B">
        <w:rPr>
          <w:lang w:val="en-GB"/>
        </w:rPr>
        <w:t xml:space="preserve">Open </w:t>
      </w:r>
      <w:r w:rsidRPr="0046483B">
        <w:rPr>
          <w:b/>
          <w:lang w:val="en-GB"/>
        </w:rPr>
        <w:t>z-end files or final SPECDAY</w:t>
      </w:r>
      <w:r w:rsidRPr="0046483B">
        <w:rPr>
          <w:lang w:val="en-GB"/>
        </w:rPr>
        <w:t xml:space="preserve"> file</w:t>
      </w:r>
      <w:r>
        <w:rPr>
          <w:lang w:val="en-GB"/>
        </w:rPr>
        <w:t xml:space="preserve"> – choose the </w:t>
      </w:r>
      <w:r w:rsidRPr="0046483B">
        <w:rPr>
          <w:lang w:val="en-GB"/>
        </w:rPr>
        <w:t xml:space="preserve">format </w:t>
      </w:r>
      <w:r>
        <w:rPr>
          <w:lang w:val="en-GB"/>
        </w:rPr>
        <w:t>to get</w:t>
      </w:r>
      <w:r w:rsidRPr="0046483B">
        <w:rPr>
          <w:lang w:val="en-GB"/>
        </w:rPr>
        <w:t xml:space="preserve"> correct characters</w:t>
      </w:r>
    </w:p>
    <w:p w:rsidR="0046483B" w:rsidRDefault="0046483B" w:rsidP="0046483B">
      <w:pPr>
        <w:spacing w:after="0" w:line="240" w:lineRule="auto"/>
        <w:rPr>
          <w:lang w:val="en-GB"/>
        </w:rPr>
      </w:pPr>
      <w:r>
        <w:rPr>
          <w:lang w:val="en-GB"/>
        </w:rPr>
        <w:t>Select all and copy to an Excel file (</w:t>
      </w:r>
      <w:proofErr w:type="spellStart"/>
      <w:r>
        <w:rPr>
          <w:lang w:val="en-GB"/>
        </w:rPr>
        <w:t>ctl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, </w:t>
      </w:r>
      <w:proofErr w:type="spellStart"/>
      <w:r>
        <w:rPr>
          <w:lang w:val="en-GB"/>
        </w:rPr>
        <w:t>ctl</w:t>
      </w:r>
      <w:proofErr w:type="spellEnd"/>
      <w:r>
        <w:rPr>
          <w:lang w:val="en-GB"/>
        </w:rPr>
        <w:t xml:space="preserve"> C, </w:t>
      </w:r>
      <w:proofErr w:type="spellStart"/>
      <w:r>
        <w:rPr>
          <w:lang w:val="en-GB"/>
        </w:rPr>
        <w:t>ctl</w:t>
      </w:r>
      <w:proofErr w:type="spellEnd"/>
      <w:r>
        <w:rPr>
          <w:lang w:val="en-GB"/>
        </w:rPr>
        <w:t xml:space="preserve"> V)</w:t>
      </w:r>
    </w:p>
    <w:p w:rsidR="0046483B" w:rsidRDefault="0046483B" w:rsidP="0046483B">
      <w:pPr>
        <w:spacing w:after="0" w:line="240" w:lineRule="auto"/>
        <w:rPr>
          <w:lang w:val="en-GB"/>
        </w:rPr>
      </w:pPr>
      <w:r>
        <w:rPr>
          <w:lang w:val="en-GB"/>
        </w:rPr>
        <w:t>In the Excel file, Data &gt; Text to Columns</w:t>
      </w:r>
    </w:p>
    <w:p w:rsidR="0046483B" w:rsidRDefault="0046483B" w:rsidP="0046483B">
      <w:pPr>
        <w:spacing w:after="0" w:line="240" w:lineRule="auto"/>
        <w:rPr>
          <w:lang w:val="en-GB"/>
        </w:rPr>
      </w:pPr>
      <w:r>
        <w:rPr>
          <w:lang w:val="en-GB"/>
        </w:rPr>
        <w:t xml:space="preserve">Select Fixed Width, create a break line between the code and the labels, </w:t>
      </w:r>
      <w:proofErr w:type="gramStart"/>
      <w:r>
        <w:rPr>
          <w:lang w:val="en-GB"/>
        </w:rPr>
        <w:t>select</w:t>
      </w:r>
      <w:proofErr w:type="gramEnd"/>
      <w:r>
        <w:rPr>
          <w:lang w:val="en-GB"/>
        </w:rPr>
        <w:t xml:space="preserve"> Text for both column formats.</w:t>
      </w:r>
    </w:p>
    <w:p w:rsidR="0046483B" w:rsidRDefault="0046483B" w:rsidP="0046483B">
      <w:pPr>
        <w:spacing w:after="0" w:line="240" w:lineRule="auto"/>
        <w:rPr>
          <w:lang w:val="en-GB"/>
        </w:rPr>
      </w:pPr>
      <w:r>
        <w:rPr>
          <w:lang w:val="en-GB"/>
        </w:rPr>
        <w:t>Copy the heading row</w:t>
      </w:r>
    </w:p>
    <w:p w:rsidR="0046483B" w:rsidRPr="00452470" w:rsidRDefault="0046483B" w:rsidP="0046483B">
      <w:pPr>
        <w:spacing w:after="0" w:line="240" w:lineRule="auto"/>
        <w:rPr>
          <w:lang w:val="en-GB"/>
        </w:rPr>
      </w:pPr>
      <w:r w:rsidRPr="00452470">
        <w:rPr>
          <w:lang w:val="en-GB"/>
        </w:rPr>
        <w:t xml:space="preserve">Copy the temporary file into </w:t>
      </w:r>
      <w:proofErr w:type="spellStart"/>
      <w:r w:rsidRPr="00452470">
        <w:rPr>
          <w:lang w:val="en-GB"/>
        </w:rPr>
        <w:t>ExternalTables</w:t>
      </w:r>
      <w:proofErr w:type="spellEnd"/>
      <w:r w:rsidRPr="00452470">
        <w:rPr>
          <w:lang w:val="en-GB"/>
        </w:rPr>
        <w:t xml:space="preserve"> corresponding worksheet</w:t>
      </w:r>
    </w:p>
    <w:p w:rsidR="0046483B" w:rsidRPr="0046483B" w:rsidRDefault="0046483B" w:rsidP="0046483B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SPECDIET</w:t>
      </w:r>
    </w:p>
    <w:p w:rsidR="0046483B" w:rsidRPr="0046483B" w:rsidRDefault="0046483B" w:rsidP="00795B9E">
      <w:pPr>
        <w:spacing w:after="0" w:line="240" w:lineRule="auto"/>
        <w:rPr>
          <w:lang w:val="en-GB"/>
        </w:rPr>
      </w:pPr>
      <w:r w:rsidRPr="0046483B">
        <w:rPr>
          <w:lang w:val="en-GB"/>
        </w:rPr>
        <w:t xml:space="preserve">Open </w:t>
      </w:r>
      <w:r w:rsidRPr="0046483B">
        <w:rPr>
          <w:b/>
          <w:lang w:val="en-GB"/>
        </w:rPr>
        <w:t>z-end files or final SPECD</w:t>
      </w:r>
      <w:r>
        <w:rPr>
          <w:b/>
          <w:lang w:val="en-GB"/>
        </w:rPr>
        <w:t>IET</w:t>
      </w:r>
      <w:r w:rsidRPr="0046483B">
        <w:rPr>
          <w:lang w:val="en-GB"/>
        </w:rPr>
        <w:t xml:space="preserve"> file – </w:t>
      </w:r>
      <w:r>
        <w:rPr>
          <w:lang w:val="en-GB"/>
        </w:rPr>
        <w:t xml:space="preserve">choose the </w:t>
      </w:r>
      <w:r w:rsidRPr="0046483B">
        <w:rPr>
          <w:lang w:val="en-GB"/>
        </w:rPr>
        <w:t xml:space="preserve">format </w:t>
      </w:r>
      <w:r>
        <w:rPr>
          <w:lang w:val="en-GB"/>
        </w:rPr>
        <w:t>to get</w:t>
      </w:r>
      <w:r w:rsidRPr="0046483B">
        <w:rPr>
          <w:lang w:val="en-GB"/>
        </w:rPr>
        <w:t xml:space="preserve"> correct characters</w:t>
      </w:r>
    </w:p>
    <w:p w:rsidR="0046483B" w:rsidRPr="0046483B" w:rsidRDefault="0046483B" w:rsidP="00795B9E">
      <w:pPr>
        <w:spacing w:after="0" w:line="240" w:lineRule="auto"/>
        <w:rPr>
          <w:lang w:val="en-GB"/>
        </w:rPr>
      </w:pPr>
      <w:r w:rsidRPr="0046483B">
        <w:rPr>
          <w:lang w:val="en-GB"/>
        </w:rPr>
        <w:t>Select all and copy to an Excel file (</w:t>
      </w:r>
      <w:proofErr w:type="spellStart"/>
      <w:r w:rsidRPr="0046483B">
        <w:rPr>
          <w:lang w:val="en-GB"/>
        </w:rPr>
        <w:t>ctl</w:t>
      </w:r>
      <w:proofErr w:type="spellEnd"/>
      <w:r w:rsidRPr="0046483B">
        <w:rPr>
          <w:lang w:val="en-GB"/>
        </w:rPr>
        <w:t xml:space="preserve"> </w:t>
      </w:r>
      <w:proofErr w:type="gramStart"/>
      <w:r w:rsidRPr="0046483B">
        <w:rPr>
          <w:lang w:val="en-GB"/>
        </w:rPr>
        <w:t>A</w:t>
      </w:r>
      <w:proofErr w:type="gramEnd"/>
      <w:r w:rsidRPr="0046483B">
        <w:rPr>
          <w:lang w:val="en-GB"/>
        </w:rPr>
        <w:t xml:space="preserve">, </w:t>
      </w:r>
      <w:proofErr w:type="spellStart"/>
      <w:r w:rsidRPr="0046483B">
        <w:rPr>
          <w:lang w:val="en-GB"/>
        </w:rPr>
        <w:t>ctl</w:t>
      </w:r>
      <w:proofErr w:type="spellEnd"/>
      <w:r w:rsidRPr="0046483B">
        <w:rPr>
          <w:lang w:val="en-GB"/>
        </w:rPr>
        <w:t xml:space="preserve"> C, </w:t>
      </w:r>
      <w:proofErr w:type="spellStart"/>
      <w:r w:rsidRPr="0046483B">
        <w:rPr>
          <w:lang w:val="en-GB"/>
        </w:rPr>
        <w:t>ctl</w:t>
      </w:r>
      <w:proofErr w:type="spellEnd"/>
      <w:r w:rsidRPr="0046483B">
        <w:rPr>
          <w:lang w:val="en-GB"/>
        </w:rPr>
        <w:t xml:space="preserve"> V)</w:t>
      </w:r>
    </w:p>
    <w:p w:rsidR="0046483B" w:rsidRPr="0046483B" w:rsidRDefault="0046483B" w:rsidP="00795B9E">
      <w:pPr>
        <w:spacing w:after="0" w:line="240" w:lineRule="auto"/>
        <w:rPr>
          <w:lang w:val="en-GB"/>
        </w:rPr>
      </w:pPr>
      <w:r w:rsidRPr="0046483B">
        <w:rPr>
          <w:lang w:val="en-GB"/>
        </w:rPr>
        <w:t>In the Excel file, Data &gt; Text to Columns</w:t>
      </w:r>
    </w:p>
    <w:p w:rsidR="0046483B" w:rsidRPr="0046483B" w:rsidRDefault="0046483B" w:rsidP="00795B9E">
      <w:pPr>
        <w:spacing w:after="0" w:line="240" w:lineRule="auto"/>
        <w:rPr>
          <w:lang w:val="en-GB"/>
        </w:rPr>
      </w:pPr>
      <w:r w:rsidRPr="0046483B">
        <w:rPr>
          <w:lang w:val="en-GB"/>
        </w:rPr>
        <w:t xml:space="preserve">Select Fixed Width, create a break line between the code and the labels, </w:t>
      </w:r>
      <w:proofErr w:type="gramStart"/>
      <w:r w:rsidRPr="0046483B">
        <w:rPr>
          <w:lang w:val="en-GB"/>
        </w:rPr>
        <w:t>select</w:t>
      </w:r>
      <w:proofErr w:type="gramEnd"/>
      <w:r w:rsidRPr="0046483B">
        <w:rPr>
          <w:lang w:val="en-GB"/>
        </w:rPr>
        <w:t xml:space="preserve"> Text for both column formats.</w:t>
      </w:r>
    </w:p>
    <w:p w:rsidR="0046483B" w:rsidRPr="0046483B" w:rsidRDefault="0046483B" w:rsidP="00795B9E">
      <w:pPr>
        <w:spacing w:after="0" w:line="240" w:lineRule="auto"/>
        <w:rPr>
          <w:lang w:val="en-GB"/>
        </w:rPr>
      </w:pPr>
      <w:r w:rsidRPr="0046483B">
        <w:rPr>
          <w:lang w:val="en-GB"/>
        </w:rPr>
        <w:t>Copy the heading row</w:t>
      </w:r>
    </w:p>
    <w:p w:rsidR="00795B9E" w:rsidRPr="00452470" w:rsidRDefault="00795B9E" w:rsidP="00795B9E">
      <w:pPr>
        <w:spacing w:after="0" w:line="240" w:lineRule="auto"/>
        <w:rPr>
          <w:lang w:val="en-GB"/>
        </w:rPr>
      </w:pPr>
      <w:r w:rsidRPr="00452470">
        <w:rPr>
          <w:lang w:val="en-GB"/>
        </w:rPr>
        <w:t xml:space="preserve">Copy the temporary file into </w:t>
      </w:r>
      <w:proofErr w:type="spellStart"/>
      <w:r w:rsidRPr="00452470">
        <w:rPr>
          <w:lang w:val="en-GB"/>
        </w:rPr>
        <w:t>ExternalTables</w:t>
      </w:r>
      <w:proofErr w:type="spellEnd"/>
      <w:r w:rsidRPr="00452470">
        <w:rPr>
          <w:lang w:val="en-GB"/>
        </w:rPr>
        <w:t xml:space="preserve"> corresponding worksheet</w:t>
      </w:r>
    </w:p>
    <w:p w:rsidR="0046483B" w:rsidRPr="0046483B" w:rsidRDefault="0046483B" w:rsidP="00795B9E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614EF6">
        <w:rPr>
          <w:color w:val="4F6228" w:themeColor="accent3" w:themeShade="80"/>
          <w:lang w:val="en-GB"/>
        </w:rPr>
        <w:t>STATUS</w:t>
      </w:r>
    </w:p>
    <w:p w:rsidR="00614EF6" w:rsidRPr="00614EF6" w:rsidRDefault="00614EF6" w:rsidP="00614EF6">
      <w:pPr>
        <w:spacing w:after="0" w:line="240" w:lineRule="auto"/>
        <w:rPr>
          <w:lang w:val="en-GB"/>
        </w:rPr>
      </w:pPr>
      <w:r w:rsidRPr="00614EF6">
        <w:rPr>
          <w:lang w:val="en-GB"/>
        </w:rPr>
        <w:t>Insert the local Excel file.</w:t>
      </w:r>
      <w:ins w:id="173" w:author="Viktoria Knaze" w:date="2015-07-15T17:51:00Z">
        <w:r w:rsidR="00B506EC">
          <w:rPr>
            <w:lang w:val="en-GB"/>
          </w:rPr>
          <w:t xml:space="preserve"> In column “</w:t>
        </w:r>
        <w:r w:rsidR="00B506EC" w:rsidRPr="00B506EC">
          <w:rPr>
            <w:lang w:val="en-GB"/>
          </w:rPr>
          <w:t>#S_HIDE</w:t>
        </w:r>
        <w:r w:rsidR="00B506EC">
          <w:rPr>
            <w:lang w:val="en-GB"/>
          </w:rPr>
          <w:t xml:space="preserve">”, </w:t>
        </w:r>
      </w:ins>
      <w:ins w:id="174" w:author="Viktoria Knaze" w:date="2015-07-15T17:53:00Z">
        <w:r w:rsidR="00B506EC">
          <w:rPr>
            <w:lang w:val="en-GB"/>
          </w:rPr>
          <w:t>when “1” will</w:t>
        </w:r>
      </w:ins>
      <w:ins w:id="175" w:author="Viktoria Knaze" w:date="2015-07-15T17:52:00Z">
        <w:r w:rsidR="00B506EC">
          <w:rPr>
            <w:lang w:val="en-GB"/>
          </w:rPr>
          <w:t xml:space="preserve"> allow one to</w:t>
        </w:r>
        <w:r w:rsidR="00B506EC" w:rsidRPr="00B506EC">
          <w:rPr>
            <w:lang w:val="en-GB"/>
          </w:rPr>
          <w:t xml:space="preserve"> hide that option</w:t>
        </w:r>
      </w:ins>
      <w:ins w:id="176" w:author="Viktoria Knaze" w:date="2015-07-15T17:53:00Z">
        <w:r w:rsidR="00B506EC">
          <w:rPr>
            <w:lang w:val="en-GB"/>
          </w:rPr>
          <w:t xml:space="preserve"> from displaying</w:t>
        </w:r>
      </w:ins>
      <w:ins w:id="177" w:author="Viktoria Knaze" w:date="2015-07-15T17:52:00Z">
        <w:r w:rsidR="00B506EC" w:rsidRPr="00B506EC">
          <w:rPr>
            <w:lang w:val="en-GB"/>
          </w:rPr>
          <w:t xml:space="preserve"> </w:t>
        </w:r>
        <w:r w:rsidR="00B506EC">
          <w:rPr>
            <w:lang w:val="en-GB"/>
          </w:rPr>
          <w:t xml:space="preserve">on the screen in order </w:t>
        </w:r>
        <w:r w:rsidR="00B506EC" w:rsidRPr="00B506EC">
          <w:rPr>
            <w:lang w:val="en-GB"/>
          </w:rPr>
          <w:t xml:space="preserve">to lighten the </w:t>
        </w:r>
      </w:ins>
      <w:ins w:id="178" w:author="Viktoria Knaze" w:date="2015-07-15T17:53:00Z">
        <w:r w:rsidR="00B506EC">
          <w:rPr>
            <w:lang w:val="en-GB"/>
          </w:rPr>
          <w:t xml:space="preserve">viewing of the </w:t>
        </w:r>
      </w:ins>
      <w:ins w:id="179" w:author="Viktoria Knaze" w:date="2015-07-15T17:52:00Z">
        <w:r w:rsidR="00B506EC" w:rsidRPr="00B506EC">
          <w:rPr>
            <w:lang w:val="en-GB"/>
          </w:rPr>
          <w:t xml:space="preserve">screen. Switch to '1' </w:t>
        </w:r>
      </w:ins>
      <w:ins w:id="180" w:author="Viktoria Knaze" w:date="2015-07-15T17:53:00Z">
        <w:r w:rsidR="00B506EC">
          <w:rPr>
            <w:lang w:val="en-GB"/>
          </w:rPr>
          <w:t>w</w:t>
        </w:r>
      </w:ins>
      <w:ins w:id="181" w:author="Viktoria Knaze" w:date="2015-07-15T17:54:00Z">
        <w:r w:rsidR="00B506EC">
          <w:rPr>
            <w:lang w:val="en-GB"/>
          </w:rPr>
          <w:t>herever this function is desired</w:t>
        </w:r>
      </w:ins>
      <w:ins w:id="182" w:author="Viktoria Knaze" w:date="2015-07-15T17:52:00Z">
        <w:r w:rsidR="00B506EC" w:rsidRPr="00B506EC">
          <w:rPr>
            <w:lang w:val="en-GB"/>
          </w:rPr>
          <w:t>.</w:t>
        </w:r>
      </w:ins>
    </w:p>
    <w:p w:rsidR="00614EF6" w:rsidRPr="00614EF6" w:rsidRDefault="00614EF6" w:rsidP="00614EF6">
      <w:pPr>
        <w:spacing w:after="0" w:line="240" w:lineRule="auto"/>
        <w:rPr>
          <w:color w:val="4F6228" w:themeColor="accent3" w:themeShade="80"/>
          <w:lang w:val="en-GB"/>
        </w:rPr>
      </w:pPr>
    </w:p>
    <w:p w:rsidR="000864B2" w:rsidRPr="00081873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081873">
        <w:rPr>
          <w:color w:val="7030A0"/>
          <w:lang w:val="en-GB"/>
        </w:rPr>
        <w:t>SUBGROUP</w:t>
      </w:r>
    </w:p>
    <w:p w:rsidR="00081873" w:rsidRDefault="00081873" w:rsidP="00081873">
      <w:pPr>
        <w:spacing w:after="0" w:line="240" w:lineRule="auto"/>
        <w:rPr>
          <w:lang w:val="en-GB"/>
        </w:rPr>
      </w:pPr>
      <w:r w:rsidRPr="00452470">
        <w:rPr>
          <w:lang w:val="en-GB"/>
        </w:rPr>
        <w:t>Follow Procedure A.</w:t>
      </w:r>
    </w:p>
    <w:p w:rsidR="00F21BE2" w:rsidRPr="00F21BE2" w:rsidRDefault="00F21BE2" w:rsidP="00F21BE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lastRenderedPageBreak/>
        <w:t>#NAME: insert two blanks/spaces in front of labels of sub-sub-groups</w:t>
      </w:r>
    </w:p>
    <w:p w:rsidR="00081873" w:rsidRDefault="00F21BE2" w:rsidP="00081873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#</w:t>
      </w:r>
      <w:r w:rsidR="00081873">
        <w:rPr>
          <w:lang w:val="en-GB"/>
        </w:rPr>
        <w:t xml:space="preserve">NAME_SHORT: </w:t>
      </w:r>
      <w:r>
        <w:rPr>
          <w:lang w:val="en-GB"/>
        </w:rPr>
        <w:t>copy labels from #</w:t>
      </w:r>
      <w:r w:rsidR="00081873">
        <w:rPr>
          <w:lang w:val="en-GB"/>
        </w:rPr>
        <w:t>NAME</w:t>
      </w:r>
      <w:r>
        <w:rPr>
          <w:lang w:val="en-GB"/>
        </w:rPr>
        <w:t xml:space="preserve">, </w:t>
      </w:r>
      <w:r w:rsidR="00081873">
        <w:rPr>
          <w:lang w:val="en-GB"/>
        </w:rPr>
        <w:t xml:space="preserve"> limit to 20 characters</w:t>
      </w:r>
    </w:p>
    <w:p w:rsidR="004264E8" w:rsidRDefault="004264E8" w:rsidP="004264E8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4264E8">
        <w:rPr>
          <w:lang w:val="en-GB"/>
        </w:rPr>
        <w:t>#SGRP_FSS</w:t>
      </w:r>
      <w:r>
        <w:rPr>
          <w:lang w:val="en-GB"/>
        </w:rPr>
        <w:t xml:space="preserve">: identify with “1” food </w:t>
      </w:r>
      <w:r w:rsidR="00802C31">
        <w:rPr>
          <w:lang w:val="en-GB"/>
        </w:rPr>
        <w:t>sub-</w:t>
      </w:r>
      <w:r>
        <w:rPr>
          <w:lang w:val="en-GB"/>
        </w:rPr>
        <w:t>groups considered as fats, sauces or sweeteners, else “0”.</w:t>
      </w:r>
      <w:ins w:id="183" w:author="Viktoria Knaze" w:date="2015-10-07T11:22:00Z">
        <w:r w:rsidR="008B4B96">
          <w:rPr>
            <w:lang w:val="en-GB"/>
          </w:rPr>
          <w:t xml:space="preserve"> </w:t>
        </w:r>
        <w:r w:rsidR="008B4B96" w:rsidRPr="008B4B96">
          <w:rPr>
            <w:highlight w:val="yellow"/>
            <w:lang w:val="en-GB"/>
            <w:rPrChange w:id="184" w:author="Viktoria Knaze" w:date="2015-10-07T11:30:00Z">
              <w:rPr>
                <w:lang w:val="en-GB"/>
              </w:rPr>
            </w:rPrChange>
          </w:rPr>
          <w:t>Check the groups identified with “1” against the groups identified in the sheet SPFACOOK (below), after it’s been imported into the Ext Tables.</w:t>
        </w:r>
      </w:ins>
      <w:ins w:id="185" w:author="Viktoria Knaze" w:date="2015-10-07T11:23:00Z">
        <w:r w:rsidR="008B4B96" w:rsidRPr="008B4B96">
          <w:rPr>
            <w:highlight w:val="yellow"/>
            <w:lang w:val="en-GB"/>
            <w:rPrChange w:id="186" w:author="Viktoria Knaze" w:date="2015-10-07T11:30:00Z">
              <w:rPr>
                <w:lang w:val="en-GB"/>
              </w:rPr>
            </w:rPrChange>
          </w:rPr>
          <w:t xml:space="preserve">  All the </w:t>
        </w:r>
        <w:proofErr w:type="gramStart"/>
        <w:r w:rsidR="008B4B96" w:rsidRPr="008B4B96">
          <w:rPr>
            <w:highlight w:val="yellow"/>
            <w:lang w:val="en-GB"/>
            <w:rPrChange w:id="187" w:author="Viktoria Knaze" w:date="2015-10-07T11:30:00Z">
              <w:rPr>
                <w:lang w:val="en-GB"/>
              </w:rPr>
            </w:rPrChange>
          </w:rPr>
          <w:t>sub(</w:t>
        </w:r>
        <w:proofErr w:type="gramEnd"/>
        <w:r w:rsidR="008B4B96" w:rsidRPr="008B4B96">
          <w:rPr>
            <w:highlight w:val="yellow"/>
            <w:lang w:val="en-GB"/>
            <w:rPrChange w:id="188" w:author="Viktoria Knaze" w:date="2015-10-07T11:30:00Z">
              <w:rPr>
                <w:lang w:val="en-GB"/>
              </w:rPr>
            </w:rPrChange>
          </w:rPr>
          <w:t>sub-) groups listed in SPFACOOK should have a “1” in this column of this sheet.</w:t>
        </w:r>
      </w:ins>
    </w:p>
    <w:p w:rsidR="00802C31" w:rsidRDefault="00802C31" w:rsidP="00802C31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802C31">
        <w:rPr>
          <w:lang w:val="en-GB"/>
        </w:rPr>
        <w:t>#SGRP_FLO</w:t>
      </w:r>
      <w:r>
        <w:rPr>
          <w:lang w:val="en-GB"/>
        </w:rPr>
        <w:t>: using the local PCTFATLEFT file, identify the food sub-groups for which there is a percentage by “1”, else “0”.</w:t>
      </w:r>
    </w:p>
    <w:p w:rsidR="00614EF6" w:rsidRPr="00A63268" w:rsidRDefault="00614EF6" w:rsidP="00614EF6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614EF6">
        <w:rPr>
          <w:lang w:val="en-GB"/>
        </w:rPr>
        <w:t>#SGRP_FDC</w:t>
      </w:r>
      <w:r>
        <w:rPr>
          <w:lang w:val="en-GB"/>
        </w:rPr>
        <w:t>: : identify with “1” food sub-groups considered as fats to be used during cooking</w:t>
      </w:r>
    </w:p>
    <w:p w:rsidR="00081873" w:rsidRPr="00452470" w:rsidRDefault="00081873" w:rsidP="00081873">
      <w:pPr>
        <w:spacing w:after="0" w:line="240" w:lineRule="auto"/>
        <w:rPr>
          <w:lang w:val="en-GB"/>
        </w:rPr>
      </w:pPr>
      <w:r w:rsidRPr="00452470">
        <w:rPr>
          <w:lang w:val="en-GB"/>
        </w:rPr>
        <w:t xml:space="preserve">Copy the temporary file into </w:t>
      </w:r>
      <w:proofErr w:type="spellStart"/>
      <w:r w:rsidRPr="00452470">
        <w:rPr>
          <w:lang w:val="en-GB"/>
        </w:rPr>
        <w:t>ExternalTables</w:t>
      </w:r>
      <w:proofErr w:type="spellEnd"/>
      <w:r w:rsidRPr="00452470">
        <w:rPr>
          <w:lang w:val="en-GB"/>
        </w:rPr>
        <w:t xml:space="preserve"> corresponding worksheet</w:t>
      </w:r>
    </w:p>
    <w:p w:rsidR="00081873" w:rsidRDefault="00081873" w:rsidP="00081873">
      <w:pPr>
        <w:pStyle w:val="ListParagraph"/>
        <w:spacing w:after="0" w:line="240" w:lineRule="auto"/>
        <w:rPr>
          <w:lang w:val="en-GB"/>
        </w:rPr>
      </w:pPr>
    </w:p>
    <w:p w:rsidR="000864B2" w:rsidRPr="00E1246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E12462">
        <w:rPr>
          <w:color w:val="4F6228" w:themeColor="accent3" w:themeShade="80"/>
          <w:lang w:val="en-GB"/>
        </w:rPr>
        <w:t>SUBSTIT</w:t>
      </w:r>
    </w:p>
    <w:p w:rsidR="00E12462" w:rsidRDefault="00E12462" w:rsidP="00E12462">
      <w:pPr>
        <w:spacing w:after="0" w:line="240" w:lineRule="auto"/>
        <w:rPr>
          <w:lang w:val="en-GB"/>
        </w:rPr>
      </w:pPr>
      <w:r>
        <w:rPr>
          <w:lang w:val="en-GB"/>
        </w:rPr>
        <w:t>Maintained by IARC, common to all projects normally</w:t>
      </w:r>
    </w:p>
    <w:p w:rsidR="00E12462" w:rsidRPr="00E12462" w:rsidRDefault="00E12462" w:rsidP="00E12462">
      <w:pPr>
        <w:spacing w:after="0" w:line="240" w:lineRule="auto"/>
        <w:rPr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7030A0"/>
          <w:lang w:val="en-GB"/>
        </w:rPr>
      </w:pPr>
      <w:r w:rsidRPr="00B147E2">
        <w:rPr>
          <w:color w:val="7030A0"/>
          <w:lang w:val="en-GB"/>
        </w:rPr>
        <w:t>SUPPLEMENTS</w:t>
      </w:r>
    </w:p>
    <w:p w:rsidR="00B147E2" w:rsidRDefault="00B147E2" w:rsidP="00B147E2">
      <w:pPr>
        <w:spacing w:after="0" w:line="240" w:lineRule="auto"/>
        <w:rPr>
          <w:b/>
          <w:lang w:val="en-GB"/>
        </w:rPr>
      </w:pPr>
      <w:r>
        <w:rPr>
          <w:lang w:val="en-GB"/>
        </w:rPr>
        <w:t xml:space="preserve">Follow Procedure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, file </w:t>
      </w:r>
      <w:r w:rsidRPr="00B147E2">
        <w:rPr>
          <w:b/>
          <w:lang w:val="en-GB"/>
        </w:rPr>
        <w:t>VITAMINS.db3</w:t>
      </w:r>
    </w:p>
    <w:p w:rsidR="00DE3261" w:rsidRDefault="00DE3261" w:rsidP="00DE3261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Before inserting the column headings, move labels from column E to column B</w:t>
      </w:r>
    </w:p>
    <w:p w:rsidR="00DE3261" w:rsidRPr="002806C2" w:rsidRDefault="00DE3261" w:rsidP="00DE3261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C</w:t>
      </w:r>
      <w:r w:rsidRPr="002806C2">
        <w:rPr>
          <w:lang w:val="en-GB"/>
        </w:rPr>
        <w:t>orrect names that have been truncated</w:t>
      </w:r>
      <w:r>
        <w:rPr>
          <w:lang w:val="en-GB"/>
        </w:rPr>
        <w:t xml:space="preserve"> using </w:t>
      </w:r>
      <w:proofErr w:type="spellStart"/>
      <w:r w:rsidRPr="00DE3261">
        <w:rPr>
          <w:b/>
          <w:lang w:val="en-GB"/>
        </w:rPr>
        <w:t>VITAMINS.end</w:t>
      </w:r>
      <w:proofErr w:type="spellEnd"/>
      <w:r w:rsidRPr="002806C2">
        <w:rPr>
          <w:lang w:val="en-GB"/>
        </w:rPr>
        <w:t xml:space="preserve">. </w:t>
      </w:r>
      <w:r>
        <w:rPr>
          <w:lang w:val="en-GB"/>
        </w:rPr>
        <w:t>100 characters max (convert in Courier New, add arrow to build a ruler of 100 characters).</w:t>
      </w:r>
    </w:p>
    <w:p w:rsidR="00DE3261" w:rsidRDefault="00DE3261" w:rsidP="00DE3261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 w:rsidRPr="002806C2">
        <w:rPr>
          <w:lang w:val="en-GB"/>
        </w:rPr>
        <w:t>Make sure that generic items (</w:t>
      </w:r>
      <w:proofErr w:type="spellStart"/>
      <w:r w:rsidRPr="002806C2">
        <w:rPr>
          <w:lang w:val="en-GB"/>
        </w:rPr>
        <w:t>n.s</w:t>
      </w:r>
      <w:proofErr w:type="spellEnd"/>
      <w:r w:rsidRPr="002806C2">
        <w:rPr>
          <w:lang w:val="en-GB"/>
        </w:rPr>
        <w:t>.) have #TYPE=GI and #ORDER=1.</w:t>
      </w:r>
    </w:p>
    <w:p w:rsidR="00DE3261" w:rsidRPr="002806C2" w:rsidRDefault="00DE3261" w:rsidP="00DE3261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If special characters, replace by correct names</w:t>
      </w:r>
    </w:p>
    <w:p w:rsidR="00DE3261" w:rsidRPr="00DE3261" w:rsidRDefault="00DE3261" w:rsidP="00DE3261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</w:p>
    <w:p w:rsidR="00B147E2" w:rsidRPr="00B147E2" w:rsidRDefault="00B147E2" w:rsidP="00B147E2">
      <w:pPr>
        <w:spacing w:after="0" w:line="240" w:lineRule="auto"/>
        <w:rPr>
          <w:lang w:val="en-GB"/>
        </w:rPr>
      </w:pPr>
      <w:r w:rsidRPr="00B147E2">
        <w:rPr>
          <w:lang w:val="en-GB"/>
        </w:rPr>
        <w:t xml:space="preserve">Copy the temporary file into </w:t>
      </w:r>
      <w:proofErr w:type="spellStart"/>
      <w:r w:rsidRPr="00B147E2">
        <w:rPr>
          <w:lang w:val="en-GB"/>
        </w:rPr>
        <w:t>ExternalTables</w:t>
      </w:r>
      <w:proofErr w:type="spellEnd"/>
      <w:r w:rsidRPr="00B147E2">
        <w:rPr>
          <w:lang w:val="en-GB"/>
        </w:rPr>
        <w:t xml:space="preserve"> corresponding worksheet</w:t>
      </w:r>
    </w:p>
    <w:p w:rsidR="00B147E2" w:rsidRPr="00B147E2" w:rsidRDefault="00B147E2" w:rsidP="00B147E2">
      <w:pPr>
        <w:spacing w:after="0" w:line="240" w:lineRule="auto"/>
        <w:rPr>
          <w:color w:val="7030A0"/>
          <w:lang w:val="en-GB"/>
        </w:rPr>
      </w:pPr>
    </w:p>
    <w:p w:rsid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color w:val="4F6228" w:themeColor="accent3" w:themeShade="80"/>
          <w:lang w:val="en-GB"/>
        </w:rPr>
      </w:pPr>
      <w:r w:rsidRPr="00E12462">
        <w:rPr>
          <w:color w:val="4F6228" w:themeColor="accent3" w:themeShade="80"/>
          <w:lang w:val="en-GB"/>
        </w:rPr>
        <w:t>THICKNESS</w:t>
      </w:r>
    </w:p>
    <w:p w:rsidR="00E12462" w:rsidRPr="00E12462" w:rsidRDefault="00E12462" w:rsidP="00E12462">
      <w:pPr>
        <w:spacing w:after="0" w:line="240" w:lineRule="auto"/>
        <w:rPr>
          <w:lang w:val="en-GB"/>
        </w:rPr>
      </w:pPr>
      <w:r w:rsidRPr="00E12462">
        <w:rPr>
          <w:lang w:val="en-GB"/>
        </w:rPr>
        <w:t>Insert the local Excel file.</w:t>
      </w:r>
    </w:p>
    <w:p w:rsidR="00E12462" w:rsidRPr="00E12462" w:rsidRDefault="00E12462" w:rsidP="00E12462">
      <w:pPr>
        <w:spacing w:after="0" w:line="240" w:lineRule="auto"/>
        <w:rPr>
          <w:color w:val="4F6228" w:themeColor="accent3" w:themeShade="80"/>
          <w:lang w:val="en-GB"/>
        </w:rPr>
      </w:pPr>
    </w:p>
    <w:p w:rsidR="008B4B96" w:rsidRDefault="000864B2" w:rsidP="008B4B96">
      <w:pPr>
        <w:pStyle w:val="ListParagraph"/>
        <w:numPr>
          <w:ilvl w:val="0"/>
          <w:numId w:val="9"/>
        </w:numPr>
        <w:spacing w:after="0" w:line="240" w:lineRule="auto"/>
        <w:rPr>
          <w:ins w:id="189" w:author="Viktoria Knaze" w:date="2015-10-07T11:30:00Z"/>
          <w:lang w:val="en-GB"/>
        </w:rPr>
      </w:pPr>
      <w:r>
        <w:rPr>
          <w:lang w:val="en-GB"/>
        </w:rPr>
        <w:t>SPFACOOK</w:t>
      </w:r>
    </w:p>
    <w:p w:rsidR="008B4B96" w:rsidRPr="008B4B96" w:rsidRDefault="008B4B96">
      <w:pPr>
        <w:pStyle w:val="ListParagraph"/>
        <w:spacing w:after="0" w:line="240" w:lineRule="auto"/>
        <w:rPr>
          <w:lang w:val="en-GB"/>
        </w:rPr>
        <w:pPrChange w:id="190" w:author="Viktoria Knaze" w:date="2015-10-07T11:30:00Z">
          <w:pPr>
            <w:pStyle w:val="ListParagraph"/>
            <w:numPr>
              <w:numId w:val="9"/>
            </w:numPr>
            <w:spacing w:after="0" w:line="240" w:lineRule="auto"/>
            <w:ind w:hanging="360"/>
          </w:pPr>
        </w:pPrChange>
      </w:pPr>
      <w:ins w:id="191" w:author="Viktoria Knaze" w:date="2015-10-07T11:30:00Z">
        <w:r w:rsidRPr="00D64BE9">
          <w:rPr>
            <w:highlight w:val="yellow"/>
            <w:lang w:val="en-GB"/>
            <w:rPrChange w:id="192" w:author="Viktoria Knaze" w:date="2015-10-07T11:33:00Z">
              <w:rPr>
                <w:lang w:val="en-GB"/>
              </w:rPr>
            </w:rPrChange>
          </w:rPr>
          <w:t xml:space="preserve">Check in the </w:t>
        </w:r>
        <w:proofErr w:type="spellStart"/>
        <w:proofErr w:type="gramStart"/>
        <w:r w:rsidRPr="00D64BE9">
          <w:rPr>
            <w:highlight w:val="yellow"/>
            <w:lang w:val="en-GB"/>
            <w:rPrChange w:id="193" w:author="Viktoria Knaze" w:date="2015-10-07T11:33:00Z">
              <w:rPr>
                <w:lang w:val="en-GB"/>
              </w:rPr>
            </w:rPrChange>
          </w:rPr>
          <w:t>colum</w:t>
        </w:r>
        <w:proofErr w:type="spellEnd"/>
        <w:proofErr w:type="gramEnd"/>
        <w:r w:rsidRPr="00D64BE9">
          <w:rPr>
            <w:highlight w:val="yellow"/>
            <w:lang w:val="en-GB"/>
            <w:rPrChange w:id="194" w:author="Viktoria Knaze" w:date="2015-10-07T11:33:00Z">
              <w:rPr>
                <w:lang w:val="en-GB"/>
              </w:rPr>
            </w:rPrChange>
          </w:rPr>
          <w:t xml:space="preserve"> #</w:t>
        </w:r>
      </w:ins>
      <w:ins w:id="195" w:author="Viktoria Knaze" w:date="2015-10-07T11:31:00Z">
        <w:r w:rsidRPr="00D64BE9">
          <w:rPr>
            <w:highlight w:val="yellow"/>
            <w:lang w:val="en-GB"/>
            <w:rPrChange w:id="196" w:author="Viktoria Knaze" w:date="2015-10-07T11:33:00Z">
              <w:rPr>
                <w:lang w:val="en-GB"/>
              </w:rPr>
            </w:rPrChange>
          </w:rPr>
          <w:t xml:space="preserve">PCT_ADDED for 0.00 values, by using a filter in this column. They could be typing errors stemming from the </w:t>
        </w:r>
        <w:proofErr w:type="spellStart"/>
        <w:r w:rsidRPr="00D64BE9">
          <w:rPr>
            <w:highlight w:val="yellow"/>
            <w:lang w:val="en-GB"/>
            <w:rPrChange w:id="197" w:author="Viktoria Knaze" w:date="2015-10-07T11:33:00Z">
              <w:rPr>
                <w:lang w:val="en-GB"/>
              </w:rPr>
            </w:rPrChange>
          </w:rPr>
          <w:t>PCTFSS.end</w:t>
        </w:r>
        <w:proofErr w:type="spellEnd"/>
        <w:r w:rsidRPr="00D64BE9">
          <w:rPr>
            <w:highlight w:val="yellow"/>
            <w:lang w:val="en-GB"/>
            <w:rPrChange w:id="198" w:author="Viktoria Knaze" w:date="2015-10-07T11:33:00Z">
              <w:rPr>
                <w:lang w:val="en-GB"/>
              </w:rPr>
            </w:rPrChange>
          </w:rPr>
          <w:t xml:space="preserve"> file (e.g. when a coma “,” </w:t>
        </w:r>
      </w:ins>
      <w:ins w:id="199" w:author="Viktoria Knaze" w:date="2015-10-07T11:32:00Z">
        <w:r w:rsidRPr="00D64BE9">
          <w:rPr>
            <w:highlight w:val="yellow"/>
            <w:lang w:val="en-GB"/>
            <w:rPrChange w:id="200" w:author="Viktoria Knaze" w:date="2015-10-07T11:33:00Z">
              <w:rPr>
                <w:lang w:val="en-GB"/>
              </w:rPr>
            </w:rPrChange>
          </w:rPr>
          <w:t>was</w:t>
        </w:r>
      </w:ins>
      <w:ins w:id="201" w:author="Viktoria Knaze" w:date="2015-10-07T11:31:00Z">
        <w:r w:rsidRPr="00D64BE9">
          <w:rPr>
            <w:highlight w:val="yellow"/>
            <w:lang w:val="en-GB"/>
            <w:rPrChange w:id="202" w:author="Viktoria Knaze" w:date="2015-10-07T11:33:00Z">
              <w:rPr>
                <w:lang w:val="en-GB"/>
              </w:rPr>
            </w:rPrChange>
          </w:rPr>
          <w:t xml:space="preserve"> used instead of a period </w:t>
        </w:r>
      </w:ins>
      <w:ins w:id="203" w:author="Viktoria Knaze" w:date="2015-10-07T11:32:00Z">
        <w:r w:rsidRPr="00D64BE9">
          <w:rPr>
            <w:highlight w:val="yellow"/>
            <w:lang w:val="en-GB"/>
            <w:rPrChange w:id="204" w:author="Viktoria Knaze" w:date="2015-10-07T11:33:00Z">
              <w:rPr>
                <w:lang w:val="en-GB"/>
              </w:rPr>
            </w:rPrChange>
          </w:rPr>
          <w:t>“.” to specify the percentage.</w:t>
        </w:r>
        <w:r w:rsidR="00D64BE9" w:rsidRPr="00D64BE9">
          <w:rPr>
            <w:highlight w:val="yellow"/>
            <w:lang w:val="en-GB"/>
            <w:rPrChange w:id="205" w:author="Viktoria Knaze" w:date="2015-10-07T11:33:00Z">
              <w:rPr>
                <w:lang w:val="en-GB"/>
              </w:rPr>
            </w:rPrChange>
          </w:rPr>
          <w:t xml:space="preserve"> The percentage in this sheet will need to get corrected as well as the PCTFSS typing error.</w:t>
        </w:r>
      </w:ins>
    </w:p>
    <w:p w:rsidR="000864B2" w:rsidRPr="000864B2" w:rsidRDefault="000864B2" w:rsidP="000864B2">
      <w:pPr>
        <w:pStyle w:val="ListParagraph"/>
        <w:numPr>
          <w:ilvl w:val="0"/>
          <w:numId w:val="9"/>
        </w:numPr>
        <w:spacing w:after="0" w:line="240" w:lineRule="auto"/>
        <w:rPr>
          <w:lang w:val="en-GB"/>
        </w:rPr>
      </w:pPr>
      <w:r>
        <w:rPr>
          <w:lang w:val="en-GB"/>
        </w:rPr>
        <w:t>SPFACORE</w:t>
      </w:r>
    </w:p>
    <w:sectPr w:rsidR="000864B2" w:rsidRPr="00086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71" w:author="Viktoria Knaze" w:date="2015-07-23T14:10:00Z" w:initials="VK">
    <w:p w:rsidR="00F56635" w:rsidRPr="00F56635" w:rsidRDefault="00F56635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F56635">
        <w:rPr>
          <w:lang w:val="en-GB"/>
        </w:rPr>
        <w:t xml:space="preserve">This is </w:t>
      </w:r>
      <w:r>
        <w:rPr>
          <w:lang w:val="en-GB"/>
        </w:rPr>
        <w:t xml:space="preserve">actually </w:t>
      </w:r>
      <w:r w:rsidRPr="00F56635">
        <w:rPr>
          <w:lang w:val="en-GB"/>
        </w:rPr>
        <w:t>the</w:t>
      </w:r>
      <w:r>
        <w:rPr>
          <w:lang w:val="en-GB"/>
        </w:rPr>
        <w:t xml:space="preserve"> more</w:t>
      </w:r>
      <w:r w:rsidRPr="00F56635">
        <w:rPr>
          <w:lang w:val="en-GB"/>
        </w:rPr>
        <w:t xml:space="preserve"> correct formula </w:t>
      </w:r>
      <w:r>
        <w:rPr>
          <w:lang w:val="en-GB"/>
        </w:rPr>
        <w:t xml:space="preserve">which </w:t>
      </w:r>
      <w:r w:rsidR="004B7EE4">
        <w:rPr>
          <w:lang w:val="en-GB"/>
        </w:rPr>
        <w:t>will assign the correct number</w:t>
      </w:r>
      <w:r w:rsidRPr="00F56635">
        <w:rPr>
          <w:lang w:val="en-GB"/>
        </w:rPr>
        <w:t xml:space="preserve"> to all the recipe classes </w:t>
      </w:r>
      <w:r w:rsidR="004B7EE4">
        <w:rPr>
          <w:lang w:val="en-GB"/>
        </w:rPr>
        <w:t xml:space="preserve">all </w:t>
      </w:r>
      <w:r>
        <w:rPr>
          <w:lang w:val="en-GB"/>
        </w:rPr>
        <w:t xml:space="preserve">at </w:t>
      </w:r>
      <w:r w:rsidRPr="00F56635">
        <w:rPr>
          <w:lang w:val="en-GB"/>
        </w:rPr>
        <w:t>once.</w:t>
      </w:r>
    </w:p>
    <w:p w:rsidR="00F56635" w:rsidRPr="00F56635" w:rsidRDefault="00F56635">
      <w:pPr>
        <w:pStyle w:val="CommentText"/>
        <w:rPr>
          <w:lang w:val="en-GB"/>
        </w:rPr>
      </w:pPr>
      <w:r w:rsidRPr="00F56635">
        <w:rPr>
          <w:lang w:val="en-GB"/>
        </w:rPr>
        <w:t>=</w:t>
      </w:r>
      <w:proofErr w:type="gramStart"/>
      <w:r w:rsidRPr="00F56635">
        <w:rPr>
          <w:lang w:val="en-GB"/>
        </w:rPr>
        <w:t>IF(</w:t>
      </w:r>
      <w:proofErr w:type="gramEnd"/>
      <w:r w:rsidRPr="00F56635">
        <w:rPr>
          <w:lang w:val="en-GB"/>
        </w:rPr>
        <w:t>AND(A2=A3,C2=C3),G2, IF( (A2=A3),G2+10,10) )</w:t>
      </w:r>
    </w:p>
  </w:comment>
  <w:comment w:id="172" w:author="Viktoria Knaze" w:date="2015-07-23T14:07:00Z" w:initials="VK">
    <w:p w:rsidR="004B7EE4" w:rsidRDefault="004B7EE4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>
        <w:rPr>
          <w:lang w:val="en-GB"/>
        </w:rPr>
        <w:t>Same comment as above:</w:t>
      </w:r>
    </w:p>
    <w:p w:rsidR="004B7EE4" w:rsidRPr="004B7EE4" w:rsidRDefault="004B7EE4">
      <w:pPr>
        <w:pStyle w:val="CommentText"/>
        <w:rPr>
          <w:lang w:val="en-GB"/>
        </w:rPr>
      </w:pPr>
      <w:r w:rsidRPr="004B7EE4">
        <w:rPr>
          <w:lang w:val="en-GB"/>
        </w:rPr>
        <w:t>=</w:t>
      </w:r>
      <w:proofErr w:type="gramStart"/>
      <w:r w:rsidRPr="004B7EE4">
        <w:rPr>
          <w:lang w:val="en-GB"/>
        </w:rPr>
        <w:t>IF(</w:t>
      </w:r>
      <w:proofErr w:type="gramEnd"/>
      <w:r w:rsidRPr="004B7EE4">
        <w:rPr>
          <w:lang w:val="en-GB"/>
        </w:rPr>
        <w:t>AND(A2=A3,C2=C3),H2+10,10)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672EC"/>
    <w:multiLevelType w:val="hybridMultilevel"/>
    <w:tmpl w:val="2BE8C0E4"/>
    <w:lvl w:ilvl="0" w:tplc="5776A3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67AB0"/>
    <w:multiLevelType w:val="hybridMultilevel"/>
    <w:tmpl w:val="E190F136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FD501F"/>
    <w:multiLevelType w:val="hybridMultilevel"/>
    <w:tmpl w:val="E190F136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994BE1"/>
    <w:multiLevelType w:val="hybridMultilevel"/>
    <w:tmpl w:val="62827DDE"/>
    <w:lvl w:ilvl="0" w:tplc="5776A3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4442DB"/>
    <w:multiLevelType w:val="hybridMultilevel"/>
    <w:tmpl w:val="42366FA6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DB3031"/>
    <w:multiLevelType w:val="hybridMultilevel"/>
    <w:tmpl w:val="25B04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045A6C"/>
    <w:multiLevelType w:val="hybridMultilevel"/>
    <w:tmpl w:val="D7F2EC28"/>
    <w:lvl w:ilvl="0" w:tplc="5776A3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C173224"/>
    <w:multiLevelType w:val="hybridMultilevel"/>
    <w:tmpl w:val="A7E6C846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1F32CB"/>
    <w:multiLevelType w:val="hybridMultilevel"/>
    <w:tmpl w:val="97343FE8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211046"/>
    <w:multiLevelType w:val="hybridMultilevel"/>
    <w:tmpl w:val="D7F2EC28"/>
    <w:lvl w:ilvl="0" w:tplc="5776A3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71A743D"/>
    <w:multiLevelType w:val="hybridMultilevel"/>
    <w:tmpl w:val="2084D526"/>
    <w:lvl w:ilvl="0" w:tplc="F2C2963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7B08F1"/>
    <w:multiLevelType w:val="hybridMultilevel"/>
    <w:tmpl w:val="12849062"/>
    <w:lvl w:ilvl="0" w:tplc="0809000F">
      <w:start w:val="1"/>
      <w:numFmt w:val="decimal"/>
      <w:lvlText w:val="%1."/>
      <w:lvlJc w:val="left"/>
      <w:pPr>
        <w:ind w:left="2520" w:hanging="360"/>
      </w:p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500814C8"/>
    <w:multiLevelType w:val="hybridMultilevel"/>
    <w:tmpl w:val="524CB27C"/>
    <w:lvl w:ilvl="0" w:tplc="389AF54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1272C1"/>
    <w:multiLevelType w:val="hybridMultilevel"/>
    <w:tmpl w:val="4A9A6C16"/>
    <w:lvl w:ilvl="0" w:tplc="912CCA4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987A39"/>
    <w:multiLevelType w:val="hybridMultilevel"/>
    <w:tmpl w:val="456A69BC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6752CC"/>
    <w:multiLevelType w:val="hybridMultilevel"/>
    <w:tmpl w:val="66EA7C4E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14"/>
  </w:num>
  <w:num w:numId="5">
    <w:abstractNumId w:val="8"/>
  </w:num>
  <w:num w:numId="6">
    <w:abstractNumId w:val="15"/>
  </w:num>
  <w:num w:numId="7">
    <w:abstractNumId w:val="2"/>
  </w:num>
  <w:num w:numId="8">
    <w:abstractNumId w:val="13"/>
  </w:num>
  <w:num w:numId="9">
    <w:abstractNumId w:val="10"/>
  </w:num>
  <w:num w:numId="10">
    <w:abstractNumId w:val="9"/>
  </w:num>
  <w:num w:numId="11">
    <w:abstractNumId w:val="0"/>
  </w:num>
  <w:num w:numId="12">
    <w:abstractNumId w:val="3"/>
  </w:num>
  <w:num w:numId="13">
    <w:abstractNumId w:val="6"/>
  </w:num>
  <w:num w:numId="14">
    <w:abstractNumId w:val="5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98F"/>
    <w:rsid w:val="0002085F"/>
    <w:rsid w:val="00081873"/>
    <w:rsid w:val="000864B2"/>
    <w:rsid w:val="000955CF"/>
    <w:rsid w:val="000A40EE"/>
    <w:rsid w:val="00124DF5"/>
    <w:rsid w:val="0017424E"/>
    <w:rsid w:val="001A06A3"/>
    <w:rsid w:val="001B652B"/>
    <w:rsid w:val="001C4E40"/>
    <w:rsid w:val="001E17EB"/>
    <w:rsid w:val="00214E6B"/>
    <w:rsid w:val="00231E61"/>
    <w:rsid w:val="00254025"/>
    <w:rsid w:val="002806C2"/>
    <w:rsid w:val="00287950"/>
    <w:rsid w:val="002A7409"/>
    <w:rsid w:val="002F4ECF"/>
    <w:rsid w:val="00333AB0"/>
    <w:rsid w:val="00381904"/>
    <w:rsid w:val="003925D2"/>
    <w:rsid w:val="003A1A19"/>
    <w:rsid w:val="0040374B"/>
    <w:rsid w:val="004264E8"/>
    <w:rsid w:val="004371A8"/>
    <w:rsid w:val="00452470"/>
    <w:rsid w:val="004637D0"/>
    <w:rsid w:val="0046483B"/>
    <w:rsid w:val="0047527F"/>
    <w:rsid w:val="00492784"/>
    <w:rsid w:val="004B7EE4"/>
    <w:rsid w:val="004D4776"/>
    <w:rsid w:val="00505E51"/>
    <w:rsid w:val="00526252"/>
    <w:rsid w:val="005409A7"/>
    <w:rsid w:val="005760BF"/>
    <w:rsid w:val="00591FFB"/>
    <w:rsid w:val="005934D3"/>
    <w:rsid w:val="005C413B"/>
    <w:rsid w:val="005D52C8"/>
    <w:rsid w:val="005E5DE3"/>
    <w:rsid w:val="0060698F"/>
    <w:rsid w:val="00614EF6"/>
    <w:rsid w:val="0061712B"/>
    <w:rsid w:val="006B6AC6"/>
    <w:rsid w:val="006D6758"/>
    <w:rsid w:val="006E1D67"/>
    <w:rsid w:val="0071566F"/>
    <w:rsid w:val="00720D9E"/>
    <w:rsid w:val="00736A3B"/>
    <w:rsid w:val="007524DE"/>
    <w:rsid w:val="00795B9E"/>
    <w:rsid w:val="00802C31"/>
    <w:rsid w:val="00852601"/>
    <w:rsid w:val="0085674C"/>
    <w:rsid w:val="008B4B96"/>
    <w:rsid w:val="008D7121"/>
    <w:rsid w:val="00921BE3"/>
    <w:rsid w:val="00945B43"/>
    <w:rsid w:val="00953175"/>
    <w:rsid w:val="00977B48"/>
    <w:rsid w:val="009944E6"/>
    <w:rsid w:val="009B3DE0"/>
    <w:rsid w:val="00A32B9C"/>
    <w:rsid w:val="00A63268"/>
    <w:rsid w:val="00AC515E"/>
    <w:rsid w:val="00AF04D1"/>
    <w:rsid w:val="00AF781F"/>
    <w:rsid w:val="00B13893"/>
    <w:rsid w:val="00B147E2"/>
    <w:rsid w:val="00B506EC"/>
    <w:rsid w:val="00B530BE"/>
    <w:rsid w:val="00B62BBC"/>
    <w:rsid w:val="00B655B7"/>
    <w:rsid w:val="00B81970"/>
    <w:rsid w:val="00BF6479"/>
    <w:rsid w:val="00C258AB"/>
    <w:rsid w:val="00C35556"/>
    <w:rsid w:val="00C74095"/>
    <w:rsid w:val="00C922B5"/>
    <w:rsid w:val="00CA1B0D"/>
    <w:rsid w:val="00CC2A26"/>
    <w:rsid w:val="00CF39E1"/>
    <w:rsid w:val="00D20611"/>
    <w:rsid w:val="00D35ABD"/>
    <w:rsid w:val="00D37E81"/>
    <w:rsid w:val="00D44D18"/>
    <w:rsid w:val="00D64BE9"/>
    <w:rsid w:val="00D9087A"/>
    <w:rsid w:val="00DD692B"/>
    <w:rsid w:val="00DE3261"/>
    <w:rsid w:val="00E12462"/>
    <w:rsid w:val="00E179F7"/>
    <w:rsid w:val="00E52B27"/>
    <w:rsid w:val="00E721F4"/>
    <w:rsid w:val="00EC0723"/>
    <w:rsid w:val="00EF0970"/>
    <w:rsid w:val="00F14503"/>
    <w:rsid w:val="00F21BE2"/>
    <w:rsid w:val="00F26603"/>
    <w:rsid w:val="00F318FD"/>
    <w:rsid w:val="00F31CD2"/>
    <w:rsid w:val="00F34614"/>
    <w:rsid w:val="00F468DA"/>
    <w:rsid w:val="00F56635"/>
    <w:rsid w:val="00F72682"/>
    <w:rsid w:val="00FE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5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9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55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9A7"/>
    <w:rPr>
      <w:rFonts w:ascii="Tahoma" w:hAnsi="Tahoma" w:cs="Tahoma"/>
      <w:sz w:val="16"/>
      <w:szCs w:val="16"/>
      <w:lang w:val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F566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66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6635"/>
    <w:rPr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66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6635"/>
    <w:rPr>
      <w:b/>
      <w:bCs/>
      <w:sz w:val="20"/>
      <w:szCs w:val="20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5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9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55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9A7"/>
    <w:rPr>
      <w:rFonts w:ascii="Tahoma" w:hAnsi="Tahoma" w:cs="Tahoma"/>
      <w:sz w:val="16"/>
      <w:szCs w:val="16"/>
      <w:lang w:val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F566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66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6635"/>
    <w:rPr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66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6635"/>
    <w:rPr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7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2515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Genevieve Nicolas</dc:creator>
  <cp:lastModifiedBy>Viktoria Knaze</cp:lastModifiedBy>
  <cp:revision>11</cp:revision>
  <dcterms:created xsi:type="dcterms:W3CDTF">2015-10-07T09:22:00Z</dcterms:created>
  <dcterms:modified xsi:type="dcterms:W3CDTF">2015-10-20T10:05:00Z</dcterms:modified>
</cp:coreProperties>
</file>