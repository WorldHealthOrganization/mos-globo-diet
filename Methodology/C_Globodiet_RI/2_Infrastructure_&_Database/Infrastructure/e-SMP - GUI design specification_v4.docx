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522A" w:rsidRPr="00787B75" w:rsidRDefault="0052522A" w:rsidP="00FC1E98">
      <w:pPr>
        <w:tabs>
          <w:tab w:val="left" w:pos="360"/>
          <w:tab w:val="left" w:pos="720"/>
          <w:tab w:val="left" w:pos="1080"/>
        </w:tabs>
        <w:spacing w:beforeLines="60" w:before="144" w:afterLines="60" w:after="144"/>
        <w:ind w:right="1080"/>
        <w:jc w:val="both"/>
      </w:pPr>
      <w:bookmarkStart w:id="0" w:name="_Ref254443454"/>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014E8A" w:rsidP="00FC1E98">
      <w:pPr>
        <w:tabs>
          <w:tab w:val="left" w:pos="360"/>
          <w:tab w:val="left" w:pos="720"/>
          <w:tab w:val="left" w:pos="1080"/>
        </w:tabs>
        <w:spacing w:beforeLines="60" w:before="144" w:afterLines="60" w:after="144"/>
        <w:ind w:right="1080"/>
        <w:jc w:val="right"/>
      </w:pPr>
      <w:r>
        <w:rPr>
          <w:noProof/>
          <w:lang w:val="en-GB" w:eastAsia="en-GB"/>
        </w:rPr>
        <w:drawing>
          <wp:inline distT="0" distB="0" distL="0" distR="0">
            <wp:extent cx="3316605" cy="1296670"/>
            <wp:effectExtent l="0" t="0" r="0" b="0"/>
            <wp:docPr id="1" name="Picture 1" descr="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00p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6605" cy="1296670"/>
                    </a:xfrm>
                    <a:prstGeom prst="rect">
                      <a:avLst/>
                    </a:prstGeom>
                    <a:noFill/>
                    <a:ln>
                      <a:noFill/>
                    </a:ln>
                  </pic:spPr>
                </pic:pic>
              </a:graphicData>
            </a:graphic>
          </wp:inline>
        </w:drawing>
      </w: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pPr>
    </w:p>
    <w:p w:rsidR="0052522A" w:rsidRPr="00787B75" w:rsidRDefault="0052522A" w:rsidP="00FC1E98">
      <w:pPr>
        <w:tabs>
          <w:tab w:val="left" w:pos="360"/>
          <w:tab w:val="left" w:pos="720"/>
          <w:tab w:val="left" w:pos="1080"/>
        </w:tabs>
        <w:spacing w:beforeLines="60" w:before="144" w:afterLines="60" w:after="144"/>
        <w:ind w:right="1080"/>
        <w:jc w:val="both"/>
        <w:rPr>
          <w:sz w:val="44"/>
        </w:rPr>
      </w:pPr>
    </w:p>
    <w:p w:rsidR="0052522A" w:rsidRPr="00787B75" w:rsidRDefault="0052522A" w:rsidP="00FC1E98">
      <w:pPr>
        <w:tabs>
          <w:tab w:val="left" w:pos="360"/>
          <w:tab w:val="left" w:pos="720"/>
          <w:tab w:val="left" w:pos="1080"/>
        </w:tabs>
        <w:spacing w:beforeLines="60" w:before="144" w:afterLines="60" w:after="144"/>
        <w:ind w:right="1080"/>
        <w:jc w:val="right"/>
        <w:rPr>
          <w:b/>
          <w:sz w:val="44"/>
        </w:rPr>
      </w:pPr>
      <w:r w:rsidRPr="00787B75">
        <w:rPr>
          <w:b/>
          <w:sz w:val="44"/>
        </w:rPr>
        <w:fldChar w:fldCharType="begin"/>
      </w:r>
      <w:r w:rsidRPr="00787B75">
        <w:rPr>
          <w:b/>
          <w:sz w:val="44"/>
        </w:rPr>
        <w:instrText xml:space="preserve"> DOCPROPERTY  "Document Type"  \* MERGEFORMAT </w:instrText>
      </w:r>
      <w:r w:rsidRPr="00787B75">
        <w:rPr>
          <w:b/>
          <w:sz w:val="44"/>
        </w:rPr>
        <w:fldChar w:fldCharType="separate"/>
      </w:r>
      <w:r w:rsidR="00B960EB">
        <w:rPr>
          <w:b/>
          <w:sz w:val="44"/>
        </w:rPr>
        <w:t>GUI Design</w:t>
      </w:r>
      <w:r w:rsidRPr="00787B75">
        <w:rPr>
          <w:b/>
          <w:sz w:val="44"/>
        </w:rPr>
        <w:fldChar w:fldCharType="end"/>
      </w:r>
      <w:r w:rsidR="00D43E6B" w:rsidRPr="00787B75">
        <w:rPr>
          <w:b/>
          <w:sz w:val="44"/>
        </w:rPr>
        <w:t xml:space="preserve"> f</w:t>
      </w:r>
      <w:r w:rsidRPr="00787B75">
        <w:rPr>
          <w:b/>
          <w:sz w:val="44"/>
        </w:rPr>
        <w:t xml:space="preserve">or </w:t>
      </w:r>
      <w:r w:rsidRPr="00787B75">
        <w:rPr>
          <w:b/>
          <w:sz w:val="44"/>
        </w:rPr>
        <w:fldChar w:fldCharType="begin"/>
      </w:r>
      <w:r w:rsidRPr="00787B75">
        <w:rPr>
          <w:b/>
          <w:sz w:val="44"/>
        </w:rPr>
        <w:instrText xml:space="preserve"> DOCPROPERTY  Module  \* MERGEFORMAT </w:instrText>
      </w:r>
      <w:r w:rsidRPr="00787B75">
        <w:rPr>
          <w:b/>
          <w:sz w:val="44"/>
        </w:rPr>
        <w:fldChar w:fldCharType="separate"/>
      </w:r>
      <w:r w:rsidR="00B960EB">
        <w:rPr>
          <w:b/>
          <w:sz w:val="44"/>
        </w:rPr>
        <w:t>e-SMP</w:t>
      </w:r>
      <w:r w:rsidRPr="00787B75">
        <w:rPr>
          <w:b/>
          <w:sz w:val="44"/>
        </w:rPr>
        <w:fldChar w:fldCharType="end"/>
      </w:r>
    </w:p>
    <w:p w:rsidR="00605E64" w:rsidRPr="00787B75" w:rsidRDefault="00605E64" w:rsidP="00FC1E98">
      <w:pPr>
        <w:tabs>
          <w:tab w:val="left" w:pos="360"/>
          <w:tab w:val="left" w:pos="720"/>
          <w:tab w:val="left" w:pos="1080"/>
        </w:tabs>
        <w:spacing w:beforeLines="60" w:before="144" w:afterLines="60" w:after="144"/>
        <w:ind w:right="1080"/>
        <w:jc w:val="right"/>
        <w:rPr>
          <w:b/>
          <w:sz w:val="44"/>
        </w:rPr>
      </w:pPr>
      <w:r w:rsidRPr="00787B75">
        <w:rPr>
          <w:b/>
          <w:sz w:val="44"/>
        </w:rPr>
        <w:t xml:space="preserve">Version: </w:t>
      </w:r>
      <w:r w:rsidRPr="00787B75">
        <w:rPr>
          <w:b/>
          <w:sz w:val="44"/>
        </w:rPr>
        <w:fldChar w:fldCharType="begin"/>
      </w:r>
      <w:r w:rsidRPr="00787B75">
        <w:rPr>
          <w:b/>
          <w:sz w:val="44"/>
        </w:rPr>
        <w:instrText xml:space="preserve"> DOCPROPERTY  DocVer  \* MERGEFORMAT </w:instrText>
      </w:r>
      <w:r w:rsidRPr="00787B75">
        <w:rPr>
          <w:b/>
          <w:sz w:val="44"/>
        </w:rPr>
        <w:fldChar w:fldCharType="separate"/>
      </w:r>
      <w:r w:rsidR="00B960EB">
        <w:rPr>
          <w:b/>
          <w:sz w:val="44"/>
        </w:rPr>
        <w:t>04</w:t>
      </w:r>
      <w:r w:rsidRPr="00787B75">
        <w:rPr>
          <w:b/>
          <w:sz w:val="44"/>
        </w:rPr>
        <w:fldChar w:fldCharType="end"/>
      </w:r>
    </w:p>
    <w:p w:rsidR="0052522A" w:rsidRPr="00787B75" w:rsidRDefault="0052522A" w:rsidP="00FC1E98">
      <w:pPr>
        <w:tabs>
          <w:tab w:val="left" w:pos="360"/>
          <w:tab w:val="left" w:pos="720"/>
          <w:tab w:val="left" w:pos="1080"/>
        </w:tabs>
        <w:spacing w:beforeLines="60" w:before="144" w:afterLines="60" w:after="144"/>
        <w:ind w:right="1080"/>
        <w:jc w:val="both"/>
        <w:rPr>
          <w:sz w:val="44"/>
        </w:rPr>
      </w:pPr>
    </w:p>
    <w:p w:rsidR="008B23E8" w:rsidRPr="00787B75" w:rsidRDefault="00115542" w:rsidP="00FC1E98">
      <w:pPr>
        <w:pStyle w:val="Title"/>
        <w:tabs>
          <w:tab w:val="left" w:pos="360"/>
          <w:tab w:val="left" w:pos="720"/>
          <w:tab w:val="left" w:pos="1080"/>
        </w:tabs>
        <w:spacing w:beforeLines="60" w:before="144" w:afterLines="60" w:after="144"/>
        <w:ind w:right="1080"/>
        <w:outlineLvl w:val="0"/>
        <w:rPr>
          <w:rFonts w:ascii="Times New Roman" w:hAnsi="Times New Roman"/>
        </w:rPr>
      </w:pPr>
      <w:r w:rsidRPr="00787B75">
        <w:rPr>
          <w:rFonts w:ascii="Times New Roman" w:hAnsi="Times New Roman"/>
        </w:rPr>
        <w:br w:type="page"/>
      </w:r>
      <w:bookmarkStart w:id="1" w:name="_Toc338859327"/>
      <w:r w:rsidR="008B23E8" w:rsidRPr="00787B75">
        <w:rPr>
          <w:rFonts w:ascii="Times New Roman" w:hAnsi="Times New Roman"/>
        </w:rPr>
        <w:lastRenderedPageBreak/>
        <w:t>Revision History</w:t>
      </w:r>
      <w:bookmarkEnd w:id="1"/>
    </w:p>
    <w:tbl>
      <w:tblPr>
        <w:tblW w:w="10176" w:type="dxa"/>
        <w:tblInd w:w="57" w:type="dxa"/>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ayout w:type="fixed"/>
        <w:tblLook w:val="0000" w:firstRow="0" w:lastRow="0" w:firstColumn="0" w:lastColumn="0" w:noHBand="0" w:noVBand="0"/>
      </w:tblPr>
      <w:tblGrid>
        <w:gridCol w:w="1440"/>
        <w:gridCol w:w="1530"/>
        <w:gridCol w:w="5130"/>
        <w:gridCol w:w="2076"/>
      </w:tblGrid>
      <w:tr w:rsidR="008B23E8" w:rsidRPr="00787B75">
        <w:tc>
          <w:tcPr>
            <w:tcW w:w="1440" w:type="dxa"/>
            <w:shd w:val="clear" w:color="auto" w:fill="C0C0C0"/>
            <w:tcMar>
              <w:left w:w="57" w:type="dxa"/>
              <w:right w:w="57" w:type="dxa"/>
            </w:tcMar>
            <w:vAlign w:val="center"/>
          </w:tcPr>
          <w:p w:rsidR="008B23E8" w:rsidRPr="00787B75" w:rsidRDefault="008B23E8" w:rsidP="00583ACE">
            <w:pPr>
              <w:pStyle w:val="Tableheading"/>
              <w:tabs>
                <w:tab w:val="left" w:pos="360"/>
                <w:tab w:val="left" w:pos="720"/>
                <w:tab w:val="left" w:pos="1080"/>
              </w:tabs>
              <w:spacing w:beforeLines="60" w:before="144" w:afterLines="60" w:after="144"/>
              <w:rPr>
                <w:rFonts w:ascii="Times New Roman" w:hAnsi="Times New Roman"/>
                <w:sz w:val="22"/>
              </w:rPr>
            </w:pPr>
            <w:r w:rsidRPr="00787B75">
              <w:rPr>
                <w:rFonts w:ascii="Times New Roman" w:hAnsi="Times New Roman"/>
                <w:sz w:val="22"/>
              </w:rPr>
              <w:t>D</w:t>
            </w:r>
            <w:r w:rsidR="00583ACE" w:rsidRPr="00787B75">
              <w:rPr>
                <w:rFonts w:ascii="Times New Roman" w:hAnsi="Times New Roman"/>
                <w:sz w:val="22"/>
              </w:rPr>
              <w:t>a</w:t>
            </w:r>
            <w:r w:rsidRPr="00787B75">
              <w:rPr>
                <w:rFonts w:ascii="Times New Roman" w:hAnsi="Times New Roman"/>
                <w:sz w:val="22"/>
              </w:rPr>
              <w:t>te</w:t>
            </w:r>
          </w:p>
        </w:tc>
        <w:tc>
          <w:tcPr>
            <w:tcW w:w="1530" w:type="dxa"/>
            <w:shd w:val="clear" w:color="auto" w:fill="C0C0C0"/>
            <w:tcMar>
              <w:left w:w="57" w:type="dxa"/>
              <w:right w:w="57" w:type="dxa"/>
            </w:tcMar>
            <w:vAlign w:val="center"/>
          </w:tcPr>
          <w:p w:rsidR="008B23E8" w:rsidRPr="00787B75" w:rsidRDefault="008B23E8" w:rsidP="00583ACE">
            <w:pPr>
              <w:pStyle w:val="Tableheading"/>
              <w:tabs>
                <w:tab w:val="left" w:pos="360"/>
                <w:tab w:val="left" w:pos="720"/>
                <w:tab w:val="left" w:pos="1080"/>
              </w:tabs>
              <w:spacing w:beforeLines="60" w:before="144" w:afterLines="60" w:after="144"/>
              <w:jc w:val="both"/>
              <w:rPr>
                <w:rFonts w:ascii="Times New Roman" w:hAnsi="Times New Roman"/>
                <w:sz w:val="22"/>
              </w:rPr>
            </w:pPr>
            <w:r w:rsidRPr="00787B75">
              <w:rPr>
                <w:rFonts w:ascii="Times New Roman" w:hAnsi="Times New Roman"/>
                <w:sz w:val="22"/>
              </w:rPr>
              <w:t>Version</w:t>
            </w:r>
          </w:p>
        </w:tc>
        <w:tc>
          <w:tcPr>
            <w:tcW w:w="5130" w:type="dxa"/>
            <w:shd w:val="clear" w:color="auto" w:fill="C0C0C0"/>
            <w:tcMar>
              <w:left w:w="57" w:type="dxa"/>
              <w:right w:w="57" w:type="dxa"/>
            </w:tcMar>
            <w:vAlign w:val="center"/>
          </w:tcPr>
          <w:p w:rsidR="008B23E8" w:rsidRPr="00787B75" w:rsidRDefault="008B23E8" w:rsidP="00FC1E98">
            <w:pPr>
              <w:pStyle w:val="Tableheading"/>
              <w:tabs>
                <w:tab w:val="left" w:pos="360"/>
                <w:tab w:val="left" w:pos="720"/>
                <w:tab w:val="left" w:pos="1080"/>
              </w:tabs>
              <w:spacing w:beforeLines="60" w:before="144" w:afterLines="60" w:after="144"/>
              <w:ind w:right="1080"/>
              <w:jc w:val="both"/>
              <w:rPr>
                <w:rFonts w:ascii="Times New Roman" w:hAnsi="Times New Roman"/>
                <w:sz w:val="22"/>
              </w:rPr>
            </w:pPr>
            <w:r w:rsidRPr="00787B75">
              <w:rPr>
                <w:rFonts w:ascii="Times New Roman" w:hAnsi="Times New Roman"/>
                <w:sz w:val="22"/>
              </w:rPr>
              <w:t>Description</w:t>
            </w:r>
          </w:p>
        </w:tc>
        <w:tc>
          <w:tcPr>
            <w:tcW w:w="2076" w:type="dxa"/>
            <w:shd w:val="clear" w:color="auto" w:fill="C0C0C0"/>
            <w:tcMar>
              <w:left w:w="57" w:type="dxa"/>
              <w:right w:w="57" w:type="dxa"/>
            </w:tcMar>
            <w:vAlign w:val="center"/>
          </w:tcPr>
          <w:p w:rsidR="008B23E8" w:rsidRPr="00787B75" w:rsidRDefault="008B23E8" w:rsidP="00FC1E98">
            <w:pPr>
              <w:pStyle w:val="Tableheading"/>
              <w:tabs>
                <w:tab w:val="left" w:pos="360"/>
                <w:tab w:val="left" w:pos="720"/>
                <w:tab w:val="left" w:pos="1080"/>
              </w:tabs>
              <w:spacing w:beforeLines="60" w:before="144" w:afterLines="60" w:after="144"/>
              <w:ind w:right="1080"/>
              <w:jc w:val="both"/>
              <w:rPr>
                <w:rFonts w:ascii="Times New Roman" w:hAnsi="Times New Roman"/>
                <w:sz w:val="22"/>
              </w:rPr>
            </w:pPr>
            <w:r w:rsidRPr="00787B75">
              <w:rPr>
                <w:rFonts w:ascii="Times New Roman" w:hAnsi="Times New Roman"/>
                <w:sz w:val="22"/>
              </w:rPr>
              <w:t>Author</w:t>
            </w:r>
          </w:p>
        </w:tc>
      </w:tr>
      <w:tr w:rsidR="008B23E8" w:rsidRPr="00787B75">
        <w:tc>
          <w:tcPr>
            <w:tcW w:w="1440" w:type="dxa"/>
            <w:tcMar>
              <w:left w:w="57" w:type="dxa"/>
              <w:right w:w="57" w:type="dxa"/>
            </w:tcMar>
            <w:vAlign w:val="center"/>
          </w:tcPr>
          <w:p w:rsidR="008B23E8" w:rsidRPr="00787B75" w:rsidRDefault="00AD6194" w:rsidP="00583ACE">
            <w:pPr>
              <w:tabs>
                <w:tab w:val="left" w:pos="360"/>
                <w:tab w:val="left" w:pos="720"/>
                <w:tab w:val="left" w:pos="1080"/>
              </w:tabs>
              <w:spacing w:beforeLines="60" w:before="144" w:afterLines="60" w:after="144"/>
              <w:jc w:val="both"/>
              <w:rPr>
                <w:sz w:val="22"/>
              </w:rPr>
            </w:pPr>
            <w:r w:rsidRPr="00787B75">
              <w:rPr>
                <w:sz w:val="22"/>
              </w:rPr>
              <w:t>19/01/2012</w:t>
            </w:r>
          </w:p>
        </w:tc>
        <w:tc>
          <w:tcPr>
            <w:tcW w:w="1530" w:type="dxa"/>
            <w:tcMar>
              <w:left w:w="57" w:type="dxa"/>
              <w:right w:w="57" w:type="dxa"/>
            </w:tcMar>
            <w:vAlign w:val="center"/>
          </w:tcPr>
          <w:p w:rsidR="008B23E8" w:rsidRPr="00787B75" w:rsidRDefault="008C29CB" w:rsidP="00583ACE">
            <w:pPr>
              <w:tabs>
                <w:tab w:val="left" w:pos="360"/>
                <w:tab w:val="left" w:pos="720"/>
                <w:tab w:val="left" w:pos="1080"/>
              </w:tabs>
              <w:spacing w:beforeLines="60" w:before="144" w:afterLines="60" w:after="144"/>
              <w:jc w:val="both"/>
              <w:rPr>
                <w:sz w:val="22"/>
              </w:rPr>
            </w:pPr>
            <w:r w:rsidRPr="00787B75">
              <w:rPr>
                <w:sz w:val="22"/>
              </w:rPr>
              <w:t>01a</w:t>
            </w:r>
          </w:p>
        </w:tc>
        <w:tc>
          <w:tcPr>
            <w:tcW w:w="5130" w:type="dxa"/>
            <w:tcMar>
              <w:left w:w="57" w:type="dxa"/>
              <w:right w:w="57" w:type="dxa"/>
            </w:tcMar>
            <w:vAlign w:val="center"/>
          </w:tcPr>
          <w:p w:rsidR="005D79C4" w:rsidRPr="00787B75" w:rsidRDefault="008C29CB" w:rsidP="00FC1E98">
            <w:pPr>
              <w:tabs>
                <w:tab w:val="left" w:pos="360"/>
                <w:tab w:val="left" w:pos="720"/>
                <w:tab w:val="left" w:pos="1080"/>
              </w:tabs>
              <w:spacing w:beforeLines="60" w:before="144" w:afterLines="60" w:after="144"/>
              <w:ind w:right="1080"/>
              <w:jc w:val="both"/>
              <w:rPr>
                <w:sz w:val="22"/>
              </w:rPr>
            </w:pPr>
            <w:r w:rsidRPr="00787B75">
              <w:rPr>
                <w:sz w:val="22"/>
              </w:rPr>
              <w:t>Create new</w:t>
            </w:r>
            <w:r w:rsidR="00AD6194" w:rsidRPr="00787B75">
              <w:rPr>
                <w:sz w:val="22"/>
              </w:rPr>
              <w:t xml:space="preserve"> from EMP_GUI_Design_Part 1_Concept 3.0.ppt</w:t>
            </w:r>
          </w:p>
        </w:tc>
        <w:tc>
          <w:tcPr>
            <w:tcW w:w="2076" w:type="dxa"/>
            <w:tcMar>
              <w:left w:w="57" w:type="dxa"/>
              <w:right w:w="57" w:type="dxa"/>
            </w:tcMar>
            <w:vAlign w:val="center"/>
          </w:tcPr>
          <w:p w:rsidR="008B23E8" w:rsidRPr="00787B75" w:rsidRDefault="005F6A95" w:rsidP="00FC1E98">
            <w:pPr>
              <w:tabs>
                <w:tab w:val="left" w:pos="360"/>
                <w:tab w:val="left" w:pos="720"/>
                <w:tab w:val="left" w:pos="1080"/>
              </w:tabs>
              <w:spacing w:beforeLines="60" w:before="144" w:afterLines="60" w:after="144"/>
              <w:ind w:right="1080"/>
              <w:jc w:val="both"/>
              <w:rPr>
                <w:sz w:val="22"/>
              </w:rPr>
            </w:pPr>
            <w:r w:rsidRPr="00787B75">
              <w:rPr>
                <w:sz w:val="22"/>
              </w:rPr>
              <w:t>ITeal</w:t>
            </w:r>
          </w:p>
        </w:tc>
      </w:tr>
      <w:tr w:rsidR="008B23E8" w:rsidRPr="00787B75">
        <w:tc>
          <w:tcPr>
            <w:tcW w:w="1440" w:type="dxa"/>
            <w:tcMar>
              <w:left w:w="57" w:type="dxa"/>
              <w:right w:w="57" w:type="dxa"/>
            </w:tcMar>
            <w:vAlign w:val="center"/>
          </w:tcPr>
          <w:p w:rsidR="008B23E8" w:rsidRPr="00787B75" w:rsidRDefault="00002440" w:rsidP="00583ACE">
            <w:pPr>
              <w:tabs>
                <w:tab w:val="left" w:pos="360"/>
                <w:tab w:val="left" w:pos="720"/>
                <w:tab w:val="left" w:pos="1080"/>
              </w:tabs>
              <w:spacing w:beforeLines="60" w:before="144" w:afterLines="60" w:after="144"/>
              <w:jc w:val="both"/>
              <w:rPr>
                <w:sz w:val="22"/>
              </w:rPr>
            </w:pPr>
            <w:r w:rsidRPr="00787B75">
              <w:rPr>
                <w:sz w:val="22"/>
              </w:rPr>
              <w:t>26/03/2012</w:t>
            </w:r>
          </w:p>
        </w:tc>
        <w:tc>
          <w:tcPr>
            <w:tcW w:w="1530" w:type="dxa"/>
            <w:tcMar>
              <w:left w:w="57" w:type="dxa"/>
              <w:right w:w="57" w:type="dxa"/>
            </w:tcMar>
            <w:vAlign w:val="center"/>
          </w:tcPr>
          <w:p w:rsidR="008B23E8" w:rsidRPr="00787B75" w:rsidRDefault="00EB4283" w:rsidP="00583ACE">
            <w:pPr>
              <w:tabs>
                <w:tab w:val="left" w:pos="360"/>
                <w:tab w:val="left" w:pos="720"/>
                <w:tab w:val="left" w:pos="1080"/>
              </w:tabs>
              <w:spacing w:beforeLines="60" w:before="144" w:afterLines="60" w:after="144"/>
              <w:jc w:val="both"/>
              <w:rPr>
                <w:sz w:val="22"/>
              </w:rPr>
            </w:pPr>
            <w:r w:rsidRPr="00787B75">
              <w:rPr>
                <w:sz w:val="22"/>
              </w:rPr>
              <w:t>02a</w:t>
            </w:r>
          </w:p>
        </w:tc>
        <w:tc>
          <w:tcPr>
            <w:tcW w:w="5130" w:type="dxa"/>
            <w:tcMar>
              <w:left w:w="57" w:type="dxa"/>
              <w:right w:w="57" w:type="dxa"/>
            </w:tcMar>
            <w:vAlign w:val="center"/>
          </w:tcPr>
          <w:p w:rsidR="007343F6" w:rsidRPr="00787B75" w:rsidRDefault="00EB4283" w:rsidP="00FC1E98">
            <w:pPr>
              <w:spacing w:beforeLines="60" w:before="144" w:afterLines="60" w:after="144"/>
              <w:ind w:right="1080"/>
            </w:pPr>
            <w:r w:rsidRPr="00787B75">
              <w:t>Add new solution for request</w:t>
            </w:r>
          </w:p>
          <w:p w:rsidR="00EB4283" w:rsidRPr="00787B75" w:rsidRDefault="00EB4283" w:rsidP="00FC1E98">
            <w:pPr>
              <w:spacing w:beforeLines="60" w:before="144" w:afterLines="60" w:after="144"/>
              <w:ind w:right="1080"/>
            </w:pPr>
            <w:r w:rsidRPr="00787B75">
              <w:t>Update International labels: add User + Level</w:t>
            </w:r>
          </w:p>
        </w:tc>
        <w:tc>
          <w:tcPr>
            <w:tcW w:w="2076" w:type="dxa"/>
            <w:tcMar>
              <w:left w:w="57" w:type="dxa"/>
              <w:right w:w="57" w:type="dxa"/>
            </w:tcMar>
            <w:vAlign w:val="center"/>
          </w:tcPr>
          <w:p w:rsidR="008B23E8" w:rsidRPr="00787B75" w:rsidRDefault="00E23FB4" w:rsidP="00FC1E98">
            <w:pPr>
              <w:tabs>
                <w:tab w:val="left" w:pos="360"/>
                <w:tab w:val="left" w:pos="720"/>
                <w:tab w:val="left" w:pos="1080"/>
              </w:tabs>
              <w:spacing w:beforeLines="60" w:before="144" w:afterLines="60" w:after="144"/>
              <w:ind w:right="1080"/>
              <w:jc w:val="both"/>
              <w:rPr>
                <w:sz w:val="22"/>
              </w:rPr>
            </w:pPr>
            <w:r w:rsidRPr="00787B75">
              <w:rPr>
                <w:sz w:val="22"/>
              </w:rPr>
              <w:t>ITeal</w:t>
            </w:r>
          </w:p>
        </w:tc>
        <w:bookmarkStart w:id="2" w:name="_GoBack"/>
        <w:bookmarkEnd w:id="2"/>
      </w:tr>
      <w:tr w:rsidR="00D00BFA" w:rsidRPr="00787B75">
        <w:tc>
          <w:tcPr>
            <w:tcW w:w="1440" w:type="dxa"/>
            <w:tcMar>
              <w:left w:w="57" w:type="dxa"/>
              <w:right w:w="57" w:type="dxa"/>
            </w:tcMar>
            <w:vAlign w:val="center"/>
          </w:tcPr>
          <w:p w:rsidR="00D00BFA" w:rsidRPr="00787B75" w:rsidRDefault="00E95D69" w:rsidP="00E95D69">
            <w:pPr>
              <w:tabs>
                <w:tab w:val="left" w:pos="360"/>
                <w:tab w:val="left" w:pos="720"/>
                <w:tab w:val="left" w:pos="1080"/>
              </w:tabs>
              <w:spacing w:beforeLines="60" w:before="144" w:afterLines="60" w:after="144"/>
              <w:ind w:right="-57"/>
              <w:jc w:val="both"/>
              <w:rPr>
                <w:sz w:val="22"/>
              </w:rPr>
            </w:pPr>
            <w:r w:rsidRPr="00787B75">
              <w:rPr>
                <w:sz w:val="22"/>
              </w:rPr>
              <w:t>27/03/2012</w:t>
            </w:r>
          </w:p>
        </w:tc>
        <w:tc>
          <w:tcPr>
            <w:tcW w:w="1530" w:type="dxa"/>
            <w:tcMar>
              <w:left w:w="57" w:type="dxa"/>
              <w:right w:w="57" w:type="dxa"/>
            </w:tcMar>
            <w:vAlign w:val="center"/>
          </w:tcPr>
          <w:p w:rsidR="00D00BFA" w:rsidRPr="00787B75" w:rsidRDefault="00E95D69" w:rsidP="00FC1E98">
            <w:pPr>
              <w:tabs>
                <w:tab w:val="left" w:pos="360"/>
                <w:tab w:val="left" w:pos="720"/>
                <w:tab w:val="left" w:pos="1080"/>
              </w:tabs>
              <w:spacing w:beforeLines="60" w:before="144" w:afterLines="60" w:after="144"/>
              <w:ind w:right="1080"/>
              <w:jc w:val="both"/>
              <w:rPr>
                <w:sz w:val="22"/>
              </w:rPr>
            </w:pPr>
            <w:r w:rsidRPr="00787B75">
              <w:rPr>
                <w:sz w:val="22"/>
              </w:rPr>
              <w:t>02b</w:t>
            </w:r>
          </w:p>
        </w:tc>
        <w:tc>
          <w:tcPr>
            <w:tcW w:w="5130" w:type="dxa"/>
            <w:tcMar>
              <w:left w:w="57" w:type="dxa"/>
              <w:right w:w="57" w:type="dxa"/>
            </w:tcMar>
            <w:vAlign w:val="center"/>
          </w:tcPr>
          <w:p w:rsidR="00C67AE7" w:rsidRPr="00787B75" w:rsidRDefault="00E95D69" w:rsidP="00FC1E98">
            <w:pPr>
              <w:spacing w:beforeLines="60" w:before="144" w:afterLines="60" w:after="144"/>
              <w:ind w:right="1080"/>
            </w:pPr>
            <w:r w:rsidRPr="00787B75">
              <w:t>Add new Part for "Export CSV"</w:t>
            </w:r>
          </w:p>
        </w:tc>
        <w:tc>
          <w:tcPr>
            <w:tcW w:w="2076" w:type="dxa"/>
            <w:tcMar>
              <w:left w:w="57" w:type="dxa"/>
              <w:right w:w="57" w:type="dxa"/>
            </w:tcMar>
            <w:vAlign w:val="center"/>
          </w:tcPr>
          <w:p w:rsidR="00D00BFA" w:rsidRPr="00787B75" w:rsidRDefault="00251767" w:rsidP="00FC1E98">
            <w:pPr>
              <w:tabs>
                <w:tab w:val="left" w:pos="360"/>
                <w:tab w:val="left" w:pos="720"/>
                <w:tab w:val="left" w:pos="1080"/>
              </w:tabs>
              <w:spacing w:beforeLines="60" w:before="144" w:afterLines="60" w:after="144"/>
              <w:ind w:right="1080"/>
              <w:jc w:val="both"/>
              <w:rPr>
                <w:sz w:val="22"/>
              </w:rPr>
            </w:pPr>
            <w:r w:rsidRPr="00787B75">
              <w:rPr>
                <w:sz w:val="22"/>
              </w:rPr>
              <w:t>ITeal</w:t>
            </w:r>
          </w:p>
        </w:tc>
      </w:tr>
      <w:tr w:rsidR="00D00BFA" w:rsidRPr="00787B75">
        <w:tc>
          <w:tcPr>
            <w:tcW w:w="1440" w:type="dxa"/>
            <w:tcMar>
              <w:left w:w="57" w:type="dxa"/>
              <w:right w:w="57" w:type="dxa"/>
            </w:tcMar>
            <w:vAlign w:val="center"/>
          </w:tcPr>
          <w:p w:rsidR="00D00BFA" w:rsidRPr="00787B75" w:rsidRDefault="005A7D63" w:rsidP="005A7D63">
            <w:pPr>
              <w:tabs>
                <w:tab w:val="left" w:pos="360"/>
                <w:tab w:val="left" w:pos="720"/>
                <w:tab w:val="left" w:pos="1080"/>
              </w:tabs>
              <w:spacing w:beforeLines="60" w:before="144" w:afterLines="60" w:after="144"/>
              <w:jc w:val="both"/>
              <w:rPr>
                <w:sz w:val="22"/>
              </w:rPr>
            </w:pPr>
            <w:r w:rsidRPr="00787B75">
              <w:rPr>
                <w:sz w:val="22"/>
              </w:rPr>
              <w:t>28/03/2012</w:t>
            </w:r>
          </w:p>
        </w:tc>
        <w:tc>
          <w:tcPr>
            <w:tcW w:w="1530" w:type="dxa"/>
            <w:tcMar>
              <w:left w:w="57" w:type="dxa"/>
              <w:right w:w="57" w:type="dxa"/>
            </w:tcMar>
            <w:vAlign w:val="center"/>
          </w:tcPr>
          <w:p w:rsidR="00D00BFA" w:rsidRPr="00787B75" w:rsidRDefault="005A7D63" w:rsidP="00FC1E98">
            <w:pPr>
              <w:tabs>
                <w:tab w:val="left" w:pos="360"/>
                <w:tab w:val="left" w:pos="720"/>
                <w:tab w:val="left" w:pos="1080"/>
              </w:tabs>
              <w:spacing w:beforeLines="60" w:before="144" w:afterLines="60" w:after="144"/>
              <w:ind w:right="1080"/>
              <w:jc w:val="both"/>
              <w:rPr>
                <w:sz w:val="22"/>
              </w:rPr>
            </w:pPr>
            <w:r w:rsidRPr="00787B75">
              <w:rPr>
                <w:sz w:val="22"/>
              </w:rPr>
              <w:t>02b</w:t>
            </w:r>
          </w:p>
        </w:tc>
        <w:tc>
          <w:tcPr>
            <w:tcW w:w="5130" w:type="dxa"/>
            <w:tcMar>
              <w:left w:w="57" w:type="dxa"/>
              <w:right w:w="57" w:type="dxa"/>
            </w:tcMar>
            <w:vAlign w:val="center"/>
          </w:tcPr>
          <w:p w:rsidR="00D00BFA" w:rsidRPr="00787B75" w:rsidRDefault="005A7D63" w:rsidP="00FC1E98">
            <w:pPr>
              <w:tabs>
                <w:tab w:val="left" w:pos="360"/>
                <w:tab w:val="left" w:pos="720"/>
                <w:tab w:val="left" w:pos="1080"/>
              </w:tabs>
              <w:spacing w:beforeLines="60" w:before="144" w:afterLines="60" w:after="144"/>
              <w:ind w:right="1080"/>
              <w:jc w:val="both"/>
              <w:rPr>
                <w:sz w:val="22"/>
              </w:rPr>
            </w:pPr>
            <w:r w:rsidRPr="00787B75">
              <w:rPr>
                <w:sz w:val="22"/>
              </w:rPr>
              <w:t>Add Culture after Name for Main Label in Fiche Screen</w:t>
            </w:r>
          </w:p>
          <w:p w:rsidR="0018268F" w:rsidRPr="00787B75" w:rsidRDefault="0018268F" w:rsidP="00FC1E98">
            <w:pPr>
              <w:tabs>
                <w:tab w:val="left" w:pos="360"/>
                <w:tab w:val="left" w:pos="720"/>
                <w:tab w:val="left" w:pos="1080"/>
              </w:tabs>
              <w:spacing w:beforeLines="60" w:before="144" w:afterLines="60" w:after="144"/>
              <w:ind w:right="1080"/>
              <w:jc w:val="both"/>
              <w:rPr>
                <w:sz w:val="22"/>
              </w:rPr>
            </w:pPr>
            <w:r w:rsidRPr="00787B75">
              <w:rPr>
                <w:sz w:val="22"/>
              </w:rPr>
              <w:t>Mass Update of Comment</w:t>
            </w:r>
          </w:p>
        </w:tc>
        <w:tc>
          <w:tcPr>
            <w:tcW w:w="2076" w:type="dxa"/>
            <w:tcMar>
              <w:left w:w="57" w:type="dxa"/>
              <w:right w:w="57" w:type="dxa"/>
            </w:tcMar>
            <w:vAlign w:val="center"/>
          </w:tcPr>
          <w:p w:rsidR="00D00BFA" w:rsidRPr="00787B75" w:rsidRDefault="005A7D63" w:rsidP="00FC1E98">
            <w:pPr>
              <w:tabs>
                <w:tab w:val="left" w:pos="360"/>
                <w:tab w:val="left" w:pos="720"/>
                <w:tab w:val="left" w:pos="1080"/>
              </w:tabs>
              <w:spacing w:beforeLines="60" w:before="144" w:afterLines="60" w:after="144"/>
              <w:ind w:right="1080"/>
              <w:jc w:val="both"/>
              <w:rPr>
                <w:sz w:val="22"/>
              </w:rPr>
            </w:pPr>
            <w:r w:rsidRPr="00787B75">
              <w:rPr>
                <w:sz w:val="22"/>
              </w:rPr>
              <w:t>ITeal</w:t>
            </w:r>
          </w:p>
        </w:tc>
      </w:tr>
      <w:tr w:rsidR="00D00BFA" w:rsidRPr="00787B75">
        <w:tc>
          <w:tcPr>
            <w:tcW w:w="1440" w:type="dxa"/>
            <w:tcMar>
              <w:left w:w="57" w:type="dxa"/>
              <w:right w:w="57" w:type="dxa"/>
            </w:tcMar>
            <w:vAlign w:val="center"/>
          </w:tcPr>
          <w:p w:rsidR="00D00BFA" w:rsidRPr="00787B75" w:rsidRDefault="00DF223C" w:rsidP="00DF223C">
            <w:pPr>
              <w:tabs>
                <w:tab w:val="left" w:pos="1326"/>
              </w:tabs>
              <w:spacing w:beforeLines="60" w:before="144" w:afterLines="60" w:after="144"/>
              <w:jc w:val="both"/>
              <w:rPr>
                <w:sz w:val="22"/>
              </w:rPr>
            </w:pPr>
            <w:r w:rsidRPr="00787B75">
              <w:rPr>
                <w:sz w:val="22"/>
              </w:rPr>
              <w:t>13/04/2012</w:t>
            </w:r>
          </w:p>
        </w:tc>
        <w:tc>
          <w:tcPr>
            <w:tcW w:w="1530" w:type="dxa"/>
            <w:tcMar>
              <w:left w:w="57" w:type="dxa"/>
              <w:right w:w="57" w:type="dxa"/>
            </w:tcMar>
            <w:vAlign w:val="center"/>
          </w:tcPr>
          <w:p w:rsidR="00D00BFA" w:rsidRPr="00787B75" w:rsidRDefault="00DF223C" w:rsidP="00FC1E98">
            <w:pPr>
              <w:tabs>
                <w:tab w:val="left" w:pos="360"/>
                <w:tab w:val="left" w:pos="720"/>
                <w:tab w:val="left" w:pos="1080"/>
              </w:tabs>
              <w:spacing w:beforeLines="60" w:before="144" w:afterLines="60" w:after="144"/>
              <w:ind w:right="1080"/>
              <w:jc w:val="both"/>
              <w:rPr>
                <w:sz w:val="22"/>
              </w:rPr>
            </w:pPr>
            <w:r w:rsidRPr="00787B75">
              <w:rPr>
                <w:sz w:val="22"/>
              </w:rPr>
              <w:t>02c</w:t>
            </w:r>
          </w:p>
        </w:tc>
        <w:tc>
          <w:tcPr>
            <w:tcW w:w="5130" w:type="dxa"/>
            <w:tcMar>
              <w:left w:w="57" w:type="dxa"/>
              <w:right w:w="57" w:type="dxa"/>
            </w:tcMar>
            <w:vAlign w:val="center"/>
          </w:tcPr>
          <w:p w:rsidR="00D00BFA" w:rsidRPr="00787B75" w:rsidRDefault="00B44B00" w:rsidP="00FC1E98">
            <w:pPr>
              <w:tabs>
                <w:tab w:val="left" w:pos="360"/>
                <w:tab w:val="left" w:pos="720"/>
                <w:tab w:val="left" w:pos="1080"/>
              </w:tabs>
              <w:spacing w:beforeLines="60" w:before="144" w:afterLines="60" w:after="144"/>
              <w:ind w:right="1080"/>
              <w:jc w:val="both"/>
              <w:rPr>
                <w:sz w:val="22"/>
              </w:rPr>
            </w:pPr>
            <w:r w:rsidRPr="00787B75">
              <w:rPr>
                <w:sz w:val="22"/>
              </w:rPr>
              <w:t>Add Common Part For DataBase Design</w:t>
            </w:r>
          </w:p>
        </w:tc>
        <w:tc>
          <w:tcPr>
            <w:tcW w:w="2076" w:type="dxa"/>
            <w:tcMar>
              <w:left w:w="57" w:type="dxa"/>
              <w:right w:w="57" w:type="dxa"/>
            </w:tcMar>
            <w:vAlign w:val="center"/>
          </w:tcPr>
          <w:p w:rsidR="00D00BFA" w:rsidRPr="00787B75" w:rsidRDefault="00B44B00" w:rsidP="00FC1E98">
            <w:pPr>
              <w:tabs>
                <w:tab w:val="left" w:pos="360"/>
                <w:tab w:val="left" w:pos="720"/>
                <w:tab w:val="left" w:pos="1080"/>
              </w:tabs>
              <w:spacing w:beforeLines="60" w:before="144" w:afterLines="60" w:after="144"/>
              <w:ind w:right="1080"/>
              <w:jc w:val="both"/>
              <w:rPr>
                <w:sz w:val="22"/>
              </w:rPr>
            </w:pPr>
            <w:r w:rsidRPr="00787B75">
              <w:rPr>
                <w:sz w:val="22"/>
              </w:rPr>
              <w:t>ITeal</w:t>
            </w:r>
          </w:p>
        </w:tc>
      </w:tr>
      <w:tr w:rsidR="00D00BFA" w:rsidRPr="00787B75">
        <w:tc>
          <w:tcPr>
            <w:tcW w:w="1440" w:type="dxa"/>
            <w:tcMar>
              <w:left w:w="57" w:type="dxa"/>
              <w:right w:w="57" w:type="dxa"/>
            </w:tcMar>
            <w:vAlign w:val="center"/>
          </w:tcPr>
          <w:p w:rsidR="00D00BFA" w:rsidRPr="00787B75" w:rsidRDefault="008939A4" w:rsidP="008939A4">
            <w:pPr>
              <w:tabs>
                <w:tab w:val="left" w:pos="1383"/>
              </w:tabs>
              <w:spacing w:beforeLines="60" w:before="144" w:afterLines="60" w:after="144"/>
              <w:ind w:right="-57"/>
              <w:jc w:val="both"/>
              <w:rPr>
                <w:sz w:val="22"/>
              </w:rPr>
            </w:pPr>
            <w:r w:rsidRPr="00787B75">
              <w:rPr>
                <w:sz w:val="22"/>
              </w:rPr>
              <w:t>25/05/2012</w:t>
            </w:r>
          </w:p>
        </w:tc>
        <w:tc>
          <w:tcPr>
            <w:tcW w:w="1530" w:type="dxa"/>
            <w:tcMar>
              <w:left w:w="57" w:type="dxa"/>
              <w:right w:w="57" w:type="dxa"/>
            </w:tcMar>
            <w:vAlign w:val="center"/>
          </w:tcPr>
          <w:p w:rsidR="00D00BFA" w:rsidRPr="00787B75" w:rsidRDefault="008939A4" w:rsidP="00FC1E98">
            <w:pPr>
              <w:tabs>
                <w:tab w:val="left" w:pos="360"/>
                <w:tab w:val="left" w:pos="720"/>
                <w:tab w:val="left" w:pos="1080"/>
              </w:tabs>
              <w:spacing w:beforeLines="60" w:before="144" w:afterLines="60" w:after="144"/>
              <w:ind w:right="1080"/>
              <w:jc w:val="both"/>
              <w:rPr>
                <w:sz w:val="22"/>
              </w:rPr>
            </w:pPr>
            <w:r w:rsidRPr="00787B75">
              <w:rPr>
                <w:sz w:val="22"/>
              </w:rPr>
              <w:t>02d</w:t>
            </w:r>
          </w:p>
        </w:tc>
        <w:tc>
          <w:tcPr>
            <w:tcW w:w="5130" w:type="dxa"/>
            <w:tcMar>
              <w:left w:w="57" w:type="dxa"/>
              <w:right w:w="57" w:type="dxa"/>
            </w:tcMar>
            <w:vAlign w:val="center"/>
          </w:tcPr>
          <w:p w:rsidR="00D00BFA" w:rsidRPr="00787B75" w:rsidRDefault="008939A4" w:rsidP="00FC1E98">
            <w:pPr>
              <w:tabs>
                <w:tab w:val="left" w:pos="360"/>
                <w:tab w:val="left" w:pos="720"/>
                <w:tab w:val="left" w:pos="1080"/>
              </w:tabs>
              <w:spacing w:beforeLines="60" w:before="144" w:afterLines="60" w:after="144"/>
              <w:ind w:right="1080"/>
              <w:jc w:val="both"/>
              <w:rPr>
                <w:sz w:val="22"/>
              </w:rPr>
            </w:pPr>
            <w:r w:rsidRPr="00787B75">
              <w:rPr>
                <w:sz w:val="22"/>
              </w:rPr>
              <w:t>Add Part 4, 5, 6:</w:t>
            </w:r>
          </w:p>
          <w:p w:rsidR="008939A4" w:rsidRPr="00787B75" w:rsidRDefault="008939A4" w:rsidP="00FC1E98">
            <w:pPr>
              <w:tabs>
                <w:tab w:val="left" w:pos="360"/>
                <w:tab w:val="left" w:pos="720"/>
                <w:tab w:val="left" w:pos="1080"/>
              </w:tabs>
              <w:spacing w:beforeLines="60" w:before="144" w:afterLines="60" w:after="144"/>
              <w:ind w:right="1080"/>
              <w:jc w:val="both"/>
              <w:rPr>
                <w:sz w:val="22"/>
              </w:rPr>
            </w:pPr>
            <w:r w:rsidRPr="00787B75">
              <w:rPr>
                <w:sz w:val="22"/>
              </w:rPr>
              <w:t>- Import</w:t>
            </w:r>
          </w:p>
          <w:p w:rsidR="008939A4" w:rsidRPr="00787B75" w:rsidRDefault="008939A4" w:rsidP="00FC1E98">
            <w:pPr>
              <w:tabs>
                <w:tab w:val="left" w:pos="360"/>
                <w:tab w:val="left" w:pos="720"/>
                <w:tab w:val="left" w:pos="1080"/>
              </w:tabs>
              <w:spacing w:beforeLines="60" w:before="144" w:afterLines="60" w:after="144"/>
              <w:ind w:right="1080"/>
              <w:jc w:val="both"/>
              <w:rPr>
                <w:sz w:val="22"/>
              </w:rPr>
            </w:pPr>
            <w:r w:rsidRPr="00787B75">
              <w:rPr>
                <w:sz w:val="22"/>
              </w:rPr>
              <w:t>- Export</w:t>
            </w:r>
          </w:p>
          <w:p w:rsidR="008939A4" w:rsidRPr="00787B75" w:rsidRDefault="008939A4" w:rsidP="00FC1E98">
            <w:pPr>
              <w:tabs>
                <w:tab w:val="left" w:pos="360"/>
                <w:tab w:val="left" w:pos="720"/>
                <w:tab w:val="left" w:pos="1080"/>
              </w:tabs>
              <w:spacing w:beforeLines="60" w:before="144" w:afterLines="60" w:after="144"/>
              <w:ind w:right="1080"/>
              <w:jc w:val="both"/>
              <w:rPr>
                <w:sz w:val="22"/>
              </w:rPr>
            </w:pPr>
            <w:r w:rsidRPr="00787B75">
              <w:rPr>
                <w:sz w:val="22"/>
              </w:rPr>
              <w:t>- Online Help</w:t>
            </w:r>
          </w:p>
        </w:tc>
        <w:tc>
          <w:tcPr>
            <w:tcW w:w="2076" w:type="dxa"/>
            <w:tcMar>
              <w:left w:w="57" w:type="dxa"/>
              <w:right w:w="57" w:type="dxa"/>
            </w:tcMar>
            <w:vAlign w:val="center"/>
          </w:tcPr>
          <w:p w:rsidR="00D00BFA" w:rsidRPr="00787B75" w:rsidRDefault="00F003E5" w:rsidP="00FC1E98">
            <w:pPr>
              <w:tabs>
                <w:tab w:val="left" w:pos="360"/>
                <w:tab w:val="left" w:pos="720"/>
                <w:tab w:val="left" w:pos="1080"/>
              </w:tabs>
              <w:spacing w:beforeLines="60" w:before="144" w:afterLines="60" w:after="144"/>
              <w:ind w:right="1080"/>
              <w:jc w:val="both"/>
              <w:rPr>
                <w:sz w:val="22"/>
              </w:rPr>
            </w:pPr>
            <w:r w:rsidRPr="00787B75">
              <w:rPr>
                <w:sz w:val="22"/>
              </w:rPr>
              <w:t>ITeal</w:t>
            </w:r>
          </w:p>
        </w:tc>
      </w:tr>
      <w:tr w:rsidR="0002505D" w:rsidRPr="00787B75">
        <w:tc>
          <w:tcPr>
            <w:tcW w:w="1440" w:type="dxa"/>
            <w:tcMar>
              <w:left w:w="57" w:type="dxa"/>
              <w:right w:w="57" w:type="dxa"/>
            </w:tcMar>
            <w:vAlign w:val="center"/>
          </w:tcPr>
          <w:p w:rsidR="0002505D" w:rsidRPr="00787B75" w:rsidRDefault="0002505D" w:rsidP="00A84E6A">
            <w:pPr>
              <w:tabs>
                <w:tab w:val="left" w:pos="1383"/>
              </w:tabs>
              <w:spacing w:beforeLines="60" w:before="144" w:afterLines="60" w:after="144"/>
              <w:ind w:right="-57"/>
              <w:jc w:val="both"/>
              <w:rPr>
                <w:sz w:val="22"/>
              </w:rPr>
            </w:pPr>
            <w:r w:rsidRPr="00787B75">
              <w:rPr>
                <w:sz w:val="22"/>
              </w:rPr>
              <w:t>07/06/2012</w:t>
            </w:r>
          </w:p>
        </w:tc>
        <w:tc>
          <w:tcPr>
            <w:tcW w:w="1530" w:type="dxa"/>
            <w:tcMar>
              <w:left w:w="57" w:type="dxa"/>
              <w:right w:w="57" w:type="dxa"/>
            </w:tcMar>
            <w:vAlign w:val="center"/>
          </w:tcPr>
          <w:p w:rsidR="0002505D" w:rsidRPr="00787B75" w:rsidRDefault="0002505D" w:rsidP="00A84E6A">
            <w:pPr>
              <w:tabs>
                <w:tab w:val="left" w:pos="360"/>
                <w:tab w:val="left" w:pos="720"/>
                <w:tab w:val="left" w:pos="1080"/>
              </w:tabs>
              <w:spacing w:beforeLines="60" w:before="144" w:afterLines="60" w:after="144"/>
              <w:ind w:right="1080"/>
              <w:jc w:val="both"/>
              <w:rPr>
                <w:sz w:val="22"/>
              </w:rPr>
            </w:pPr>
            <w:r w:rsidRPr="00787B75">
              <w:rPr>
                <w:sz w:val="22"/>
              </w:rPr>
              <w:t>02e</w:t>
            </w:r>
          </w:p>
        </w:tc>
        <w:tc>
          <w:tcPr>
            <w:tcW w:w="5130" w:type="dxa"/>
            <w:tcMar>
              <w:left w:w="57" w:type="dxa"/>
              <w:right w:w="57" w:type="dxa"/>
            </w:tcMar>
            <w:vAlign w:val="center"/>
          </w:tcPr>
          <w:p w:rsidR="0002505D" w:rsidRPr="00787B75" w:rsidRDefault="0002505D" w:rsidP="00A84E6A">
            <w:pPr>
              <w:tabs>
                <w:tab w:val="left" w:pos="360"/>
                <w:tab w:val="left" w:pos="720"/>
                <w:tab w:val="left" w:pos="1080"/>
              </w:tabs>
              <w:spacing w:beforeLines="60" w:before="144" w:afterLines="60" w:after="144"/>
              <w:ind w:right="1080"/>
              <w:jc w:val="both"/>
              <w:rPr>
                <w:sz w:val="22"/>
              </w:rPr>
            </w:pPr>
            <w:r w:rsidRPr="00787B75">
              <w:rPr>
                <w:sz w:val="22"/>
              </w:rPr>
              <w:t>Updated and answer to CIRC's remark</w:t>
            </w:r>
          </w:p>
        </w:tc>
        <w:tc>
          <w:tcPr>
            <w:tcW w:w="2076" w:type="dxa"/>
            <w:tcMar>
              <w:left w:w="57" w:type="dxa"/>
              <w:right w:w="57" w:type="dxa"/>
            </w:tcMar>
            <w:vAlign w:val="center"/>
          </w:tcPr>
          <w:p w:rsidR="0002505D" w:rsidRPr="00787B75" w:rsidRDefault="0002505D" w:rsidP="00A84E6A">
            <w:pPr>
              <w:tabs>
                <w:tab w:val="left" w:pos="360"/>
                <w:tab w:val="left" w:pos="720"/>
                <w:tab w:val="left" w:pos="1080"/>
              </w:tabs>
              <w:spacing w:beforeLines="60" w:before="144" w:afterLines="60" w:after="144"/>
              <w:ind w:right="1080"/>
              <w:jc w:val="both"/>
              <w:rPr>
                <w:sz w:val="22"/>
              </w:rPr>
            </w:pPr>
            <w:r w:rsidRPr="00787B75">
              <w:rPr>
                <w:sz w:val="22"/>
              </w:rPr>
              <w:t>ITeal</w:t>
            </w:r>
          </w:p>
        </w:tc>
      </w:tr>
      <w:tr w:rsidR="004E3EB6" w:rsidRPr="00787B75">
        <w:tc>
          <w:tcPr>
            <w:tcW w:w="1440" w:type="dxa"/>
            <w:tcMar>
              <w:left w:w="57" w:type="dxa"/>
              <w:right w:w="57" w:type="dxa"/>
            </w:tcMar>
            <w:vAlign w:val="center"/>
          </w:tcPr>
          <w:p w:rsidR="004E3EB6" w:rsidRPr="00787B75" w:rsidRDefault="004E3EB6" w:rsidP="004E3EB6">
            <w:pPr>
              <w:tabs>
                <w:tab w:val="left" w:pos="1383"/>
              </w:tabs>
              <w:spacing w:beforeLines="60" w:before="144" w:afterLines="60" w:after="144"/>
              <w:ind w:right="-57"/>
              <w:jc w:val="both"/>
              <w:rPr>
                <w:sz w:val="22"/>
              </w:rPr>
            </w:pPr>
            <w:r w:rsidRPr="00787B75">
              <w:rPr>
                <w:sz w:val="22"/>
              </w:rPr>
              <w:t>14/07/2012</w:t>
            </w:r>
          </w:p>
        </w:tc>
        <w:tc>
          <w:tcPr>
            <w:tcW w:w="1530" w:type="dxa"/>
            <w:tcMar>
              <w:left w:w="57" w:type="dxa"/>
              <w:right w:w="57" w:type="dxa"/>
            </w:tcMar>
            <w:vAlign w:val="center"/>
          </w:tcPr>
          <w:p w:rsidR="004E3EB6" w:rsidRPr="00787B75" w:rsidRDefault="004E3EB6" w:rsidP="004E3EB6">
            <w:pPr>
              <w:tabs>
                <w:tab w:val="left" w:pos="360"/>
                <w:tab w:val="left" w:pos="720"/>
                <w:tab w:val="left" w:pos="1080"/>
              </w:tabs>
              <w:spacing w:beforeLines="60" w:before="144" w:afterLines="60" w:after="144"/>
              <w:ind w:right="1080"/>
              <w:jc w:val="both"/>
              <w:rPr>
                <w:sz w:val="22"/>
              </w:rPr>
            </w:pPr>
            <w:r w:rsidRPr="00787B75">
              <w:rPr>
                <w:sz w:val="22"/>
              </w:rPr>
              <w:t>02f</w:t>
            </w:r>
          </w:p>
        </w:tc>
        <w:tc>
          <w:tcPr>
            <w:tcW w:w="5130" w:type="dxa"/>
            <w:tcMar>
              <w:left w:w="57" w:type="dxa"/>
              <w:right w:w="57" w:type="dxa"/>
            </w:tcMar>
            <w:vAlign w:val="center"/>
          </w:tcPr>
          <w:p w:rsidR="004E3EB6" w:rsidRPr="00787B75" w:rsidRDefault="004E3EB6" w:rsidP="004E3EB6">
            <w:pPr>
              <w:tabs>
                <w:tab w:val="left" w:pos="360"/>
                <w:tab w:val="left" w:pos="720"/>
                <w:tab w:val="left" w:pos="1080"/>
              </w:tabs>
              <w:spacing w:beforeLines="60" w:before="144" w:afterLines="60" w:after="144"/>
              <w:ind w:right="1080"/>
              <w:jc w:val="both"/>
              <w:rPr>
                <w:sz w:val="22"/>
              </w:rPr>
            </w:pPr>
            <w:r w:rsidRPr="00787B75">
              <w:rPr>
                <w:sz w:val="22"/>
              </w:rPr>
              <w:t>Update following Skype discussion on 14/06:</w:t>
            </w:r>
          </w:p>
          <w:p w:rsidR="004E3EB6" w:rsidRPr="00787B75" w:rsidRDefault="004E3EB6" w:rsidP="004E3EB6">
            <w:pPr>
              <w:tabs>
                <w:tab w:val="left" w:pos="360"/>
                <w:tab w:val="left" w:pos="720"/>
                <w:tab w:val="left" w:pos="1080"/>
              </w:tabs>
              <w:spacing w:beforeLines="60" w:before="144" w:afterLines="60" w:after="144"/>
              <w:ind w:right="1080"/>
              <w:jc w:val="both"/>
              <w:rPr>
                <w:sz w:val="22"/>
              </w:rPr>
            </w:pPr>
            <w:r w:rsidRPr="00787B75">
              <w:rPr>
                <w:sz w:val="22"/>
              </w:rPr>
              <w:t xml:space="preserve">Control: Replace Grid in "Control Screen" by a log file to improve performance </w:t>
            </w:r>
          </w:p>
        </w:tc>
        <w:tc>
          <w:tcPr>
            <w:tcW w:w="2076" w:type="dxa"/>
            <w:tcMar>
              <w:left w:w="57" w:type="dxa"/>
              <w:right w:w="57" w:type="dxa"/>
            </w:tcMar>
            <w:vAlign w:val="center"/>
          </w:tcPr>
          <w:p w:rsidR="004E3EB6" w:rsidRPr="00787B75" w:rsidRDefault="004E3EB6" w:rsidP="004E3EB6">
            <w:pPr>
              <w:tabs>
                <w:tab w:val="left" w:pos="360"/>
                <w:tab w:val="left" w:pos="720"/>
                <w:tab w:val="left" w:pos="1080"/>
              </w:tabs>
              <w:spacing w:beforeLines="60" w:before="144" w:afterLines="60" w:after="144"/>
              <w:ind w:right="1080"/>
              <w:jc w:val="both"/>
              <w:rPr>
                <w:sz w:val="22"/>
              </w:rPr>
            </w:pPr>
            <w:r w:rsidRPr="00787B75">
              <w:rPr>
                <w:sz w:val="22"/>
              </w:rPr>
              <w:t>ITeal</w:t>
            </w:r>
          </w:p>
        </w:tc>
      </w:tr>
      <w:tr w:rsidR="001E7ED3" w:rsidRPr="00787B75">
        <w:tc>
          <w:tcPr>
            <w:tcW w:w="1440" w:type="dxa"/>
            <w:tcMar>
              <w:left w:w="57" w:type="dxa"/>
              <w:right w:w="57" w:type="dxa"/>
            </w:tcMar>
            <w:vAlign w:val="center"/>
          </w:tcPr>
          <w:p w:rsidR="001E7ED3" w:rsidRPr="00787B75" w:rsidRDefault="001E7ED3" w:rsidP="001E7ED3">
            <w:pPr>
              <w:tabs>
                <w:tab w:val="left" w:pos="1326"/>
              </w:tabs>
              <w:spacing w:beforeLines="60" w:before="144" w:afterLines="60" w:after="144"/>
              <w:jc w:val="both"/>
              <w:rPr>
                <w:sz w:val="22"/>
              </w:rPr>
            </w:pPr>
            <w:r w:rsidRPr="00787B75">
              <w:rPr>
                <w:sz w:val="22"/>
              </w:rPr>
              <w:t>14/07/2012</w:t>
            </w:r>
          </w:p>
        </w:tc>
        <w:tc>
          <w:tcPr>
            <w:tcW w:w="1530" w:type="dxa"/>
            <w:tcMar>
              <w:left w:w="57" w:type="dxa"/>
              <w:right w:w="57" w:type="dxa"/>
            </w:tcMar>
            <w:vAlign w:val="center"/>
          </w:tcPr>
          <w:p w:rsidR="001E7ED3" w:rsidRPr="00787B75" w:rsidRDefault="001E7ED3" w:rsidP="00FC1E98">
            <w:pPr>
              <w:tabs>
                <w:tab w:val="left" w:pos="360"/>
                <w:tab w:val="left" w:pos="720"/>
                <w:tab w:val="left" w:pos="1080"/>
              </w:tabs>
              <w:spacing w:beforeLines="60" w:before="144" w:afterLines="60" w:after="144"/>
              <w:ind w:right="1080"/>
              <w:jc w:val="both"/>
              <w:rPr>
                <w:sz w:val="22"/>
              </w:rPr>
            </w:pPr>
            <w:r w:rsidRPr="00787B75">
              <w:rPr>
                <w:sz w:val="22"/>
              </w:rPr>
              <w:t>03</w:t>
            </w:r>
          </w:p>
        </w:tc>
        <w:tc>
          <w:tcPr>
            <w:tcW w:w="5130" w:type="dxa"/>
            <w:tcMar>
              <w:left w:w="57" w:type="dxa"/>
              <w:right w:w="57" w:type="dxa"/>
            </w:tcMar>
            <w:vAlign w:val="center"/>
          </w:tcPr>
          <w:p w:rsidR="0063044A" w:rsidRPr="00787B75" w:rsidRDefault="00B0387B" w:rsidP="00CA5AF8">
            <w:pPr>
              <w:tabs>
                <w:tab w:val="left" w:pos="360"/>
                <w:tab w:val="left" w:pos="720"/>
                <w:tab w:val="left" w:pos="1080"/>
              </w:tabs>
              <w:spacing w:beforeLines="60" w:before="144" w:afterLines="60" w:after="144"/>
              <w:ind w:right="1080"/>
              <w:jc w:val="both"/>
              <w:rPr>
                <w:sz w:val="22"/>
              </w:rPr>
            </w:pPr>
            <w:r w:rsidRPr="00787B75">
              <w:rPr>
                <w:sz w:val="22"/>
              </w:rPr>
              <w:t>Add some precission</w:t>
            </w:r>
            <w:r w:rsidR="004C4A64" w:rsidRPr="00787B75">
              <w:rPr>
                <w:sz w:val="22"/>
              </w:rPr>
              <w:t>s</w:t>
            </w:r>
            <w:r w:rsidRPr="00787B75">
              <w:rPr>
                <w:sz w:val="22"/>
              </w:rPr>
              <w:t xml:space="preserve"> on interface</w:t>
            </w:r>
          </w:p>
        </w:tc>
        <w:tc>
          <w:tcPr>
            <w:tcW w:w="2076" w:type="dxa"/>
            <w:tcMar>
              <w:left w:w="57" w:type="dxa"/>
              <w:right w:w="57" w:type="dxa"/>
            </w:tcMar>
            <w:vAlign w:val="center"/>
          </w:tcPr>
          <w:p w:rsidR="001E7ED3" w:rsidRPr="00787B75" w:rsidRDefault="00B0387B" w:rsidP="00FC1E98">
            <w:pPr>
              <w:tabs>
                <w:tab w:val="left" w:pos="360"/>
                <w:tab w:val="left" w:pos="720"/>
                <w:tab w:val="left" w:pos="1080"/>
              </w:tabs>
              <w:spacing w:beforeLines="60" w:before="144" w:afterLines="60" w:after="144"/>
              <w:ind w:right="1080"/>
              <w:jc w:val="both"/>
              <w:rPr>
                <w:sz w:val="22"/>
              </w:rPr>
            </w:pPr>
            <w:r w:rsidRPr="00787B75">
              <w:rPr>
                <w:sz w:val="22"/>
              </w:rPr>
              <w:t>Iteal</w:t>
            </w:r>
          </w:p>
        </w:tc>
      </w:tr>
      <w:tr w:rsidR="001E7ED3" w:rsidRPr="00787B75">
        <w:tc>
          <w:tcPr>
            <w:tcW w:w="1440" w:type="dxa"/>
            <w:tcMar>
              <w:left w:w="57" w:type="dxa"/>
              <w:right w:w="57" w:type="dxa"/>
            </w:tcMar>
            <w:vAlign w:val="center"/>
          </w:tcPr>
          <w:p w:rsidR="001E7ED3" w:rsidRPr="007001A5" w:rsidRDefault="007001A5" w:rsidP="007001A5">
            <w:pPr>
              <w:rPr>
                <w:sz w:val="22"/>
                <w:szCs w:val="22"/>
                <w:rPrChange w:id="3" w:author="duydt" w:date="2012-10-24T16:55:00Z">
                  <w:rPr/>
                </w:rPrChange>
              </w:rPr>
              <w:pPrChange w:id="4" w:author="duydt" w:date="2012-10-24T16:55:00Z">
                <w:pPr>
                  <w:pStyle w:val="Tabletext"/>
                  <w:tabs>
                    <w:tab w:val="left" w:pos="360"/>
                    <w:tab w:val="left" w:pos="720"/>
                    <w:tab w:val="left" w:pos="1080"/>
                  </w:tabs>
                  <w:spacing w:beforeLines="60" w:before="144" w:afterLines="60" w:after="144"/>
                  <w:ind w:right="1080"/>
                  <w:jc w:val="both"/>
                </w:pPr>
              </w:pPrChange>
            </w:pPr>
            <w:ins w:id="5" w:author="duydt" w:date="2012-10-24T16:55:00Z">
              <w:r>
                <w:rPr>
                  <w:sz w:val="22"/>
                  <w:szCs w:val="22"/>
                </w:rPr>
                <w:t>22/10/2012</w:t>
              </w:r>
            </w:ins>
          </w:p>
        </w:tc>
        <w:tc>
          <w:tcPr>
            <w:tcW w:w="1530" w:type="dxa"/>
            <w:tcMar>
              <w:left w:w="57" w:type="dxa"/>
              <w:right w:w="57" w:type="dxa"/>
            </w:tcMar>
            <w:vAlign w:val="center"/>
          </w:tcPr>
          <w:p w:rsidR="001E7ED3" w:rsidRPr="007001A5" w:rsidRDefault="007001A5" w:rsidP="007001A5">
            <w:pPr>
              <w:rPr>
                <w:sz w:val="22"/>
                <w:szCs w:val="22"/>
                <w:rPrChange w:id="6" w:author="duydt" w:date="2012-10-24T16:55:00Z">
                  <w:rPr>
                    <w:szCs w:val="22"/>
                  </w:rPr>
                </w:rPrChange>
              </w:rPr>
              <w:pPrChange w:id="7" w:author="duydt" w:date="2012-10-24T16:55:00Z">
                <w:pPr>
                  <w:pStyle w:val="Tabletext"/>
                  <w:tabs>
                    <w:tab w:val="left" w:pos="360"/>
                    <w:tab w:val="left" w:pos="720"/>
                    <w:tab w:val="left" w:pos="1080"/>
                  </w:tabs>
                  <w:spacing w:beforeLines="60" w:before="144" w:afterLines="60" w:after="144"/>
                  <w:ind w:right="1080"/>
                  <w:jc w:val="both"/>
                </w:pPr>
              </w:pPrChange>
            </w:pPr>
            <w:ins w:id="8" w:author="duydt" w:date="2012-10-24T16:55:00Z">
              <w:r>
                <w:rPr>
                  <w:sz w:val="22"/>
                  <w:szCs w:val="22"/>
                </w:rPr>
                <w:t>04</w:t>
              </w:r>
            </w:ins>
          </w:p>
        </w:tc>
        <w:tc>
          <w:tcPr>
            <w:tcW w:w="5130" w:type="dxa"/>
            <w:tcMar>
              <w:left w:w="57" w:type="dxa"/>
              <w:right w:w="57" w:type="dxa"/>
            </w:tcMar>
            <w:vAlign w:val="center"/>
          </w:tcPr>
          <w:p w:rsidR="001E7ED3" w:rsidRPr="007001A5" w:rsidRDefault="007001A5" w:rsidP="007001A5">
            <w:pPr>
              <w:rPr>
                <w:sz w:val="22"/>
                <w:szCs w:val="22"/>
                <w:rPrChange w:id="9" w:author="duydt" w:date="2012-10-24T16:55:00Z">
                  <w:rPr>
                    <w:szCs w:val="22"/>
                  </w:rPr>
                </w:rPrChange>
              </w:rPr>
              <w:pPrChange w:id="10" w:author="duydt" w:date="2012-10-24T16:55:00Z">
                <w:pPr>
                  <w:pStyle w:val="Tabletext"/>
                  <w:tabs>
                    <w:tab w:val="left" w:pos="360"/>
                    <w:tab w:val="left" w:pos="720"/>
                    <w:tab w:val="left" w:pos="1080"/>
                  </w:tabs>
                  <w:spacing w:beforeLines="60" w:before="144" w:afterLines="60" w:after="144"/>
                  <w:ind w:right="1080"/>
                  <w:jc w:val="both"/>
                </w:pPr>
              </w:pPrChange>
            </w:pPr>
            <w:ins w:id="11" w:author="duydt" w:date="2012-10-24T16:55:00Z">
              <w:r>
                <w:rPr>
                  <w:sz w:val="22"/>
                  <w:szCs w:val="22"/>
                </w:rPr>
                <w:t xml:space="preserve">Add message for Business control </w:t>
              </w:r>
            </w:ins>
          </w:p>
        </w:tc>
        <w:tc>
          <w:tcPr>
            <w:tcW w:w="2076" w:type="dxa"/>
            <w:tcMar>
              <w:left w:w="57" w:type="dxa"/>
              <w:right w:w="57" w:type="dxa"/>
            </w:tcMar>
            <w:vAlign w:val="center"/>
          </w:tcPr>
          <w:p w:rsidR="001E7ED3" w:rsidRPr="007001A5" w:rsidRDefault="007001A5" w:rsidP="007001A5">
            <w:pPr>
              <w:rPr>
                <w:sz w:val="22"/>
                <w:szCs w:val="22"/>
                <w:rPrChange w:id="12" w:author="duydt" w:date="2012-10-24T16:55:00Z">
                  <w:rPr>
                    <w:szCs w:val="22"/>
                  </w:rPr>
                </w:rPrChange>
              </w:rPr>
              <w:pPrChange w:id="13" w:author="duydt" w:date="2012-10-24T16:55:00Z">
                <w:pPr>
                  <w:pStyle w:val="Tabletext"/>
                  <w:tabs>
                    <w:tab w:val="left" w:pos="360"/>
                    <w:tab w:val="left" w:pos="720"/>
                    <w:tab w:val="left" w:pos="1080"/>
                  </w:tabs>
                  <w:spacing w:beforeLines="60" w:before="144" w:afterLines="60" w:after="144"/>
                  <w:ind w:right="1080"/>
                  <w:jc w:val="both"/>
                </w:pPr>
              </w:pPrChange>
            </w:pPr>
            <w:ins w:id="14" w:author="duydt" w:date="2012-10-24T16:55:00Z">
              <w:r>
                <w:rPr>
                  <w:sz w:val="22"/>
                  <w:szCs w:val="22"/>
                </w:rPr>
                <w:t>Iteal</w:t>
              </w:r>
            </w:ins>
          </w:p>
        </w:tc>
      </w:tr>
      <w:tr w:rsidR="001E7ED3" w:rsidRPr="00787B75">
        <w:tc>
          <w:tcPr>
            <w:tcW w:w="1440" w:type="dxa"/>
            <w:tcMar>
              <w:left w:w="57" w:type="dxa"/>
              <w:right w:w="57" w:type="dxa"/>
            </w:tcMar>
            <w:vAlign w:val="center"/>
          </w:tcPr>
          <w:p w:rsidR="001E7ED3" w:rsidRPr="00787B75" w:rsidRDefault="001E7ED3" w:rsidP="00FC1E98">
            <w:pPr>
              <w:pStyle w:val="Tabletext"/>
              <w:tabs>
                <w:tab w:val="left" w:pos="360"/>
                <w:tab w:val="left" w:pos="720"/>
                <w:tab w:val="left" w:pos="1080"/>
              </w:tabs>
              <w:spacing w:beforeLines="60" w:before="144" w:afterLines="60" w:after="144"/>
              <w:ind w:right="1080"/>
              <w:jc w:val="both"/>
              <w:rPr>
                <w:rFonts w:ascii="Times New Roman" w:hAnsi="Times New Roman"/>
                <w:sz w:val="22"/>
                <w:szCs w:val="24"/>
              </w:rPr>
            </w:pPr>
          </w:p>
        </w:tc>
        <w:tc>
          <w:tcPr>
            <w:tcW w:w="1530" w:type="dxa"/>
            <w:tcMar>
              <w:left w:w="57" w:type="dxa"/>
              <w:right w:w="57" w:type="dxa"/>
            </w:tcMar>
            <w:vAlign w:val="center"/>
          </w:tcPr>
          <w:p w:rsidR="001E7ED3" w:rsidRPr="00787B75" w:rsidRDefault="001E7ED3" w:rsidP="00FC1E98">
            <w:pPr>
              <w:pStyle w:val="Tabletext"/>
              <w:tabs>
                <w:tab w:val="left" w:pos="360"/>
                <w:tab w:val="left" w:pos="720"/>
                <w:tab w:val="left" w:pos="1080"/>
              </w:tabs>
              <w:spacing w:beforeLines="60" w:before="144" w:afterLines="60" w:after="144"/>
              <w:ind w:right="1080"/>
              <w:jc w:val="both"/>
              <w:rPr>
                <w:rFonts w:ascii="Times New Roman" w:hAnsi="Times New Roman"/>
                <w:sz w:val="22"/>
                <w:szCs w:val="22"/>
              </w:rPr>
            </w:pPr>
          </w:p>
        </w:tc>
        <w:tc>
          <w:tcPr>
            <w:tcW w:w="5130" w:type="dxa"/>
            <w:tcMar>
              <w:left w:w="57" w:type="dxa"/>
              <w:right w:w="57" w:type="dxa"/>
            </w:tcMar>
            <w:vAlign w:val="center"/>
          </w:tcPr>
          <w:p w:rsidR="001E7ED3" w:rsidRPr="00787B75" w:rsidRDefault="001E7ED3" w:rsidP="00FC1E98">
            <w:pPr>
              <w:pStyle w:val="Tabletext"/>
              <w:tabs>
                <w:tab w:val="left" w:pos="360"/>
                <w:tab w:val="left" w:pos="720"/>
                <w:tab w:val="left" w:pos="1080"/>
              </w:tabs>
              <w:spacing w:beforeLines="60" w:before="144" w:afterLines="60" w:after="144"/>
              <w:ind w:right="1080"/>
              <w:jc w:val="both"/>
              <w:rPr>
                <w:rFonts w:ascii="Times New Roman" w:hAnsi="Times New Roman"/>
                <w:sz w:val="22"/>
                <w:szCs w:val="22"/>
              </w:rPr>
            </w:pPr>
          </w:p>
        </w:tc>
        <w:tc>
          <w:tcPr>
            <w:tcW w:w="2076" w:type="dxa"/>
            <w:tcMar>
              <w:left w:w="57" w:type="dxa"/>
              <w:right w:w="57" w:type="dxa"/>
            </w:tcMar>
            <w:vAlign w:val="center"/>
          </w:tcPr>
          <w:p w:rsidR="001E7ED3" w:rsidRPr="00787B75" w:rsidRDefault="001E7ED3" w:rsidP="00FC1E98">
            <w:pPr>
              <w:pStyle w:val="Tabletext"/>
              <w:tabs>
                <w:tab w:val="left" w:pos="360"/>
                <w:tab w:val="left" w:pos="720"/>
                <w:tab w:val="left" w:pos="1080"/>
              </w:tabs>
              <w:spacing w:beforeLines="60" w:before="144" w:afterLines="60" w:after="144"/>
              <w:ind w:right="1080"/>
              <w:jc w:val="both"/>
              <w:rPr>
                <w:rFonts w:ascii="Times New Roman" w:hAnsi="Times New Roman"/>
                <w:sz w:val="22"/>
                <w:szCs w:val="22"/>
              </w:rPr>
            </w:pPr>
          </w:p>
        </w:tc>
      </w:tr>
    </w:tbl>
    <w:p w:rsidR="008B23E8" w:rsidRPr="00787B75" w:rsidRDefault="008B23E8" w:rsidP="00FC1E98">
      <w:pPr>
        <w:tabs>
          <w:tab w:val="left" w:pos="360"/>
          <w:tab w:val="left" w:pos="720"/>
          <w:tab w:val="left" w:pos="1080"/>
        </w:tabs>
        <w:spacing w:beforeLines="60" w:before="144" w:afterLines="60" w:after="144"/>
        <w:ind w:right="1080"/>
        <w:jc w:val="both"/>
      </w:pPr>
    </w:p>
    <w:p w:rsidR="00D205AD" w:rsidRPr="00787B75" w:rsidRDefault="00D205AD" w:rsidP="00FC1E98">
      <w:pPr>
        <w:pStyle w:val="Title"/>
        <w:tabs>
          <w:tab w:val="left" w:pos="360"/>
          <w:tab w:val="left" w:pos="720"/>
          <w:tab w:val="left" w:pos="1080"/>
        </w:tabs>
        <w:spacing w:beforeLines="60" w:before="144" w:afterLines="60" w:after="144"/>
        <w:ind w:right="1080"/>
        <w:rPr>
          <w:rFonts w:ascii="Times New Roman" w:hAnsi="Times New Roman"/>
        </w:rPr>
      </w:pPr>
    </w:p>
    <w:p w:rsidR="00D205AD" w:rsidRPr="00787B75" w:rsidRDefault="00D205AD" w:rsidP="00FC1E98">
      <w:pPr>
        <w:pStyle w:val="Title"/>
        <w:tabs>
          <w:tab w:val="left" w:pos="360"/>
          <w:tab w:val="left" w:pos="720"/>
          <w:tab w:val="left" w:pos="1080"/>
        </w:tabs>
        <w:spacing w:beforeLines="60" w:before="144" w:afterLines="60" w:after="144"/>
        <w:ind w:right="1080"/>
        <w:rPr>
          <w:rFonts w:ascii="Times New Roman" w:hAnsi="Times New Roman"/>
        </w:rPr>
      </w:pPr>
    </w:p>
    <w:p w:rsidR="00B361AA" w:rsidRPr="00787B75" w:rsidRDefault="008B23E8" w:rsidP="00FC1E98">
      <w:pPr>
        <w:pStyle w:val="Title"/>
        <w:tabs>
          <w:tab w:val="left" w:pos="360"/>
          <w:tab w:val="left" w:pos="720"/>
          <w:tab w:val="left" w:pos="1080"/>
        </w:tabs>
        <w:spacing w:beforeLines="60" w:before="144" w:afterLines="60" w:after="144"/>
        <w:ind w:right="1080"/>
        <w:outlineLvl w:val="0"/>
        <w:rPr>
          <w:rFonts w:ascii="Times New Roman" w:hAnsi="Times New Roman"/>
        </w:rPr>
      </w:pPr>
      <w:r w:rsidRPr="00787B75">
        <w:rPr>
          <w:rFonts w:ascii="Times New Roman" w:hAnsi="Times New Roman"/>
        </w:rPr>
        <w:br w:type="page"/>
      </w:r>
      <w:bookmarkStart w:id="15" w:name="_Toc338859328"/>
      <w:r w:rsidR="00E51EF6" w:rsidRPr="00787B75">
        <w:rPr>
          <w:rFonts w:ascii="Times New Roman" w:hAnsi="Times New Roman"/>
        </w:rPr>
        <w:lastRenderedPageBreak/>
        <w:t>Table of Contents</w:t>
      </w:r>
      <w:bookmarkEnd w:id="15"/>
    </w:p>
    <w:p w:rsidR="00B27815" w:rsidRDefault="00760C06">
      <w:pPr>
        <w:pStyle w:val="TOC1"/>
        <w:tabs>
          <w:tab w:val="right" w:leader="dot" w:pos="10070"/>
        </w:tabs>
        <w:rPr>
          <w:noProof/>
        </w:rPr>
      </w:pPr>
      <w:r w:rsidRPr="00787B75">
        <w:rPr>
          <w:b/>
        </w:rPr>
        <w:fldChar w:fldCharType="begin"/>
      </w:r>
      <w:r w:rsidRPr="00787B75">
        <w:rPr>
          <w:b/>
        </w:rPr>
        <w:instrText xml:space="preserve"> TOC \o "1-3" \h \z \u </w:instrText>
      </w:r>
      <w:r w:rsidRPr="00787B75">
        <w:rPr>
          <w:b/>
        </w:rPr>
        <w:fldChar w:fldCharType="separate"/>
      </w:r>
      <w:hyperlink w:anchor="_Toc338859327" w:history="1">
        <w:r w:rsidR="00B27815" w:rsidRPr="009F21D0">
          <w:rPr>
            <w:rStyle w:val="Hyperlink"/>
            <w:noProof/>
          </w:rPr>
          <w:t>Revision History</w:t>
        </w:r>
        <w:r w:rsidR="00B27815">
          <w:rPr>
            <w:noProof/>
            <w:webHidden/>
          </w:rPr>
          <w:tab/>
        </w:r>
        <w:r w:rsidR="00B27815">
          <w:rPr>
            <w:noProof/>
            <w:webHidden/>
          </w:rPr>
          <w:fldChar w:fldCharType="begin"/>
        </w:r>
        <w:r w:rsidR="00B27815">
          <w:rPr>
            <w:noProof/>
            <w:webHidden/>
          </w:rPr>
          <w:instrText xml:space="preserve"> PAGEREF _Toc338859327 \h </w:instrText>
        </w:r>
        <w:r w:rsidR="00B27815">
          <w:rPr>
            <w:noProof/>
          </w:rPr>
        </w:r>
        <w:r w:rsidR="00B27815">
          <w:rPr>
            <w:noProof/>
            <w:webHidden/>
          </w:rPr>
          <w:fldChar w:fldCharType="separate"/>
        </w:r>
        <w:r w:rsidR="00B27815">
          <w:rPr>
            <w:noProof/>
            <w:webHidden/>
          </w:rPr>
          <w:t>2</w:t>
        </w:r>
        <w:r w:rsidR="00B27815">
          <w:rPr>
            <w:noProof/>
            <w:webHidden/>
          </w:rPr>
          <w:fldChar w:fldCharType="end"/>
        </w:r>
      </w:hyperlink>
    </w:p>
    <w:p w:rsidR="00B27815" w:rsidRDefault="00B27815">
      <w:pPr>
        <w:pStyle w:val="TOC1"/>
        <w:tabs>
          <w:tab w:val="right" w:leader="dot" w:pos="10070"/>
        </w:tabs>
        <w:rPr>
          <w:noProof/>
        </w:rPr>
      </w:pPr>
      <w:hyperlink w:anchor="_Toc338859328" w:history="1">
        <w:r w:rsidRPr="009F21D0">
          <w:rPr>
            <w:rStyle w:val="Hyperlink"/>
            <w:noProof/>
          </w:rPr>
          <w:t>Table of Contents</w:t>
        </w:r>
        <w:r>
          <w:rPr>
            <w:noProof/>
            <w:webHidden/>
          </w:rPr>
          <w:tab/>
        </w:r>
        <w:r>
          <w:rPr>
            <w:noProof/>
            <w:webHidden/>
          </w:rPr>
          <w:fldChar w:fldCharType="begin"/>
        </w:r>
        <w:r>
          <w:rPr>
            <w:noProof/>
            <w:webHidden/>
          </w:rPr>
          <w:instrText xml:space="preserve"> PAGEREF _Toc338859328 \h </w:instrText>
        </w:r>
        <w:r>
          <w:rPr>
            <w:noProof/>
          </w:rPr>
        </w:r>
        <w:r>
          <w:rPr>
            <w:noProof/>
            <w:webHidden/>
          </w:rPr>
          <w:fldChar w:fldCharType="separate"/>
        </w:r>
        <w:r>
          <w:rPr>
            <w:noProof/>
            <w:webHidden/>
          </w:rPr>
          <w:t>3</w:t>
        </w:r>
        <w:r>
          <w:rPr>
            <w:noProof/>
            <w:webHidden/>
          </w:rPr>
          <w:fldChar w:fldCharType="end"/>
        </w:r>
      </w:hyperlink>
    </w:p>
    <w:p w:rsidR="00B27815" w:rsidRDefault="00B27815">
      <w:pPr>
        <w:pStyle w:val="TOC1"/>
        <w:tabs>
          <w:tab w:val="right" w:leader="dot" w:pos="10070"/>
        </w:tabs>
        <w:rPr>
          <w:noProof/>
        </w:rPr>
      </w:pPr>
      <w:hyperlink w:anchor="_Toc338859329" w:history="1">
        <w:r w:rsidRPr="009F21D0">
          <w:rPr>
            <w:rStyle w:val="Hyperlink"/>
            <w:noProof/>
          </w:rPr>
          <w:t>List of Figures</w:t>
        </w:r>
        <w:r>
          <w:rPr>
            <w:noProof/>
            <w:webHidden/>
          </w:rPr>
          <w:tab/>
        </w:r>
        <w:r>
          <w:rPr>
            <w:noProof/>
            <w:webHidden/>
          </w:rPr>
          <w:fldChar w:fldCharType="begin"/>
        </w:r>
        <w:r>
          <w:rPr>
            <w:noProof/>
            <w:webHidden/>
          </w:rPr>
          <w:instrText xml:space="preserve"> PAGEREF _Toc338859329 \h </w:instrText>
        </w:r>
        <w:r>
          <w:rPr>
            <w:noProof/>
          </w:rPr>
        </w:r>
        <w:r>
          <w:rPr>
            <w:noProof/>
            <w:webHidden/>
          </w:rPr>
          <w:fldChar w:fldCharType="separate"/>
        </w:r>
        <w:r>
          <w:rPr>
            <w:noProof/>
            <w:webHidden/>
          </w:rPr>
          <w:t>5</w:t>
        </w:r>
        <w:r>
          <w:rPr>
            <w:noProof/>
            <w:webHidden/>
          </w:rPr>
          <w:fldChar w:fldCharType="end"/>
        </w:r>
      </w:hyperlink>
    </w:p>
    <w:p w:rsidR="00B27815" w:rsidRDefault="00B27815">
      <w:pPr>
        <w:pStyle w:val="TOC1"/>
        <w:tabs>
          <w:tab w:val="left" w:pos="960"/>
          <w:tab w:val="right" w:leader="dot" w:pos="10070"/>
        </w:tabs>
        <w:rPr>
          <w:noProof/>
        </w:rPr>
      </w:pPr>
      <w:hyperlink w:anchor="_Toc338859330" w:history="1">
        <w:r w:rsidRPr="009F21D0">
          <w:rPr>
            <w:rStyle w:val="Hyperlink"/>
            <w:noProof/>
          </w:rPr>
          <w:t>1</w:t>
        </w:r>
        <w:r>
          <w:rPr>
            <w:noProof/>
          </w:rPr>
          <w:tab/>
        </w:r>
        <w:r w:rsidRPr="009F21D0">
          <w:rPr>
            <w:rStyle w:val="Hyperlink"/>
            <w:noProof/>
          </w:rPr>
          <w:t>PROJECT DOCUMENT</w:t>
        </w:r>
        <w:r>
          <w:rPr>
            <w:noProof/>
            <w:webHidden/>
          </w:rPr>
          <w:tab/>
        </w:r>
        <w:r>
          <w:rPr>
            <w:noProof/>
            <w:webHidden/>
          </w:rPr>
          <w:fldChar w:fldCharType="begin"/>
        </w:r>
        <w:r>
          <w:rPr>
            <w:noProof/>
            <w:webHidden/>
          </w:rPr>
          <w:instrText xml:space="preserve"> PAGEREF _Toc338859330 \h </w:instrText>
        </w:r>
        <w:r>
          <w:rPr>
            <w:noProof/>
          </w:rPr>
        </w:r>
        <w:r>
          <w:rPr>
            <w:noProof/>
            <w:webHidden/>
          </w:rPr>
          <w:fldChar w:fldCharType="separate"/>
        </w:r>
        <w:r>
          <w:rPr>
            <w:noProof/>
            <w:webHidden/>
          </w:rPr>
          <w:t>7</w:t>
        </w:r>
        <w:r>
          <w:rPr>
            <w:noProof/>
            <w:webHidden/>
          </w:rPr>
          <w:fldChar w:fldCharType="end"/>
        </w:r>
      </w:hyperlink>
    </w:p>
    <w:p w:rsidR="00B27815" w:rsidRDefault="00B27815">
      <w:pPr>
        <w:pStyle w:val="TOC2"/>
        <w:tabs>
          <w:tab w:val="left" w:pos="960"/>
          <w:tab w:val="right" w:leader="dot" w:pos="10070"/>
        </w:tabs>
        <w:rPr>
          <w:noProof/>
        </w:rPr>
      </w:pPr>
      <w:hyperlink w:anchor="_Toc338859331" w:history="1">
        <w:r w:rsidRPr="009F21D0">
          <w:rPr>
            <w:rStyle w:val="Hyperlink"/>
            <w:noProof/>
          </w:rPr>
          <w:t>1.1</w:t>
        </w:r>
        <w:r>
          <w:rPr>
            <w:noProof/>
          </w:rPr>
          <w:tab/>
        </w:r>
        <w:r w:rsidRPr="009F21D0">
          <w:rPr>
            <w:rStyle w:val="Hyperlink"/>
            <w:noProof/>
          </w:rPr>
          <w:t>SPECIFICATION</w:t>
        </w:r>
        <w:r>
          <w:rPr>
            <w:noProof/>
            <w:webHidden/>
          </w:rPr>
          <w:tab/>
        </w:r>
        <w:r>
          <w:rPr>
            <w:noProof/>
            <w:webHidden/>
          </w:rPr>
          <w:fldChar w:fldCharType="begin"/>
        </w:r>
        <w:r>
          <w:rPr>
            <w:noProof/>
            <w:webHidden/>
          </w:rPr>
          <w:instrText xml:space="preserve"> PAGEREF _Toc338859331 \h </w:instrText>
        </w:r>
        <w:r>
          <w:rPr>
            <w:noProof/>
          </w:rPr>
        </w:r>
        <w:r>
          <w:rPr>
            <w:noProof/>
            <w:webHidden/>
          </w:rPr>
          <w:fldChar w:fldCharType="separate"/>
        </w:r>
        <w:r>
          <w:rPr>
            <w:noProof/>
            <w:webHidden/>
          </w:rPr>
          <w:t>7</w:t>
        </w:r>
        <w:r>
          <w:rPr>
            <w:noProof/>
            <w:webHidden/>
          </w:rPr>
          <w:fldChar w:fldCharType="end"/>
        </w:r>
      </w:hyperlink>
    </w:p>
    <w:p w:rsidR="00B27815" w:rsidRDefault="00B27815">
      <w:pPr>
        <w:pStyle w:val="TOC2"/>
        <w:tabs>
          <w:tab w:val="left" w:pos="960"/>
          <w:tab w:val="right" w:leader="dot" w:pos="10070"/>
        </w:tabs>
        <w:rPr>
          <w:noProof/>
        </w:rPr>
      </w:pPr>
      <w:hyperlink w:anchor="_Toc338859332" w:history="1">
        <w:r w:rsidRPr="009F21D0">
          <w:rPr>
            <w:rStyle w:val="Hyperlink"/>
            <w:noProof/>
          </w:rPr>
          <w:t>1.2</w:t>
        </w:r>
        <w:r>
          <w:rPr>
            <w:noProof/>
          </w:rPr>
          <w:tab/>
        </w:r>
        <w:r w:rsidRPr="009F21D0">
          <w:rPr>
            <w:rStyle w:val="Hyperlink"/>
            <w:noProof/>
          </w:rPr>
          <w:t>OTHER REFERENCE</w:t>
        </w:r>
        <w:r>
          <w:rPr>
            <w:noProof/>
            <w:webHidden/>
          </w:rPr>
          <w:tab/>
        </w:r>
        <w:r>
          <w:rPr>
            <w:noProof/>
            <w:webHidden/>
          </w:rPr>
          <w:fldChar w:fldCharType="begin"/>
        </w:r>
        <w:r>
          <w:rPr>
            <w:noProof/>
            <w:webHidden/>
          </w:rPr>
          <w:instrText xml:space="preserve"> PAGEREF _Toc338859332 \h </w:instrText>
        </w:r>
        <w:r>
          <w:rPr>
            <w:noProof/>
          </w:rPr>
        </w:r>
        <w:r>
          <w:rPr>
            <w:noProof/>
            <w:webHidden/>
          </w:rPr>
          <w:fldChar w:fldCharType="separate"/>
        </w:r>
        <w:r>
          <w:rPr>
            <w:noProof/>
            <w:webHidden/>
          </w:rPr>
          <w:t>7</w:t>
        </w:r>
        <w:r>
          <w:rPr>
            <w:noProof/>
            <w:webHidden/>
          </w:rPr>
          <w:fldChar w:fldCharType="end"/>
        </w:r>
      </w:hyperlink>
    </w:p>
    <w:p w:rsidR="00B27815" w:rsidRDefault="00B27815">
      <w:pPr>
        <w:pStyle w:val="TOC2"/>
        <w:tabs>
          <w:tab w:val="left" w:pos="960"/>
          <w:tab w:val="right" w:leader="dot" w:pos="10070"/>
        </w:tabs>
        <w:rPr>
          <w:noProof/>
        </w:rPr>
      </w:pPr>
      <w:hyperlink w:anchor="_Toc338859333" w:history="1">
        <w:r w:rsidRPr="009F21D0">
          <w:rPr>
            <w:rStyle w:val="Hyperlink"/>
            <w:noProof/>
          </w:rPr>
          <w:t>1.3</w:t>
        </w:r>
        <w:r>
          <w:rPr>
            <w:noProof/>
          </w:rPr>
          <w:tab/>
        </w:r>
        <w:r w:rsidRPr="009F21D0">
          <w:rPr>
            <w:rStyle w:val="Hyperlink"/>
            <w:noProof/>
          </w:rPr>
          <w:t>Glossary</w:t>
        </w:r>
        <w:r>
          <w:rPr>
            <w:noProof/>
            <w:webHidden/>
          </w:rPr>
          <w:tab/>
        </w:r>
        <w:r>
          <w:rPr>
            <w:noProof/>
            <w:webHidden/>
          </w:rPr>
          <w:fldChar w:fldCharType="begin"/>
        </w:r>
        <w:r>
          <w:rPr>
            <w:noProof/>
            <w:webHidden/>
          </w:rPr>
          <w:instrText xml:space="preserve"> PAGEREF _Toc338859333 \h </w:instrText>
        </w:r>
        <w:r>
          <w:rPr>
            <w:noProof/>
          </w:rPr>
        </w:r>
        <w:r>
          <w:rPr>
            <w:noProof/>
            <w:webHidden/>
          </w:rPr>
          <w:fldChar w:fldCharType="separate"/>
        </w:r>
        <w:r>
          <w:rPr>
            <w:noProof/>
            <w:webHidden/>
          </w:rPr>
          <w:t>7</w:t>
        </w:r>
        <w:r>
          <w:rPr>
            <w:noProof/>
            <w:webHidden/>
          </w:rPr>
          <w:fldChar w:fldCharType="end"/>
        </w:r>
      </w:hyperlink>
    </w:p>
    <w:p w:rsidR="00B27815" w:rsidRDefault="00B27815">
      <w:pPr>
        <w:pStyle w:val="TOC1"/>
        <w:tabs>
          <w:tab w:val="left" w:pos="960"/>
          <w:tab w:val="right" w:leader="dot" w:pos="10070"/>
        </w:tabs>
        <w:rPr>
          <w:noProof/>
        </w:rPr>
      </w:pPr>
      <w:hyperlink w:anchor="_Toc338859334" w:history="1">
        <w:r w:rsidRPr="009F21D0">
          <w:rPr>
            <w:rStyle w:val="Hyperlink"/>
            <w:noProof/>
          </w:rPr>
          <w:t>2</w:t>
        </w:r>
        <w:r>
          <w:rPr>
            <w:noProof/>
          </w:rPr>
          <w:tab/>
        </w:r>
        <w:r w:rsidRPr="009F21D0">
          <w:rPr>
            <w:rStyle w:val="Hyperlink"/>
            <w:noProof/>
          </w:rPr>
          <w:t>Design Concept</w:t>
        </w:r>
        <w:r>
          <w:rPr>
            <w:noProof/>
            <w:webHidden/>
          </w:rPr>
          <w:tab/>
        </w:r>
        <w:r>
          <w:rPr>
            <w:noProof/>
            <w:webHidden/>
          </w:rPr>
          <w:fldChar w:fldCharType="begin"/>
        </w:r>
        <w:r>
          <w:rPr>
            <w:noProof/>
            <w:webHidden/>
          </w:rPr>
          <w:instrText xml:space="preserve"> PAGEREF _Toc338859334 \h </w:instrText>
        </w:r>
        <w:r>
          <w:rPr>
            <w:noProof/>
          </w:rPr>
        </w:r>
        <w:r>
          <w:rPr>
            <w:noProof/>
            <w:webHidden/>
          </w:rPr>
          <w:fldChar w:fldCharType="separate"/>
        </w:r>
        <w:r>
          <w:rPr>
            <w:noProof/>
            <w:webHidden/>
          </w:rPr>
          <w:t>9</w:t>
        </w:r>
        <w:r>
          <w:rPr>
            <w:noProof/>
            <w:webHidden/>
          </w:rPr>
          <w:fldChar w:fldCharType="end"/>
        </w:r>
      </w:hyperlink>
    </w:p>
    <w:p w:rsidR="00B27815" w:rsidRDefault="00B27815">
      <w:pPr>
        <w:pStyle w:val="TOC2"/>
        <w:tabs>
          <w:tab w:val="left" w:pos="960"/>
          <w:tab w:val="right" w:leader="dot" w:pos="10070"/>
        </w:tabs>
        <w:rPr>
          <w:noProof/>
        </w:rPr>
      </w:pPr>
      <w:hyperlink w:anchor="_Toc338859335" w:history="1">
        <w:r w:rsidRPr="009F21D0">
          <w:rPr>
            <w:rStyle w:val="Hyperlink"/>
            <w:noProof/>
          </w:rPr>
          <w:t>2.1</w:t>
        </w:r>
        <w:r>
          <w:rPr>
            <w:noProof/>
          </w:rPr>
          <w:tab/>
        </w:r>
        <w:r w:rsidRPr="009F21D0">
          <w:rPr>
            <w:rStyle w:val="Hyperlink"/>
            <w:noProof/>
          </w:rPr>
          <w:t>Login Screen</w:t>
        </w:r>
        <w:r>
          <w:rPr>
            <w:noProof/>
            <w:webHidden/>
          </w:rPr>
          <w:tab/>
        </w:r>
        <w:r>
          <w:rPr>
            <w:noProof/>
            <w:webHidden/>
          </w:rPr>
          <w:fldChar w:fldCharType="begin"/>
        </w:r>
        <w:r>
          <w:rPr>
            <w:noProof/>
            <w:webHidden/>
          </w:rPr>
          <w:instrText xml:space="preserve"> PAGEREF _Toc338859335 \h </w:instrText>
        </w:r>
        <w:r>
          <w:rPr>
            <w:noProof/>
          </w:rPr>
        </w:r>
        <w:r>
          <w:rPr>
            <w:noProof/>
            <w:webHidden/>
          </w:rPr>
          <w:fldChar w:fldCharType="separate"/>
        </w:r>
        <w:r>
          <w:rPr>
            <w:noProof/>
            <w:webHidden/>
          </w:rPr>
          <w:t>9</w:t>
        </w:r>
        <w:r>
          <w:rPr>
            <w:noProof/>
            <w:webHidden/>
          </w:rPr>
          <w:fldChar w:fldCharType="end"/>
        </w:r>
      </w:hyperlink>
    </w:p>
    <w:p w:rsidR="00B27815" w:rsidRDefault="00B27815">
      <w:pPr>
        <w:pStyle w:val="TOC2"/>
        <w:tabs>
          <w:tab w:val="left" w:pos="960"/>
          <w:tab w:val="right" w:leader="dot" w:pos="10070"/>
        </w:tabs>
        <w:rPr>
          <w:noProof/>
        </w:rPr>
      </w:pPr>
      <w:hyperlink w:anchor="_Toc338859336" w:history="1">
        <w:r w:rsidRPr="009F21D0">
          <w:rPr>
            <w:rStyle w:val="Hyperlink"/>
            <w:noProof/>
          </w:rPr>
          <w:t>2.2</w:t>
        </w:r>
        <w:r>
          <w:rPr>
            <w:noProof/>
          </w:rPr>
          <w:tab/>
        </w:r>
        <w:r w:rsidRPr="009F21D0">
          <w:rPr>
            <w:rStyle w:val="Hyperlink"/>
            <w:noProof/>
          </w:rPr>
          <w:t>EMP Layout</w:t>
        </w:r>
        <w:r>
          <w:rPr>
            <w:noProof/>
            <w:webHidden/>
          </w:rPr>
          <w:tab/>
        </w:r>
        <w:r>
          <w:rPr>
            <w:noProof/>
            <w:webHidden/>
          </w:rPr>
          <w:fldChar w:fldCharType="begin"/>
        </w:r>
        <w:r>
          <w:rPr>
            <w:noProof/>
            <w:webHidden/>
          </w:rPr>
          <w:instrText xml:space="preserve"> PAGEREF _Toc338859336 \h </w:instrText>
        </w:r>
        <w:r>
          <w:rPr>
            <w:noProof/>
          </w:rPr>
        </w:r>
        <w:r>
          <w:rPr>
            <w:noProof/>
            <w:webHidden/>
          </w:rPr>
          <w:fldChar w:fldCharType="separate"/>
        </w:r>
        <w:r>
          <w:rPr>
            <w:noProof/>
            <w:webHidden/>
          </w:rPr>
          <w:t>10</w:t>
        </w:r>
        <w:r>
          <w:rPr>
            <w:noProof/>
            <w:webHidden/>
          </w:rPr>
          <w:fldChar w:fldCharType="end"/>
        </w:r>
      </w:hyperlink>
    </w:p>
    <w:p w:rsidR="00B27815" w:rsidRDefault="00B27815">
      <w:pPr>
        <w:pStyle w:val="TOC3"/>
        <w:tabs>
          <w:tab w:val="left" w:pos="960"/>
          <w:tab w:val="right" w:leader="dot" w:pos="10070"/>
        </w:tabs>
        <w:rPr>
          <w:noProof/>
        </w:rPr>
      </w:pPr>
      <w:hyperlink w:anchor="_Toc338859337" w:history="1">
        <w:r w:rsidRPr="009F21D0">
          <w:rPr>
            <w:rStyle w:val="Hyperlink"/>
            <w:noProof/>
          </w:rPr>
          <w:t>2.2.1</w:t>
        </w:r>
        <w:r>
          <w:rPr>
            <w:noProof/>
          </w:rPr>
          <w:tab/>
        </w:r>
        <w:r w:rsidRPr="009F21D0">
          <w:rPr>
            <w:rStyle w:val="Hyperlink"/>
            <w:noProof/>
          </w:rPr>
          <w:t>Header Area</w:t>
        </w:r>
        <w:r>
          <w:rPr>
            <w:noProof/>
            <w:webHidden/>
          </w:rPr>
          <w:tab/>
        </w:r>
        <w:r>
          <w:rPr>
            <w:noProof/>
            <w:webHidden/>
          </w:rPr>
          <w:fldChar w:fldCharType="begin"/>
        </w:r>
        <w:r>
          <w:rPr>
            <w:noProof/>
            <w:webHidden/>
          </w:rPr>
          <w:instrText xml:space="preserve"> PAGEREF _Toc338859337 \h </w:instrText>
        </w:r>
        <w:r>
          <w:rPr>
            <w:noProof/>
          </w:rPr>
        </w:r>
        <w:r>
          <w:rPr>
            <w:noProof/>
            <w:webHidden/>
          </w:rPr>
          <w:fldChar w:fldCharType="separate"/>
        </w:r>
        <w:r>
          <w:rPr>
            <w:noProof/>
            <w:webHidden/>
          </w:rPr>
          <w:t>11</w:t>
        </w:r>
        <w:r>
          <w:rPr>
            <w:noProof/>
            <w:webHidden/>
          </w:rPr>
          <w:fldChar w:fldCharType="end"/>
        </w:r>
      </w:hyperlink>
    </w:p>
    <w:p w:rsidR="00B27815" w:rsidRDefault="00B27815">
      <w:pPr>
        <w:pStyle w:val="TOC3"/>
        <w:tabs>
          <w:tab w:val="left" w:pos="960"/>
          <w:tab w:val="right" w:leader="dot" w:pos="10070"/>
        </w:tabs>
        <w:rPr>
          <w:noProof/>
        </w:rPr>
      </w:pPr>
      <w:hyperlink w:anchor="_Toc338859338" w:history="1">
        <w:r w:rsidRPr="009F21D0">
          <w:rPr>
            <w:rStyle w:val="Hyperlink"/>
            <w:noProof/>
          </w:rPr>
          <w:t>2.2.2</w:t>
        </w:r>
        <w:r>
          <w:rPr>
            <w:noProof/>
          </w:rPr>
          <w:tab/>
        </w:r>
        <w:r w:rsidRPr="009F21D0">
          <w:rPr>
            <w:rStyle w:val="Hyperlink"/>
            <w:noProof/>
          </w:rPr>
          <w:t>Menu Bar</w:t>
        </w:r>
        <w:r>
          <w:rPr>
            <w:noProof/>
            <w:webHidden/>
          </w:rPr>
          <w:tab/>
        </w:r>
        <w:r>
          <w:rPr>
            <w:noProof/>
            <w:webHidden/>
          </w:rPr>
          <w:fldChar w:fldCharType="begin"/>
        </w:r>
        <w:r>
          <w:rPr>
            <w:noProof/>
            <w:webHidden/>
          </w:rPr>
          <w:instrText xml:space="preserve"> PAGEREF _Toc338859338 \h </w:instrText>
        </w:r>
        <w:r>
          <w:rPr>
            <w:noProof/>
          </w:rPr>
        </w:r>
        <w:r>
          <w:rPr>
            <w:noProof/>
            <w:webHidden/>
          </w:rPr>
          <w:fldChar w:fldCharType="separate"/>
        </w:r>
        <w:r>
          <w:rPr>
            <w:noProof/>
            <w:webHidden/>
          </w:rPr>
          <w:t>12</w:t>
        </w:r>
        <w:r>
          <w:rPr>
            <w:noProof/>
            <w:webHidden/>
          </w:rPr>
          <w:fldChar w:fldCharType="end"/>
        </w:r>
      </w:hyperlink>
    </w:p>
    <w:p w:rsidR="00B27815" w:rsidRDefault="00B27815">
      <w:pPr>
        <w:pStyle w:val="TOC3"/>
        <w:tabs>
          <w:tab w:val="left" w:pos="960"/>
          <w:tab w:val="right" w:leader="dot" w:pos="10070"/>
        </w:tabs>
        <w:rPr>
          <w:noProof/>
        </w:rPr>
      </w:pPr>
      <w:hyperlink w:anchor="_Toc338859339" w:history="1">
        <w:r w:rsidRPr="009F21D0">
          <w:rPr>
            <w:rStyle w:val="Hyperlink"/>
            <w:noProof/>
          </w:rPr>
          <w:t>2.2.3</w:t>
        </w:r>
        <w:r>
          <w:rPr>
            <w:noProof/>
          </w:rPr>
          <w:tab/>
        </w:r>
        <w:r w:rsidRPr="009F21D0">
          <w:rPr>
            <w:rStyle w:val="Hyperlink"/>
            <w:noProof/>
          </w:rPr>
          <w:t>Navigation Bar</w:t>
        </w:r>
        <w:r>
          <w:rPr>
            <w:noProof/>
            <w:webHidden/>
          </w:rPr>
          <w:tab/>
        </w:r>
        <w:r>
          <w:rPr>
            <w:noProof/>
            <w:webHidden/>
          </w:rPr>
          <w:fldChar w:fldCharType="begin"/>
        </w:r>
        <w:r>
          <w:rPr>
            <w:noProof/>
            <w:webHidden/>
          </w:rPr>
          <w:instrText xml:space="preserve"> PAGEREF _Toc338859339 \h </w:instrText>
        </w:r>
        <w:r>
          <w:rPr>
            <w:noProof/>
          </w:rPr>
        </w:r>
        <w:r>
          <w:rPr>
            <w:noProof/>
            <w:webHidden/>
          </w:rPr>
          <w:fldChar w:fldCharType="separate"/>
        </w:r>
        <w:r>
          <w:rPr>
            <w:noProof/>
            <w:webHidden/>
          </w:rPr>
          <w:t>13</w:t>
        </w:r>
        <w:r>
          <w:rPr>
            <w:noProof/>
            <w:webHidden/>
          </w:rPr>
          <w:fldChar w:fldCharType="end"/>
        </w:r>
      </w:hyperlink>
    </w:p>
    <w:p w:rsidR="00B27815" w:rsidRDefault="00B27815">
      <w:pPr>
        <w:pStyle w:val="TOC3"/>
        <w:tabs>
          <w:tab w:val="left" w:pos="960"/>
          <w:tab w:val="right" w:leader="dot" w:pos="10070"/>
        </w:tabs>
        <w:rPr>
          <w:noProof/>
        </w:rPr>
      </w:pPr>
      <w:hyperlink w:anchor="_Toc338859340" w:history="1">
        <w:r w:rsidRPr="009F21D0">
          <w:rPr>
            <w:rStyle w:val="Hyperlink"/>
            <w:noProof/>
          </w:rPr>
          <w:t>2.2.4</w:t>
        </w:r>
        <w:r>
          <w:rPr>
            <w:noProof/>
          </w:rPr>
          <w:tab/>
        </w:r>
        <w:r w:rsidRPr="009F21D0">
          <w:rPr>
            <w:rStyle w:val="Hyperlink"/>
            <w:noProof/>
          </w:rPr>
          <w:t>Working Area</w:t>
        </w:r>
        <w:r>
          <w:rPr>
            <w:noProof/>
            <w:webHidden/>
          </w:rPr>
          <w:tab/>
        </w:r>
        <w:r>
          <w:rPr>
            <w:noProof/>
            <w:webHidden/>
          </w:rPr>
          <w:fldChar w:fldCharType="begin"/>
        </w:r>
        <w:r>
          <w:rPr>
            <w:noProof/>
            <w:webHidden/>
          </w:rPr>
          <w:instrText xml:space="preserve"> PAGEREF _Toc338859340 \h </w:instrText>
        </w:r>
        <w:r>
          <w:rPr>
            <w:noProof/>
          </w:rPr>
        </w:r>
        <w:r>
          <w:rPr>
            <w:noProof/>
            <w:webHidden/>
          </w:rPr>
          <w:fldChar w:fldCharType="separate"/>
        </w:r>
        <w:r>
          <w:rPr>
            <w:noProof/>
            <w:webHidden/>
          </w:rPr>
          <w:t>14</w:t>
        </w:r>
        <w:r>
          <w:rPr>
            <w:noProof/>
            <w:webHidden/>
          </w:rPr>
          <w:fldChar w:fldCharType="end"/>
        </w:r>
      </w:hyperlink>
    </w:p>
    <w:p w:rsidR="00B27815" w:rsidRDefault="00B27815">
      <w:pPr>
        <w:pStyle w:val="TOC2"/>
        <w:tabs>
          <w:tab w:val="left" w:pos="960"/>
          <w:tab w:val="right" w:leader="dot" w:pos="10070"/>
        </w:tabs>
        <w:rPr>
          <w:noProof/>
        </w:rPr>
      </w:pPr>
      <w:hyperlink w:anchor="_Toc338859341" w:history="1">
        <w:r w:rsidRPr="009F21D0">
          <w:rPr>
            <w:rStyle w:val="Hyperlink"/>
            <w:noProof/>
          </w:rPr>
          <w:t>2.3</w:t>
        </w:r>
        <w:r>
          <w:rPr>
            <w:noProof/>
          </w:rPr>
          <w:tab/>
        </w:r>
        <w:r w:rsidRPr="009F21D0">
          <w:rPr>
            <w:rStyle w:val="Hyperlink"/>
            <w:noProof/>
          </w:rPr>
          <w:t>Design Principle (Working Area)</w:t>
        </w:r>
        <w:r>
          <w:rPr>
            <w:noProof/>
            <w:webHidden/>
          </w:rPr>
          <w:tab/>
        </w:r>
        <w:r>
          <w:rPr>
            <w:noProof/>
            <w:webHidden/>
          </w:rPr>
          <w:fldChar w:fldCharType="begin"/>
        </w:r>
        <w:r>
          <w:rPr>
            <w:noProof/>
            <w:webHidden/>
          </w:rPr>
          <w:instrText xml:space="preserve"> PAGEREF _Toc338859341 \h </w:instrText>
        </w:r>
        <w:r>
          <w:rPr>
            <w:noProof/>
          </w:rPr>
        </w:r>
        <w:r>
          <w:rPr>
            <w:noProof/>
            <w:webHidden/>
          </w:rPr>
          <w:fldChar w:fldCharType="separate"/>
        </w:r>
        <w:r>
          <w:rPr>
            <w:noProof/>
            <w:webHidden/>
          </w:rPr>
          <w:t>15</w:t>
        </w:r>
        <w:r>
          <w:rPr>
            <w:noProof/>
            <w:webHidden/>
          </w:rPr>
          <w:fldChar w:fldCharType="end"/>
        </w:r>
      </w:hyperlink>
    </w:p>
    <w:p w:rsidR="00B27815" w:rsidRDefault="00B27815">
      <w:pPr>
        <w:pStyle w:val="TOC3"/>
        <w:tabs>
          <w:tab w:val="left" w:pos="960"/>
          <w:tab w:val="right" w:leader="dot" w:pos="10070"/>
        </w:tabs>
        <w:rPr>
          <w:noProof/>
        </w:rPr>
      </w:pPr>
      <w:hyperlink w:anchor="_Toc338859342" w:history="1">
        <w:r w:rsidRPr="009F21D0">
          <w:rPr>
            <w:rStyle w:val="Hyperlink"/>
            <w:noProof/>
          </w:rPr>
          <w:t>2.3.1</w:t>
        </w:r>
        <w:r>
          <w:rPr>
            <w:noProof/>
          </w:rPr>
          <w:tab/>
        </w:r>
        <w:r w:rsidRPr="009F21D0">
          <w:rPr>
            <w:rStyle w:val="Hyperlink"/>
            <w:noProof/>
          </w:rPr>
          <w:t>List Screen</w:t>
        </w:r>
        <w:r>
          <w:rPr>
            <w:noProof/>
            <w:webHidden/>
          </w:rPr>
          <w:tab/>
        </w:r>
        <w:r>
          <w:rPr>
            <w:noProof/>
            <w:webHidden/>
          </w:rPr>
          <w:fldChar w:fldCharType="begin"/>
        </w:r>
        <w:r>
          <w:rPr>
            <w:noProof/>
            <w:webHidden/>
          </w:rPr>
          <w:instrText xml:space="preserve"> PAGEREF _Toc338859342 \h </w:instrText>
        </w:r>
        <w:r>
          <w:rPr>
            <w:noProof/>
          </w:rPr>
        </w:r>
        <w:r>
          <w:rPr>
            <w:noProof/>
            <w:webHidden/>
          </w:rPr>
          <w:fldChar w:fldCharType="separate"/>
        </w:r>
        <w:r>
          <w:rPr>
            <w:noProof/>
            <w:webHidden/>
          </w:rPr>
          <w:t>15</w:t>
        </w:r>
        <w:r>
          <w:rPr>
            <w:noProof/>
            <w:webHidden/>
          </w:rPr>
          <w:fldChar w:fldCharType="end"/>
        </w:r>
      </w:hyperlink>
    </w:p>
    <w:p w:rsidR="00B27815" w:rsidRDefault="00B27815">
      <w:pPr>
        <w:pStyle w:val="TOC3"/>
        <w:tabs>
          <w:tab w:val="left" w:pos="960"/>
          <w:tab w:val="right" w:leader="dot" w:pos="10070"/>
        </w:tabs>
        <w:rPr>
          <w:noProof/>
        </w:rPr>
      </w:pPr>
      <w:hyperlink w:anchor="_Toc338859343" w:history="1">
        <w:r w:rsidRPr="009F21D0">
          <w:rPr>
            <w:rStyle w:val="Hyperlink"/>
            <w:noProof/>
          </w:rPr>
          <w:t>2.3.2</w:t>
        </w:r>
        <w:r>
          <w:rPr>
            <w:noProof/>
          </w:rPr>
          <w:tab/>
        </w:r>
        <w:r w:rsidRPr="009F21D0">
          <w:rPr>
            <w:rStyle w:val="Hyperlink"/>
            <w:noProof/>
          </w:rPr>
          <w:t>Delete</w:t>
        </w:r>
        <w:r>
          <w:rPr>
            <w:noProof/>
            <w:webHidden/>
          </w:rPr>
          <w:tab/>
        </w:r>
        <w:r>
          <w:rPr>
            <w:noProof/>
            <w:webHidden/>
          </w:rPr>
          <w:fldChar w:fldCharType="begin"/>
        </w:r>
        <w:r>
          <w:rPr>
            <w:noProof/>
            <w:webHidden/>
          </w:rPr>
          <w:instrText xml:space="preserve"> PAGEREF _Toc338859343 \h </w:instrText>
        </w:r>
        <w:r>
          <w:rPr>
            <w:noProof/>
          </w:rPr>
        </w:r>
        <w:r>
          <w:rPr>
            <w:noProof/>
            <w:webHidden/>
          </w:rPr>
          <w:fldChar w:fldCharType="separate"/>
        </w:r>
        <w:r>
          <w:rPr>
            <w:noProof/>
            <w:webHidden/>
          </w:rPr>
          <w:t>24</w:t>
        </w:r>
        <w:r>
          <w:rPr>
            <w:noProof/>
            <w:webHidden/>
          </w:rPr>
          <w:fldChar w:fldCharType="end"/>
        </w:r>
      </w:hyperlink>
    </w:p>
    <w:p w:rsidR="00B27815" w:rsidRDefault="00B27815">
      <w:pPr>
        <w:pStyle w:val="TOC3"/>
        <w:tabs>
          <w:tab w:val="left" w:pos="960"/>
          <w:tab w:val="right" w:leader="dot" w:pos="10070"/>
        </w:tabs>
        <w:rPr>
          <w:noProof/>
        </w:rPr>
      </w:pPr>
      <w:hyperlink w:anchor="_Toc338859344" w:history="1">
        <w:r w:rsidRPr="009F21D0">
          <w:rPr>
            <w:rStyle w:val="Hyperlink"/>
            <w:noProof/>
          </w:rPr>
          <w:t>2.3.3</w:t>
        </w:r>
        <w:r>
          <w:rPr>
            <w:noProof/>
          </w:rPr>
          <w:tab/>
        </w:r>
        <w:r w:rsidRPr="009F21D0">
          <w:rPr>
            <w:rStyle w:val="Hyperlink"/>
            <w:noProof/>
          </w:rPr>
          <w:t>Fiche Screen</w:t>
        </w:r>
        <w:r>
          <w:rPr>
            <w:noProof/>
            <w:webHidden/>
          </w:rPr>
          <w:tab/>
        </w:r>
        <w:r>
          <w:rPr>
            <w:noProof/>
            <w:webHidden/>
          </w:rPr>
          <w:fldChar w:fldCharType="begin"/>
        </w:r>
        <w:r>
          <w:rPr>
            <w:noProof/>
            <w:webHidden/>
          </w:rPr>
          <w:instrText xml:space="preserve"> PAGEREF _Toc338859344 \h </w:instrText>
        </w:r>
        <w:r>
          <w:rPr>
            <w:noProof/>
          </w:rPr>
        </w:r>
        <w:r>
          <w:rPr>
            <w:noProof/>
            <w:webHidden/>
          </w:rPr>
          <w:fldChar w:fldCharType="separate"/>
        </w:r>
        <w:r>
          <w:rPr>
            <w:noProof/>
            <w:webHidden/>
          </w:rPr>
          <w:t>25</w:t>
        </w:r>
        <w:r>
          <w:rPr>
            <w:noProof/>
            <w:webHidden/>
          </w:rPr>
          <w:fldChar w:fldCharType="end"/>
        </w:r>
      </w:hyperlink>
    </w:p>
    <w:p w:rsidR="00B27815" w:rsidRDefault="00B27815">
      <w:pPr>
        <w:pStyle w:val="TOC3"/>
        <w:tabs>
          <w:tab w:val="left" w:pos="960"/>
          <w:tab w:val="right" w:leader="dot" w:pos="10070"/>
        </w:tabs>
        <w:rPr>
          <w:noProof/>
        </w:rPr>
      </w:pPr>
      <w:hyperlink w:anchor="_Toc338859345" w:history="1">
        <w:r w:rsidRPr="009F21D0">
          <w:rPr>
            <w:rStyle w:val="Hyperlink"/>
            <w:noProof/>
          </w:rPr>
          <w:t>2.3.4</w:t>
        </w:r>
        <w:r>
          <w:rPr>
            <w:noProof/>
          </w:rPr>
          <w:tab/>
        </w:r>
        <w:r w:rsidRPr="009F21D0">
          <w:rPr>
            <w:rStyle w:val="Hyperlink"/>
            <w:noProof/>
          </w:rPr>
          <w:t>Mass Translation Dialog</w:t>
        </w:r>
        <w:r>
          <w:rPr>
            <w:noProof/>
            <w:webHidden/>
          </w:rPr>
          <w:tab/>
        </w:r>
        <w:r>
          <w:rPr>
            <w:noProof/>
            <w:webHidden/>
          </w:rPr>
          <w:fldChar w:fldCharType="begin"/>
        </w:r>
        <w:r>
          <w:rPr>
            <w:noProof/>
            <w:webHidden/>
          </w:rPr>
          <w:instrText xml:space="preserve"> PAGEREF _Toc338859345 \h </w:instrText>
        </w:r>
        <w:r>
          <w:rPr>
            <w:noProof/>
          </w:rPr>
        </w:r>
        <w:r>
          <w:rPr>
            <w:noProof/>
            <w:webHidden/>
          </w:rPr>
          <w:fldChar w:fldCharType="separate"/>
        </w:r>
        <w:r>
          <w:rPr>
            <w:noProof/>
            <w:webHidden/>
          </w:rPr>
          <w:t>27</w:t>
        </w:r>
        <w:r>
          <w:rPr>
            <w:noProof/>
            <w:webHidden/>
          </w:rPr>
          <w:fldChar w:fldCharType="end"/>
        </w:r>
      </w:hyperlink>
    </w:p>
    <w:p w:rsidR="00B27815" w:rsidRDefault="00B27815">
      <w:pPr>
        <w:pStyle w:val="TOC3"/>
        <w:tabs>
          <w:tab w:val="left" w:pos="960"/>
          <w:tab w:val="right" w:leader="dot" w:pos="10070"/>
        </w:tabs>
        <w:rPr>
          <w:noProof/>
        </w:rPr>
      </w:pPr>
      <w:hyperlink w:anchor="_Toc338859346" w:history="1">
        <w:r w:rsidRPr="009F21D0">
          <w:rPr>
            <w:rStyle w:val="Hyperlink"/>
            <w:noProof/>
          </w:rPr>
          <w:t>2.3.5</w:t>
        </w:r>
        <w:r>
          <w:rPr>
            <w:noProof/>
          </w:rPr>
          <w:tab/>
        </w:r>
        <w:r w:rsidRPr="009F21D0">
          <w:rPr>
            <w:rStyle w:val="Hyperlink"/>
            <w:noProof/>
          </w:rPr>
          <w:t>International Labels</w:t>
        </w:r>
        <w:r>
          <w:rPr>
            <w:noProof/>
            <w:webHidden/>
          </w:rPr>
          <w:tab/>
        </w:r>
        <w:r>
          <w:rPr>
            <w:noProof/>
            <w:webHidden/>
          </w:rPr>
          <w:fldChar w:fldCharType="begin"/>
        </w:r>
        <w:r>
          <w:rPr>
            <w:noProof/>
            <w:webHidden/>
          </w:rPr>
          <w:instrText xml:space="preserve"> PAGEREF _Toc338859346 \h </w:instrText>
        </w:r>
        <w:r>
          <w:rPr>
            <w:noProof/>
          </w:rPr>
        </w:r>
        <w:r>
          <w:rPr>
            <w:noProof/>
            <w:webHidden/>
          </w:rPr>
          <w:fldChar w:fldCharType="separate"/>
        </w:r>
        <w:r>
          <w:rPr>
            <w:noProof/>
            <w:webHidden/>
          </w:rPr>
          <w:t>28</w:t>
        </w:r>
        <w:r>
          <w:rPr>
            <w:noProof/>
            <w:webHidden/>
          </w:rPr>
          <w:fldChar w:fldCharType="end"/>
        </w:r>
      </w:hyperlink>
    </w:p>
    <w:p w:rsidR="00B27815" w:rsidRDefault="00B27815">
      <w:pPr>
        <w:pStyle w:val="TOC3"/>
        <w:tabs>
          <w:tab w:val="left" w:pos="960"/>
          <w:tab w:val="right" w:leader="dot" w:pos="10070"/>
        </w:tabs>
        <w:rPr>
          <w:noProof/>
        </w:rPr>
      </w:pPr>
      <w:hyperlink w:anchor="_Toc338859347" w:history="1">
        <w:r w:rsidRPr="009F21D0">
          <w:rPr>
            <w:rStyle w:val="Hyperlink"/>
            <w:noProof/>
          </w:rPr>
          <w:t>2.3.6</w:t>
        </w:r>
        <w:r>
          <w:rPr>
            <w:noProof/>
          </w:rPr>
          <w:tab/>
        </w:r>
        <w:r w:rsidRPr="009F21D0">
          <w:rPr>
            <w:rStyle w:val="Hyperlink"/>
            <w:noProof/>
          </w:rPr>
          <w:t>Traceability</w:t>
        </w:r>
        <w:r>
          <w:rPr>
            <w:noProof/>
            <w:webHidden/>
          </w:rPr>
          <w:tab/>
        </w:r>
        <w:r>
          <w:rPr>
            <w:noProof/>
            <w:webHidden/>
          </w:rPr>
          <w:fldChar w:fldCharType="begin"/>
        </w:r>
        <w:r>
          <w:rPr>
            <w:noProof/>
            <w:webHidden/>
          </w:rPr>
          <w:instrText xml:space="preserve"> PAGEREF _Toc338859347 \h </w:instrText>
        </w:r>
        <w:r>
          <w:rPr>
            <w:noProof/>
          </w:rPr>
        </w:r>
        <w:r>
          <w:rPr>
            <w:noProof/>
            <w:webHidden/>
          </w:rPr>
          <w:fldChar w:fldCharType="separate"/>
        </w:r>
        <w:r>
          <w:rPr>
            <w:noProof/>
            <w:webHidden/>
          </w:rPr>
          <w:t>29</w:t>
        </w:r>
        <w:r>
          <w:rPr>
            <w:noProof/>
            <w:webHidden/>
          </w:rPr>
          <w:fldChar w:fldCharType="end"/>
        </w:r>
      </w:hyperlink>
    </w:p>
    <w:p w:rsidR="00B27815" w:rsidRDefault="00B27815">
      <w:pPr>
        <w:pStyle w:val="TOC3"/>
        <w:tabs>
          <w:tab w:val="left" w:pos="960"/>
          <w:tab w:val="right" w:leader="dot" w:pos="10070"/>
        </w:tabs>
        <w:rPr>
          <w:noProof/>
        </w:rPr>
      </w:pPr>
      <w:hyperlink w:anchor="_Toc338859348" w:history="1">
        <w:r w:rsidRPr="009F21D0">
          <w:rPr>
            <w:rStyle w:val="Hyperlink"/>
            <w:noProof/>
          </w:rPr>
          <w:t>2.3.7</w:t>
        </w:r>
        <w:r>
          <w:rPr>
            <w:noProof/>
          </w:rPr>
          <w:tab/>
        </w:r>
        <w:r w:rsidRPr="009F21D0">
          <w:rPr>
            <w:rStyle w:val="Hyperlink"/>
            <w:noProof/>
          </w:rPr>
          <w:t>Request</w:t>
        </w:r>
        <w:r>
          <w:rPr>
            <w:noProof/>
            <w:webHidden/>
          </w:rPr>
          <w:tab/>
        </w:r>
        <w:r>
          <w:rPr>
            <w:noProof/>
            <w:webHidden/>
          </w:rPr>
          <w:fldChar w:fldCharType="begin"/>
        </w:r>
        <w:r>
          <w:rPr>
            <w:noProof/>
            <w:webHidden/>
          </w:rPr>
          <w:instrText xml:space="preserve"> PAGEREF _Toc338859348 \h </w:instrText>
        </w:r>
        <w:r>
          <w:rPr>
            <w:noProof/>
          </w:rPr>
        </w:r>
        <w:r>
          <w:rPr>
            <w:noProof/>
            <w:webHidden/>
          </w:rPr>
          <w:fldChar w:fldCharType="separate"/>
        </w:r>
        <w:r>
          <w:rPr>
            <w:noProof/>
            <w:webHidden/>
          </w:rPr>
          <w:t>31</w:t>
        </w:r>
        <w:r>
          <w:rPr>
            <w:noProof/>
            <w:webHidden/>
          </w:rPr>
          <w:fldChar w:fldCharType="end"/>
        </w:r>
      </w:hyperlink>
    </w:p>
    <w:p w:rsidR="00B27815" w:rsidRDefault="00B27815">
      <w:pPr>
        <w:pStyle w:val="TOC3"/>
        <w:tabs>
          <w:tab w:val="left" w:pos="960"/>
          <w:tab w:val="right" w:leader="dot" w:pos="10070"/>
        </w:tabs>
        <w:rPr>
          <w:noProof/>
        </w:rPr>
      </w:pPr>
      <w:hyperlink w:anchor="_Toc338859349" w:history="1">
        <w:r w:rsidRPr="009F21D0">
          <w:rPr>
            <w:rStyle w:val="Hyperlink"/>
            <w:noProof/>
          </w:rPr>
          <w:t>2.3.8</w:t>
        </w:r>
        <w:r>
          <w:rPr>
            <w:noProof/>
          </w:rPr>
          <w:tab/>
        </w:r>
        <w:r w:rsidRPr="009F21D0">
          <w:rPr>
            <w:rStyle w:val="Hyperlink"/>
            <w:noProof/>
          </w:rPr>
          <w:t>Export CSV</w:t>
        </w:r>
        <w:r>
          <w:rPr>
            <w:noProof/>
            <w:webHidden/>
          </w:rPr>
          <w:tab/>
        </w:r>
        <w:r>
          <w:rPr>
            <w:noProof/>
            <w:webHidden/>
          </w:rPr>
          <w:fldChar w:fldCharType="begin"/>
        </w:r>
        <w:r>
          <w:rPr>
            <w:noProof/>
            <w:webHidden/>
          </w:rPr>
          <w:instrText xml:space="preserve"> PAGEREF _Toc338859349 \h </w:instrText>
        </w:r>
        <w:r>
          <w:rPr>
            <w:noProof/>
          </w:rPr>
        </w:r>
        <w:r>
          <w:rPr>
            <w:noProof/>
            <w:webHidden/>
          </w:rPr>
          <w:fldChar w:fldCharType="separate"/>
        </w:r>
        <w:r>
          <w:rPr>
            <w:noProof/>
            <w:webHidden/>
          </w:rPr>
          <w:t>35</w:t>
        </w:r>
        <w:r>
          <w:rPr>
            <w:noProof/>
            <w:webHidden/>
          </w:rPr>
          <w:fldChar w:fldCharType="end"/>
        </w:r>
      </w:hyperlink>
    </w:p>
    <w:p w:rsidR="00B27815" w:rsidRDefault="00B27815">
      <w:pPr>
        <w:pStyle w:val="TOC3"/>
        <w:tabs>
          <w:tab w:val="left" w:pos="960"/>
          <w:tab w:val="right" w:leader="dot" w:pos="10070"/>
        </w:tabs>
        <w:rPr>
          <w:noProof/>
        </w:rPr>
      </w:pPr>
      <w:hyperlink w:anchor="_Toc338859350" w:history="1">
        <w:r w:rsidRPr="009F21D0">
          <w:rPr>
            <w:rStyle w:val="Hyperlink"/>
            <w:noProof/>
          </w:rPr>
          <w:t>2.3.9</w:t>
        </w:r>
        <w:r>
          <w:rPr>
            <w:noProof/>
          </w:rPr>
          <w:tab/>
        </w:r>
        <w:r w:rsidRPr="009F21D0">
          <w:rPr>
            <w:rStyle w:val="Hyperlink"/>
            <w:noProof/>
          </w:rPr>
          <w:t>Import</w:t>
        </w:r>
        <w:r>
          <w:rPr>
            <w:noProof/>
            <w:webHidden/>
          </w:rPr>
          <w:tab/>
        </w:r>
        <w:r>
          <w:rPr>
            <w:noProof/>
            <w:webHidden/>
          </w:rPr>
          <w:fldChar w:fldCharType="begin"/>
        </w:r>
        <w:r>
          <w:rPr>
            <w:noProof/>
            <w:webHidden/>
          </w:rPr>
          <w:instrText xml:space="preserve"> PAGEREF _Toc338859350 \h </w:instrText>
        </w:r>
        <w:r>
          <w:rPr>
            <w:noProof/>
          </w:rPr>
        </w:r>
        <w:r>
          <w:rPr>
            <w:noProof/>
            <w:webHidden/>
          </w:rPr>
          <w:fldChar w:fldCharType="separate"/>
        </w:r>
        <w:r>
          <w:rPr>
            <w:noProof/>
            <w:webHidden/>
          </w:rPr>
          <w:t>35</w:t>
        </w:r>
        <w:r>
          <w:rPr>
            <w:noProof/>
            <w:webHidden/>
          </w:rPr>
          <w:fldChar w:fldCharType="end"/>
        </w:r>
      </w:hyperlink>
    </w:p>
    <w:p w:rsidR="00B27815" w:rsidRDefault="00B27815">
      <w:pPr>
        <w:pStyle w:val="TOC2"/>
        <w:tabs>
          <w:tab w:val="left" w:pos="960"/>
          <w:tab w:val="right" w:leader="dot" w:pos="10070"/>
        </w:tabs>
        <w:rPr>
          <w:noProof/>
        </w:rPr>
      </w:pPr>
      <w:hyperlink w:anchor="_Toc338859351" w:history="1">
        <w:r w:rsidRPr="009F21D0">
          <w:rPr>
            <w:rStyle w:val="Hyperlink"/>
            <w:noProof/>
          </w:rPr>
          <w:t>2.4</w:t>
        </w:r>
        <w:r>
          <w:rPr>
            <w:noProof/>
          </w:rPr>
          <w:tab/>
        </w:r>
        <w:r w:rsidRPr="009F21D0">
          <w:rPr>
            <w:rStyle w:val="Hyperlink"/>
            <w:noProof/>
          </w:rPr>
          <w:t>Database Design Principle</w:t>
        </w:r>
        <w:r>
          <w:rPr>
            <w:noProof/>
            <w:webHidden/>
          </w:rPr>
          <w:tab/>
        </w:r>
        <w:r>
          <w:rPr>
            <w:noProof/>
            <w:webHidden/>
          </w:rPr>
          <w:fldChar w:fldCharType="begin"/>
        </w:r>
        <w:r>
          <w:rPr>
            <w:noProof/>
            <w:webHidden/>
          </w:rPr>
          <w:instrText xml:space="preserve"> PAGEREF _Toc338859351 \h </w:instrText>
        </w:r>
        <w:r>
          <w:rPr>
            <w:noProof/>
          </w:rPr>
        </w:r>
        <w:r>
          <w:rPr>
            <w:noProof/>
            <w:webHidden/>
          </w:rPr>
          <w:fldChar w:fldCharType="separate"/>
        </w:r>
        <w:r>
          <w:rPr>
            <w:noProof/>
            <w:webHidden/>
          </w:rPr>
          <w:t>36</w:t>
        </w:r>
        <w:r>
          <w:rPr>
            <w:noProof/>
            <w:webHidden/>
          </w:rPr>
          <w:fldChar w:fldCharType="end"/>
        </w:r>
      </w:hyperlink>
    </w:p>
    <w:p w:rsidR="00B27815" w:rsidRDefault="00B27815">
      <w:pPr>
        <w:pStyle w:val="TOC1"/>
        <w:tabs>
          <w:tab w:val="left" w:pos="960"/>
          <w:tab w:val="right" w:leader="dot" w:pos="10070"/>
        </w:tabs>
        <w:rPr>
          <w:noProof/>
        </w:rPr>
      </w:pPr>
      <w:hyperlink w:anchor="_Toc338859352" w:history="1">
        <w:r w:rsidRPr="009F21D0">
          <w:rPr>
            <w:rStyle w:val="Hyperlink"/>
            <w:noProof/>
          </w:rPr>
          <w:t>3</w:t>
        </w:r>
        <w:r>
          <w:rPr>
            <w:noProof/>
          </w:rPr>
          <w:tab/>
        </w:r>
        <w:r w:rsidRPr="009F21D0">
          <w:rPr>
            <w:rStyle w:val="Hyperlink"/>
            <w:noProof/>
          </w:rPr>
          <w:t>Control</w:t>
        </w:r>
        <w:r>
          <w:rPr>
            <w:noProof/>
            <w:webHidden/>
          </w:rPr>
          <w:tab/>
        </w:r>
        <w:r>
          <w:rPr>
            <w:noProof/>
            <w:webHidden/>
          </w:rPr>
          <w:fldChar w:fldCharType="begin"/>
        </w:r>
        <w:r>
          <w:rPr>
            <w:noProof/>
            <w:webHidden/>
          </w:rPr>
          <w:instrText xml:space="preserve"> PAGEREF _Toc338859352 \h </w:instrText>
        </w:r>
        <w:r>
          <w:rPr>
            <w:noProof/>
          </w:rPr>
        </w:r>
        <w:r>
          <w:rPr>
            <w:noProof/>
            <w:webHidden/>
          </w:rPr>
          <w:fldChar w:fldCharType="separate"/>
        </w:r>
        <w:r>
          <w:rPr>
            <w:noProof/>
            <w:webHidden/>
          </w:rPr>
          <w:t>38</w:t>
        </w:r>
        <w:r>
          <w:rPr>
            <w:noProof/>
            <w:webHidden/>
          </w:rPr>
          <w:fldChar w:fldCharType="end"/>
        </w:r>
      </w:hyperlink>
    </w:p>
    <w:p w:rsidR="00B27815" w:rsidRDefault="00B27815">
      <w:pPr>
        <w:pStyle w:val="TOC2"/>
        <w:tabs>
          <w:tab w:val="left" w:pos="960"/>
          <w:tab w:val="right" w:leader="dot" w:pos="10070"/>
        </w:tabs>
        <w:rPr>
          <w:noProof/>
        </w:rPr>
      </w:pPr>
      <w:hyperlink w:anchor="_Toc338859353" w:history="1">
        <w:r w:rsidRPr="009F21D0">
          <w:rPr>
            <w:rStyle w:val="Hyperlink"/>
            <w:noProof/>
          </w:rPr>
          <w:t>3.1</w:t>
        </w:r>
        <w:r>
          <w:rPr>
            <w:noProof/>
          </w:rPr>
          <w:tab/>
        </w:r>
        <w:r w:rsidRPr="009F21D0">
          <w:rPr>
            <w:rStyle w:val="Hyperlink"/>
            <w:noProof/>
          </w:rPr>
          <w:t>Total / Partial Control</w:t>
        </w:r>
        <w:r>
          <w:rPr>
            <w:noProof/>
            <w:webHidden/>
          </w:rPr>
          <w:tab/>
        </w:r>
        <w:r>
          <w:rPr>
            <w:noProof/>
            <w:webHidden/>
          </w:rPr>
          <w:fldChar w:fldCharType="begin"/>
        </w:r>
        <w:r>
          <w:rPr>
            <w:noProof/>
            <w:webHidden/>
          </w:rPr>
          <w:instrText xml:space="preserve"> PAGEREF _Toc338859353 \h </w:instrText>
        </w:r>
        <w:r>
          <w:rPr>
            <w:noProof/>
          </w:rPr>
        </w:r>
        <w:r>
          <w:rPr>
            <w:noProof/>
            <w:webHidden/>
          </w:rPr>
          <w:fldChar w:fldCharType="separate"/>
        </w:r>
        <w:r>
          <w:rPr>
            <w:noProof/>
            <w:webHidden/>
          </w:rPr>
          <w:t>38</w:t>
        </w:r>
        <w:r>
          <w:rPr>
            <w:noProof/>
            <w:webHidden/>
          </w:rPr>
          <w:fldChar w:fldCharType="end"/>
        </w:r>
      </w:hyperlink>
    </w:p>
    <w:p w:rsidR="00B27815" w:rsidRDefault="00B27815">
      <w:pPr>
        <w:pStyle w:val="TOC2"/>
        <w:tabs>
          <w:tab w:val="left" w:pos="960"/>
          <w:tab w:val="right" w:leader="dot" w:pos="10070"/>
        </w:tabs>
        <w:rPr>
          <w:noProof/>
        </w:rPr>
      </w:pPr>
      <w:hyperlink w:anchor="_Toc338859354" w:history="1">
        <w:r w:rsidRPr="009F21D0">
          <w:rPr>
            <w:rStyle w:val="Hyperlink"/>
            <w:noProof/>
          </w:rPr>
          <w:t>3.2</w:t>
        </w:r>
        <w:r>
          <w:rPr>
            <w:noProof/>
          </w:rPr>
          <w:tab/>
        </w:r>
        <w:r w:rsidRPr="009F21D0">
          <w:rPr>
            <w:rStyle w:val="Hyperlink"/>
            <w:noProof/>
          </w:rPr>
          <w:t>Unit Control</w:t>
        </w:r>
        <w:r>
          <w:rPr>
            <w:noProof/>
            <w:webHidden/>
          </w:rPr>
          <w:tab/>
        </w:r>
        <w:r>
          <w:rPr>
            <w:noProof/>
            <w:webHidden/>
          </w:rPr>
          <w:fldChar w:fldCharType="begin"/>
        </w:r>
        <w:r>
          <w:rPr>
            <w:noProof/>
            <w:webHidden/>
          </w:rPr>
          <w:instrText xml:space="preserve"> PAGEREF _Toc338859354 \h </w:instrText>
        </w:r>
        <w:r>
          <w:rPr>
            <w:noProof/>
          </w:rPr>
        </w:r>
        <w:r>
          <w:rPr>
            <w:noProof/>
            <w:webHidden/>
          </w:rPr>
          <w:fldChar w:fldCharType="separate"/>
        </w:r>
        <w:r>
          <w:rPr>
            <w:noProof/>
            <w:webHidden/>
          </w:rPr>
          <w:t>40</w:t>
        </w:r>
        <w:r>
          <w:rPr>
            <w:noProof/>
            <w:webHidden/>
          </w:rPr>
          <w:fldChar w:fldCharType="end"/>
        </w:r>
      </w:hyperlink>
    </w:p>
    <w:p w:rsidR="00B27815" w:rsidRDefault="00B27815">
      <w:pPr>
        <w:pStyle w:val="TOC2"/>
        <w:tabs>
          <w:tab w:val="left" w:pos="960"/>
          <w:tab w:val="right" w:leader="dot" w:pos="10070"/>
        </w:tabs>
        <w:rPr>
          <w:noProof/>
        </w:rPr>
      </w:pPr>
      <w:hyperlink w:anchor="_Toc338859355" w:history="1">
        <w:r w:rsidRPr="009F21D0">
          <w:rPr>
            <w:rStyle w:val="Hyperlink"/>
            <w:noProof/>
          </w:rPr>
          <w:t>3.3</w:t>
        </w:r>
        <w:r>
          <w:rPr>
            <w:noProof/>
          </w:rPr>
          <w:tab/>
        </w:r>
        <w:r w:rsidRPr="009F21D0">
          <w:rPr>
            <w:rStyle w:val="Hyperlink"/>
            <w:noProof/>
          </w:rPr>
          <w:t>Rules for Control</w:t>
        </w:r>
        <w:r>
          <w:rPr>
            <w:noProof/>
            <w:webHidden/>
          </w:rPr>
          <w:tab/>
        </w:r>
        <w:r>
          <w:rPr>
            <w:noProof/>
            <w:webHidden/>
          </w:rPr>
          <w:fldChar w:fldCharType="begin"/>
        </w:r>
        <w:r>
          <w:rPr>
            <w:noProof/>
            <w:webHidden/>
          </w:rPr>
          <w:instrText xml:space="preserve"> PAGEREF _Toc338859355 \h </w:instrText>
        </w:r>
        <w:r>
          <w:rPr>
            <w:noProof/>
          </w:rPr>
        </w:r>
        <w:r>
          <w:rPr>
            <w:noProof/>
            <w:webHidden/>
          </w:rPr>
          <w:fldChar w:fldCharType="separate"/>
        </w:r>
        <w:r>
          <w:rPr>
            <w:noProof/>
            <w:webHidden/>
          </w:rPr>
          <w:t>41</w:t>
        </w:r>
        <w:r>
          <w:rPr>
            <w:noProof/>
            <w:webHidden/>
          </w:rPr>
          <w:fldChar w:fldCharType="end"/>
        </w:r>
      </w:hyperlink>
    </w:p>
    <w:p w:rsidR="00B27815" w:rsidRDefault="00B27815">
      <w:pPr>
        <w:pStyle w:val="TOC3"/>
        <w:tabs>
          <w:tab w:val="left" w:pos="960"/>
          <w:tab w:val="right" w:leader="dot" w:pos="10070"/>
        </w:tabs>
        <w:rPr>
          <w:noProof/>
        </w:rPr>
      </w:pPr>
      <w:hyperlink w:anchor="_Toc338859356" w:history="1">
        <w:r w:rsidRPr="009F21D0">
          <w:rPr>
            <w:rStyle w:val="Hyperlink"/>
            <w:noProof/>
          </w:rPr>
          <w:t>3.3.1</w:t>
        </w:r>
        <w:r>
          <w:rPr>
            <w:noProof/>
          </w:rPr>
          <w:tab/>
        </w:r>
        <w:r w:rsidRPr="009F21D0">
          <w:rPr>
            <w:rStyle w:val="Hyperlink"/>
            <w:noProof/>
          </w:rPr>
          <w:t>Control of Translation</w:t>
        </w:r>
        <w:r>
          <w:rPr>
            <w:noProof/>
            <w:webHidden/>
          </w:rPr>
          <w:tab/>
        </w:r>
        <w:r>
          <w:rPr>
            <w:noProof/>
            <w:webHidden/>
          </w:rPr>
          <w:fldChar w:fldCharType="begin"/>
        </w:r>
        <w:r>
          <w:rPr>
            <w:noProof/>
            <w:webHidden/>
          </w:rPr>
          <w:instrText xml:space="preserve"> PAGEREF _Toc338859356 \h </w:instrText>
        </w:r>
        <w:r>
          <w:rPr>
            <w:noProof/>
          </w:rPr>
        </w:r>
        <w:r>
          <w:rPr>
            <w:noProof/>
            <w:webHidden/>
          </w:rPr>
          <w:fldChar w:fldCharType="separate"/>
        </w:r>
        <w:r>
          <w:rPr>
            <w:noProof/>
            <w:webHidden/>
          </w:rPr>
          <w:t>41</w:t>
        </w:r>
        <w:r>
          <w:rPr>
            <w:noProof/>
            <w:webHidden/>
          </w:rPr>
          <w:fldChar w:fldCharType="end"/>
        </w:r>
      </w:hyperlink>
    </w:p>
    <w:p w:rsidR="00B27815" w:rsidRDefault="00B27815">
      <w:pPr>
        <w:pStyle w:val="TOC3"/>
        <w:tabs>
          <w:tab w:val="left" w:pos="960"/>
          <w:tab w:val="right" w:leader="dot" w:pos="10070"/>
        </w:tabs>
        <w:rPr>
          <w:noProof/>
        </w:rPr>
      </w:pPr>
      <w:hyperlink w:anchor="_Toc338859357" w:history="1">
        <w:r w:rsidRPr="009F21D0">
          <w:rPr>
            <w:rStyle w:val="Hyperlink"/>
            <w:noProof/>
          </w:rPr>
          <w:t>3.3.2</w:t>
        </w:r>
        <w:r>
          <w:rPr>
            <w:noProof/>
          </w:rPr>
          <w:tab/>
        </w:r>
        <w:r w:rsidRPr="009F21D0">
          <w:rPr>
            <w:rStyle w:val="Hyperlink"/>
            <w:noProof/>
          </w:rPr>
          <w:t>Control of Business Rule</w:t>
        </w:r>
        <w:r>
          <w:rPr>
            <w:noProof/>
            <w:webHidden/>
          </w:rPr>
          <w:tab/>
        </w:r>
        <w:r>
          <w:rPr>
            <w:noProof/>
            <w:webHidden/>
          </w:rPr>
          <w:fldChar w:fldCharType="begin"/>
        </w:r>
        <w:r>
          <w:rPr>
            <w:noProof/>
            <w:webHidden/>
          </w:rPr>
          <w:instrText xml:space="preserve"> PAGEREF _Toc338859357 \h </w:instrText>
        </w:r>
        <w:r>
          <w:rPr>
            <w:noProof/>
          </w:rPr>
        </w:r>
        <w:r>
          <w:rPr>
            <w:noProof/>
            <w:webHidden/>
          </w:rPr>
          <w:fldChar w:fldCharType="separate"/>
        </w:r>
        <w:r>
          <w:rPr>
            <w:noProof/>
            <w:webHidden/>
          </w:rPr>
          <w:t>41</w:t>
        </w:r>
        <w:r>
          <w:rPr>
            <w:noProof/>
            <w:webHidden/>
          </w:rPr>
          <w:fldChar w:fldCharType="end"/>
        </w:r>
      </w:hyperlink>
    </w:p>
    <w:p w:rsidR="00B27815" w:rsidRDefault="00B27815">
      <w:pPr>
        <w:pStyle w:val="TOC1"/>
        <w:tabs>
          <w:tab w:val="left" w:pos="960"/>
          <w:tab w:val="right" w:leader="dot" w:pos="10070"/>
        </w:tabs>
        <w:rPr>
          <w:noProof/>
        </w:rPr>
      </w:pPr>
      <w:hyperlink w:anchor="_Toc338859358" w:history="1">
        <w:r w:rsidRPr="009F21D0">
          <w:rPr>
            <w:rStyle w:val="Hyperlink"/>
            <w:noProof/>
          </w:rPr>
          <w:t>4</w:t>
        </w:r>
        <w:r>
          <w:rPr>
            <w:noProof/>
          </w:rPr>
          <w:tab/>
        </w:r>
        <w:r w:rsidRPr="009F21D0">
          <w:rPr>
            <w:rStyle w:val="Hyperlink"/>
            <w:noProof/>
          </w:rPr>
          <w:t>Import</w:t>
        </w:r>
        <w:r>
          <w:rPr>
            <w:noProof/>
            <w:webHidden/>
          </w:rPr>
          <w:tab/>
        </w:r>
        <w:r>
          <w:rPr>
            <w:noProof/>
            <w:webHidden/>
          </w:rPr>
          <w:fldChar w:fldCharType="begin"/>
        </w:r>
        <w:r>
          <w:rPr>
            <w:noProof/>
            <w:webHidden/>
          </w:rPr>
          <w:instrText xml:space="preserve"> PAGEREF _Toc338859358 \h </w:instrText>
        </w:r>
        <w:r>
          <w:rPr>
            <w:noProof/>
          </w:rPr>
        </w:r>
        <w:r>
          <w:rPr>
            <w:noProof/>
            <w:webHidden/>
          </w:rPr>
          <w:fldChar w:fldCharType="separate"/>
        </w:r>
        <w:r>
          <w:rPr>
            <w:noProof/>
            <w:webHidden/>
          </w:rPr>
          <w:t>51</w:t>
        </w:r>
        <w:r>
          <w:rPr>
            <w:noProof/>
            <w:webHidden/>
          </w:rPr>
          <w:fldChar w:fldCharType="end"/>
        </w:r>
      </w:hyperlink>
    </w:p>
    <w:p w:rsidR="00B27815" w:rsidRDefault="00B27815">
      <w:pPr>
        <w:pStyle w:val="TOC2"/>
        <w:tabs>
          <w:tab w:val="left" w:pos="960"/>
          <w:tab w:val="right" w:leader="dot" w:pos="10070"/>
        </w:tabs>
        <w:rPr>
          <w:noProof/>
        </w:rPr>
      </w:pPr>
      <w:hyperlink w:anchor="_Toc338859359" w:history="1">
        <w:r w:rsidRPr="009F21D0">
          <w:rPr>
            <w:rStyle w:val="Hyperlink"/>
            <w:noProof/>
          </w:rPr>
          <w:t>4.1</w:t>
        </w:r>
        <w:r>
          <w:rPr>
            <w:noProof/>
          </w:rPr>
          <w:tab/>
        </w:r>
        <w:r w:rsidRPr="009F21D0">
          <w:rPr>
            <w:rStyle w:val="Hyperlink"/>
            <w:noProof/>
          </w:rPr>
          <w:t>Total Import</w:t>
        </w:r>
        <w:r>
          <w:rPr>
            <w:noProof/>
            <w:webHidden/>
          </w:rPr>
          <w:tab/>
        </w:r>
        <w:r>
          <w:rPr>
            <w:noProof/>
            <w:webHidden/>
          </w:rPr>
          <w:fldChar w:fldCharType="begin"/>
        </w:r>
        <w:r>
          <w:rPr>
            <w:noProof/>
            <w:webHidden/>
          </w:rPr>
          <w:instrText xml:space="preserve"> PAGEREF _Toc338859359 \h </w:instrText>
        </w:r>
        <w:r>
          <w:rPr>
            <w:noProof/>
          </w:rPr>
        </w:r>
        <w:r>
          <w:rPr>
            <w:noProof/>
            <w:webHidden/>
          </w:rPr>
          <w:fldChar w:fldCharType="separate"/>
        </w:r>
        <w:r>
          <w:rPr>
            <w:noProof/>
            <w:webHidden/>
          </w:rPr>
          <w:t>51</w:t>
        </w:r>
        <w:r>
          <w:rPr>
            <w:noProof/>
            <w:webHidden/>
          </w:rPr>
          <w:fldChar w:fldCharType="end"/>
        </w:r>
      </w:hyperlink>
    </w:p>
    <w:p w:rsidR="00B27815" w:rsidRDefault="00B27815">
      <w:pPr>
        <w:pStyle w:val="TOC2"/>
        <w:tabs>
          <w:tab w:val="left" w:pos="960"/>
          <w:tab w:val="right" w:leader="dot" w:pos="10070"/>
        </w:tabs>
        <w:rPr>
          <w:noProof/>
        </w:rPr>
      </w:pPr>
      <w:hyperlink w:anchor="_Toc338859360" w:history="1">
        <w:r w:rsidRPr="009F21D0">
          <w:rPr>
            <w:rStyle w:val="Hyperlink"/>
            <w:noProof/>
          </w:rPr>
          <w:t>4.2</w:t>
        </w:r>
        <w:r>
          <w:rPr>
            <w:noProof/>
          </w:rPr>
          <w:tab/>
        </w:r>
        <w:r w:rsidRPr="009F21D0">
          <w:rPr>
            <w:rStyle w:val="Hyperlink"/>
            <w:noProof/>
          </w:rPr>
          <w:t>Table Import</w:t>
        </w:r>
        <w:r>
          <w:rPr>
            <w:noProof/>
            <w:webHidden/>
          </w:rPr>
          <w:tab/>
        </w:r>
        <w:r>
          <w:rPr>
            <w:noProof/>
            <w:webHidden/>
          </w:rPr>
          <w:fldChar w:fldCharType="begin"/>
        </w:r>
        <w:r>
          <w:rPr>
            <w:noProof/>
            <w:webHidden/>
          </w:rPr>
          <w:instrText xml:space="preserve"> PAGEREF _Toc338859360 \h </w:instrText>
        </w:r>
        <w:r>
          <w:rPr>
            <w:noProof/>
          </w:rPr>
        </w:r>
        <w:r>
          <w:rPr>
            <w:noProof/>
            <w:webHidden/>
          </w:rPr>
          <w:fldChar w:fldCharType="separate"/>
        </w:r>
        <w:r>
          <w:rPr>
            <w:noProof/>
            <w:webHidden/>
          </w:rPr>
          <w:t>53</w:t>
        </w:r>
        <w:r>
          <w:rPr>
            <w:noProof/>
            <w:webHidden/>
          </w:rPr>
          <w:fldChar w:fldCharType="end"/>
        </w:r>
      </w:hyperlink>
    </w:p>
    <w:p w:rsidR="00B27815" w:rsidRDefault="00B27815">
      <w:pPr>
        <w:pStyle w:val="TOC2"/>
        <w:tabs>
          <w:tab w:val="left" w:pos="960"/>
          <w:tab w:val="right" w:leader="dot" w:pos="10070"/>
        </w:tabs>
        <w:rPr>
          <w:noProof/>
        </w:rPr>
      </w:pPr>
      <w:hyperlink w:anchor="_Toc338859361" w:history="1">
        <w:r w:rsidRPr="009F21D0">
          <w:rPr>
            <w:rStyle w:val="Hyperlink"/>
            <w:noProof/>
          </w:rPr>
          <w:t>4.3</w:t>
        </w:r>
        <w:r>
          <w:rPr>
            <w:noProof/>
          </w:rPr>
          <w:tab/>
        </w:r>
        <w:r w:rsidRPr="009F21D0">
          <w:rPr>
            <w:rStyle w:val="Hyperlink"/>
            <w:noProof/>
          </w:rPr>
          <w:t>Unit Import</w:t>
        </w:r>
        <w:r>
          <w:rPr>
            <w:noProof/>
            <w:webHidden/>
          </w:rPr>
          <w:tab/>
        </w:r>
        <w:r>
          <w:rPr>
            <w:noProof/>
            <w:webHidden/>
          </w:rPr>
          <w:fldChar w:fldCharType="begin"/>
        </w:r>
        <w:r>
          <w:rPr>
            <w:noProof/>
            <w:webHidden/>
          </w:rPr>
          <w:instrText xml:space="preserve"> PAGEREF _Toc338859361 \h </w:instrText>
        </w:r>
        <w:r>
          <w:rPr>
            <w:noProof/>
          </w:rPr>
        </w:r>
        <w:r>
          <w:rPr>
            <w:noProof/>
            <w:webHidden/>
          </w:rPr>
          <w:fldChar w:fldCharType="separate"/>
        </w:r>
        <w:r>
          <w:rPr>
            <w:noProof/>
            <w:webHidden/>
          </w:rPr>
          <w:t>56</w:t>
        </w:r>
        <w:r>
          <w:rPr>
            <w:noProof/>
            <w:webHidden/>
          </w:rPr>
          <w:fldChar w:fldCharType="end"/>
        </w:r>
      </w:hyperlink>
    </w:p>
    <w:p w:rsidR="00B27815" w:rsidRDefault="00B27815">
      <w:pPr>
        <w:pStyle w:val="TOC3"/>
        <w:tabs>
          <w:tab w:val="left" w:pos="960"/>
          <w:tab w:val="right" w:leader="dot" w:pos="10070"/>
        </w:tabs>
        <w:rPr>
          <w:noProof/>
        </w:rPr>
      </w:pPr>
      <w:hyperlink w:anchor="_Toc338859362" w:history="1">
        <w:r w:rsidRPr="009F21D0">
          <w:rPr>
            <w:rStyle w:val="Hyperlink"/>
            <w:noProof/>
          </w:rPr>
          <w:t>4.3.1</w:t>
        </w:r>
        <w:r>
          <w:rPr>
            <w:noProof/>
          </w:rPr>
          <w:tab/>
        </w:r>
        <w:r w:rsidRPr="009F21D0">
          <w:rPr>
            <w:rStyle w:val="Hyperlink"/>
            <w:noProof/>
          </w:rPr>
          <w:t>Common Case</w:t>
        </w:r>
        <w:r>
          <w:rPr>
            <w:noProof/>
            <w:webHidden/>
          </w:rPr>
          <w:tab/>
        </w:r>
        <w:r>
          <w:rPr>
            <w:noProof/>
            <w:webHidden/>
          </w:rPr>
          <w:fldChar w:fldCharType="begin"/>
        </w:r>
        <w:r>
          <w:rPr>
            <w:noProof/>
            <w:webHidden/>
          </w:rPr>
          <w:instrText xml:space="preserve"> PAGEREF _Toc338859362 \h </w:instrText>
        </w:r>
        <w:r>
          <w:rPr>
            <w:noProof/>
          </w:rPr>
        </w:r>
        <w:r>
          <w:rPr>
            <w:noProof/>
            <w:webHidden/>
          </w:rPr>
          <w:fldChar w:fldCharType="separate"/>
        </w:r>
        <w:r>
          <w:rPr>
            <w:noProof/>
            <w:webHidden/>
          </w:rPr>
          <w:t>56</w:t>
        </w:r>
        <w:r>
          <w:rPr>
            <w:noProof/>
            <w:webHidden/>
          </w:rPr>
          <w:fldChar w:fldCharType="end"/>
        </w:r>
      </w:hyperlink>
    </w:p>
    <w:p w:rsidR="00B27815" w:rsidRDefault="00B27815">
      <w:pPr>
        <w:pStyle w:val="TOC3"/>
        <w:tabs>
          <w:tab w:val="left" w:pos="960"/>
          <w:tab w:val="right" w:leader="dot" w:pos="10070"/>
        </w:tabs>
        <w:rPr>
          <w:noProof/>
        </w:rPr>
      </w:pPr>
      <w:hyperlink w:anchor="_Toc338859363" w:history="1">
        <w:r w:rsidRPr="009F21D0">
          <w:rPr>
            <w:rStyle w:val="Hyperlink"/>
            <w:noProof/>
          </w:rPr>
          <w:t>4.3.2</w:t>
        </w:r>
        <w:r>
          <w:rPr>
            <w:noProof/>
          </w:rPr>
          <w:tab/>
        </w:r>
        <w:r w:rsidRPr="009F21D0">
          <w:rPr>
            <w:rStyle w:val="Hyperlink"/>
            <w:noProof/>
          </w:rPr>
          <w:t>Unit Import for Food Links / Recipe Links</w:t>
        </w:r>
        <w:r>
          <w:rPr>
            <w:noProof/>
            <w:webHidden/>
          </w:rPr>
          <w:tab/>
        </w:r>
        <w:r>
          <w:rPr>
            <w:noProof/>
            <w:webHidden/>
          </w:rPr>
          <w:fldChar w:fldCharType="begin"/>
        </w:r>
        <w:r>
          <w:rPr>
            <w:noProof/>
            <w:webHidden/>
          </w:rPr>
          <w:instrText xml:space="preserve"> PAGEREF _Toc338859363 \h </w:instrText>
        </w:r>
        <w:r>
          <w:rPr>
            <w:noProof/>
          </w:rPr>
        </w:r>
        <w:r>
          <w:rPr>
            <w:noProof/>
            <w:webHidden/>
          </w:rPr>
          <w:fldChar w:fldCharType="separate"/>
        </w:r>
        <w:r>
          <w:rPr>
            <w:noProof/>
            <w:webHidden/>
          </w:rPr>
          <w:t>58</w:t>
        </w:r>
        <w:r>
          <w:rPr>
            <w:noProof/>
            <w:webHidden/>
          </w:rPr>
          <w:fldChar w:fldCharType="end"/>
        </w:r>
      </w:hyperlink>
    </w:p>
    <w:p w:rsidR="00B27815" w:rsidRDefault="00B27815">
      <w:pPr>
        <w:pStyle w:val="TOC3"/>
        <w:tabs>
          <w:tab w:val="left" w:pos="960"/>
          <w:tab w:val="right" w:leader="dot" w:pos="10070"/>
        </w:tabs>
        <w:rPr>
          <w:noProof/>
        </w:rPr>
      </w:pPr>
      <w:hyperlink w:anchor="_Toc338859364" w:history="1">
        <w:r w:rsidRPr="009F21D0">
          <w:rPr>
            <w:rStyle w:val="Hyperlink"/>
            <w:noProof/>
          </w:rPr>
          <w:t>4.3.3</w:t>
        </w:r>
        <w:r>
          <w:rPr>
            <w:noProof/>
          </w:rPr>
          <w:tab/>
        </w:r>
        <w:r w:rsidRPr="009F21D0">
          <w:rPr>
            <w:rStyle w:val="Hyperlink"/>
            <w:noProof/>
          </w:rPr>
          <w:t>Unit Import for FoodList / Recipe List</w:t>
        </w:r>
        <w:r>
          <w:rPr>
            <w:noProof/>
            <w:webHidden/>
          </w:rPr>
          <w:tab/>
        </w:r>
        <w:r>
          <w:rPr>
            <w:noProof/>
            <w:webHidden/>
          </w:rPr>
          <w:fldChar w:fldCharType="begin"/>
        </w:r>
        <w:r>
          <w:rPr>
            <w:noProof/>
            <w:webHidden/>
          </w:rPr>
          <w:instrText xml:space="preserve"> PAGEREF _Toc338859364 \h </w:instrText>
        </w:r>
        <w:r>
          <w:rPr>
            <w:noProof/>
          </w:rPr>
        </w:r>
        <w:r>
          <w:rPr>
            <w:noProof/>
            <w:webHidden/>
          </w:rPr>
          <w:fldChar w:fldCharType="separate"/>
        </w:r>
        <w:r>
          <w:rPr>
            <w:noProof/>
            <w:webHidden/>
          </w:rPr>
          <w:t>59</w:t>
        </w:r>
        <w:r>
          <w:rPr>
            <w:noProof/>
            <w:webHidden/>
          </w:rPr>
          <w:fldChar w:fldCharType="end"/>
        </w:r>
      </w:hyperlink>
    </w:p>
    <w:p w:rsidR="00B27815" w:rsidRDefault="00B27815">
      <w:pPr>
        <w:pStyle w:val="TOC2"/>
        <w:tabs>
          <w:tab w:val="left" w:pos="960"/>
          <w:tab w:val="right" w:leader="dot" w:pos="10070"/>
        </w:tabs>
        <w:rPr>
          <w:noProof/>
        </w:rPr>
      </w:pPr>
      <w:hyperlink w:anchor="_Toc338859365" w:history="1">
        <w:r w:rsidRPr="009F21D0">
          <w:rPr>
            <w:rStyle w:val="Hyperlink"/>
            <w:noProof/>
          </w:rPr>
          <w:t>4.4</w:t>
        </w:r>
        <w:r>
          <w:rPr>
            <w:noProof/>
          </w:rPr>
          <w:tab/>
        </w:r>
        <w:r w:rsidRPr="009F21D0">
          <w:rPr>
            <w:rStyle w:val="Hyperlink"/>
            <w:noProof/>
          </w:rPr>
          <w:t>CSV Import</w:t>
        </w:r>
        <w:r>
          <w:rPr>
            <w:noProof/>
            <w:webHidden/>
          </w:rPr>
          <w:tab/>
        </w:r>
        <w:r>
          <w:rPr>
            <w:noProof/>
            <w:webHidden/>
          </w:rPr>
          <w:fldChar w:fldCharType="begin"/>
        </w:r>
        <w:r>
          <w:rPr>
            <w:noProof/>
            <w:webHidden/>
          </w:rPr>
          <w:instrText xml:space="preserve"> PAGEREF _Toc338859365 \h </w:instrText>
        </w:r>
        <w:r>
          <w:rPr>
            <w:noProof/>
          </w:rPr>
        </w:r>
        <w:r>
          <w:rPr>
            <w:noProof/>
            <w:webHidden/>
          </w:rPr>
          <w:fldChar w:fldCharType="separate"/>
        </w:r>
        <w:r>
          <w:rPr>
            <w:noProof/>
            <w:webHidden/>
          </w:rPr>
          <w:t>61</w:t>
        </w:r>
        <w:r>
          <w:rPr>
            <w:noProof/>
            <w:webHidden/>
          </w:rPr>
          <w:fldChar w:fldCharType="end"/>
        </w:r>
      </w:hyperlink>
    </w:p>
    <w:p w:rsidR="00B27815" w:rsidRDefault="00B27815">
      <w:pPr>
        <w:pStyle w:val="TOC3"/>
        <w:tabs>
          <w:tab w:val="left" w:pos="960"/>
          <w:tab w:val="right" w:leader="dot" w:pos="10070"/>
        </w:tabs>
        <w:rPr>
          <w:noProof/>
        </w:rPr>
      </w:pPr>
      <w:hyperlink w:anchor="_Toc338859366" w:history="1">
        <w:r w:rsidRPr="009F21D0">
          <w:rPr>
            <w:rStyle w:val="Hyperlink"/>
            <w:noProof/>
          </w:rPr>
          <w:t>4.4.1</w:t>
        </w:r>
        <w:r>
          <w:rPr>
            <w:noProof/>
          </w:rPr>
          <w:tab/>
        </w:r>
        <w:r w:rsidRPr="009F21D0">
          <w:rPr>
            <w:rStyle w:val="Hyperlink"/>
            <w:noProof/>
          </w:rPr>
          <w:t>Example of csv import</w:t>
        </w:r>
        <w:r>
          <w:rPr>
            <w:noProof/>
            <w:webHidden/>
          </w:rPr>
          <w:tab/>
        </w:r>
        <w:r>
          <w:rPr>
            <w:noProof/>
            <w:webHidden/>
          </w:rPr>
          <w:fldChar w:fldCharType="begin"/>
        </w:r>
        <w:r>
          <w:rPr>
            <w:noProof/>
            <w:webHidden/>
          </w:rPr>
          <w:instrText xml:space="preserve"> PAGEREF _Toc338859366 \h </w:instrText>
        </w:r>
        <w:r>
          <w:rPr>
            <w:noProof/>
          </w:rPr>
        </w:r>
        <w:r>
          <w:rPr>
            <w:noProof/>
            <w:webHidden/>
          </w:rPr>
          <w:fldChar w:fldCharType="separate"/>
        </w:r>
        <w:r>
          <w:rPr>
            <w:noProof/>
            <w:webHidden/>
          </w:rPr>
          <w:t>62</w:t>
        </w:r>
        <w:r>
          <w:rPr>
            <w:noProof/>
            <w:webHidden/>
          </w:rPr>
          <w:fldChar w:fldCharType="end"/>
        </w:r>
      </w:hyperlink>
    </w:p>
    <w:p w:rsidR="00B27815" w:rsidRDefault="00B27815">
      <w:pPr>
        <w:pStyle w:val="TOC3"/>
        <w:tabs>
          <w:tab w:val="left" w:pos="960"/>
          <w:tab w:val="right" w:leader="dot" w:pos="10070"/>
        </w:tabs>
        <w:rPr>
          <w:noProof/>
        </w:rPr>
      </w:pPr>
      <w:hyperlink w:anchor="_Toc338859367" w:history="1">
        <w:r w:rsidRPr="009F21D0">
          <w:rPr>
            <w:rStyle w:val="Hyperlink"/>
            <w:noProof/>
          </w:rPr>
          <w:t>4.4.2</w:t>
        </w:r>
        <w:r>
          <w:rPr>
            <w:noProof/>
          </w:rPr>
          <w:tab/>
        </w:r>
        <w:r w:rsidRPr="009F21D0">
          <w:rPr>
            <w:rStyle w:val="Hyperlink"/>
            <w:noProof/>
          </w:rPr>
          <w:t>FoodList</w:t>
        </w:r>
        <w:r>
          <w:rPr>
            <w:noProof/>
            <w:webHidden/>
          </w:rPr>
          <w:tab/>
        </w:r>
        <w:r>
          <w:rPr>
            <w:noProof/>
            <w:webHidden/>
          </w:rPr>
          <w:fldChar w:fldCharType="begin"/>
        </w:r>
        <w:r>
          <w:rPr>
            <w:noProof/>
            <w:webHidden/>
          </w:rPr>
          <w:instrText xml:space="preserve"> PAGEREF _Toc338859367 \h </w:instrText>
        </w:r>
        <w:r>
          <w:rPr>
            <w:noProof/>
          </w:rPr>
        </w:r>
        <w:r>
          <w:rPr>
            <w:noProof/>
            <w:webHidden/>
          </w:rPr>
          <w:fldChar w:fldCharType="separate"/>
        </w:r>
        <w:r>
          <w:rPr>
            <w:noProof/>
            <w:webHidden/>
          </w:rPr>
          <w:t>63</w:t>
        </w:r>
        <w:r>
          <w:rPr>
            <w:noProof/>
            <w:webHidden/>
          </w:rPr>
          <w:fldChar w:fldCharType="end"/>
        </w:r>
      </w:hyperlink>
    </w:p>
    <w:p w:rsidR="00B27815" w:rsidRDefault="00B27815">
      <w:pPr>
        <w:pStyle w:val="TOC3"/>
        <w:tabs>
          <w:tab w:val="left" w:pos="960"/>
          <w:tab w:val="right" w:leader="dot" w:pos="10070"/>
        </w:tabs>
        <w:rPr>
          <w:noProof/>
        </w:rPr>
      </w:pPr>
      <w:hyperlink w:anchor="_Toc338859368" w:history="1">
        <w:r w:rsidRPr="009F21D0">
          <w:rPr>
            <w:rStyle w:val="Hyperlink"/>
            <w:noProof/>
          </w:rPr>
          <w:t>4.4.3</w:t>
        </w:r>
        <w:r>
          <w:rPr>
            <w:noProof/>
          </w:rPr>
          <w:tab/>
        </w:r>
        <w:r w:rsidRPr="009F21D0">
          <w:rPr>
            <w:rStyle w:val="Hyperlink"/>
            <w:noProof/>
          </w:rPr>
          <w:t>BrandName</w:t>
        </w:r>
        <w:r>
          <w:rPr>
            <w:noProof/>
            <w:webHidden/>
          </w:rPr>
          <w:tab/>
        </w:r>
        <w:r>
          <w:rPr>
            <w:noProof/>
            <w:webHidden/>
          </w:rPr>
          <w:fldChar w:fldCharType="begin"/>
        </w:r>
        <w:r>
          <w:rPr>
            <w:noProof/>
            <w:webHidden/>
          </w:rPr>
          <w:instrText xml:space="preserve"> PAGEREF _Toc338859368 \h </w:instrText>
        </w:r>
        <w:r>
          <w:rPr>
            <w:noProof/>
          </w:rPr>
        </w:r>
        <w:r>
          <w:rPr>
            <w:noProof/>
            <w:webHidden/>
          </w:rPr>
          <w:fldChar w:fldCharType="separate"/>
        </w:r>
        <w:r>
          <w:rPr>
            <w:noProof/>
            <w:webHidden/>
          </w:rPr>
          <w:t>63</w:t>
        </w:r>
        <w:r>
          <w:rPr>
            <w:noProof/>
            <w:webHidden/>
          </w:rPr>
          <w:fldChar w:fldCharType="end"/>
        </w:r>
      </w:hyperlink>
    </w:p>
    <w:p w:rsidR="00B27815" w:rsidRDefault="00B27815">
      <w:pPr>
        <w:pStyle w:val="TOC1"/>
        <w:tabs>
          <w:tab w:val="left" w:pos="960"/>
          <w:tab w:val="right" w:leader="dot" w:pos="10070"/>
        </w:tabs>
        <w:rPr>
          <w:noProof/>
        </w:rPr>
      </w:pPr>
      <w:hyperlink w:anchor="_Toc338859369" w:history="1">
        <w:r w:rsidRPr="009F21D0">
          <w:rPr>
            <w:rStyle w:val="Hyperlink"/>
            <w:noProof/>
          </w:rPr>
          <w:t>5</w:t>
        </w:r>
        <w:r>
          <w:rPr>
            <w:noProof/>
          </w:rPr>
          <w:tab/>
        </w:r>
        <w:r w:rsidRPr="009F21D0">
          <w:rPr>
            <w:rStyle w:val="Hyperlink"/>
            <w:noProof/>
          </w:rPr>
          <w:t>Export</w:t>
        </w:r>
        <w:r>
          <w:rPr>
            <w:noProof/>
            <w:webHidden/>
          </w:rPr>
          <w:tab/>
        </w:r>
        <w:r>
          <w:rPr>
            <w:noProof/>
            <w:webHidden/>
          </w:rPr>
          <w:fldChar w:fldCharType="begin"/>
        </w:r>
        <w:r>
          <w:rPr>
            <w:noProof/>
            <w:webHidden/>
          </w:rPr>
          <w:instrText xml:space="preserve"> PAGEREF _Toc338859369 \h </w:instrText>
        </w:r>
        <w:r>
          <w:rPr>
            <w:noProof/>
          </w:rPr>
        </w:r>
        <w:r>
          <w:rPr>
            <w:noProof/>
            <w:webHidden/>
          </w:rPr>
          <w:fldChar w:fldCharType="separate"/>
        </w:r>
        <w:r>
          <w:rPr>
            <w:noProof/>
            <w:webHidden/>
          </w:rPr>
          <w:t>64</w:t>
        </w:r>
        <w:r>
          <w:rPr>
            <w:noProof/>
            <w:webHidden/>
          </w:rPr>
          <w:fldChar w:fldCharType="end"/>
        </w:r>
      </w:hyperlink>
    </w:p>
    <w:p w:rsidR="00B27815" w:rsidRDefault="00B27815">
      <w:pPr>
        <w:pStyle w:val="TOC2"/>
        <w:tabs>
          <w:tab w:val="left" w:pos="960"/>
          <w:tab w:val="right" w:leader="dot" w:pos="10070"/>
        </w:tabs>
        <w:rPr>
          <w:noProof/>
        </w:rPr>
      </w:pPr>
      <w:hyperlink w:anchor="_Toc338859370" w:history="1">
        <w:r w:rsidRPr="009F21D0">
          <w:rPr>
            <w:rStyle w:val="Hyperlink"/>
            <w:noProof/>
          </w:rPr>
          <w:t>5.1</w:t>
        </w:r>
        <w:r>
          <w:rPr>
            <w:noProof/>
          </w:rPr>
          <w:tab/>
        </w:r>
        <w:r w:rsidRPr="009F21D0">
          <w:rPr>
            <w:rStyle w:val="Hyperlink"/>
            <w:noProof/>
          </w:rPr>
          <w:t>Create Epicsoft Database</w:t>
        </w:r>
        <w:r>
          <w:rPr>
            <w:noProof/>
            <w:webHidden/>
          </w:rPr>
          <w:tab/>
        </w:r>
        <w:r>
          <w:rPr>
            <w:noProof/>
            <w:webHidden/>
          </w:rPr>
          <w:fldChar w:fldCharType="begin"/>
        </w:r>
        <w:r>
          <w:rPr>
            <w:noProof/>
            <w:webHidden/>
          </w:rPr>
          <w:instrText xml:space="preserve"> PAGEREF _Toc338859370 \h </w:instrText>
        </w:r>
        <w:r>
          <w:rPr>
            <w:noProof/>
          </w:rPr>
        </w:r>
        <w:r>
          <w:rPr>
            <w:noProof/>
            <w:webHidden/>
          </w:rPr>
          <w:fldChar w:fldCharType="separate"/>
        </w:r>
        <w:r>
          <w:rPr>
            <w:noProof/>
            <w:webHidden/>
          </w:rPr>
          <w:t>65</w:t>
        </w:r>
        <w:r>
          <w:rPr>
            <w:noProof/>
            <w:webHidden/>
          </w:rPr>
          <w:fldChar w:fldCharType="end"/>
        </w:r>
      </w:hyperlink>
    </w:p>
    <w:p w:rsidR="00B27815" w:rsidRDefault="00B27815">
      <w:pPr>
        <w:pStyle w:val="TOC2"/>
        <w:tabs>
          <w:tab w:val="left" w:pos="960"/>
          <w:tab w:val="right" w:leader="dot" w:pos="10070"/>
        </w:tabs>
        <w:rPr>
          <w:noProof/>
        </w:rPr>
      </w:pPr>
      <w:hyperlink w:anchor="_Toc338859371" w:history="1">
        <w:r w:rsidRPr="009F21D0">
          <w:rPr>
            <w:rStyle w:val="Hyperlink"/>
            <w:noProof/>
          </w:rPr>
          <w:t>5.2</w:t>
        </w:r>
        <w:r>
          <w:rPr>
            <w:noProof/>
          </w:rPr>
          <w:tab/>
        </w:r>
        <w:r w:rsidRPr="009F21D0">
          <w:rPr>
            <w:rStyle w:val="Hyperlink"/>
            <w:noProof/>
          </w:rPr>
          <w:t>Export IM Database for Decentralized Mode</w:t>
        </w:r>
        <w:r>
          <w:rPr>
            <w:noProof/>
            <w:webHidden/>
          </w:rPr>
          <w:tab/>
        </w:r>
        <w:r>
          <w:rPr>
            <w:noProof/>
            <w:webHidden/>
          </w:rPr>
          <w:fldChar w:fldCharType="begin"/>
        </w:r>
        <w:r>
          <w:rPr>
            <w:noProof/>
            <w:webHidden/>
          </w:rPr>
          <w:instrText xml:space="preserve"> PAGEREF _Toc338859371 \h </w:instrText>
        </w:r>
        <w:r>
          <w:rPr>
            <w:noProof/>
          </w:rPr>
        </w:r>
        <w:r>
          <w:rPr>
            <w:noProof/>
            <w:webHidden/>
          </w:rPr>
          <w:fldChar w:fldCharType="separate"/>
        </w:r>
        <w:r>
          <w:rPr>
            <w:noProof/>
            <w:webHidden/>
          </w:rPr>
          <w:t>67</w:t>
        </w:r>
        <w:r>
          <w:rPr>
            <w:noProof/>
            <w:webHidden/>
          </w:rPr>
          <w:fldChar w:fldCharType="end"/>
        </w:r>
      </w:hyperlink>
    </w:p>
    <w:p w:rsidR="00B27815" w:rsidRDefault="00B27815">
      <w:pPr>
        <w:pStyle w:val="TOC2"/>
        <w:tabs>
          <w:tab w:val="left" w:pos="960"/>
          <w:tab w:val="right" w:leader="dot" w:pos="10070"/>
        </w:tabs>
        <w:rPr>
          <w:noProof/>
        </w:rPr>
      </w:pPr>
      <w:hyperlink w:anchor="_Toc338859372" w:history="1">
        <w:r w:rsidRPr="009F21D0">
          <w:rPr>
            <w:rStyle w:val="Hyperlink"/>
            <w:noProof/>
          </w:rPr>
          <w:t>5.3</w:t>
        </w:r>
        <w:r>
          <w:rPr>
            <w:noProof/>
          </w:rPr>
          <w:tab/>
        </w:r>
        <w:r w:rsidRPr="009F21D0">
          <w:rPr>
            <w:rStyle w:val="Hyperlink"/>
            <w:noProof/>
          </w:rPr>
          <w:t>Import IM Parameter</w:t>
        </w:r>
        <w:r>
          <w:rPr>
            <w:noProof/>
            <w:webHidden/>
          </w:rPr>
          <w:tab/>
        </w:r>
        <w:r>
          <w:rPr>
            <w:noProof/>
            <w:webHidden/>
          </w:rPr>
          <w:fldChar w:fldCharType="begin"/>
        </w:r>
        <w:r>
          <w:rPr>
            <w:noProof/>
            <w:webHidden/>
          </w:rPr>
          <w:instrText xml:space="preserve"> PAGEREF _Toc338859372 \h </w:instrText>
        </w:r>
        <w:r>
          <w:rPr>
            <w:noProof/>
          </w:rPr>
        </w:r>
        <w:r>
          <w:rPr>
            <w:noProof/>
            <w:webHidden/>
          </w:rPr>
          <w:fldChar w:fldCharType="separate"/>
        </w:r>
        <w:r>
          <w:rPr>
            <w:noProof/>
            <w:webHidden/>
          </w:rPr>
          <w:t>69</w:t>
        </w:r>
        <w:r>
          <w:rPr>
            <w:noProof/>
            <w:webHidden/>
          </w:rPr>
          <w:fldChar w:fldCharType="end"/>
        </w:r>
      </w:hyperlink>
    </w:p>
    <w:p w:rsidR="00B27815" w:rsidRDefault="00B27815">
      <w:pPr>
        <w:pStyle w:val="TOC1"/>
        <w:tabs>
          <w:tab w:val="left" w:pos="960"/>
          <w:tab w:val="right" w:leader="dot" w:pos="10070"/>
        </w:tabs>
        <w:rPr>
          <w:noProof/>
        </w:rPr>
      </w:pPr>
      <w:hyperlink w:anchor="_Toc338859373" w:history="1">
        <w:r w:rsidRPr="009F21D0">
          <w:rPr>
            <w:rStyle w:val="Hyperlink"/>
            <w:noProof/>
          </w:rPr>
          <w:t>6</w:t>
        </w:r>
        <w:r>
          <w:rPr>
            <w:noProof/>
          </w:rPr>
          <w:tab/>
        </w:r>
        <w:r w:rsidRPr="009F21D0">
          <w:rPr>
            <w:rStyle w:val="Hyperlink"/>
            <w:noProof/>
          </w:rPr>
          <w:t>Online Help</w:t>
        </w:r>
        <w:r>
          <w:rPr>
            <w:noProof/>
            <w:webHidden/>
          </w:rPr>
          <w:tab/>
        </w:r>
        <w:r>
          <w:rPr>
            <w:noProof/>
            <w:webHidden/>
          </w:rPr>
          <w:fldChar w:fldCharType="begin"/>
        </w:r>
        <w:r>
          <w:rPr>
            <w:noProof/>
            <w:webHidden/>
          </w:rPr>
          <w:instrText xml:space="preserve"> PAGEREF _Toc338859373 \h </w:instrText>
        </w:r>
        <w:r>
          <w:rPr>
            <w:noProof/>
          </w:rPr>
        </w:r>
        <w:r>
          <w:rPr>
            <w:noProof/>
            <w:webHidden/>
          </w:rPr>
          <w:fldChar w:fldCharType="separate"/>
        </w:r>
        <w:r>
          <w:rPr>
            <w:noProof/>
            <w:webHidden/>
          </w:rPr>
          <w:t>70</w:t>
        </w:r>
        <w:r>
          <w:rPr>
            <w:noProof/>
            <w:webHidden/>
          </w:rPr>
          <w:fldChar w:fldCharType="end"/>
        </w:r>
      </w:hyperlink>
    </w:p>
    <w:p w:rsidR="00B27815" w:rsidRDefault="00B27815">
      <w:pPr>
        <w:pStyle w:val="TOC2"/>
        <w:tabs>
          <w:tab w:val="left" w:pos="960"/>
          <w:tab w:val="right" w:leader="dot" w:pos="10070"/>
        </w:tabs>
        <w:rPr>
          <w:noProof/>
        </w:rPr>
      </w:pPr>
      <w:hyperlink w:anchor="_Toc338859374" w:history="1">
        <w:r w:rsidRPr="009F21D0">
          <w:rPr>
            <w:rStyle w:val="Hyperlink"/>
            <w:noProof/>
          </w:rPr>
          <w:t>6.1</w:t>
        </w:r>
        <w:r>
          <w:rPr>
            <w:noProof/>
          </w:rPr>
          <w:tab/>
        </w:r>
        <w:r w:rsidRPr="009F21D0">
          <w:rPr>
            <w:rStyle w:val="Hyperlink"/>
            <w:noProof/>
          </w:rPr>
          <w:t>Structure the help</w:t>
        </w:r>
        <w:r>
          <w:rPr>
            <w:noProof/>
            <w:webHidden/>
          </w:rPr>
          <w:tab/>
        </w:r>
        <w:r>
          <w:rPr>
            <w:noProof/>
            <w:webHidden/>
          </w:rPr>
          <w:fldChar w:fldCharType="begin"/>
        </w:r>
        <w:r>
          <w:rPr>
            <w:noProof/>
            <w:webHidden/>
          </w:rPr>
          <w:instrText xml:space="preserve"> PAGEREF _Toc338859374 \h </w:instrText>
        </w:r>
        <w:r>
          <w:rPr>
            <w:noProof/>
          </w:rPr>
        </w:r>
        <w:r>
          <w:rPr>
            <w:noProof/>
            <w:webHidden/>
          </w:rPr>
          <w:fldChar w:fldCharType="separate"/>
        </w:r>
        <w:r>
          <w:rPr>
            <w:noProof/>
            <w:webHidden/>
          </w:rPr>
          <w:t>70</w:t>
        </w:r>
        <w:r>
          <w:rPr>
            <w:noProof/>
            <w:webHidden/>
          </w:rPr>
          <w:fldChar w:fldCharType="end"/>
        </w:r>
      </w:hyperlink>
    </w:p>
    <w:p w:rsidR="00B27815" w:rsidRDefault="00B27815">
      <w:pPr>
        <w:pStyle w:val="TOC2"/>
        <w:tabs>
          <w:tab w:val="left" w:pos="960"/>
          <w:tab w:val="right" w:leader="dot" w:pos="10070"/>
        </w:tabs>
        <w:rPr>
          <w:noProof/>
        </w:rPr>
      </w:pPr>
      <w:hyperlink w:anchor="_Toc338859375" w:history="1">
        <w:r w:rsidRPr="009F21D0">
          <w:rPr>
            <w:rStyle w:val="Hyperlink"/>
            <w:noProof/>
          </w:rPr>
          <w:t>6.2</w:t>
        </w:r>
        <w:r>
          <w:rPr>
            <w:noProof/>
          </w:rPr>
          <w:tab/>
        </w:r>
        <w:r w:rsidRPr="009F21D0">
          <w:rPr>
            <w:rStyle w:val="Hyperlink"/>
            <w:noProof/>
          </w:rPr>
          <w:t>Administration</w:t>
        </w:r>
        <w:r>
          <w:rPr>
            <w:noProof/>
            <w:webHidden/>
          </w:rPr>
          <w:tab/>
        </w:r>
        <w:r>
          <w:rPr>
            <w:noProof/>
            <w:webHidden/>
          </w:rPr>
          <w:fldChar w:fldCharType="begin"/>
        </w:r>
        <w:r>
          <w:rPr>
            <w:noProof/>
            <w:webHidden/>
          </w:rPr>
          <w:instrText xml:space="preserve"> PAGEREF _Toc338859375 \h </w:instrText>
        </w:r>
        <w:r>
          <w:rPr>
            <w:noProof/>
          </w:rPr>
        </w:r>
        <w:r>
          <w:rPr>
            <w:noProof/>
            <w:webHidden/>
          </w:rPr>
          <w:fldChar w:fldCharType="separate"/>
        </w:r>
        <w:r>
          <w:rPr>
            <w:noProof/>
            <w:webHidden/>
          </w:rPr>
          <w:t>71</w:t>
        </w:r>
        <w:r>
          <w:rPr>
            <w:noProof/>
            <w:webHidden/>
          </w:rPr>
          <w:fldChar w:fldCharType="end"/>
        </w:r>
      </w:hyperlink>
    </w:p>
    <w:p w:rsidR="00B27815" w:rsidRDefault="00B27815">
      <w:pPr>
        <w:pStyle w:val="TOC2"/>
        <w:tabs>
          <w:tab w:val="left" w:pos="960"/>
          <w:tab w:val="right" w:leader="dot" w:pos="10070"/>
        </w:tabs>
        <w:rPr>
          <w:noProof/>
        </w:rPr>
      </w:pPr>
      <w:hyperlink w:anchor="_Toc338859376" w:history="1">
        <w:r w:rsidRPr="009F21D0">
          <w:rPr>
            <w:rStyle w:val="Hyperlink"/>
            <w:noProof/>
          </w:rPr>
          <w:t>6.3</w:t>
        </w:r>
        <w:r>
          <w:rPr>
            <w:noProof/>
          </w:rPr>
          <w:tab/>
        </w:r>
        <w:r w:rsidRPr="009F21D0">
          <w:rPr>
            <w:rStyle w:val="Hyperlink"/>
            <w:noProof/>
          </w:rPr>
          <w:t>Accessing the help</w:t>
        </w:r>
        <w:r>
          <w:rPr>
            <w:noProof/>
            <w:webHidden/>
          </w:rPr>
          <w:tab/>
        </w:r>
        <w:r>
          <w:rPr>
            <w:noProof/>
            <w:webHidden/>
          </w:rPr>
          <w:fldChar w:fldCharType="begin"/>
        </w:r>
        <w:r>
          <w:rPr>
            <w:noProof/>
            <w:webHidden/>
          </w:rPr>
          <w:instrText xml:space="preserve"> PAGEREF _Toc338859376 \h </w:instrText>
        </w:r>
        <w:r>
          <w:rPr>
            <w:noProof/>
          </w:rPr>
        </w:r>
        <w:r>
          <w:rPr>
            <w:noProof/>
            <w:webHidden/>
          </w:rPr>
          <w:fldChar w:fldCharType="separate"/>
        </w:r>
        <w:r>
          <w:rPr>
            <w:noProof/>
            <w:webHidden/>
          </w:rPr>
          <w:t>72</w:t>
        </w:r>
        <w:r>
          <w:rPr>
            <w:noProof/>
            <w:webHidden/>
          </w:rPr>
          <w:fldChar w:fldCharType="end"/>
        </w:r>
      </w:hyperlink>
    </w:p>
    <w:p w:rsidR="00B27815" w:rsidRDefault="00B27815">
      <w:pPr>
        <w:pStyle w:val="TOC1"/>
        <w:tabs>
          <w:tab w:val="left" w:pos="960"/>
          <w:tab w:val="right" w:leader="dot" w:pos="10070"/>
        </w:tabs>
        <w:rPr>
          <w:noProof/>
        </w:rPr>
      </w:pPr>
      <w:hyperlink w:anchor="_Toc338859377" w:history="1">
        <w:r w:rsidRPr="009F21D0">
          <w:rPr>
            <w:rStyle w:val="Hyperlink"/>
            <w:noProof/>
          </w:rPr>
          <w:t>7</w:t>
        </w:r>
        <w:r>
          <w:rPr>
            <w:noProof/>
          </w:rPr>
          <w:tab/>
        </w:r>
        <w:r w:rsidRPr="009F21D0">
          <w:rPr>
            <w:rStyle w:val="Hyperlink"/>
            <w:noProof/>
          </w:rPr>
          <w:t>Annex</w:t>
        </w:r>
        <w:r>
          <w:rPr>
            <w:noProof/>
            <w:webHidden/>
          </w:rPr>
          <w:tab/>
        </w:r>
        <w:r>
          <w:rPr>
            <w:noProof/>
            <w:webHidden/>
          </w:rPr>
          <w:fldChar w:fldCharType="begin"/>
        </w:r>
        <w:r>
          <w:rPr>
            <w:noProof/>
            <w:webHidden/>
          </w:rPr>
          <w:instrText xml:space="preserve"> PAGEREF _Toc338859377 \h </w:instrText>
        </w:r>
        <w:r>
          <w:rPr>
            <w:noProof/>
          </w:rPr>
        </w:r>
        <w:r>
          <w:rPr>
            <w:noProof/>
            <w:webHidden/>
          </w:rPr>
          <w:fldChar w:fldCharType="separate"/>
        </w:r>
        <w:r>
          <w:rPr>
            <w:noProof/>
            <w:webHidden/>
          </w:rPr>
          <w:t>74</w:t>
        </w:r>
        <w:r>
          <w:rPr>
            <w:noProof/>
            <w:webHidden/>
          </w:rPr>
          <w:fldChar w:fldCharType="end"/>
        </w:r>
      </w:hyperlink>
    </w:p>
    <w:p w:rsidR="00E51EF6" w:rsidRPr="00787B75" w:rsidRDefault="00760C06" w:rsidP="00FC1E98">
      <w:pPr>
        <w:pStyle w:val="Title"/>
        <w:tabs>
          <w:tab w:val="left" w:pos="360"/>
          <w:tab w:val="left" w:pos="720"/>
          <w:tab w:val="left" w:pos="1080"/>
        </w:tabs>
        <w:spacing w:beforeLines="60" w:before="144" w:afterLines="60" w:after="144"/>
        <w:ind w:right="1080"/>
        <w:outlineLvl w:val="0"/>
        <w:rPr>
          <w:rFonts w:ascii="Times New Roman" w:hAnsi="Times New Roman"/>
        </w:rPr>
      </w:pPr>
      <w:r w:rsidRPr="00787B75">
        <w:rPr>
          <w:rFonts w:ascii="Times New Roman" w:hAnsi="Times New Roman"/>
          <w:b w:val="0"/>
          <w:sz w:val="24"/>
          <w:szCs w:val="24"/>
        </w:rPr>
        <w:fldChar w:fldCharType="end"/>
      </w:r>
      <w:r w:rsidR="00E51EF6" w:rsidRPr="00787B75">
        <w:rPr>
          <w:rFonts w:ascii="Times New Roman" w:hAnsi="Times New Roman"/>
        </w:rPr>
        <w:br w:type="page"/>
      </w:r>
      <w:bookmarkStart w:id="16" w:name="_Toc338859329"/>
      <w:r w:rsidR="00E51EF6" w:rsidRPr="00787B75">
        <w:rPr>
          <w:rFonts w:ascii="Times New Roman" w:hAnsi="Times New Roman"/>
        </w:rPr>
        <w:t>List of Figures</w:t>
      </w:r>
      <w:bookmarkEnd w:id="16"/>
    </w:p>
    <w:p w:rsidR="00B27815" w:rsidRDefault="00F21E62">
      <w:pPr>
        <w:pStyle w:val="TableofFigures"/>
        <w:tabs>
          <w:tab w:val="left" w:pos="1200"/>
          <w:tab w:val="right" w:leader="dot" w:pos="10070"/>
        </w:tabs>
        <w:rPr>
          <w:noProof/>
        </w:rPr>
      </w:pPr>
      <w:r w:rsidRPr="00787B75">
        <w:fldChar w:fldCharType="begin"/>
      </w:r>
      <w:r w:rsidRPr="00787B75">
        <w:instrText xml:space="preserve"> TOC \h \z \t "ITEAL_Figure" \c "Figure" </w:instrText>
      </w:r>
      <w:r w:rsidRPr="00787B75">
        <w:fldChar w:fldCharType="separate"/>
      </w:r>
      <w:hyperlink w:anchor="_Toc338859378" w:history="1">
        <w:r w:rsidR="00B27815" w:rsidRPr="00E967B2">
          <w:rPr>
            <w:rStyle w:val="Hyperlink"/>
            <w:noProof/>
          </w:rPr>
          <w:t>Figure 1</w:t>
        </w:r>
        <w:r w:rsidR="00B27815">
          <w:rPr>
            <w:noProof/>
          </w:rPr>
          <w:tab/>
        </w:r>
        <w:r w:rsidR="00B27815" w:rsidRPr="00E967B2">
          <w:rPr>
            <w:rStyle w:val="Hyperlink"/>
            <w:noProof/>
          </w:rPr>
          <w:t>Login Screen</w:t>
        </w:r>
        <w:r w:rsidR="00B27815">
          <w:rPr>
            <w:noProof/>
            <w:webHidden/>
          </w:rPr>
          <w:tab/>
        </w:r>
        <w:r w:rsidR="00B27815">
          <w:rPr>
            <w:noProof/>
            <w:webHidden/>
          </w:rPr>
          <w:fldChar w:fldCharType="begin"/>
        </w:r>
        <w:r w:rsidR="00B27815">
          <w:rPr>
            <w:noProof/>
            <w:webHidden/>
          </w:rPr>
          <w:instrText xml:space="preserve"> PAGEREF _Toc338859378 \h </w:instrText>
        </w:r>
        <w:r w:rsidR="00B27815">
          <w:rPr>
            <w:noProof/>
          </w:rPr>
        </w:r>
        <w:r w:rsidR="00B27815">
          <w:rPr>
            <w:noProof/>
            <w:webHidden/>
          </w:rPr>
          <w:fldChar w:fldCharType="separate"/>
        </w:r>
        <w:r w:rsidR="00B27815">
          <w:rPr>
            <w:noProof/>
            <w:webHidden/>
          </w:rPr>
          <w:t>9</w:t>
        </w:r>
        <w:r w:rsidR="00B27815">
          <w:rPr>
            <w:noProof/>
            <w:webHidden/>
          </w:rPr>
          <w:fldChar w:fldCharType="end"/>
        </w:r>
      </w:hyperlink>
    </w:p>
    <w:p w:rsidR="00B27815" w:rsidRDefault="00B27815">
      <w:pPr>
        <w:pStyle w:val="TableofFigures"/>
        <w:tabs>
          <w:tab w:val="left" w:pos="1200"/>
          <w:tab w:val="right" w:leader="dot" w:pos="10070"/>
        </w:tabs>
        <w:rPr>
          <w:noProof/>
        </w:rPr>
      </w:pPr>
      <w:hyperlink w:anchor="_Toc338859379" w:history="1">
        <w:r w:rsidRPr="00E967B2">
          <w:rPr>
            <w:rStyle w:val="Hyperlink"/>
            <w:noProof/>
          </w:rPr>
          <w:t>Figure 2</w:t>
        </w:r>
        <w:r>
          <w:rPr>
            <w:noProof/>
          </w:rPr>
          <w:tab/>
        </w:r>
        <w:r w:rsidRPr="00E967B2">
          <w:rPr>
            <w:rStyle w:val="Hyperlink"/>
            <w:noProof/>
          </w:rPr>
          <w:t>EMP Layout</w:t>
        </w:r>
        <w:r>
          <w:rPr>
            <w:noProof/>
            <w:webHidden/>
          </w:rPr>
          <w:tab/>
        </w:r>
        <w:r>
          <w:rPr>
            <w:noProof/>
            <w:webHidden/>
          </w:rPr>
          <w:fldChar w:fldCharType="begin"/>
        </w:r>
        <w:r>
          <w:rPr>
            <w:noProof/>
            <w:webHidden/>
          </w:rPr>
          <w:instrText xml:space="preserve"> PAGEREF _Toc338859379 \h </w:instrText>
        </w:r>
        <w:r>
          <w:rPr>
            <w:noProof/>
          </w:rPr>
        </w:r>
        <w:r>
          <w:rPr>
            <w:noProof/>
            <w:webHidden/>
          </w:rPr>
          <w:fldChar w:fldCharType="separate"/>
        </w:r>
        <w:r>
          <w:rPr>
            <w:noProof/>
            <w:webHidden/>
          </w:rPr>
          <w:t>10</w:t>
        </w:r>
        <w:r>
          <w:rPr>
            <w:noProof/>
            <w:webHidden/>
          </w:rPr>
          <w:fldChar w:fldCharType="end"/>
        </w:r>
      </w:hyperlink>
    </w:p>
    <w:p w:rsidR="00B27815" w:rsidRDefault="00B27815">
      <w:pPr>
        <w:pStyle w:val="TableofFigures"/>
        <w:tabs>
          <w:tab w:val="left" w:pos="1200"/>
          <w:tab w:val="right" w:leader="dot" w:pos="10070"/>
        </w:tabs>
        <w:rPr>
          <w:noProof/>
        </w:rPr>
      </w:pPr>
      <w:hyperlink w:anchor="_Toc338859380" w:history="1">
        <w:r w:rsidRPr="00E967B2">
          <w:rPr>
            <w:rStyle w:val="Hyperlink"/>
            <w:noProof/>
          </w:rPr>
          <w:t>Figure 3</w:t>
        </w:r>
        <w:r>
          <w:rPr>
            <w:noProof/>
          </w:rPr>
          <w:tab/>
        </w:r>
        <w:r w:rsidRPr="00E967B2">
          <w:rPr>
            <w:rStyle w:val="Hyperlink"/>
            <w:noProof/>
          </w:rPr>
          <w:t>Global view of EMP interface</w:t>
        </w:r>
        <w:r>
          <w:rPr>
            <w:noProof/>
            <w:webHidden/>
          </w:rPr>
          <w:tab/>
        </w:r>
        <w:r>
          <w:rPr>
            <w:noProof/>
            <w:webHidden/>
          </w:rPr>
          <w:fldChar w:fldCharType="begin"/>
        </w:r>
        <w:r>
          <w:rPr>
            <w:noProof/>
            <w:webHidden/>
          </w:rPr>
          <w:instrText xml:space="preserve"> PAGEREF _Toc338859380 \h </w:instrText>
        </w:r>
        <w:r>
          <w:rPr>
            <w:noProof/>
          </w:rPr>
        </w:r>
        <w:r>
          <w:rPr>
            <w:noProof/>
            <w:webHidden/>
          </w:rPr>
          <w:fldChar w:fldCharType="separate"/>
        </w:r>
        <w:r>
          <w:rPr>
            <w:noProof/>
            <w:webHidden/>
          </w:rPr>
          <w:t>11</w:t>
        </w:r>
        <w:r>
          <w:rPr>
            <w:noProof/>
            <w:webHidden/>
          </w:rPr>
          <w:fldChar w:fldCharType="end"/>
        </w:r>
      </w:hyperlink>
    </w:p>
    <w:p w:rsidR="00B27815" w:rsidRDefault="00B27815">
      <w:pPr>
        <w:pStyle w:val="TableofFigures"/>
        <w:tabs>
          <w:tab w:val="left" w:pos="1200"/>
          <w:tab w:val="right" w:leader="dot" w:pos="10070"/>
        </w:tabs>
        <w:rPr>
          <w:noProof/>
        </w:rPr>
      </w:pPr>
      <w:hyperlink w:anchor="_Toc338859381" w:history="1">
        <w:r w:rsidRPr="00E967B2">
          <w:rPr>
            <w:rStyle w:val="Hyperlink"/>
            <w:noProof/>
          </w:rPr>
          <w:t>Figure 4</w:t>
        </w:r>
        <w:r>
          <w:rPr>
            <w:noProof/>
          </w:rPr>
          <w:tab/>
        </w:r>
        <w:r w:rsidRPr="00E967B2">
          <w:rPr>
            <w:rStyle w:val="Hyperlink"/>
            <w:noProof/>
          </w:rPr>
          <w:t>Header Area</w:t>
        </w:r>
        <w:r>
          <w:rPr>
            <w:noProof/>
            <w:webHidden/>
          </w:rPr>
          <w:tab/>
        </w:r>
        <w:r>
          <w:rPr>
            <w:noProof/>
            <w:webHidden/>
          </w:rPr>
          <w:fldChar w:fldCharType="begin"/>
        </w:r>
        <w:r>
          <w:rPr>
            <w:noProof/>
            <w:webHidden/>
          </w:rPr>
          <w:instrText xml:space="preserve"> PAGEREF _Toc338859381 \h </w:instrText>
        </w:r>
        <w:r>
          <w:rPr>
            <w:noProof/>
          </w:rPr>
        </w:r>
        <w:r>
          <w:rPr>
            <w:noProof/>
            <w:webHidden/>
          </w:rPr>
          <w:fldChar w:fldCharType="separate"/>
        </w:r>
        <w:r>
          <w:rPr>
            <w:noProof/>
            <w:webHidden/>
          </w:rPr>
          <w:t>11</w:t>
        </w:r>
        <w:r>
          <w:rPr>
            <w:noProof/>
            <w:webHidden/>
          </w:rPr>
          <w:fldChar w:fldCharType="end"/>
        </w:r>
      </w:hyperlink>
    </w:p>
    <w:p w:rsidR="00B27815" w:rsidRDefault="00B27815">
      <w:pPr>
        <w:pStyle w:val="TableofFigures"/>
        <w:tabs>
          <w:tab w:val="left" w:pos="1200"/>
          <w:tab w:val="right" w:leader="dot" w:pos="10070"/>
        </w:tabs>
        <w:rPr>
          <w:noProof/>
        </w:rPr>
      </w:pPr>
      <w:hyperlink w:anchor="_Toc338859382" w:history="1">
        <w:r w:rsidRPr="00E967B2">
          <w:rPr>
            <w:rStyle w:val="Hyperlink"/>
            <w:noProof/>
          </w:rPr>
          <w:t>Figure 5</w:t>
        </w:r>
        <w:r>
          <w:rPr>
            <w:noProof/>
          </w:rPr>
          <w:tab/>
        </w:r>
        <w:r w:rsidRPr="00E967B2">
          <w:rPr>
            <w:rStyle w:val="Hyperlink"/>
            <w:noProof/>
          </w:rPr>
          <w:t>Menu Bar</w:t>
        </w:r>
        <w:r>
          <w:rPr>
            <w:noProof/>
            <w:webHidden/>
          </w:rPr>
          <w:tab/>
        </w:r>
        <w:r>
          <w:rPr>
            <w:noProof/>
            <w:webHidden/>
          </w:rPr>
          <w:fldChar w:fldCharType="begin"/>
        </w:r>
        <w:r>
          <w:rPr>
            <w:noProof/>
            <w:webHidden/>
          </w:rPr>
          <w:instrText xml:space="preserve"> PAGEREF _Toc338859382 \h </w:instrText>
        </w:r>
        <w:r>
          <w:rPr>
            <w:noProof/>
          </w:rPr>
        </w:r>
        <w:r>
          <w:rPr>
            <w:noProof/>
            <w:webHidden/>
          </w:rPr>
          <w:fldChar w:fldCharType="separate"/>
        </w:r>
        <w:r>
          <w:rPr>
            <w:noProof/>
            <w:webHidden/>
          </w:rPr>
          <w:t>12</w:t>
        </w:r>
        <w:r>
          <w:rPr>
            <w:noProof/>
            <w:webHidden/>
          </w:rPr>
          <w:fldChar w:fldCharType="end"/>
        </w:r>
      </w:hyperlink>
    </w:p>
    <w:p w:rsidR="00B27815" w:rsidRDefault="00B27815">
      <w:pPr>
        <w:pStyle w:val="TableofFigures"/>
        <w:tabs>
          <w:tab w:val="left" w:pos="1200"/>
          <w:tab w:val="right" w:leader="dot" w:pos="10070"/>
        </w:tabs>
        <w:rPr>
          <w:noProof/>
        </w:rPr>
      </w:pPr>
      <w:hyperlink w:anchor="_Toc338859383" w:history="1">
        <w:r w:rsidRPr="00E967B2">
          <w:rPr>
            <w:rStyle w:val="Hyperlink"/>
            <w:noProof/>
          </w:rPr>
          <w:t>Figure 6</w:t>
        </w:r>
        <w:r>
          <w:rPr>
            <w:noProof/>
          </w:rPr>
          <w:tab/>
        </w:r>
        <w:r w:rsidRPr="00E967B2">
          <w:rPr>
            <w:rStyle w:val="Hyperlink"/>
            <w:noProof/>
          </w:rPr>
          <w:t>Navigation Bar</w:t>
        </w:r>
        <w:r>
          <w:rPr>
            <w:noProof/>
            <w:webHidden/>
          </w:rPr>
          <w:tab/>
        </w:r>
        <w:r>
          <w:rPr>
            <w:noProof/>
            <w:webHidden/>
          </w:rPr>
          <w:fldChar w:fldCharType="begin"/>
        </w:r>
        <w:r>
          <w:rPr>
            <w:noProof/>
            <w:webHidden/>
          </w:rPr>
          <w:instrText xml:space="preserve"> PAGEREF _Toc338859383 \h </w:instrText>
        </w:r>
        <w:r>
          <w:rPr>
            <w:noProof/>
          </w:rPr>
        </w:r>
        <w:r>
          <w:rPr>
            <w:noProof/>
            <w:webHidden/>
          </w:rPr>
          <w:fldChar w:fldCharType="separate"/>
        </w:r>
        <w:r>
          <w:rPr>
            <w:noProof/>
            <w:webHidden/>
          </w:rPr>
          <w:t>13</w:t>
        </w:r>
        <w:r>
          <w:rPr>
            <w:noProof/>
            <w:webHidden/>
          </w:rPr>
          <w:fldChar w:fldCharType="end"/>
        </w:r>
      </w:hyperlink>
    </w:p>
    <w:p w:rsidR="00B27815" w:rsidRDefault="00B27815">
      <w:pPr>
        <w:pStyle w:val="TableofFigures"/>
        <w:tabs>
          <w:tab w:val="left" w:pos="1200"/>
          <w:tab w:val="right" w:leader="dot" w:pos="10070"/>
        </w:tabs>
        <w:rPr>
          <w:noProof/>
        </w:rPr>
      </w:pPr>
      <w:hyperlink w:anchor="_Toc338859384" w:history="1">
        <w:r w:rsidRPr="00E967B2">
          <w:rPr>
            <w:rStyle w:val="Hyperlink"/>
            <w:noProof/>
          </w:rPr>
          <w:t>Figure 7</w:t>
        </w:r>
        <w:r>
          <w:rPr>
            <w:noProof/>
          </w:rPr>
          <w:tab/>
        </w:r>
        <w:r w:rsidRPr="00E967B2">
          <w:rPr>
            <w:rStyle w:val="Hyperlink"/>
            <w:noProof/>
          </w:rPr>
          <w:t>Working Area</w:t>
        </w:r>
        <w:r>
          <w:rPr>
            <w:noProof/>
            <w:webHidden/>
          </w:rPr>
          <w:tab/>
        </w:r>
        <w:r>
          <w:rPr>
            <w:noProof/>
            <w:webHidden/>
          </w:rPr>
          <w:fldChar w:fldCharType="begin"/>
        </w:r>
        <w:r>
          <w:rPr>
            <w:noProof/>
            <w:webHidden/>
          </w:rPr>
          <w:instrText xml:space="preserve"> PAGEREF _Toc338859384 \h </w:instrText>
        </w:r>
        <w:r>
          <w:rPr>
            <w:noProof/>
          </w:rPr>
        </w:r>
        <w:r>
          <w:rPr>
            <w:noProof/>
            <w:webHidden/>
          </w:rPr>
          <w:fldChar w:fldCharType="separate"/>
        </w:r>
        <w:r>
          <w:rPr>
            <w:noProof/>
            <w:webHidden/>
          </w:rPr>
          <w:t>14</w:t>
        </w:r>
        <w:r>
          <w:rPr>
            <w:noProof/>
            <w:webHidden/>
          </w:rPr>
          <w:fldChar w:fldCharType="end"/>
        </w:r>
      </w:hyperlink>
    </w:p>
    <w:p w:rsidR="00B27815" w:rsidRDefault="00B27815">
      <w:pPr>
        <w:pStyle w:val="TableofFigures"/>
        <w:tabs>
          <w:tab w:val="left" w:pos="1200"/>
          <w:tab w:val="right" w:leader="dot" w:pos="10070"/>
        </w:tabs>
        <w:rPr>
          <w:noProof/>
        </w:rPr>
      </w:pPr>
      <w:hyperlink w:anchor="_Toc338859385" w:history="1">
        <w:r w:rsidRPr="00E967B2">
          <w:rPr>
            <w:rStyle w:val="Hyperlink"/>
            <w:noProof/>
          </w:rPr>
          <w:t>Figure 8</w:t>
        </w:r>
        <w:r>
          <w:rPr>
            <w:noProof/>
          </w:rPr>
          <w:tab/>
        </w:r>
        <w:r w:rsidRPr="00E967B2">
          <w:rPr>
            <w:rStyle w:val="Hyperlink"/>
            <w:noProof/>
          </w:rPr>
          <w:t>List Screen</w:t>
        </w:r>
        <w:r>
          <w:rPr>
            <w:noProof/>
            <w:webHidden/>
          </w:rPr>
          <w:tab/>
        </w:r>
        <w:r>
          <w:rPr>
            <w:noProof/>
            <w:webHidden/>
          </w:rPr>
          <w:fldChar w:fldCharType="begin"/>
        </w:r>
        <w:r>
          <w:rPr>
            <w:noProof/>
            <w:webHidden/>
          </w:rPr>
          <w:instrText xml:space="preserve"> PAGEREF _Toc338859385 \h </w:instrText>
        </w:r>
        <w:r>
          <w:rPr>
            <w:noProof/>
          </w:rPr>
        </w:r>
        <w:r>
          <w:rPr>
            <w:noProof/>
            <w:webHidden/>
          </w:rPr>
          <w:fldChar w:fldCharType="separate"/>
        </w:r>
        <w:r>
          <w:rPr>
            <w:noProof/>
            <w:webHidden/>
          </w:rPr>
          <w:t>16</w:t>
        </w:r>
        <w:r>
          <w:rPr>
            <w:noProof/>
            <w:webHidden/>
          </w:rPr>
          <w:fldChar w:fldCharType="end"/>
        </w:r>
      </w:hyperlink>
    </w:p>
    <w:p w:rsidR="00B27815" w:rsidRDefault="00B27815">
      <w:pPr>
        <w:pStyle w:val="TableofFigures"/>
        <w:tabs>
          <w:tab w:val="left" w:pos="1200"/>
          <w:tab w:val="right" w:leader="dot" w:pos="10070"/>
        </w:tabs>
        <w:rPr>
          <w:noProof/>
        </w:rPr>
      </w:pPr>
      <w:hyperlink w:anchor="_Toc338859386" w:history="1">
        <w:r w:rsidRPr="00E967B2">
          <w:rPr>
            <w:rStyle w:val="Hyperlink"/>
            <w:noProof/>
          </w:rPr>
          <w:t>Figure 9</w:t>
        </w:r>
        <w:r>
          <w:rPr>
            <w:noProof/>
          </w:rPr>
          <w:tab/>
        </w:r>
        <w:r w:rsidRPr="00E967B2">
          <w:rPr>
            <w:rStyle w:val="Hyperlink"/>
            <w:noProof/>
          </w:rPr>
          <w:t>Buttons on Action Bar</w:t>
        </w:r>
        <w:r>
          <w:rPr>
            <w:noProof/>
            <w:webHidden/>
          </w:rPr>
          <w:tab/>
        </w:r>
        <w:r>
          <w:rPr>
            <w:noProof/>
            <w:webHidden/>
          </w:rPr>
          <w:fldChar w:fldCharType="begin"/>
        </w:r>
        <w:r>
          <w:rPr>
            <w:noProof/>
            <w:webHidden/>
          </w:rPr>
          <w:instrText xml:space="preserve"> PAGEREF _Toc338859386 \h </w:instrText>
        </w:r>
        <w:r>
          <w:rPr>
            <w:noProof/>
          </w:rPr>
        </w:r>
        <w:r>
          <w:rPr>
            <w:noProof/>
            <w:webHidden/>
          </w:rPr>
          <w:fldChar w:fldCharType="separate"/>
        </w:r>
        <w:r>
          <w:rPr>
            <w:noProof/>
            <w:webHidden/>
          </w:rPr>
          <w:t>17</w:t>
        </w:r>
        <w:r>
          <w:rPr>
            <w:noProof/>
            <w:webHidden/>
          </w:rPr>
          <w:fldChar w:fldCharType="end"/>
        </w:r>
      </w:hyperlink>
    </w:p>
    <w:p w:rsidR="00B27815" w:rsidRDefault="00B27815">
      <w:pPr>
        <w:pStyle w:val="TableofFigures"/>
        <w:tabs>
          <w:tab w:val="left" w:pos="1200"/>
          <w:tab w:val="right" w:leader="dot" w:pos="10070"/>
        </w:tabs>
        <w:rPr>
          <w:noProof/>
        </w:rPr>
      </w:pPr>
      <w:hyperlink w:anchor="_Toc338859387" w:history="1">
        <w:r w:rsidRPr="00E967B2">
          <w:rPr>
            <w:rStyle w:val="Hyperlink"/>
            <w:noProof/>
          </w:rPr>
          <w:t>Figure 10</w:t>
        </w:r>
        <w:r>
          <w:rPr>
            <w:noProof/>
          </w:rPr>
          <w:tab/>
        </w:r>
        <w:r w:rsidRPr="00E967B2">
          <w:rPr>
            <w:rStyle w:val="Hyperlink"/>
            <w:noProof/>
          </w:rPr>
          <w:t>Comment on Data</w:t>
        </w:r>
        <w:r>
          <w:rPr>
            <w:noProof/>
            <w:webHidden/>
          </w:rPr>
          <w:tab/>
        </w:r>
        <w:r>
          <w:rPr>
            <w:noProof/>
            <w:webHidden/>
          </w:rPr>
          <w:fldChar w:fldCharType="begin"/>
        </w:r>
        <w:r>
          <w:rPr>
            <w:noProof/>
            <w:webHidden/>
          </w:rPr>
          <w:instrText xml:space="preserve"> PAGEREF _Toc338859387 \h </w:instrText>
        </w:r>
        <w:r>
          <w:rPr>
            <w:noProof/>
          </w:rPr>
        </w:r>
        <w:r>
          <w:rPr>
            <w:noProof/>
            <w:webHidden/>
          </w:rPr>
          <w:fldChar w:fldCharType="separate"/>
        </w:r>
        <w:r>
          <w:rPr>
            <w:noProof/>
            <w:webHidden/>
          </w:rPr>
          <w:t>18</w:t>
        </w:r>
        <w:r>
          <w:rPr>
            <w:noProof/>
            <w:webHidden/>
          </w:rPr>
          <w:fldChar w:fldCharType="end"/>
        </w:r>
      </w:hyperlink>
    </w:p>
    <w:p w:rsidR="00B27815" w:rsidRDefault="00B27815">
      <w:pPr>
        <w:pStyle w:val="TableofFigures"/>
        <w:tabs>
          <w:tab w:val="left" w:pos="1200"/>
          <w:tab w:val="right" w:leader="dot" w:pos="10070"/>
        </w:tabs>
        <w:rPr>
          <w:noProof/>
        </w:rPr>
      </w:pPr>
      <w:hyperlink w:anchor="_Toc338859388" w:history="1">
        <w:r w:rsidRPr="00E967B2">
          <w:rPr>
            <w:rStyle w:val="Hyperlink"/>
            <w:noProof/>
          </w:rPr>
          <w:t>Figure 11</w:t>
        </w:r>
        <w:r>
          <w:rPr>
            <w:noProof/>
          </w:rPr>
          <w:tab/>
        </w:r>
        <w:r w:rsidRPr="00E967B2">
          <w:rPr>
            <w:rStyle w:val="Hyperlink"/>
            <w:noProof/>
          </w:rPr>
          <w:t>Send email</w:t>
        </w:r>
        <w:r>
          <w:rPr>
            <w:noProof/>
            <w:webHidden/>
          </w:rPr>
          <w:tab/>
        </w:r>
        <w:r>
          <w:rPr>
            <w:noProof/>
            <w:webHidden/>
          </w:rPr>
          <w:fldChar w:fldCharType="begin"/>
        </w:r>
        <w:r>
          <w:rPr>
            <w:noProof/>
            <w:webHidden/>
          </w:rPr>
          <w:instrText xml:space="preserve"> PAGEREF _Toc338859388 \h </w:instrText>
        </w:r>
        <w:r>
          <w:rPr>
            <w:noProof/>
          </w:rPr>
        </w:r>
        <w:r>
          <w:rPr>
            <w:noProof/>
            <w:webHidden/>
          </w:rPr>
          <w:fldChar w:fldCharType="separate"/>
        </w:r>
        <w:r>
          <w:rPr>
            <w:noProof/>
            <w:webHidden/>
          </w:rPr>
          <w:t>19</w:t>
        </w:r>
        <w:r>
          <w:rPr>
            <w:noProof/>
            <w:webHidden/>
          </w:rPr>
          <w:fldChar w:fldCharType="end"/>
        </w:r>
      </w:hyperlink>
    </w:p>
    <w:p w:rsidR="00B27815" w:rsidRDefault="00B27815">
      <w:pPr>
        <w:pStyle w:val="TableofFigures"/>
        <w:tabs>
          <w:tab w:val="left" w:pos="1200"/>
          <w:tab w:val="right" w:leader="dot" w:pos="10070"/>
        </w:tabs>
        <w:rPr>
          <w:noProof/>
        </w:rPr>
      </w:pPr>
      <w:hyperlink w:anchor="_Toc338859389" w:history="1">
        <w:r w:rsidRPr="00E967B2">
          <w:rPr>
            <w:rStyle w:val="Hyperlink"/>
            <w:noProof/>
          </w:rPr>
          <w:t>Figure 12</w:t>
        </w:r>
        <w:r>
          <w:rPr>
            <w:noProof/>
          </w:rPr>
          <w:tab/>
        </w:r>
        <w:r w:rsidRPr="00E967B2">
          <w:rPr>
            <w:rStyle w:val="Hyperlink"/>
            <w:noProof/>
          </w:rPr>
          <w:t>Select source to do the table import from</w:t>
        </w:r>
        <w:r>
          <w:rPr>
            <w:noProof/>
            <w:webHidden/>
          </w:rPr>
          <w:tab/>
        </w:r>
        <w:r>
          <w:rPr>
            <w:noProof/>
            <w:webHidden/>
          </w:rPr>
          <w:fldChar w:fldCharType="begin"/>
        </w:r>
        <w:r>
          <w:rPr>
            <w:noProof/>
            <w:webHidden/>
          </w:rPr>
          <w:instrText xml:space="preserve"> PAGEREF _Toc338859389 \h </w:instrText>
        </w:r>
        <w:r>
          <w:rPr>
            <w:noProof/>
          </w:rPr>
        </w:r>
        <w:r>
          <w:rPr>
            <w:noProof/>
            <w:webHidden/>
          </w:rPr>
          <w:fldChar w:fldCharType="separate"/>
        </w:r>
        <w:r>
          <w:rPr>
            <w:noProof/>
            <w:webHidden/>
          </w:rPr>
          <w:t>19</w:t>
        </w:r>
        <w:r>
          <w:rPr>
            <w:noProof/>
            <w:webHidden/>
          </w:rPr>
          <w:fldChar w:fldCharType="end"/>
        </w:r>
      </w:hyperlink>
    </w:p>
    <w:p w:rsidR="00B27815" w:rsidRDefault="00B27815">
      <w:pPr>
        <w:pStyle w:val="TableofFigures"/>
        <w:tabs>
          <w:tab w:val="left" w:pos="1200"/>
          <w:tab w:val="right" w:leader="dot" w:pos="10070"/>
        </w:tabs>
        <w:rPr>
          <w:noProof/>
        </w:rPr>
      </w:pPr>
      <w:hyperlink w:anchor="_Toc338859390" w:history="1">
        <w:r w:rsidRPr="00E967B2">
          <w:rPr>
            <w:rStyle w:val="Hyperlink"/>
            <w:noProof/>
          </w:rPr>
          <w:t>Figure 13</w:t>
        </w:r>
        <w:r>
          <w:rPr>
            <w:noProof/>
          </w:rPr>
          <w:tab/>
        </w:r>
        <w:r w:rsidRPr="00E967B2">
          <w:rPr>
            <w:rStyle w:val="Hyperlink"/>
            <w:noProof/>
          </w:rPr>
          <w:t>Unit Import Screen</w:t>
        </w:r>
        <w:r>
          <w:rPr>
            <w:noProof/>
            <w:webHidden/>
          </w:rPr>
          <w:tab/>
        </w:r>
        <w:r>
          <w:rPr>
            <w:noProof/>
            <w:webHidden/>
          </w:rPr>
          <w:fldChar w:fldCharType="begin"/>
        </w:r>
        <w:r>
          <w:rPr>
            <w:noProof/>
            <w:webHidden/>
          </w:rPr>
          <w:instrText xml:space="preserve"> PAGEREF _Toc338859390 \h </w:instrText>
        </w:r>
        <w:r>
          <w:rPr>
            <w:noProof/>
          </w:rPr>
        </w:r>
        <w:r>
          <w:rPr>
            <w:noProof/>
            <w:webHidden/>
          </w:rPr>
          <w:fldChar w:fldCharType="separate"/>
        </w:r>
        <w:r>
          <w:rPr>
            <w:noProof/>
            <w:webHidden/>
          </w:rPr>
          <w:t>20</w:t>
        </w:r>
        <w:r>
          <w:rPr>
            <w:noProof/>
            <w:webHidden/>
          </w:rPr>
          <w:fldChar w:fldCharType="end"/>
        </w:r>
      </w:hyperlink>
    </w:p>
    <w:p w:rsidR="00B27815" w:rsidRDefault="00B27815">
      <w:pPr>
        <w:pStyle w:val="TableofFigures"/>
        <w:tabs>
          <w:tab w:val="left" w:pos="1200"/>
          <w:tab w:val="right" w:leader="dot" w:pos="10070"/>
        </w:tabs>
        <w:rPr>
          <w:noProof/>
        </w:rPr>
      </w:pPr>
      <w:hyperlink w:anchor="_Toc338859391" w:history="1">
        <w:r w:rsidRPr="00E967B2">
          <w:rPr>
            <w:rStyle w:val="Hyperlink"/>
            <w:noProof/>
          </w:rPr>
          <w:t>Figure 14</w:t>
        </w:r>
        <w:r>
          <w:rPr>
            <w:noProof/>
          </w:rPr>
          <w:tab/>
        </w:r>
        <w:r w:rsidRPr="00E967B2">
          <w:rPr>
            <w:rStyle w:val="Hyperlink"/>
            <w:noProof/>
          </w:rPr>
          <w:t>Export csv – select file name</w:t>
        </w:r>
        <w:r>
          <w:rPr>
            <w:noProof/>
            <w:webHidden/>
          </w:rPr>
          <w:tab/>
        </w:r>
        <w:r>
          <w:rPr>
            <w:noProof/>
            <w:webHidden/>
          </w:rPr>
          <w:fldChar w:fldCharType="begin"/>
        </w:r>
        <w:r>
          <w:rPr>
            <w:noProof/>
            <w:webHidden/>
          </w:rPr>
          <w:instrText xml:space="preserve"> PAGEREF _Toc338859391 \h </w:instrText>
        </w:r>
        <w:r>
          <w:rPr>
            <w:noProof/>
          </w:rPr>
        </w:r>
        <w:r>
          <w:rPr>
            <w:noProof/>
            <w:webHidden/>
          </w:rPr>
          <w:fldChar w:fldCharType="separate"/>
        </w:r>
        <w:r>
          <w:rPr>
            <w:noProof/>
            <w:webHidden/>
          </w:rPr>
          <w:t>21</w:t>
        </w:r>
        <w:r>
          <w:rPr>
            <w:noProof/>
            <w:webHidden/>
          </w:rPr>
          <w:fldChar w:fldCharType="end"/>
        </w:r>
      </w:hyperlink>
    </w:p>
    <w:p w:rsidR="00B27815" w:rsidRDefault="00B27815">
      <w:pPr>
        <w:pStyle w:val="TableofFigures"/>
        <w:tabs>
          <w:tab w:val="right" w:leader="dot" w:pos="10070"/>
        </w:tabs>
        <w:rPr>
          <w:noProof/>
        </w:rPr>
      </w:pPr>
      <w:hyperlink w:anchor="_Toc338859392" w:history="1">
        <w:r w:rsidRPr="00E967B2">
          <w:rPr>
            <w:rStyle w:val="Hyperlink"/>
            <w:noProof/>
          </w:rPr>
          <w:t>See 3.2</w:t>
        </w:r>
        <w:r>
          <w:rPr>
            <w:noProof/>
            <w:webHidden/>
          </w:rPr>
          <w:tab/>
        </w:r>
        <w:r>
          <w:rPr>
            <w:noProof/>
            <w:webHidden/>
          </w:rPr>
          <w:fldChar w:fldCharType="begin"/>
        </w:r>
        <w:r>
          <w:rPr>
            <w:noProof/>
            <w:webHidden/>
          </w:rPr>
          <w:instrText xml:space="preserve"> PAGEREF _Toc338859392 \h </w:instrText>
        </w:r>
        <w:r>
          <w:rPr>
            <w:noProof/>
          </w:rPr>
        </w:r>
        <w:r>
          <w:rPr>
            <w:noProof/>
            <w:webHidden/>
          </w:rPr>
          <w:fldChar w:fldCharType="separate"/>
        </w:r>
        <w:r>
          <w:rPr>
            <w:noProof/>
            <w:webHidden/>
          </w:rPr>
          <w:t>21</w:t>
        </w:r>
        <w:r>
          <w:rPr>
            <w:noProof/>
            <w:webHidden/>
          </w:rPr>
          <w:fldChar w:fldCharType="end"/>
        </w:r>
      </w:hyperlink>
    </w:p>
    <w:p w:rsidR="00B27815" w:rsidRDefault="00B27815">
      <w:pPr>
        <w:pStyle w:val="TableofFigures"/>
        <w:tabs>
          <w:tab w:val="left" w:pos="1200"/>
          <w:tab w:val="right" w:leader="dot" w:pos="10070"/>
        </w:tabs>
        <w:rPr>
          <w:noProof/>
        </w:rPr>
      </w:pPr>
      <w:hyperlink w:anchor="_Toc338859393" w:history="1">
        <w:r w:rsidRPr="00E967B2">
          <w:rPr>
            <w:rStyle w:val="Hyperlink"/>
            <w:noProof/>
          </w:rPr>
          <w:t>Figure 15</w:t>
        </w:r>
        <w:r>
          <w:rPr>
            <w:noProof/>
          </w:rPr>
          <w:tab/>
        </w:r>
        <w:r w:rsidRPr="00E967B2">
          <w:rPr>
            <w:rStyle w:val="Hyperlink"/>
            <w:noProof/>
          </w:rPr>
          <w:t>International Labels</w:t>
        </w:r>
        <w:r>
          <w:rPr>
            <w:noProof/>
            <w:webHidden/>
          </w:rPr>
          <w:tab/>
        </w:r>
        <w:r>
          <w:rPr>
            <w:noProof/>
            <w:webHidden/>
          </w:rPr>
          <w:fldChar w:fldCharType="begin"/>
        </w:r>
        <w:r>
          <w:rPr>
            <w:noProof/>
            <w:webHidden/>
          </w:rPr>
          <w:instrText xml:space="preserve"> PAGEREF _Toc338859393 \h </w:instrText>
        </w:r>
        <w:r>
          <w:rPr>
            <w:noProof/>
          </w:rPr>
        </w:r>
        <w:r>
          <w:rPr>
            <w:noProof/>
            <w:webHidden/>
          </w:rPr>
          <w:fldChar w:fldCharType="separate"/>
        </w:r>
        <w:r>
          <w:rPr>
            <w:noProof/>
            <w:webHidden/>
          </w:rPr>
          <w:t>22</w:t>
        </w:r>
        <w:r>
          <w:rPr>
            <w:noProof/>
            <w:webHidden/>
          </w:rPr>
          <w:fldChar w:fldCharType="end"/>
        </w:r>
      </w:hyperlink>
    </w:p>
    <w:p w:rsidR="00B27815" w:rsidRDefault="00B27815">
      <w:pPr>
        <w:pStyle w:val="TableofFigures"/>
        <w:tabs>
          <w:tab w:val="left" w:pos="1200"/>
          <w:tab w:val="right" w:leader="dot" w:pos="10070"/>
        </w:tabs>
        <w:rPr>
          <w:noProof/>
        </w:rPr>
      </w:pPr>
      <w:hyperlink w:anchor="_Toc338859394" w:history="1">
        <w:r w:rsidRPr="00E967B2">
          <w:rPr>
            <w:rStyle w:val="Hyperlink"/>
            <w:noProof/>
          </w:rPr>
          <w:t>Figure 16</w:t>
        </w:r>
        <w:r>
          <w:rPr>
            <w:noProof/>
          </w:rPr>
          <w:tab/>
        </w:r>
        <w:r w:rsidRPr="00E967B2">
          <w:rPr>
            <w:rStyle w:val="Hyperlink"/>
            <w:noProof/>
          </w:rPr>
          <w:t>Display Traceability Information in List Screen</w:t>
        </w:r>
        <w:r>
          <w:rPr>
            <w:noProof/>
            <w:webHidden/>
          </w:rPr>
          <w:tab/>
        </w:r>
        <w:r>
          <w:rPr>
            <w:noProof/>
            <w:webHidden/>
          </w:rPr>
          <w:fldChar w:fldCharType="begin"/>
        </w:r>
        <w:r>
          <w:rPr>
            <w:noProof/>
            <w:webHidden/>
          </w:rPr>
          <w:instrText xml:space="preserve"> PAGEREF _Toc338859394 \h </w:instrText>
        </w:r>
        <w:r>
          <w:rPr>
            <w:noProof/>
          </w:rPr>
        </w:r>
        <w:r>
          <w:rPr>
            <w:noProof/>
            <w:webHidden/>
          </w:rPr>
          <w:fldChar w:fldCharType="separate"/>
        </w:r>
        <w:r>
          <w:rPr>
            <w:noProof/>
            <w:webHidden/>
          </w:rPr>
          <w:t>23</w:t>
        </w:r>
        <w:r>
          <w:rPr>
            <w:noProof/>
            <w:webHidden/>
          </w:rPr>
          <w:fldChar w:fldCharType="end"/>
        </w:r>
      </w:hyperlink>
    </w:p>
    <w:p w:rsidR="00B27815" w:rsidRDefault="00B27815">
      <w:pPr>
        <w:pStyle w:val="TableofFigures"/>
        <w:tabs>
          <w:tab w:val="left" w:pos="1200"/>
          <w:tab w:val="right" w:leader="dot" w:pos="10070"/>
        </w:tabs>
        <w:rPr>
          <w:noProof/>
        </w:rPr>
      </w:pPr>
      <w:hyperlink w:anchor="_Toc338859395" w:history="1">
        <w:r w:rsidRPr="00E967B2">
          <w:rPr>
            <w:rStyle w:val="Hyperlink"/>
            <w:noProof/>
          </w:rPr>
          <w:t>Figure 17</w:t>
        </w:r>
        <w:r>
          <w:rPr>
            <w:noProof/>
          </w:rPr>
          <w:tab/>
        </w:r>
        <w:r w:rsidRPr="00E967B2">
          <w:rPr>
            <w:rStyle w:val="Hyperlink"/>
            <w:noProof/>
          </w:rPr>
          <w:t>Tooltip example</w:t>
        </w:r>
        <w:r>
          <w:rPr>
            <w:noProof/>
            <w:webHidden/>
          </w:rPr>
          <w:tab/>
        </w:r>
        <w:r>
          <w:rPr>
            <w:noProof/>
            <w:webHidden/>
          </w:rPr>
          <w:fldChar w:fldCharType="begin"/>
        </w:r>
        <w:r>
          <w:rPr>
            <w:noProof/>
            <w:webHidden/>
          </w:rPr>
          <w:instrText xml:space="preserve"> PAGEREF _Toc338859395 \h </w:instrText>
        </w:r>
        <w:r>
          <w:rPr>
            <w:noProof/>
          </w:rPr>
        </w:r>
        <w:r>
          <w:rPr>
            <w:noProof/>
            <w:webHidden/>
          </w:rPr>
          <w:fldChar w:fldCharType="separate"/>
        </w:r>
        <w:r>
          <w:rPr>
            <w:noProof/>
            <w:webHidden/>
          </w:rPr>
          <w:t>23</w:t>
        </w:r>
        <w:r>
          <w:rPr>
            <w:noProof/>
            <w:webHidden/>
          </w:rPr>
          <w:fldChar w:fldCharType="end"/>
        </w:r>
      </w:hyperlink>
    </w:p>
    <w:p w:rsidR="00B27815" w:rsidRDefault="00B27815">
      <w:pPr>
        <w:pStyle w:val="TableofFigures"/>
        <w:tabs>
          <w:tab w:val="left" w:pos="1200"/>
          <w:tab w:val="right" w:leader="dot" w:pos="10070"/>
        </w:tabs>
        <w:rPr>
          <w:noProof/>
        </w:rPr>
      </w:pPr>
      <w:hyperlink w:anchor="_Toc338859396" w:history="1">
        <w:r w:rsidRPr="00E967B2">
          <w:rPr>
            <w:rStyle w:val="Hyperlink"/>
            <w:noProof/>
          </w:rPr>
          <w:t>Figure 18</w:t>
        </w:r>
        <w:r>
          <w:rPr>
            <w:noProof/>
          </w:rPr>
          <w:tab/>
        </w:r>
        <w:r w:rsidRPr="00E967B2">
          <w:rPr>
            <w:rStyle w:val="Hyperlink"/>
            <w:noProof/>
          </w:rPr>
          <w:t>Mass Status &amp; Comment</w:t>
        </w:r>
        <w:r>
          <w:rPr>
            <w:noProof/>
            <w:webHidden/>
          </w:rPr>
          <w:tab/>
        </w:r>
        <w:r>
          <w:rPr>
            <w:noProof/>
            <w:webHidden/>
          </w:rPr>
          <w:fldChar w:fldCharType="begin"/>
        </w:r>
        <w:r>
          <w:rPr>
            <w:noProof/>
            <w:webHidden/>
          </w:rPr>
          <w:instrText xml:space="preserve"> PAGEREF _Toc338859396 \h </w:instrText>
        </w:r>
        <w:r>
          <w:rPr>
            <w:noProof/>
          </w:rPr>
        </w:r>
        <w:r>
          <w:rPr>
            <w:noProof/>
            <w:webHidden/>
          </w:rPr>
          <w:fldChar w:fldCharType="separate"/>
        </w:r>
        <w:r>
          <w:rPr>
            <w:noProof/>
            <w:webHidden/>
          </w:rPr>
          <w:t>24</w:t>
        </w:r>
        <w:r>
          <w:rPr>
            <w:noProof/>
            <w:webHidden/>
          </w:rPr>
          <w:fldChar w:fldCharType="end"/>
        </w:r>
      </w:hyperlink>
    </w:p>
    <w:p w:rsidR="00B27815" w:rsidRDefault="00B27815">
      <w:pPr>
        <w:pStyle w:val="TableofFigures"/>
        <w:tabs>
          <w:tab w:val="left" w:pos="1200"/>
          <w:tab w:val="right" w:leader="dot" w:pos="10070"/>
        </w:tabs>
        <w:rPr>
          <w:noProof/>
        </w:rPr>
      </w:pPr>
      <w:hyperlink w:anchor="_Toc338859397" w:history="1">
        <w:r w:rsidRPr="00E967B2">
          <w:rPr>
            <w:rStyle w:val="Hyperlink"/>
            <w:noProof/>
          </w:rPr>
          <w:t>Figure 19</w:t>
        </w:r>
        <w:r>
          <w:rPr>
            <w:noProof/>
          </w:rPr>
          <w:tab/>
        </w:r>
        <w:r w:rsidRPr="00E967B2">
          <w:rPr>
            <w:rStyle w:val="Hyperlink"/>
            <w:noProof/>
          </w:rPr>
          <w:t>Fiche Screen</w:t>
        </w:r>
        <w:r>
          <w:rPr>
            <w:noProof/>
            <w:webHidden/>
          </w:rPr>
          <w:tab/>
        </w:r>
        <w:r>
          <w:rPr>
            <w:noProof/>
            <w:webHidden/>
          </w:rPr>
          <w:fldChar w:fldCharType="begin"/>
        </w:r>
        <w:r>
          <w:rPr>
            <w:noProof/>
            <w:webHidden/>
          </w:rPr>
          <w:instrText xml:space="preserve"> PAGEREF _Toc338859397 \h </w:instrText>
        </w:r>
        <w:r>
          <w:rPr>
            <w:noProof/>
          </w:rPr>
        </w:r>
        <w:r>
          <w:rPr>
            <w:noProof/>
            <w:webHidden/>
          </w:rPr>
          <w:fldChar w:fldCharType="separate"/>
        </w:r>
        <w:r>
          <w:rPr>
            <w:noProof/>
            <w:webHidden/>
          </w:rPr>
          <w:t>26</w:t>
        </w:r>
        <w:r>
          <w:rPr>
            <w:noProof/>
            <w:webHidden/>
          </w:rPr>
          <w:fldChar w:fldCharType="end"/>
        </w:r>
      </w:hyperlink>
    </w:p>
    <w:p w:rsidR="00B27815" w:rsidRDefault="00B27815">
      <w:pPr>
        <w:pStyle w:val="TableofFigures"/>
        <w:tabs>
          <w:tab w:val="left" w:pos="1200"/>
          <w:tab w:val="right" w:leader="dot" w:pos="10070"/>
        </w:tabs>
        <w:rPr>
          <w:noProof/>
        </w:rPr>
      </w:pPr>
      <w:hyperlink w:anchor="_Toc338859398" w:history="1">
        <w:r w:rsidRPr="00E967B2">
          <w:rPr>
            <w:rStyle w:val="Hyperlink"/>
            <w:noProof/>
          </w:rPr>
          <w:t>Figure 20</w:t>
        </w:r>
        <w:r>
          <w:rPr>
            <w:noProof/>
          </w:rPr>
          <w:tab/>
        </w:r>
        <w:r w:rsidRPr="00E967B2">
          <w:rPr>
            <w:rStyle w:val="Hyperlink"/>
            <w:noProof/>
          </w:rPr>
          <w:t>Sample of fiche screen</w:t>
        </w:r>
        <w:r>
          <w:rPr>
            <w:noProof/>
            <w:webHidden/>
          </w:rPr>
          <w:tab/>
        </w:r>
        <w:r>
          <w:rPr>
            <w:noProof/>
            <w:webHidden/>
          </w:rPr>
          <w:fldChar w:fldCharType="begin"/>
        </w:r>
        <w:r>
          <w:rPr>
            <w:noProof/>
            <w:webHidden/>
          </w:rPr>
          <w:instrText xml:space="preserve"> PAGEREF _Toc338859398 \h </w:instrText>
        </w:r>
        <w:r>
          <w:rPr>
            <w:noProof/>
          </w:rPr>
        </w:r>
        <w:r>
          <w:rPr>
            <w:noProof/>
            <w:webHidden/>
          </w:rPr>
          <w:fldChar w:fldCharType="separate"/>
        </w:r>
        <w:r>
          <w:rPr>
            <w:noProof/>
            <w:webHidden/>
          </w:rPr>
          <w:t>27</w:t>
        </w:r>
        <w:r>
          <w:rPr>
            <w:noProof/>
            <w:webHidden/>
          </w:rPr>
          <w:fldChar w:fldCharType="end"/>
        </w:r>
      </w:hyperlink>
    </w:p>
    <w:p w:rsidR="00B27815" w:rsidRDefault="00B27815">
      <w:pPr>
        <w:pStyle w:val="TableofFigures"/>
        <w:tabs>
          <w:tab w:val="left" w:pos="1200"/>
          <w:tab w:val="right" w:leader="dot" w:pos="10070"/>
        </w:tabs>
        <w:rPr>
          <w:noProof/>
        </w:rPr>
      </w:pPr>
      <w:hyperlink w:anchor="_Toc338859399" w:history="1">
        <w:r w:rsidRPr="00E967B2">
          <w:rPr>
            <w:rStyle w:val="Hyperlink"/>
            <w:noProof/>
          </w:rPr>
          <w:t>Figure 21</w:t>
        </w:r>
        <w:r>
          <w:rPr>
            <w:noProof/>
          </w:rPr>
          <w:tab/>
        </w:r>
        <w:r w:rsidRPr="00E967B2">
          <w:rPr>
            <w:rStyle w:val="Hyperlink"/>
            <w:noProof/>
          </w:rPr>
          <w:t>Mass Translation Dialog</w:t>
        </w:r>
        <w:r>
          <w:rPr>
            <w:noProof/>
            <w:webHidden/>
          </w:rPr>
          <w:tab/>
        </w:r>
        <w:r>
          <w:rPr>
            <w:noProof/>
            <w:webHidden/>
          </w:rPr>
          <w:fldChar w:fldCharType="begin"/>
        </w:r>
        <w:r>
          <w:rPr>
            <w:noProof/>
            <w:webHidden/>
          </w:rPr>
          <w:instrText xml:space="preserve"> PAGEREF _Toc338859399 \h </w:instrText>
        </w:r>
        <w:r>
          <w:rPr>
            <w:noProof/>
          </w:rPr>
        </w:r>
        <w:r>
          <w:rPr>
            <w:noProof/>
            <w:webHidden/>
          </w:rPr>
          <w:fldChar w:fldCharType="separate"/>
        </w:r>
        <w:r>
          <w:rPr>
            <w:noProof/>
            <w:webHidden/>
          </w:rPr>
          <w:t>28</w:t>
        </w:r>
        <w:r>
          <w:rPr>
            <w:noProof/>
            <w:webHidden/>
          </w:rPr>
          <w:fldChar w:fldCharType="end"/>
        </w:r>
      </w:hyperlink>
    </w:p>
    <w:p w:rsidR="00B27815" w:rsidRDefault="00B27815">
      <w:pPr>
        <w:pStyle w:val="TableofFigures"/>
        <w:tabs>
          <w:tab w:val="left" w:pos="1200"/>
          <w:tab w:val="right" w:leader="dot" w:pos="10070"/>
        </w:tabs>
        <w:rPr>
          <w:noProof/>
        </w:rPr>
      </w:pPr>
      <w:hyperlink w:anchor="_Toc338859400" w:history="1">
        <w:r w:rsidRPr="00E967B2">
          <w:rPr>
            <w:rStyle w:val="Hyperlink"/>
            <w:noProof/>
          </w:rPr>
          <w:t>Figure 22</w:t>
        </w:r>
        <w:r>
          <w:rPr>
            <w:noProof/>
          </w:rPr>
          <w:tab/>
        </w:r>
        <w:r w:rsidRPr="00E967B2">
          <w:rPr>
            <w:rStyle w:val="Hyperlink"/>
            <w:noProof/>
          </w:rPr>
          <w:t>International Labels With Trace and without trace</w:t>
        </w:r>
        <w:r>
          <w:rPr>
            <w:noProof/>
            <w:webHidden/>
          </w:rPr>
          <w:tab/>
        </w:r>
        <w:r>
          <w:rPr>
            <w:noProof/>
            <w:webHidden/>
          </w:rPr>
          <w:fldChar w:fldCharType="begin"/>
        </w:r>
        <w:r>
          <w:rPr>
            <w:noProof/>
            <w:webHidden/>
          </w:rPr>
          <w:instrText xml:space="preserve"> PAGEREF _Toc338859400 \h </w:instrText>
        </w:r>
        <w:r>
          <w:rPr>
            <w:noProof/>
          </w:rPr>
        </w:r>
        <w:r>
          <w:rPr>
            <w:noProof/>
            <w:webHidden/>
          </w:rPr>
          <w:fldChar w:fldCharType="separate"/>
        </w:r>
        <w:r>
          <w:rPr>
            <w:noProof/>
            <w:webHidden/>
          </w:rPr>
          <w:t>29</w:t>
        </w:r>
        <w:r>
          <w:rPr>
            <w:noProof/>
            <w:webHidden/>
          </w:rPr>
          <w:fldChar w:fldCharType="end"/>
        </w:r>
      </w:hyperlink>
    </w:p>
    <w:p w:rsidR="00B27815" w:rsidRDefault="00B27815">
      <w:pPr>
        <w:pStyle w:val="TableofFigures"/>
        <w:tabs>
          <w:tab w:val="left" w:pos="1200"/>
          <w:tab w:val="right" w:leader="dot" w:pos="10070"/>
        </w:tabs>
        <w:rPr>
          <w:noProof/>
        </w:rPr>
      </w:pPr>
      <w:hyperlink w:anchor="_Toc338859401" w:history="1">
        <w:r w:rsidRPr="00E967B2">
          <w:rPr>
            <w:rStyle w:val="Hyperlink"/>
            <w:noProof/>
          </w:rPr>
          <w:t>Figure 23</w:t>
        </w:r>
        <w:r>
          <w:rPr>
            <w:noProof/>
          </w:rPr>
          <w:tab/>
        </w:r>
        <w:r w:rsidRPr="00E967B2">
          <w:rPr>
            <w:rStyle w:val="Hyperlink"/>
            <w:noProof/>
          </w:rPr>
          <w:t>Search Bar with Traceability Information</w:t>
        </w:r>
        <w:r>
          <w:rPr>
            <w:noProof/>
            <w:webHidden/>
          </w:rPr>
          <w:tab/>
        </w:r>
        <w:r>
          <w:rPr>
            <w:noProof/>
            <w:webHidden/>
          </w:rPr>
          <w:fldChar w:fldCharType="begin"/>
        </w:r>
        <w:r>
          <w:rPr>
            <w:noProof/>
            <w:webHidden/>
          </w:rPr>
          <w:instrText xml:space="preserve"> PAGEREF _Toc338859401 \h </w:instrText>
        </w:r>
        <w:r>
          <w:rPr>
            <w:noProof/>
          </w:rPr>
        </w:r>
        <w:r>
          <w:rPr>
            <w:noProof/>
            <w:webHidden/>
          </w:rPr>
          <w:fldChar w:fldCharType="separate"/>
        </w:r>
        <w:r>
          <w:rPr>
            <w:noProof/>
            <w:webHidden/>
          </w:rPr>
          <w:t>29</w:t>
        </w:r>
        <w:r>
          <w:rPr>
            <w:noProof/>
            <w:webHidden/>
          </w:rPr>
          <w:fldChar w:fldCharType="end"/>
        </w:r>
      </w:hyperlink>
    </w:p>
    <w:p w:rsidR="00B27815" w:rsidRDefault="00B27815">
      <w:pPr>
        <w:pStyle w:val="TableofFigures"/>
        <w:tabs>
          <w:tab w:val="left" w:pos="1200"/>
          <w:tab w:val="right" w:leader="dot" w:pos="10070"/>
        </w:tabs>
        <w:rPr>
          <w:noProof/>
        </w:rPr>
      </w:pPr>
      <w:hyperlink w:anchor="_Toc338859402" w:history="1">
        <w:r w:rsidRPr="00E967B2">
          <w:rPr>
            <w:rStyle w:val="Hyperlink"/>
            <w:noProof/>
          </w:rPr>
          <w:t>Figure 24</w:t>
        </w:r>
        <w:r>
          <w:rPr>
            <w:noProof/>
          </w:rPr>
          <w:tab/>
        </w:r>
        <w:r w:rsidRPr="00E967B2">
          <w:rPr>
            <w:rStyle w:val="Hyperlink"/>
            <w:noProof/>
          </w:rPr>
          <w:t>Search Bar when Traceability Information is collapsed</w:t>
        </w:r>
        <w:r>
          <w:rPr>
            <w:noProof/>
            <w:webHidden/>
          </w:rPr>
          <w:tab/>
        </w:r>
        <w:r>
          <w:rPr>
            <w:noProof/>
            <w:webHidden/>
          </w:rPr>
          <w:fldChar w:fldCharType="begin"/>
        </w:r>
        <w:r>
          <w:rPr>
            <w:noProof/>
            <w:webHidden/>
          </w:rPr>
          <w:instrText xml:space="preserve"> PAGEREF _Toc338859402 \h </w:instrText>
        </w:r>
        <w:r>
          <w:rPr>
            <w:noProof/>
          </w:rPr>
        </w:r>
        <w:r>
          <w:rPr>
            <w:noProof/>
            <w:webHidden/>
          </w:rPr>
          <w:fldChar w:fldCharType="separate"/>
        </w:r>
        <w:r>
          <w:rPr>
            <w:noProof/>
            <w:webHidden/>
          </w:rPr>
          <w:t>29</w:t>
        </w:r>
        <w:r>
          <w:rPr>
            <w:noProof/>
            <w:webHidden/>
          </w:rPr>
          <w:fldChar w:fldCharType="end"/>
        </w:r>
      </w:hyperlink>
    </w:p>
    <w:p w:rsidR="00B27815" w:rsidRDefault="00B27815">
      <w:pPr>
        <w:pStyle w:val="TableofFigures"/>
        <w:tabs>
          <w:tab w:val="left" w:pos="1200"/>
          <w:tab w:val="right" w:leader="dot" w:pos="10070"/>
        </w:tabs>
        <w:rPr>
          <w:noProof/>
        </w:rPr>
      </w:pPr>
      <w:hyperlink w:anchor="_Toc338859403" w:history="1">
        <w:r w:rsidRPr="00E967B2">
          <w:rPr>
            <w:rStyle w:val="Hyperlink"/>
            <w:noProof/>
          </w:rPr>
          <w:t>Figure 25</w:t>
        </w:r>
        <w:r>
          <w:rPr>
            <w:noProof/>
          </w:rPr>
          <w:tab/>
        </w:r>
        <w:r w:rsidRPr="00E967B2">
          <w:rPr>
            <w:rStyle w:val="Hyperlink"/>
            <w:noProof/>
          </w:rPr>
          <w:t>Traceability Information</w:t>
        </w:r>
        <w:r>
          <w:rPr>
            <w:noProof/>
            <w:webHidden/>
          </w:rPr>
          <w:tab/>
        </w:r>
        <w:r>
          <w:rPr>
            <w:noProof/>
            <w:webHidden/>
          </w:rPr>
          <w:fldChar w:fldCharType="begin"/>
        </w:r>
        <w:r>
          <w:rPr>
            <w:noProof/>
            <w:webHidden/>
          </w:rPr>
          <w:instrText xml:space="preserve"> PAGEREF _Toc338859403 \h </w:instrText>
        </w:r>
        <w:r>
          <w:rPr>
            <w:noProof/>
          </w:rPr>
        </w:r>
        <w:r>
          <w:rPr>
            <w:noProof/>
            <w:webHidden/>
          </w:rPr>
          <w:fldChar w:fldCharType="separate"/>
        </w:r>
        <w:r>
          <w:rPr>
            <w:noProof/>
            <w:webHidden/>
          </w:rPr>
          <w:t>30</w:t>
        </w:r>
        <w:r>
          <w:rPr>
            <w:noProof/>
            <w:webHidden/>
          </w:rPr>
          <w:fldChar w:fldCharType="end"/>
        </w:r>
      </w:hyperlink>
    </w:p>
    <w:p w:rsidR="00B27815" w:rsidRDefault="00B27815">
      <w:pPr>
        <w:pStyle w:val="TableofFigures"/>
        <w:tabs>
          <w:tab w:val="left" w:pos="1200"/>
          <w:tab w:val="right" w:leader="dot" w:pos="10070"/>
        </w:tabs>
        <w:rPr>
          <w:noProof/>
        </w:rPr>
      </w:pPr>
      <w:hyperlink w:anchor="_Toc338859404" w:history="1">
        <w:r w:rsidRPr="00E967B2">
          <w:rPr>
            <w:rStyle w:val="Hyperlink"/>
            <w:noProof/>
          </w:rPr>
          <w:t>Figure 26</w:t>
        </w:r>
        <w:r>
          <w:rPr>
            <w:noProof/>
          </w:rPr>
          <w:tab/>
        </w:r>
        <w:r w:rsidRPr="00E967B2">
          <w:rPr>
            <w:rStyle w:val="Hyperlink"/>
            <w:noProof/>
          </w:rPr>
          <w:t>Traceability for data with Action = Delete</w:t>
        </w:r>
        <w:r>
          <w:rPr>
            <w:noProof/>
            <w:webHidden/>
          </w:rPr>
          <w:tab/>
        </w:r>
        <w:r>
          <w:rPr>
            <w:noProof/>
            <w:webHidden/>
          </w:rPr>
          <w:fldChar w:fldCharType="begin"/>
        </w:r>
        <w:r>
          <w:rPr>
            <w:noProof/>
            <w:webHidden/>
          </w:rPr>
          <w:instrText xml:space="preserve"> PAGEREF _Toc338859404 \h </w:instrText>
        </w:r>
        <w:r>
          <w:rPr>
            <w:noProof/>
          </w:rPr>
        </w:r>
        <w:r>
          <w:rPr>
            <w:noProof/>
            <w:webHidden/>
          </w:rPr>
          <w:fldChar w:fldCharType="separate"/>
        </w:r>
        <w:r>
          <w:rPr>
            <w:noProof/>
            <w:webHidden/>
          </w:rPr>
          <w:t>30</w:t>
        </w:r>
        <w:r>
          <w:rPr>
            <w:noProof/>
            <w:webHidden/>
          </w:rPr>
          <w:fldChar w:fldCharType="end"/>
        </w:r>
      </w:hyperlink>
    </w:p>
    <w:p w:rsidR="00B27815" w:rsidRDefault="00B27815">
      <w:pPr>
        <w:pStyle w:val="TableofFigures"/>
        <w:tabs>
          <w:tab w:val="left" w:pos="1200"/>
          <w:tab w:val="right" w:leader="dot" w:pos="10070"/>
        </w:tabs>
        <w:rPr>
          <w:noProof/>
        </w:rPr>
      </w:pPr>
      <w:hyperlink w:anchor="_Toc338859405" w:history="1">
        <w:r w:rsidRPr="00E967B2">
          <w:rPr>
            <w:rStyle w:val="Hyperlink"/>
            <w:noProof/>
          </w:rPr>
          <w:t>Figure 27</w:t>
        </w:r>
        <w:r>
          <w:rPr>
            <w:noProof/>
          </w:rPr>
          <w:tab/>
        </w:r>
        <w:r w:rsidRPr="00E967B2">
          <w:rPr>
            <w:rStyle w:val="Hyperlink"/>
            <w:noProof/>
          </w:rPr>
          <w:t>Show Change dialog</w:t>
        </w:r>
        <w:r>
          <w:rPr>
            <w:noProof/>
            <w:webHidden/>
          </w:rPr>
          <w:tab/>
        </w:r>
        <w:r>
          <w:rPr>
            <w:noProof/>
            <w:webHidden/>
          </w:rPr>
          <w:fldChar w:fldCharType="begin"/>
        </w:r>
        <w:r>
          <w:rPr>
            <w:noProof/>
            <w:webHidden/>
          </w:rPr>
          <w:instrText xml:space="preserve"> PAGEREF _Toc338859405 \h </w:instrText>
        </w:r>
        <w:r>
          <w:rPr>
            <w:noProof/>
          </w:rPr>
        </w:r>
        <w:r>
          <w:rPr>
            <w:noProof/>
            <w:webHidden/>
          </w:rPr>
          <w:fldChar w:fldCharType="separate"/>
        </w:r>
        <w:r>
          <w:rPr>
            <w:noProof/>
            <w:webHidden/>
          </w:rPr>
          <w:t>31</w:t>
        </w:r>
        <w:r>
          <w:rPr>
            <w:noProof/>
            <w:webHidden/>
          </w:rPr>
          <w:fldChar w:fldCharType="end"/>
        </w:r>
      </w:hyperlink>
    </w:p>
    <w:p w:rsidR="00B27815" w:rsidRDefault="00B27815">
      <w:pPr>
        <w:pStyle w:val="TableofFigures"/>
        <w:tabs>
          <w:tab w:val="left" w:pos="1200"/>
          <w:tab w:val="right" w:leader="dot" w:pos="10070"/>
        </w:tabs>
        <w:rPr>
          <w:noProof/>
        </w:rPr>
      </w:pPr>
      <w:hyperlink w:anchor="_Toc338859406" w:history="1">
        <w:r w:rsidRPr="00E967B2">
          <w:rPr>
            <w:rStyle w:val="Hyperlink"/>
            <w:noProof/>
          </w:rPr>
          <w:t>Figure 28</w:t>
        </w:r>
        <w:r>
          <w:rPr>
            <w:noProof/>
          </w:rPr>
          <w:tab/>
        </w:r>
        <w:r w:rsidRPr="00E967B2">
          <w:rPr>
            <w:rStyle w:val="Hyperlink"/>
            <w:noProof/>
          </w:rPr>
          <w:t>List screen with email button (Request)</w:t>
        </w:r>
        <w:r>
          <w:rPr>
            <w:noProof/>
            <w:webHidden/>
          </w:rPr>
          <w:tab/>
        </w:r>
        <w:r>
          <w:rPr>
            <w:noProof/>
            <w:webHidden/>
          </w:rPr>
          <w:fldChar w:fldCharType="begin"/>
        </w:r>
        <w:r>
          <w:rPr>
            <w:noProof/>
            <w:webHidden/>
          </w:rPr>
          <w:instrText xml:space="preserve"> PAGEREF _Toc338859406 \h </w:instrText>
        </w:r>
        <w:r>
          <w:rPr>
            <w:noProof/>
          </w:rPr>
        </w:r>
        <w:r>
          <w:rPr>
            <w:noProof/>
            <w:webHidden/>
          </w:rPr>
          <w:fldChar w:fldCharType="separate"/>
        </w:r>
        <w:r>
          <w:rPr>
            <w:noProof/>
            <w:webHidden/>
          </w:rPr>
          <w:t>32</w:t>
        </w:r>
        <w:r>
          <w:rPr>
            <w:noProof/>
            <w:webHidden/>
          </w:rPr>
          <w:fldChar w:fldCharType="end"/>
        </w:r>
      </w:hyperlink>
    </w:p>
    <w:p w:rsidR="00B27815" w:rsidRDefault="00B27815">
      <w:pPr>
        <w:pStyle w:val="TableofFigures"/>
        <w:tabs>
          <w:tab w:val="left" w:pos="1200"/>
          <w:tab w:val="right" w:leader="dot" w:pos="10070"/>
        </w:tabs>
        <w:rPr>
          <w:noProof/>
        </w:rPr>
      </w:pPr>
      <w:hyperlink w:anchor="_Toc338859407" w:history="1">
        <w:r w:rsidRPr="00E967B2">
          <w:rPr>
            <w:rStyle w:val="Hyperlink"/>
            <w:noProof/>
          </w:rPr>
          <w:t>Figure 29</w:t>
        </w:r>
        <w:r>
          <w:rPr>
            <w:noProof/>
          </w:rPr>
          <w:tab/>
        </w:r>
        <w:r w:rsidRPr="00E967B2">
          <w:rPr>
            <w:rStyle w:val="Hyperlink"/>
            <w:noProof/>
          </w:rPr>
          <w:t>Email Dialog to send request</w:t>
        </w:r>
        <w:r>
          <w:rPr>
            <w:noProof/>
            <w:webHidden/>
          </w:rPr>
          <w:tab/>
        </w:r>
        <w:r>
          <w:rPr>
            <w:noProof/>
            <w:webHidden/>
          </w:rPr>
          <w:fldChar w:fldCharType="begin"/>
        </w:r>
        <w:r>
          <w:rPr>
            <w:noProof/>
            <w:webHidden/>
          </w:rPr>
          <w:instrText xml:space="preserve"> PAGEREF _Toc338859407 \h </w:instrText>
        </w:r>
        <w:r>
          <w:rPr>
            <w:noProof/>
          </w:rPr>
        </w:r>
        <w:r>
          <w:rPr>
            <w:noProof/>
            <w:webHidden/>
          </w:rPr>
          <w:fldChar w:fldCharType="separate"/>
        </w:r>
        <w:r>
          <w:rPr>
            <w:noProof/>
            <w:webHidden/>
          </w:rPr>
          <w:t>33</w:t>
        </w:r>
        <w:r>
          <w:rPr>
            <w:noProof/>
            <w:webHidden/>
          </w:rPr>
          <w:fldChar w:fldCharType="end"/>
        </w:r>
      </w:hyperlink>
    </w:p>
    <w:p w:rsidR="00B27815" w:rsidRDefault="00B27815">
      <w:pPr>
        <w:pStyle w:val="TableofFigures"/>
        <w:tabs>
          <w:tab w:val="left" w:pos="1200"/>
          <w:tab w:val="right" w:leader="dot" w:pos="10070"/>
        </w:tabs>
        <w:rPr>
          <w:noProof/>
        </w:rPr>
      </w:pPr>
      <w:hyperlink w:anchor="_Toc338859408" w:history="1">
        <w:r w:rsidRPr="00E967B2">
          <w:rPr>
            <w:rStyle w:val="Hyperlink"/>
            <w:noProof/>
          </w:rPr>
          <w:t>Figure 30</w:t>
        </w:r>
        <w:r>
          <w:rPr>
            <w:noProof/>
          </w:rPr>
          <w:tab/>
        </w:r>
        <w:r w:rsidRPr="00E967B2">
          <w:rPr>
            <w:rStyle w:val="Hyperlink"/>
            <w:noProof/>
          </w:rPr>
          <w:t>Select Type of Request</w:t>
        </w:r>
        <w:r>
          <w:rPr>
            <w:noProof/>
            <w:webHidden/>
          </w:rPr>
          <w:tab/>
        </w:r>
        <w:r>
          <w:rPr>
            <w:noProof/>
            <w:webHidden/>
          </w:rPr>
          <w:fldChar w:fldCharType="begin"/>
        </w:r>
        <w:r>
          <w:rPr>
            <w:noProof/>
            <w:webHidden/>
          </w:rPr>
          <w:instrText xml:space="preserve"> PAGEREF _Toc338859408 \h </w:instrText>
        </w:r>
        <w:r>
          <w:rPr>
            <w:noProof/>
          </w:rPr>
        </w:r>
        <w:r>
          <w:rPr>
            <w:noProof/>
            <w:webHidden/>
          </w:rPr>
          <w:fldChar w:fldCharType="separate"/>
        </w:r>
        <w:r>
          <w:rPr>
            <w:noProof/>
            <w:webHidden/>
          </w:rPr>
          <w:t>34</w:t>
        </w:r>
        <w:r>
          <w:rPr>
            <w:noProof/>
            <w:webHidden/>
          </w:rPr>
          <w:fldChar w:fldCharType="end"/>
        </w:r>
      </w:hyperlink>
    </w:p>
    <w:p w:rsidR="00B27815" w:rsidRDefault="00B27815">
      <w:pPr>
        <w:pStyle w:val="TableofFigures"/>
        <w:tabs>
          <w:tab w:val="left" w:pos="1200"/>
          <w:tab w:val="right" w:leader="dot" w:pos="10070"/>
        </w:tabs>
        <w:rPr>
          <w:noProof/>
        </w:rPr>
      </w:pPr>
      <w:hyperlink w:anchor="_Toc338859409" w:history="1">
        <w:r w:rsidRPr="00E967B2">
          <w:rPr>
            <w:rStyle w:val="Hyperlink"/>
            <w:noProof/>
          </w:rPr>
          <w:t>Figure 31</w:t>
        </w:r>
        <w:r>
          <w:rPr>
            <w:noProof/>
          </w:rPr>
          <w:tab/>
        </w:r>
        <w:r w:rsidRPr="00E967B2">
          <w:rPr>
            <w:rStyle w:val="Hyperlink"/>
            <w:noProof/>
          </w:rPr>
          <w:t>Database design for MS</w:t>
        </w:r>
        <w:r>
          <w:rPr>
            <w:noProof/>
            <w:webHidden/>
          </w:rPr>
          <w:tab/>
        </w:r>
        <w:r>
          <w:rPr>
            <w:noProof/>
            <w:webHidden/>
          </w:rPr>
          <w:fldChar w:fldCharType="begin"/>
        </w:r>
        <w:r>
          <w:rPr>
            <w:noProof/>
            <w:webHidden/>
          </w:rPr>
          <w:instrText xml:space="preserve"> PAGEREF _Toc338859409 \h </w:instrText>
        </w:r>
        <w:r>
          <w:rPr>
            <w:noProof/>
          </w:rPr>
        </w:r>
        <w:r>
          <w:rPr>
            <w:noProof/>
            <w:webHidden/>
          </w:rPr>
          <w:fldChar w:fldCharType="separate"/>
        </w:r>
        <w:r>
          <w:rPr>
            <w:noProof/>
            <w:webHidden/>
          </w:rPr>
          <w:t>36</w:t>
        </w:r>
        <w:r>
          <w:rPr>
            <w:noProof/>
            <w:webHidden/>
          </w:rPr>
          <w:fldChar w:fldCharType="end"/>
        </w:r>
      </w:hyperlink>
    </w:p>
    <w:p w:rsidR="00B27815" w:rsidRDefault="00B27815">
      <w:pPr>
        <w:pStyle w:val="TableofFigures"/>
        <w:tabs>
          <w:tab w:val="left" w:pos="1200"/>
          <w:tab w:val="right" w:leader="dot" w:pos="10070"/>
        </w:tabs>
        <w:rPr>
          <w:noProof/>
        </w:rPr>
      </w:pPr>
      <w:hyperlink w:anchor="_Toc338859410" w:history="1">
        <w:r w:rsidRPr="00E967B2">
          <w:rPr>
            <w:rStyle w:val="Hyperlink"/>
            <w:noProof/>
          </w:rPr>
          <w:t>Figure 32</w:t>
        </w:r>
        <w:r>
          <w:rPr>
            <w:noProof/>
          </w:rPr>
          <w:tab/>
        </w:r>
        <w:r w:rsidRPr="00E967B2">
          <w:rPr>
            <w:rStyle w:val="Hyperlink"/>
            <w:noProof/>
          </w:rPr>
          <w:t>Control MS Database menu</w:t>
        </w:r>
        <w:r>
          <w:rPr>
            <w:noProof/>
            <w:webHidden/>
          </w:rPr>
          <w:tab/>
        </w:r>
        <w:r>
          <w:rPr>
            <w:noProof/>
            <w:webHidden/>
          </w:rPr>
          <w:fldChar w:fldCharType="begin"/>
        </w:r>
        <w:r>
          <w:rPr>
            <w:noProof/>
            <w:webHidden/>
          </w:rPr>
          <w:instrText xml:space="preserve"> PAGEREF _Toc338859410 \h </w:instrText>
        </w:r>
        <w:r>
          <w:rPr>
            <w:noProof/>
          </w:rPr>
        </w:r>
        <w:r>
          <w:rPr>
            <w:noProof/>
            <w:webHidden/>
          </w:rPr>
          <w:fldChar w:fldCharType="separate"/>
        </w:r>
        <w:r>
          <w:rPr>
            <w:noProof/>
            <w:webHidden/>
          </w:rPr>
          <w:t>38</w:t>
        </w:r>
        <w:r>
          <w:rPr>
            <w:noProof/>
            <w:webHidden/>
          </w:rPr>
          <w:fldChar w:fldCharType="end"/>
        </w:r>
      </w:hyperlink>
    </w:p>
    <w:p w:rsidR="00B27815" w:rsidRDefault="00B27815">
      <w:pPr>
        <w:pStyle w:val="TableofFigures"/>
        <w:tabs>
          <w:tab w:val="left" w:pos="1200"/>
          <w:tab w:val="right" w:leader="dot" w:pos="10070"/>
        </w:tabs>
        <w:rPr>
          <w:noProof/>
        </w:rPr>
      </w:pPr>
      <w:hyperlink w:anchor="_Toc338859411" w:history="1">
        <w:r w:rsidRPr="00E967B2">
          <w:rPr>
            <w:rStyle w:val="Hyperlink"/>
            <w:noProof/>
          </w:rPr>
          <w:t>Figure 33</w:t>
        </w:r>
        <w:r>
          <w:rPr>
            <w:noProof/>
          </w:rPr>
          <w:tab/>
        </w:r>
        <w:r w:rsidRPr="00E967B2">
          <w:rPr>
            <w:rStyle w:val="Hyperlink"/>
            <w:noProof/>
          </w:rPr>
          <w:t>Control Screens at library</w:t>
        </w:r>
        <w:r>
          <w:rPr>
            <w:noProof/>
            <w:webHidden/>
          </w:rPr>
          <w:tab/>
        </w:r>
        <w:r>
          <w:rPr>
            <w:noProof/>
            <w:webHidden/>
          </w:rPr>
          <w:fldChar w:fldCharType="begin"/>
        </w:r>
        <w:r>
          <w:rPr>
            <w:noProof/>
            <w:webHidden/>
          </w:rPr>
          <w:instrText xml:space="preserve"> PAGEREF _Toc338859411 \h </w:instrText>
        </w:r>
        <w:r>
          <w:rPr>
            <w:noProof/>
          </w:rPr>
        </w:r>
        <w:r>
          <w:rPr>
            <w:noProof/>
            <w:webHidden/>
          </w:rPr>
          <w:fldChar w:fldCharType="separate"/>
        </w:r>
        <w:r>
          <w:rPr>
            <w:noProof/>
            <w:webHidden/>
          </w:rPr>
          <w:t>38</w:t>
        </w:r>
        <w:r>
          <w:rPr>
            <w:noProof/>
            <w:webHidden/>
          </w:rPr>
          <w:fldChar w:fldCharType="end"/>
        </w:r>
      </w:hyperlink>
    </w:p>
    <w:p w:rsidR="00B27815" w:rsidRDefault="00B27815">
      <w:pPr>
        <w:pStyle w:val="TableofFigures"/>
        <w:tabs>
          <w:tab w:val="left" w:pos="1200"/>
          <w:tab w:val="right" w:leader="dot" w:pos="10070"/>
        </w:tabs>
        <w:rPr>
          <w:noProof/>
        </w:rPr>
      </w:pPr>
      <w:hyperlink w:anchor="_Toc338859412" w:history="1">
        <w:r w:rsidRPr="00E967B2">
          <w:rPr>
            <w:rStyle w:val="Hyperlink"/>
            <w:noProof/>
          </w:rPr>
          <w:t>Figure 34</w:t>
        </w:r>
        <w:r>
          <w:rPr>
            <w:noProof/>
          </w:rPr>
          <w:tab/>
        </w:r>
        <w:r w:rsidRPr="00E967B2">
          <w:rPr>
            <w:rStyle w:val="Hyperlink"/>
            <w:noProof/>
          </w:rPr>
          <w:t>Control Screen at project</w:t>
        </w:r>
        <w:r>
          <w:rPr>
            <w:noProof/>
            <w:webHidden/>
          </w:rPr>
          <w:tab/>
        </w:r>
        <w:r>
          <w:rPr>
            <w:noProof/>
            <w:webHidden/>
          </w:rPr>
          <w:fldChar w:fldCharType="begin"/>
        </w:r>
        <w:r>
          <w:rPr>
            <w:noProof/>
            <w:webHidden/>
          </w:rPr>
          <w:instrText xml:space="preserve"> PAGEREF _Toc338859412 \h </w:instrText>
        </w:r>
        <w:r>
          <w:rPr>
            <w:noProof/>
          </w:rPr>
        </w:r>
        <w:r>
          <w:rPr>
            <w:noProof/>
            <w:webHidden/>
          </w:rPr>
          <w:fldChar w:fldCharType="separate"/>
        </w:r>
        <w:r>
          <w:rPr>
            <w:noProof/>
            <w:webHidden/>
          </w:rPr>
          <w:t>39</w:t>
        </w:r>
        <w:r>
          <w:rPr>
            <w:noProof/>
            <w:webHidden/>
          </w:rPr>
          <w:fldChar w:fldCharType="end"/>
        </w:r>
      </w:hyperlink>
    </w:p>
    <w:p w:rsidR="00B27815" w:rsidRDefault="00B27815">
      <w:pPr>
        <w:pStyle w:val="TableofFigures"/>
        <w:tabs>
          <w:tab w:val="left" w:pos="1200"/>
          <w:tab w:val="right" w:leader="dot" w:pos="10070"/>
        </w:tabs>
        <w:rPr>
          <w:noProof/>
        </w:rPr>
      </w:pPr>
      <w:hyperlink w:anchor="_Toc338859413" w:history="1">
        <w:r w:rsidRPr="00E967B2">
          <w:rPr>
            <w:rStyle w:val="Hyperlink"/>
            <w:noProof/>
          </w:rPr>
          <w:t>Figure 35</w:t>
        </w:r>
        <w:r>
          <w:rPr>
            <w:noProof/>
          </w:rPr>
          <w:tab/>
        </w:r>
        <w:r w:rsidRPr="00E967B2">
          <w:rPr>
            <w:rStyle w:val="Hyperlink"/>
            <w:noProof/>
          </w:rPr>
          <w:t>Control screen at Country</w:t>
        </w:r>
        <w:r>
          <w:rPr>
            <w:noProof/>
            <w:webHidden/>
          </w:rPr>
          <w:tab/>
        </w:r>
        <w:r>
          <w:rPr>
            <w:noProof/>
            <w:webHidden/>
          </w:rPr>
          <w:fldChar w:fldCharType="begin"/>
        </w:r>
        <w:r>
          <w:rPr>
            <w:noProof/>
            <w:webHidden/>
          </w:rPr>
          <w:instrText xml:space="preserve"> PAGEREF _Toc338859413 \h </w:instrText>
        </w:r>
        <w:r>
          <w:rPr>
            <w:noProof/>
          </w:rPr>
        </w:r>
        <w:r>
          <w:rPr>
            <w:noProof/>
            <w:webHidden/>
          </w:rPr>
          <w:fldChar w:fldCharType="separate"/>
        </w:r>
        <w:r>
          <w:rPr>
            <w:noProof/>
            <w:webHidden/>
          </w:rPr>
          <w:t>39</w:t>
        </w:r>
        <w:r>
          <w:rPr>
            <w:noProof/>
            <w:webHidden/>
          </w:rPr>
          <w:fldChar w:fldCharType="end"/>
        </w:r>
      </w:hyperlink>
    </w:p>
    <w:p w:rsidR="00B27815" w:rsidRDefault="00B27815">
      <w:pPr>
        <w:pStyle w:val="TableofFigures"/>
        <w:tabs>
          <w:tab w:val="left" w:pos="1200"/>
          <w:tab w:val="right" w:leader="dot" w:pos="10070"/>
        </w:tabs>
        <w:rPr>
          <w:noProof/>
        </w:rPr>
      </w:pPr>
      <w:hyperlink w:anchor="_Toc338859414" w:history="1">
        <w:r w:rsidRPr="00E967B2">
          <w:rPr>
            <w:rStyle w:val="Hyperlink"/>
            <w:noProof/>
          </w:rPr>
          <w:t>Figure 36</w:t>
        </w:r>
        <w:r>
          <w:rPr>
            <w:noProof/>
          </w:rPr>
          <w:tab/>
        </w:r>
        <w:r w:rsidRPr="00E967B2">
          <w:rPr>
            <w:rStyle w:val="Hyperlink"/>
            <w:noProof/>
          </w:rPr>
          <w:t>Unit Control</w:t>
        </w:r>
        <w:r>
          <w:rPr>
            <w:noProof/>
            <w:webHidden/>
          </w:rPr>
          <w:tab/>
        </w:r>
        <w:r>
          <w:rPr>
            <w:noProof/>
            <w:webHidden/>
          </w:rPr>
          <w:fldChar w:fldCharType="begin"/>
        </w:r>
        <w:r>
          <w:rPr>
            <w:noProof/>
            <w:webHidden/>
          </w:rPr>
          <w:instrText xml:space="preserve"> PAGEREF _Toc338859414 \h </w:instrText>
        </w:r>
        <w:r>
          <w:rPr>
            <w:noProof/>
          </w:rPr>
        </w:r>
        <w:r>
          <w:rPr>
            <w:noProof/>
            <w:webHidden/>
          </w:rPr>
          <w:fldChar w:fldCharType="separate"/>
        </w:r>
        <w:r>
          <w:rPr>
            <w:noProof/>
            <w:webHidden/>
          </w:rPr>
          <w:t>40</w:t>
        </w:r>
        <w:r>
          <w:rPr>
            <w:noProof/>
            <w:webHidden/>
          </w:rPr>
          <w:fldChar w:fldCharType="end"/>
        </w:r>
      </w:hyperlink>
    </w:p>
    <w:p w:rsidR="00B27815" w:rsidRDefault="00B27815">
      <w:pPr>
        <w:pStyle w:val="TableofFigures"/>
        <w:tabs>
          <w:tab w:val="left" w:pos="1200"/>
          <w:tab w:val="right" w:leader="dot" w:pos="10070"/>
        </w:tabs>
        <w:rPr>
          <w:noProof/>
        </w:rPr>
      </w:pPr>
      <w:hyperlink w:anchor="_Toc338859415" w:history="1">
        <w:r w:rsidRPr="00E967B2">
          <w:rPr>
            <w:rStyle w:val="Hyperlink"/>
            <w:noProof/>
          </w:rPr>
          <w:t>Figure 37</w:t>
        </w:r>
        <w:r>
          <w:rPr>
            <w:noProof/>
          </w:rPr>
          <w:tab/>
        </w:r>
        <w:r w:rsidRPr="00E967B2">
          <w:rPr>
            <w:rStyle w:val="Hyperlink"/>
            <w:noProof/>
          </w:rPr>
          <w:t>Control Result example</w:t>
        </w:r>
        <w:r>
          <w:rPr>
            <w:noProof/>
            <w:webHidden/>
          </w:rPr>
          <w:tab/>
        </w:r>
        <w:r>
          <w:rPr>
            <w:noProof/>
            <w:webHidden/>
          </w:rPr>
          <w:fldChar w:fldCharType="begin"/>
        </w:r>
        <w:r>
          <w:rPr>
            <w:noProof/>
            <w:webHidden/>
          </w:rPr>
          <w:instrText xml:space="preserve"> PAGEREF _Toc338859415 \h </w:instrText>
        </w:r>
        <w:r>
          <w:rPr>
            <w:noProof/>
          </w:rPr>
        </w:r>
        <w:r>
          <w:rPr>
            <w:noProof/>
            <w:webHidden/>
          </w:rPr>
          <w:fldChar w:fldCharType="separate"/>
        </w:r>
        <w:r>
          <w:rPr>
            <w:noProof/>
            <w:webHidden/>
          </w:rPr>
          <w:t>41</w:t>
        </w:r>
        <w:r>
          <w:rPr>
            <w:noProof/>
            <w:webHidden/>
          </w:rPr>
          <w:fldChar w:fldCharType="end"/>
        </w:r>
      </w:hyperlink>
    </w:p>
    <w:p w:rsidR="00B27815" w:rsidRDefault="00B27815">
      <w:pPr>
        <w:pStyle w:val="TableofFigures"/>
        <w:tabs>
          <w:tab w:val="left" w:pos="1200"/>
          <w:tab w:val="right" w:leader="dot" w:pos="10070"/>
        </w:tabs>
        <w:rPr>
          <w:noProof/>
        </w:rPr>
      </w:pPr>
      <w:hyperlink w:anchor="_Toc338859416" w:history="1">
        <w:r w:rsidRPr="00E967B2">
          <w:rPr>
            <w:rStyle w:val="Hyperlink"/>
            <w:noProof/>
          </w:rPr>
          <w:t>Figure 38</w:t>
        </w:r>
        <w:r>
          <w:rPr>
            <w:noProof/>
          </w:rPr>
          <w:tab/>
        </w:r>
        <w:r w:rsidRPr="00E967B2">
          <w:rPr>
            <w:rStyle w:val="Hyperlink"/>
            <w:noProof/>
          </w:rPr>
          <w:t>Import From Parent Project</w:t>
        </w:r>
        <w:r>
          <w:rPr>
            <w:noProof/>
            <w:webHidden/>
          </w:rPr>
          <w:tab/>
        </w:r>
        <w:r>
          <w:rPr>
            <w:noProof/>
            <w:webHidden/>
          </w:rPr>
          <w:fldChar w:fldCharType="begin"/>
        </w:r>
        <w:r>
          <w:rPr>
            <w:noProof/>
            <w:webHidden/>
          </w:rPr>
          <w:instrText xml:space="preserve"> PAGEREF _Toc338859416 \h </w:instrText>
        </w:r>
        <w:r>
          <w:rPr>
            <w:noProof/>
          </w:rPr>
        </w:r>
        <w:r>
          <w:rPr>
            <w:noProof/>
            <w:webHidden/>
          </w:rPr>
          <w:fldChar w:fldCharType="separate"/>
        </w:r>
        <w:r>
          <w:rPr>
            <w:noProof/>
            <w:webHidden/>
          </w:rPr>
          <w:t>51</w:t>
        </w:r>
        <w:r>
          <w:rPr>
            <w:noProof/>
            <w:webHidden/>
          </w:rPr>
          <w:fldChar w:fldCharType="end"/>
        </w:r>
      </w:hyperlink>
    </w:p>
    <w:p w:rsidR="00B27815" w:rsidRDefault="00B27815">
      <w:pPr>
        <w:pStyle w:val="TableofFigures"/>
        <w:tabs>
          <w:tab w:val="left" w:pos="1200"/>
          <w:tab w:val="right" w:leader="dot" w:pos="10070"/>
        </w:tabs>
        <w:rPr>
          <w:noProof/>
        </w:rPr>
      </w:pPr>
      <w:hyperlink w:anchor="_Toc338859417" w:history="1">
        <w:r w:rsidRPr="00E967B2">
          <w:rPr>
            <w:rStyle w:val="Hyperlink"/>
            <w:noProof/>
          </w:rPr>
          <w:t>Figure 39</w:t>
        </w:r>
        <w:r>
          <w:rPr>
            <w:noProof/>
          </w:rPr>
          <w:tab/>
        </w:r>
        <w:r w:rsidRPr="00E967B2">
          <w:rPr>
            <w:rStyle w:val="Hyperlink"/>
            <w:noProof/>
          </w:rPr>
          <w:t>Select data to be Import</w:t>
        </w:r>
        <w:r>
          <w:rPr>
            <w:noProof/>
            <w:webHidden/>
          </w:rPr>
          <w:tab/>
        </w:r>
        <w:r>
          <w:rPr>
            <w:noProof/>
            <w:webHidden/>
          </w:rPr>
          <w:fldChar w:fldCharType="begin"/>
        </w:r>
        <w:r>
          <w:rPr>
            <w:noProof/>
            <w:webHidden/>
          </w:rPr>
          <w:instrText xml:space="preserve"> PAGEREF _Toc338859417 \h </w:instrText>
        </w:r>
        <w:r>
          <w:rPr>
            <w:noProof/>
          </w:rPr>
        </w:r>
        <w:r>
          <w:rPr>
            <w:noProof/>
            <w:webHidden/>
          </w:rPr>
          <w:fldChar w:fldCharType="separate"/>
        </w:r>
        <w:r>
          <w:rPr>
            <w:noProof/>
            <w:webHidden/>
          </w:rPr>
          <w:t>52</w:t>
        </w:r>
        <w:r>
          <w:rPr>
            <w:noProof/>
            <w:webHidden/>
          </w:rPr>
          <w:fldChar w:fldCharType="end"/>
        </w:r>
      </w:hyperlink>
    </w:p>
    <w:p w:rsidR="00B27815" w:rsidRDefault="00B27815">
      <w:pPr>
        <w:pStyle w:val="TableofFigures"/>
        <w:tabs>
          <w:tab w:val="left" w:pos="1200"/>
          <w:tab w:val="right" w:leader="dot" w:pos="10070"/>
        </w:tabs>
        <w:rPr>
          <w:noProof/>
        </w:rPr>
      </w:pPr>
      <w:hyperlink w:anchor="_Toc338859418" w:history="1">
        <w:r w:rsidRPr="00E967B2">
          <w:rPr>
            <w:rStyle w:val="Hyperlink"/>
            <w:noProof/>
          </w:rPr>
          <w:t>Figure 40</w:t>
        </w:r>
        <w:r>
          <w:rPr>
            <w:noProof/>
          </w:rPr>
          <w:tab/>
        </w:r>
        <w:r w:rsidRPr="00E967B2">
          <w:rPr>
            <w:rStyle w:val="Hyperlink"/>
            <w:noProof/>
          </w:rPr>
          <w:t>Action Bar with "Table Import" button.</w:t>
        </w:r>
        <w:r>
          <w:rPr>
            <w:noProof/>
            <w:webHidden/>
          </w:rPr>
          <w:tab/>
        </w:r>
        <w:r>
          <w:rPr>
            <w:noProof/>
            <w:webHidden/>
          </w:rPr>
          <w:fldChar w:fldCharType="begin"/>
        </w:r>
        <w:r>
          <w:rPr>
            <w:noProof/>
            <w:webHidden/>
          </w:rPr>
          <w:instrText xml:space="preserve"> PAGEREF _Toc338859418 \h </w:instrText>
        </w:r>
        <w:r>
          <w:rPr>
            <w:noProof/>
          </w:rPr>
        </w:r>
        <w:r>
          <w:rPr>
            <w:noProof/>
            <w:webHidden/>
          </w:rPr>
          <w:fldChar w:fldCharType="separate"/>
        </w:r>
        <w:r>
          <w:rPr>
            <w:noProof/>
            <w:webHidden/>
          </w:rPr>
          <w:t>53</w:t>
        </w:r>
        <w:r>
          <w:rPr>
            <w:noProof/>
            <w:webHidden/>
          </w:rPr>
          <w:fldChar w:fldCharType="end"/>
        </w:r>
      </w:hyperlink>
    </w:p>
    <w:p w:rsidR="00B27815" w:rsidRDefault="00B27815">
      <w:pPr>
        <w:pStyle w:val="TableofFigures"/>
        <w:tabs>
          <w:tab w:val="left" w:pos="1200"/>
          <w:tab w:val="right" w:leader="dot" w:pos="10070"/>
        </w:tabs>
        <w:rPr>
          <w:noProof/>
        </w:rPr>
      </w:pPr>
      <w:hyperlink w:anchor="_Toc338859419" w:history="1">
        <w:r w:rsidRPr="00E967B2">
          <w:rPr>
            <w:rStyle w:val="Hyperlink"/>
            <w:noProof/>
          </w:rPr>
          <w:t>Figure 41</w:t>
        </w:r>
        <w:r>
          <w:rPr>
            <w:noProof/>
          </w:rPr>
          <w:tab/>
        </w:r>
        <w:r w:rsidRPr="00E967B2">
          <w:rPr>
            <w:rStyle w:val="Hyperlink"/>
            <w:noProof/>
          </w:rPr>
          <w:t>Select Perimeter to import from</w:t>
        </w:r>
        <w:r>
          <w:rPr>
            <w:noProof/>
            <w:webHidden/>
          </w:rPr>
          <w:tab/>
        </w:r>
        <w:r>
          <w:rPr>
            <w:noProof/>
            <w:webHidden/>
          </w:rPr>
          <w:fldChar w:fldCharType="begin"/>
        </w:r>
        <w:r>
          <w:rPr>
            <w:noProof/>
            <w:webHidden/>
          </w:rPr>
          <w:instrText xml:space="preserve"> PAGEREF _Toc338859419 \h </w:instrText>
        </w:r>
        <w:r>
          <w:rPr>
            <w:noProof/>
          </w:rPr>
        </w:r>
        <w:r>
          <w:rPr>
            <w:noProof/>
            <w:webHidden/>
          </w:rPr>
          <w:fldChar w:fldCharType="separate"/>
        </w:r>
        <w:r>
          <w:rPr>
            <w:noProof/>
            <w:webHidden/>
          </w:rPr>
          <w:t>53</w:t>
        </w:r>
        <w:r>
          <w:rPr>
            <w:noProof/>
            <w:webHidden/>
          </w:rPr>
          <w:fldChar w:fldCharType="end"/>
        </w:r>
      </w:hyperlink>
    </w:p>
    <w:p w:rsidR="00B27815" w:rsidRDefault="00B27815">
      <w:pPr>
        <w:pStyle w:val="TableofFigures"/>
        <w:tabs>
          <w:tab w:val="left" w:pos="1200"/>
          <w:tab w:val="right" w:leader="dot" w:pos="10070"/>
        </w:tabs>
        <w:rPr>
          <w:noProof/>
        </w:rPr>
      </w:pPr>
      <w:hyperlink w:anchor="_Toc338859420" w:history="1">
        <w:r w:rsidRPr="00E967B2">
          <w:rPr>
            <w:rStyle w:val="Hyperlink"/>
            <w:noProof/>
          </w:rPr>
          <w:t>Figure 42</w:t>
        </w:r>
        <w:r>
          <w:rPr>
            <w:noProof/>
          </w:rPr>
          <w:tab/>
        </w:r>
        <w:r w:rsidRPr="00E967B2">
          <w:rPr>
            <w:rStyle w:val="Hyperlink"/>
            <w:noProof/>
          </w:rPr>
          <w:t>Unit Import Button in red border</w:t>
        </w:r>
        <w:r>
          <w:rPr>
            <w:noProof/>
            <w:webHidden/>
          </w:rPr>
          <w:tab/>
        </w:r>
        <w:r>
          <w:rPr>
            <w:noProof/>
            <w:webHidden/>
          </w:rPr>
          <w:fldChar w:fldCharType="begin"/>
        </w:r>
        <w:r>
          <w:rPr>
            <w:noProof/>
            <w:webHidden/>
          </w:rPr>
          <w:instrText xml:space="preserve"> PAGEREF _Toc338859420 \h </w:instrText>
        </w:r>
        <w:r>
          <w:rPr>
            <w:noProof/>
          </w:rPr>
        </w:r>
        <w:r>
          <w:rPr>
            <w:noProof/>
            <w:webHidden/>
          </w:rPr>
          <w:fldChar w:fldCharType="separate"/>
        </w:r>
        <w:r>
          <w:rPr>
            <w:noProof/>
            <w:webHidden/>
          </w:rPr>
          <w:t>56</w:t>
        </w:r>
        <w:r>
          <w:rPr>
            <w:noProof/>
            <w:webHidden/>
          </w:rPr>
          <w:fldChar w:fldCharType="end"/>
        </w:r>
      </w:hyperlink>
    </w:p>
    <w:p w:rsidR="00B27815" w:rsidRDefault="00B27815">
      <w:pPr>
        <w:pStyle w:val="TableofFigures"/>
        <w:tabs>
          <w:tab w:val="left" w:pos="1200"/>
          <w:tab w:val="right" w:leader="dot" w:pos="10070"/>
        </w:tabs>
        <w:rPr>
          <w:noProof/>
        </w:rPr>
      </w:pPr>
      <w:hyperlink w:anchor="_Toc338859421" w:history="1">
        <w:r w:rsidRPr="00E967B2">
          <w:rPr>
            <w:rStyle w:val="Hyperlink"/>
            <w:noProof/>
          </w:rPr>
          <w:t>Figure 43</w:t>
        </w:r>
        <w:r>
          <w:rPr>
            <w:noProof/>
          </w:rPr>
          <w:tab/>
        </w:r>
        <w:r w:rsidRPr="00E967B2">
          <w:rPr>
            <w:rStyle w:val="Hyperlink"/>
            <w:noProof/>
          </w:rPr>
          <w:t>Import Data</w:t>
        </w:r>
        <w:r>
          <w:rPr>
            <w:noProof/>
            <w:webHidden/>
          </w:rPr>
          <w:tab/>
        </w:r>
        <w:r>
          <w:rPr>
            <w:noProof/>
            <w:webHidden/>
          </w:rPr>
          <w:fldChar w:fldCharType="begin"/>
        </w:r>
        <w:r>
          <w:rPr>
            <w:noProof/>
            <w:webHidden/>
          </w:rPr>
          <w:instrText xml:space="preserve"> PAGEREF _Toc338859421 \h </w:instrText>
        </w:r>
        <w:r>
          <w:rPr>
            <w:noProof/>
          </w:rPr>
        </w:r>
        <w:r>
          <w:rPr>
            <w:noProof/>
            <w:webHidden/>
          </w:rPr>
          <w:fldChar w:fldCharType="separate"/>
        </w:r>
        <w:r>
          <w:rPr>
            <w:noProof/>
            <w:webHidden/>
          </w:rPr>
          <w:t>57</w:t>
        </w:r>
        <w:r>
          <w:rPr>
            <w:noProof/>
            <w:webHidden/>
          </w:rPr>
          <w:fldChar w:fldCharType="end"/>
        </w:r>
      </w:hyperlink>
    </w:p>
    <w:p w:rsidR="00B27815" w:rsidRDefault="00B27815">
      <w:pPr>
        <w:pStyle w:val="TableofFigures"/>
        <w:tabs>
          <w:tab w:val="left" w:pos="1200"/>
          <w:tab w:val="right" w:leader="dot" w:pos="10070"/>
        </w:tabs>
        <w:rPr>
          <w:noProof/>
        </w:rPr>
      </w:pPr>
      <w:hyperlink w:anchor="_Toc338859422" w:history="1">
        <w:r w:rsidRPr="00E967B2">
          <w:rPr>
            <w:rStyle w:val="Hyperlink"/>
            <w:noProof/>
          </w:rPr>
          <w:t>Figure 44</w:t>
        </w:r>
        <w:r>
          <w:rPr>
            <w:noProof/>
          </w:rPr>
          <w:tab/>
        </w:r>
        <w:r w:rsidRPr="00E967B2">
          <w:rPr>
            <w:rStyle w:val="Hyperlink"/>
            <w:noProof/>
          </w:rPr>
          <w:t>Imported Data</w:t>
        </w:r>
        <w:r>
          <w:rPr>
            <w:noProof/>
            <w:webHidden/>
          </w:rPr>
          <w:tab/>
        </w:r>
        <w:r>
          <w:rPr>
            <w:noProof/>
            <w:webHidden/>
          </w:rPr>
          <w:fldChar w:fldCharType="begin"/>
        </w:r>
        <w:r>
          <w:rPr>
            <w:noProof/>
            <w:webHidden/>
          </w:rPr>
          <w:instrText xml:space="preserve"> PAGEREF _Toc338859422 \h </w:instrText>
        </w:r>
        <w:r>
          <w:rPr>
            <w:noProof/>
          </w:rPr>
        </w:r>
        <w:r>
          <w:rPr>
            <w:noProof/>
            <w:webHidden/>
          </w:rPr>
          <w:fldChar w:fldCharType="separate"/>
        </w:r>
        <w:r>
          <w:rPr>
            <w:noProof/>
            <w:webHidden/>
          </w:rPr>
          <w:t>57</w:t>
        </w:r>
        <w:r>
          <w:rPr>
            <w:noProof/>
            <w:webHidden/>
          </w:rPr>
          <w:fldChar w:fldCharType="end"/>
        </w:r>
      </w:hyperlink>
    </w:p>
    <w:p w:rsidR="00B27815" w:rsidRDefault="00B27815">
      <w:pPr>
        <w:pStyle w:val="TableofFigures"/>
        <w:tabs>
          <w:tab w:val="left" w:pos="1200"/>
          <w:tab w:val="right" w:leader="dot" w:pos="10070"/>
        </w:tabs>
        <w:rPr>
          <w:noProof/>
        </w:rPr>
      </w:pPr>
      <w:hyperlink w:anchor="_Toc338859423" w:history="1">
        <w:r w:rsidRPr="00E967B2">
          <w:rPr>
            <w:rStyle w:val="Hyperlink"/>
            <w:noProof/>
          </w:rPr>
          <w:t>Figure 45</w:t>
        </w:r>
        <w:r>
          <w:rPr>
            <w:noProof/>
          </w:rPr>
          <w:tab/>
        </w:r>
        <w:r w:rsidRPr="00E967B2">
          <w:rPr>
            <w:rStyle w:val="Hyperlink"/>
            <w:noProof/>
          </w:rPr>
          <w:t>Unit Import for Food Maximum</w:t>
        </w:r>
        <w:r>
          <w:rPr>
            <w:noProof/>
            <w:webHidden/>
          </w:rPr>
          <w:tab/>
        </w:r>
        <w:r>
          <w:rPr>
            <w:noProof/>
            <w:webHidden/>
          </w:rPr>
          <w:fldChar w:fldCharType="begin"/>
        </w:r>
        <w:r>
          <w:rPr>
            <w:noProof/>
            <w:webHidden/>
          </w:rPr>
          <w:instrText xml:space="preserve"> PAGEREF _Toc338859423 \h </w:instrText>
        </w:r>
        <w:r>
          <w:rPr>
            <w:noProof/>
          </w:rPr>
        </w:r>
        <w:r>
          <w:rPr>
            <w:noProof/>
            <w:webHidden/>
          </w:rPr>
          <w:fldChar w:fldCharType="separate"/>
        </w:r>
        <w:r>
          <w:rPr>
            <w:noProof/>
            <w:webHidden/>
          </w:rPr>
          <w:t>58</w:t>
        </w:r>
        <w:r>
          <w:rPr>
            <w:noProof/>
            <w:webHidden/>
          </w:rPr>
          <w:fldChar w:fldCharType="end"/>
        </w:r>
      </w:hyperlink>
    </w:p>
    <w:p w:rsidR="00B27815" w:rsidRDefault="00B27815">
      <w:pPr>
        <w:pStyle w:val="TableofFigures"/>
        <w:tabs>
          <w:tab w:val="left" w:pos="1200"/>
          <w:tab w:val="right" w:leader="dot" w:pos="10070"/>
        </w:tabs>
        <w:rPr>
          <w:noProof/>
        </w:rPr>
      </w:pPr>
      <w:hyperlink w:anchor="_Toc338859424" w:history="1">
        <w:r w:rsidRPr="00E967B2">
          <w:rPr>
            <w:rStyle w:val="Hyperlink"/>
            <w:noProof/>
          </w:rPr>
          <w:t>Figure 46</w:t>
        </w:r>
        <w:r>
          <w:rPr>
            <w:noProof/>
          </w:rPr>
          <w:tab/>
        </w:r>
        <w:r w:rsidRPr="00E967B2">
          <w:rPr>
            <w:rStyle w:val="Hyperlink"/>
            <w:noProof/>
          </w:rPr>
          <w:t>Select maximun to import for selected food</w:t>
        </w:r>
        <w:r>
          <w:rPr>
            <w:noProof/>
            <w:webHidden/>
          </w:rPr>
          <w:tab/>
        </w:r>
        <w:r>
          <w:rPr>
            <w:noProof/>
            <w:webHidden/>
          </w:rPr>
          <w:fldChar w:fldCharType="begin"/>
        </w:r>
        <w:r>
          <w:rPr>
            <w:noProof/>
            <w:webHidden/>
          </w:rPr>
          <w:instrText xml:space="preserve"> PAGEREF _Toc338859424 \h </w:instrText>
        </w:r>
        <w:r>
          <w:rPr>
            <w:noProof/>
          </w:rPr>
        </w:r>
        <w:r>
          <w:rPr>
            <w:noProof/>
            <w:webHidden/>
          </w:rPr>
          <w:fldChar w:fldCharType="separate"/>
        </w:r>
        <w:r>
          <w:rPr>
            <w:noProof/>
            <w:webHidden/>
          </w:rPr>
          <w:t>59</w:t>
        </w:r>
        <w:r>
          <w:rPr>
            <w:noProof/>
            <w:webHidden/>
          </w:rPr>
          <w:fldChar w:fldCharType="end"/>
        </w:r>
      </w:hyperlink>
    </w:p>
    <w:p w:rsidR="00B27815" w:rsidRDefault="00B27815">
      <w:pPr>
        <w:pStyle w:val="TableofFigures"/>
        <w:tabs>
          <w:tab w:val="left" w:pos="1200"/>
          <w:tab w:val="right" w:leader="dot" w:pos="10070"/>
        </w:tabs>
        <w:rPr>
          <w:noProof/>
        </w:rPr>
      </w:pPr>
      <w:hyperlink w:anchor="_Toc338859425" w:history="1">
        <w:r w:rsidRPr="00E967B2">
          <w:rPr>
            <w:rStyle w:val="Hyperlink"/>
            <w:noProof/>
          </w:rPr>
          <w:t>Figure 47</w:t>
        </w:r>
        <w:r>
          <w:rPr>
            <w:noProof/>
          </w:rPr>
          <w:tab/>
        </w:r>
        <w:r w:rsidRPr="00E967B2">
          <w:rPr>
            <w:rStyle w:val="Hyperlink"/>
            <w:noProof/>
          </w:rPr>
          <w:t>Unit Import for food list</w:t>
        </w:r>
        <w:r>
          <w:rPr>
            <w:noProof/>
            <w:webHidden/>
          </w:rPr>
          <w:tab/>
        </w:r>
        <w:r>
          <w:rPr>
            <w:noProof/>
            <w:webHidden/>
          </w:rPr>
          <w:fldChar w:fldCharType="begin"/>
        </w:r>
        <w:r>
          <w:rPr>
            <w:noProof/>
            <w:webHidden/>
          </w:rPr>
          <w:instrText xml:space="preserve"> PAGEREF _Toc338859425 \h </w:instrText>
        </w:r>
        <w:r>
          <w:rPr>
            <w:noProof/>
          </w:rPr>
        </w:r>
        <w:r>
          <w:rPr>
            <w:noProof/>
            <w:webHidden/>
          </w:rPr>
          <w:fldChar w:fldCharType="separate"/>
        </w:r>
        <w:r>
          <w:rPr>
            <w:noProof/>
            <w:webHidden/>
          </w:rPr>
          <w:t>60</w:t>
        </w:r>
        <w:r>
          <w:rPr>
            <w:noProof/>
            <w:webHidden/>
          </w:rPr>
          <w:fldChar w:fldCharType="end"/>
        </w:r>
      </w:hyperlink>
    </w:p>
    <w:p w:rsidR="00B27815" w:rsidRDefault="00B27815">
      <w:pPr>
        <w:pStyle w:val="TableofFigures"/>
        <w:tabs>
          <w:tab w:val="left" w:pos="1200"/>
          <w:tab w:val="right" w:leader="dot" w:pos="10070"/>
        </w:tabs>
        <w:rPr>
          <w:noProof/>
        </w:rPr>
      </w:pPr>
      <w:hyperlink w:anchor="_Toc338859426" w:history="1">
        <w:r w:rsidRPr="00E967B2">
          <w:rPr>
            <w:rStyle w:val="Hyperlink"/>
            <w:noProof/>
          </w:rPr>
          <w:t>Figure 48</w:t>
        </w:r>
        <w:r>
          <w:rPr>
            <w:noProof/>
          </w:rPr>
          <w:tab/>
        </w:r>
        <w:r w:rsidRPr="00E967B2">
          <w:rPr>
            <w:rStyle w:val="Hyperlink"/>
            <w:noProof/>
          </w:rPr>
          <w:t>Select Food to Import</w:t>
        </w:r>
        <w:r>
          <w:rPr>
            <w:noProof/>
            <w:webHidden/>
          </w:rPr>
          <w:tab/>
        </w:r>
        <w:r>
          <w:rPr>
            <w:noProof/>
            <w:webHidden/>
          </w:rPr>
          <w:fldChar w:fldCharType="begin"/>
        </w:r>
        <w:r>
          <w:rPr>
            <w:noProof/>
            <w:webHidden/>
          </w:rPr>
          <w:instrText xml:space="preserve"> PAGEREF _Toc338859426 \h </w:instrText>
        </w:r>
        <w:r>
          <w:rPr>
            <w:noProof/>
          </w:rPr>
        </w:r>
        <w:r>
          <w:rPr>
            <w:noProof/>
            <w:webHidden/>
          </w:rPr>
          <w:fldChar w:fldCharType="separate"/>
        </w:r>
        <w:r>
          <w:rPr>
            <w:noProof/>
            <w:webHidden/>
          </w:rPr>
          <w:t>60</w:t>
        </w:r>
        <w:r>
          <w:rPr>
            <w:noProof/>
            <w:webHidden/>
          </w:rPr>
          <w:fldChar w:fldCharType="end"/>
        </w:r>
      </w:hyperlink>
    </w:p>
    <w:p w:rsidR="00B27815" w:rsidRDefault="00B27815">
      <w:pPr>
        <w:pStyle w:val="TableofFigures"/>
        <w:tabs>
          <w:tab w:val="left" w:pos="1200"/>
          <w:tab w:val="right" w:leader="dot" w:pos="10070"/>
        </w:tabs>
        <w:rPr>
          <w:noProof/>
        </w:rPr>
      </w:pPr>
      <w:hyperlink w:anchor="_Toc338859427" w:history="1">
        <w:r w:rsidRPr="00E967B2">
          <w:rPr>
            <w:rStyle w:val="Hyperlink"/>
            <w:noProof/>
          </w:rPr>
          <w:t>Figure 49</w:t>
        </w:r>
        <w:r>
          <w:rPr>
            <w:noProof/>
          </w:rPr>
          <w:tab/>
        </w:r>
        <w:r w:rsidRPr="00E967B2">
          <w:rPr>
            <w:rStyle w:val="Hyperlink"/>
            <w:noProof/>
          </w:rPr>
          <w:t>Import FoodList – Summary</w:t>
        </w:r>
        <w:r>
          <w:rPr>
            <w:noProof/>
            <w:webHidden/>
          </w:rPr>
          <w:tab/>
        </w:r>
        <w:r>
          <w:rPr>
            <w:noProof/>
            <w:webHidden/>
          </w:rPr>
          <w:fldChar w:fldCharType="begin"/>
        </w:r>
        <w:r>
          <w:rPr>
            <w:noProof/>
            <w:webHidden/>
          </w:rPr>
          <w:instrText xml:space="preserve"> PAGEREF _Toc338859427 \h </w:instrText>
        </w:r>
        <w:r>
          <w:rPr>
            <w:noProof/>
          </w:rPr>
        </w:r>
        <w:r>
          <w:rPr>
            <w:noProof/>
            <w:webHidden/>
          </w:rPr>
          <w:fldChar w:fldCharType="separate"/>
        </w:r>
        <w:r>
          <w:rPr>
            <w:noProof/>
            <w:webHidden/>
          </w:rPr>
          <w:t>61</w:t>
        </w:r>
        <w:r>
          <w:rPr>
            <w:noProof/>
            <w:webHidden/>
          </w:rPr>
          <w:fldChar w:fldCharType="end"/>
        </w:r>
      </w:hyperlink>
    </w:p>
    <w:p w:rsidR="00B27815" w:rsidRDefault="00B27815">
      <w:pPr>
        <w:pStyle w:val="TableofFigures"/>
        <w:tabs>
          <w:tab w:val="left" w:pos="1200"/>
          <w:tab w:val="right" w:leader="dot" w:pos="10070"/>
        </w:tabs>
        <w:rPr>
          <w:noProof/>
        </w:rPr>
      </w:pPr>
      <w:hyperlink w:anchor="_Toc338859428" w:history="1">
        <w:r w:rsidRPr="00E967B2">
          <w:rPr>
            <w:rStyle w:val="Hyperlink"/>
            <w:noProof/>
          </w:rPr>
          <w:t>Figure 50</w:t>
        </w:r>
        <w:r>
          <w:rPr>
            <w:noProof/>
          </w:rPr>
          <w:tab/>
        </w:r>
        <w:r w:rsidRPr="00E967B2">
          <w:rPr>
            <w:rStyle w:val="Hyperlink"/>
            <w:noProof/>
          </w:rPr>
          <w:t>Import csv</w:t>
        </w:r>
        <w:r>
          <w:rPr>
            <w:noProof/>
            <w:webHidden/>
          </w:rPr>
          <w:tab/>
        </w:r>
        <w:r>
          <w:rPr>
            <w:noProof/>
            <w:webHidden/>
          </w:rPr>
          <w:fldChar w:fldCharType="begin"/>
        </w:r>
        <w:r>
          <w:rPr>
            <w:noProof/>
            <w:webHidden/>
          </w:rPr>
          <w:instrText xml:space="preserve"> PAGEREF _Toc338859428 \h </w:instrText>
        </w:r>
        <w:r>
          <w:rPr>
            <w:noProof/>
          </w:rPr>
        </w:r>
        <w:r>
          <w:rPr>
            <w:noProof/>
            <w:webHidden/>
          </w:rPr>
          <w:fldChar w:fldCharType="separate"/>
        </w:r>
        <w:r>
          <w:rPr>
            <w:noProof/>
            <w:webHidden/>
          </w:rPr>
          <w:t>62</w:t>
        </w:r>
        <w:r>
          <w:rPr>
            <w:noProof/>
            <w:webHidden/>
          </w:rPr>
          <w:fldChar w:fldCharType="end"/>
        </w:r>
      </w:hyperlink>
    </w:p>
    <w:p w:rsidR="00B27815" w:rsidRDefault="00B27815">
      <w:pPr>
        <w:pStyle w:val="TableofFigures"/>
        <w:tabs>
          <w:tab w:val="left" w:pos="1200"/>
          <w:tab w:val="right" w:leader="dot" w:pos="10070"/>
        </w:tabs>
        <w:rPr>
          <w:noProof/>
        </w:rPr>
      </w:pPr>
      <w:hyperlink w:anchor="_Toc338859429" w:history="1">
        <w:r w:rsidRPr="00E967B2">
          <w:rPr>
            <w:rStyle w:val="Hyperlink"/>
            <w:noProof/>
          </w:rPr>
          <w:t>Figure 51</w:t>
        </w:r>
        <w:r>
          <w:rPr>
            <w:noProof/>
          </w:rPr>
          <w:tab/>
        </w:r>
        <w:r w:rsidRPr="00E967B2">
          <w:rPr>
            <w:rStyle w:val="Hyperlink"/>
            <w:noProof/>
          </w:rPr>
          <w:t>Select csv file to be import</w:t>
        </w:r>
        <w:r>
          <w:rPr>
            <w:noProof/>
            <w:webHidden/>
          </w:rPr>
          <w:tab/>
        </w:r>
        <w:r>
          <w:rPr>
            <w:noProof/>
            <w:webHidden/>
          </w:rPr>
          <w:fldChar w:fldCharType="begin"/>
        </w:r>
        <w:r>
          <w:rPr>
            <w:noProof/>
            <w:webHidden/>
          </w:rPr>
          <w:instrText xml:space="preserve"> PAGEREF _Toc338859429 \h </w:instrText>
        </w:r>
        <w:r>
          <w:rPr>
            <w:noProof/>
          </w:rPr>
        </w:r>
        <w:r>
          <w:rPr>
            <w:noProof/>
            <w:webHidden/>
          </w:rPr>
          <w:fldChar w:fldCharType="separate"/>
        </w:r>
        <w:r>
          <w:rPr>
            <w:noProof/>
            <w:webHidden/>
          </w:rPr>
          <w:t>62</w:t>
        </w:r>
        <w:r>
          <w:rPr>
            <w:noProof/>
            <w:webHidden/>
          </w:rPr>
          <w:fldChar w:fldCharType="end"/>
        </w:r>
      </w:hyperlink>
    </w:p>
    <w:p w:rsidR="00B27815" w:rsidRDefault="00B27815">
      <w:pPr>
        <w:pStyle w:val="TableofFigures"/>
        <w:tabs>
          <w:tab w:val="left" w:pos="1200"/>
          <w:tab w:val="right" w:leader="dot" w:pos="10070"/>
        </w:tabs>
        <w:rPr>
          <w:noProof/>
        </w:rPr>
      </w:pPr>
      <w:hyperlink w:anchor="_Toc338859430" w:history="1">
        <w:r w:rsidRPr="00E967B2">
          <w:rPr>
            <w:rStyle w:val="Hyperlink"/>
            <w:noProof/>
          </w:rPr>
          <w:t>Figure 52</w:t>
        </w:r>
        <w:r>
          <w:rPr>
            <w:noProof/>
          </w:rPr>
          <w:tab/>
        </w:r>
        <w:r w:rsidRPr="00E967B2">
          <w:rPr>
            <w:rStyle w:val="Hyperlink"/>
            <w:noProof/>
          </w:rPr>
          <w:t>Log of csv Import</w:t>
        </w:r>
        <w:r>
          <w:rPr>
            <w:noProof/>
            <w:webHidden/>
          </w:rPr>
          <w:tab/>
        </w:r>
        <w:r>
          <w:rPr>
            <w:noProof/>
            <w:webHidden/>
          </w:rPr>
          <w:fldChar w:fldCharType="begin"/>
        </w:r>
        <w:r>
          <w:rPr>
            <w:noProof/>
            <w:webHidden/>
          </w:rPr>
          <w:instrText xml:space="preserve"> PAGEREF _Toc338859430 \h </w:instrText>
        </w:r>
        <w:r>
          <w:rPr>
            <w:noProof/>
          </w:rPr>
        </w:r>
        <w:r>
          <w:rPr>
            <w:noProof/>
            <w:webHidden/>
          </w:rPr>
          <w:fldChar w:fldCharType="separate"/>
        </w:r>
        <w:r>
          <w:rPr>
            <w:noProof/>
            <w:webHidden/>
          </w:rPr>
          <w:t>63</w:t>
        </w:r>
        <w:r>
          <w:rPr>
            <w:noProof/>
            <w:webHidden/>
          </w:rPr>
          <w:fldChar w:fldCharType="end"/>
        </w:r>
      </w:hyperlink>
    </w:p>
    <w:p w:rsidR="00B27815" w:rsidRDefault="00B27815">
      <w:pPr>
        <w:pStyle w:val="TableofFigures"/>
        <w:tabs>
          <w:tab w:val="left" w:pos="1200"/>
          <w:tab w:val="right" w:leader="dot" w:pos="10070"/>
        </w:tabs>
        <w:rPr>
          <w:noProof/>
        </w:rPr>
      </w:pPr>
      <w:hyperlink w:anchor="_Toc338859431" w:history="1">
        <w:r w:rsidRPr="00E967B2">
          <w:rPr>
            <w:rStyle w:val="Hyperlink"/>
            <w:noProof/>
          </w:rPr>
          <w:t>Figure 53</w:t>
        </w:r>
        <w:r>
          <w:rPr>
            <w:noProof/>
          </w:rPr>
          <w:tab/>
        </w:r>
        <w:r w:rsidRPr="00E967B2">
          <w:rPr>
            <w:rStyle w:val="Hyperlink"/>
            <w:noProof/>
          </w:rPr>
          <w:t>Export Epicsoft Database</w:t>
        </w:r>
        <w:r>
          <w:rPr>
            <w:noProof/>
            <w:webHidden/>
          </w:rPr>
          <w:tab/>
        </w:r>
        <w:r>
          <w:rPr>
            <w:noProof/>
            <w:webHidden/>
          </w:rPr>
          <w:fldChar w:fldCharType="begin"/>
        </w:r>
        <w:r>
          <w:rPr>
            <w:noProof/>
            <w:webHidden/>
          </w:rPr>
          <w:instrText xml:space="preserve"> PAGEREF _Toc338859431 \h </w:instrText>
        </w:r>
        <w:r>
          <w:rPr>
            <w:noProof/>
          </w:rPr>
        </w:r>
        <w:r>
          <w:rPr>
            <w:noProof/>
            <w:webHidden/>
          </w:rPr>
          <w:fldChar w:fldCharType="separate"/>
        </w:r>
        <w:r>
          <w:rPr>
            <w:noProof/>
            <w:webHidden/>
          </w:rPr>
          <w:t>64</w:t>
        </w:r>
        <w:r>
          <w:rPr>
            <w:noProof/>
            <w:webHidden/>
          </w:rPr>
          <w:fldChar w:fldCharType="end"/>
        </w:r>
      </w:hyperlink>
    </w:p>
    <w:p w:rsidR="00B27815" w:rsidRDefault="00B27815">
      <w:pPr>
        <w:pStyle w:val="TableofFigures"/>
        <w:tabs>
          <w:tab w:val="left" w:pos="1200"/>
          <w:tab w:val="right" w:leader="dot" w:pos="10070"/>
        </w:tabs>
        <w:rPr>
          <w:noProof/>
        </w:rPr>
      </w:pPr>
      <w:hyperlink w:anchor="_Toc338859432" w:history="1">
        <w:r w:rsidRPr="00E967B2">
          <w:rPr>
            <w:rStyle w:val="Hyperlink"/>
            <w:noProof/>
          </w:rPr>
          <w:t>Figure 54</w:t>
        </w:r>
        <w:r>
          <w:rPr>
            <w:noProof/>
          </w:rPr>
          <w:tab/>
        </w:r>
        <w:r w:rsidRPr="00E967B2">
          <w:rPr>
            <w:rStyle w:val="Hyperlink"/>
            <w:noProof/>
          </w:rPr>
          <w:t>Version Management Screen</w:t>
        </w:r>
        <w:r>
          <w:rPr>
            <w:noProof/>
            <w:webHidden/>
          </w:rPr>
          <w:tab/>
        </w:r>
        <w:r>
          <w:rPr>
            <w:noProof/>
            <w:webHidden/>
          </w:rPr>
          <w:fldChar w:fldCharType="begin"/>
        </w:r>
        <w:r>
          <w:rPr>
            <w:noProof/>
            <w:webHidden/>
          </w:rPr>
          <w:instrText xml:space="preserve"> PAGEREF _Toc338859432 \h </w:instrText>
        </w:r>
        <w:r>
          <w:rPr>
            <w:noProof/>
          </w:rPr>
        </w:r>
        <w:r>
          <w:rPr>
            <w:noProof/>
            <w:webHidden/>
          </w:rPr>
          <w:fldChar w:fldCharType="separate"/>
        </w:r>
        <w:r>
          <w:rPr>
            <w:noProof/>
            <w:webHidden/>
          </w:rPr>
          <w:t>64</w:t>
        </w:r>
        <w:r>
          <w:rPr>
            <w:noProof/>
            <w:webHidden/>
          </w:rPr>
          <w:fldChar w:fldCharType="end"/>
        </w:r>
      </w:hyperlink>
    </w:p>
    <w:p w:rsidR="00B27815" w:rsidRDefault="00B27815">
      <w:pPr>
        <w:pStyle w:val="TableofFigures"/>
        <w:tabs>
          <w:tab w:val="left" w:pos="1200"/>
          <w:tab w:val="right" w:leader="dot" w:pos="10070"/>
        </w:tabs>
        <w:rPr>
          <w:noProof/>
        </w:rPr>
      </w:pPr>
      <w:hyperlink w:anchor="_Toc338859433" w:history="1">
        <w:r w:rsidRPr="00E967B2">
          <w:rPr>
            <w:rStyle w:val="Hyperlink"/>
            <w:noProof/>
          </w:rPr>
          <w:t>Figure 55</w:t>
        </w:r>
        <w:r>
          <w:rPr>
            <w:noProof/>
          </w:rPr>
          <w:tab/>
        </w:r>
        <w:r w:rsidRPr="00E967B2">
          <w:rPr>
            <w:rStyle w:val="Hyperlink"/>
            <w:noProof/>
          </w:rPr>
          <w:t>Epicsoft Database - Export Process</w:t>
        </w:r>
        <w:r>
          <w:rPr>
            <w:noProof/>
            <w:webHidden/>
          </w:rPr>
          <w:tab/>
        </w:r>
        <w:r>
          <w:rPr>
            <w:noProof/>
            <w:webHidden/>
          </w:rPr>
          <w:fldChar w:fldCharType="begin"/>
        </w:r>
        <w:r>
          <w:rPr>
            <w:noProof/>
            <w:webHidden/>
          </w:rPr>
          <w:instrText xml:space="preserve"> PAGEREF _Toc338859433 \h </w:instrText>
        </w:r>
        <w:r>
          <w:rPr>
            <w:noProof/>
          </w:rPr>
        </w:r>
        <w:r>
          <w:rPr>
            <w:noProof/>
            <w:webHidden/>
          </w:rPr>
          <w:fldChar w:fldCharType="separate"/>
        </w:r>
        <w:r>
          <w:rPr>
            <w:noProof/>
            <w:webHidden/>
          </w:rPr>
          <w:t>67</w:t>
        </w:r>
        <w:r>
          <w:rPr>
            <w:noProof/>
            <w:webHidden/>
          </w:rPr>
          <w:fldChar w:fldCharType="end"/>
        </w:r>
      </w:hyperlink>
    </w:p>
    <w:p w:rsidR="00B27815" w:rsidRDefault="00B27815">
      <w:pPr>
        <w:pStyle w:val="TableofFigures"/>
        <w:tabs>
          <w:tab w:val="left" w:pos="1200"/>
          <w:tab w:val="right" w:leader="dot" w:pos="10070"/>
        </w:tabs>
        <w:rPr>
          <w:noProof/>
        </w:rPr>
      </w:pPr>
      <w:hyperlink w:anchor="_Toc338859434" w:history="1">
        <w:r w:rsidRPr="00E967B2">
          <w:rPr>
            <w:rStyle w:val="Hyperlink"/>
            <w:noProof/>
          </w:rPr>
          <w:t>Figure 56</w:t>
        </w:r>
        <w:r>
          <w:rPr>
            <w:noProof/>
          </w:rPr>
          <w:tab/>
        </w:r>
        <w:r w:rsidRPr="00E967B2">
          <w:rPr>
            <w:rStyle w:val="Hyperlink"/>
            <w:noProof/>
          </w:rPr>
          <w:t>Export SC database</w:t>
        </w:r>
        <w:r>
          <w:rPr>
            <w:noProof/>
            <w:webHidden/>
          </w:rPr>
          <w:tab/>
        </w:r>
        <w:r>
          <w:rPr>
            <w:noProof/>
            <w:webHidden/>
          </w:rPr>
          <w:fldChar w:fldCharType="begin"/>
        </w:r>
        <w:r>
          <w:rPr>
            <w:noProof/>
            <w:webHidden/>
          </w:rPr>
          <w:instrText xml:space="preserve"> PAGEREF _Toc338859434 \h </w:instrText>
        </w:r>
        <w:r>
          <w:rPr>
            <w:noProof/>
          </w:rPr>
        </w:r>
        <w:r>
          <w:rPr>
            <w:noProof/>
            <w:webHidden/>
          </w:rPr>
          <w:fldChar w:fldCharType="separate"/>
        </w:r>
        <w:r>
          <w:rPr>
            <w:noProof/>
            <w:webHidden/>
          </w:rPr>
          <w:t>68</w:t>
        </w:r>
        <w:r>
          <w:rPr>
            <w:noProof/>
            <w:webHidden/>
          </w:rPr>
          <w:fldChar w:fldCharType="end"/>
        </w:r>
      </w:hyperlink>
    </w:p>
    <w:p w:rsidR="00B27815" w:rsidRDefault="00B27815">
      <w:pPr>
        <w:pStyle w:val="TableofFigures"/>
        <w:tabs>
          <w:tab w:val="left" w:pos="1200"/>
          <w:tab w:val="right" w:leader="dot" w:pos="10070"/>
        </w:tabs>
        <w:rPr>
          <w:noProof/>
        </w:rPr>
      </w:pPr>
      <w:hyperlink w:anchor="_Toc338859435" w:history="1">
        <w:r w:rsidRPr="00E967B2">
          <w:rPr>
            <w:rStyle w:val="Hyperlink"/>
            <w:noProof/>
          </w:rPr>
          <w:t>Figure 57</w:t>
        </w:r>
        <w:r>
          <w:rPr>
            <w:noProof/>
          </w:rPr>
          <w:tab/>
        </w:r>
        <w:r w:rsidRPr="00E967B2">
          <w:rPr>
            <w:rStyle w:val="Hyperlink"/>
            <w:noProof/>
          </w:rPr>
          <w:t>Display process of Export SC database</w:t>
        </w:r>
        <w:r>
          <w:rPr>
            <w:noProof/>
            <w:webHidden/>
          </w:rPr>
          <w:tab/>
        </w:r>
        <w:r>
          <w:rPr>
            <w:noProof/>
            <w:webHidden/>
          </w:rPr>
          <w:fldChar w:fldCharType="begin"/>
        </w:r>
        <w:r>
          <w:rPr>
            <w:noProof/>
            <w:webHidden/>
          </w:rPr>
          <w:instrText xml:space="preserve"> PAGEREF _Toc338859435 \h </w:instrText>
        </w:r>
        <w:r>
          <w:rPr>
            <w:noProof/>
          </w:rPr>
        </w:r>
        <w:r>
          <w:rPr>
            <w:noProof/>
            <w:webHidden/>
          </w:rPr>
          <w:fldChar w:fldCharType="separate"/>
        </w:r>
        <w:r>
          <w:rPr>
            <w:noProof/>
            <w:webHidden/>
          </w:rPr>
          <w:t>69</w:t>
        </w:r>
        <w:r>
          <w:rPr>
            <w:noProof/>
            <w:webHidden/>
          </w:rPr>
          <w:fldChar w:fldCharType="end"/>
        </w:r>
      </w:hyperlink>
    </w:p>
    <w:p w:rsidR="00B27815" w:rsidRDefault="00B27815">
      <w:pPr>
        <w:pStyle w:val="TableofFigures"/>
        <w:tabs>
          <w:tab w:val="left" w:pos="1200"/>
          <w:tab w:val="right" w:leader="dot" w:pos="10070"/>
        </w:tabs>
        <w:rPr>
          <w:noProof/>
        </w:rPr>
      </w:pPr>
      <w:hyperlink w:anchor="_Toc338859436" w:history="1">
        <w:r w:rsidRPr="00E967B2">
          <w:rPr>
            <w:rStyle w:val="Hyperlink"/>
            <w:noProof/>
          </w:rPr>
          <w:t>Figure 58</w:t>
        </w:r>
        <w:r>
          <w:rPr>
            <w:noProof/>
          </w:rPr>
          <w:tab/>
        </w:r>
        <w:r w:rsidRPr="00E967B2">
          <w:rPr>
            <w:rStyle w:val="Hyperlink"/>
            <w:noProof/>
          </w:rPr>
          <w:t>Help button on action bar</w:t>
        </w:r>
        <w:r>
          <w:rPr>
            <w:noProof/>
            <w:webHidden/>
          </w:rPr>
          <w:tab/>
        </w:r>
        <w:r>
          <w:rPr>
            <w:noProof/>
            <w:webHidden/>
          </w:rPr>
          <w:fldChar w:fldCharType="begin"/>
        </w:r>
        <w:r>
          <w:rPr>
            <w:noProof/>
            <w:webHidden/>
          </w:rPr>
          <w:instrText xml:space="preserve"> PAGEREF _Toc338859436 \h </w:instrText>
        </w:r>
        <w:r>
          <w:rPr>
            <w:noProof/>
          </w:rPr>
        </w:r>
        <w:r>
          <w:rPr>
            <w:noProof/>
            <w:webHidden/>
          </w:rPr>
          <w:fldChar w:fldCharType="separate"/>
        </w:r>
        <w:r>
          <w:rPr>
            <w:noProof/>
            <w:webHidden/>
          </w:rPr>
          <w:t>72</w:t>
        </w:r>
        <w:r>
          <w:rPr>
            <w:noProof/>
            <w:webHidden/>
          </w:rPr>
          <w:fldChar w:fldCharType="end"/>
        </w:r>
      </w:hyperlink>
    </w:p>
    <w:p w:rsidR="00B27815" w:rsidRDefault="00B27815">
      <w:pPr>
        <w:pStyle w:val="TableofFigures"/>
        <w:tabs>
          <w:tab w:val="left" w:pos="1200"/>
          <w:tab w:val="right" w:leader="dot" w:pos="10070"/>
        </w:tabs>
        <w:rPr>
          <w:noProof/>
        </w:rPr>
      </w:pPr>
      <w:hyperlink w:anchor="_Toc338859437" w:history="1">
        <w:r w:rsidRPr="00E967B2">
          <w:rPr>
            <w:rStyle w:val="Hyperlink"/>
            <w:noProof/>
          </w:rPr>
          <w:t>Figure 59</w:t>
        </w:r>
        <w:r>
          <w:rPr>
            <w:noProof/>
          </w:rPr>
          <w:tab/>
        </w:r>
        <w:r w:rsidRPr="00E967B2">
          <w:rPr>
            <w:rStyle w:val="Hyperlink"/>
            <w:noProof/>
          </w:rPr>
          <w:t>Dialog to display all help files</w:t>
        </w:r>
        <w:r>
          <w:rPr>
            <w:noProof/>
            <w:webHidden/>
          </w:rPr>
          <w:tab/>
        </w:r>
        <w:r>
          <w:rPr>
            <w:noProof/>
            <w:webHidden/>
          </w:rPr>
          <w:fldChar w:fldCharType="begin"/>
        </w:r>
        <w:r>
          <w:rPr>
            <w:noProof/>
            <w:webHidden/>
          </w:rPr>
          <w:instrText xml:space="preserve"> PAGEREF _Toc338859437 \h </w:instrText>
        </w:r>
        <w:r>
          <w:rPr>
            <w:noProof/>
          </w:rPr>
        </w:r>
        <w:r>
          <w:rPr>
            <w:noProof/>
            <w:webHidden/>
          </w:rPr>
          <w:fldChar w:fldCharType="separate"/>
        </w:r>
        <w:r>
          <w:rPr>
            <w:noProof/>
            <w:webHidden/>
          </w:rPr>
          <w:t>73</w:t>
        </w:r>
        <w:r>
          <w:rPr>
            <w:noProof/>
            <w:webHidden/>
          </w:rPr>
          <w:fldChar w:fldCharType="end"/>
        </w:r>
      </w:hyperlink>
    </w:p>
    <w:p w:rsidR="009E2AAF" w:rsidRPr="00787B75" w:rsidRDefault="00F21E62" w:rsidP="00FC1E98">
      <w:pPr>
        <w:tabs>
          <w:tab w:val="left" w:pos="360"/>
          <w:tab w:val="left" w:pos="720"/>
          <w:tab w:val="left" w:pos="1080"/>
          <w:tab w:val="right" w:leader="dot" w:pos="10080"/>
        </w:tabs>
        <w:spacing w:beforeLines="60" w:before="144" w:afterLines="60" w:after="144"/>
        <w:ind w:right="1080"/>
      </w:pPr>
      <w:r w:rsidRPr="00787B75">
        <w:fldChar w:fldCharType="end"/>
      </w:r>
    </w:p>
    <w:p w:rsidR="005A2C71" w:rsidRPr="00787B75" w:rsidRDefault="00115FF8" w:rsidP="000A4140">
      <w:pPr>
        <w:pStyle w:val="ITEALHEADING1"/>
      </w:pPr>
      <w:bookmarkStart w:id="17" w:name="_Toc254597718"/>
      <w:bookmarkStart w:id="18" w:name="_Toc254597833"/>
      <w:bookmarkStart w:id="19" w:name="_Toc285189073"/>
      <w:bookmarkStart w:id="20" w:name="_Toc285189221"/>
      <w:bookmarkStart w:id="21" w:name="_Toc338859330"/>
      <w:r w:rsidRPr="00787B75">
        <w:t>PROJECT DOCUMENT</w:t>
      </w:r>
      <w:bookmarkEnd w:id="17"/>
      <w:bookmarkEnd w:id="18"/>
      <w:bookmarkEnd w:id="19"/>
      <w:bookmarkEnd w:id="20"/>
      <w:bookmarkEnd w:id="21"/>
    </w:p>
    <w:p w:rsidR="003F37B3" w:rsidRPr="00787B75" w:rsidRDefault="004B63FD" w:rsidP="000A4140">
      <w:pPr>
        <w:pStyle w:val="ITEALHEADING2"/>
      </w:pPr>
      <w:bookmarkStart w:id="22" w:name="_Toc254597719"/>
      <w:bookmarkStart w:id="23" w:name="_Toc254597834"/>
      <w:bookmarkStart w:id="24" w:name="_Toc285189074"/>
      <w:bookmarkStart w:id="25" w:name="_Toc285189222"/>
      <w:bookmarkStart w:id="26" w:name="_Toc338859331"/>
      <w:r w:rsidRPr="00787B75">
        <w:t>SPECIFICATION</w:t>
      </w:r>
      <w:bookmarkEnd w:id="22"/>
      <w:bookmarkEnd w:id="23"/>
      <w:bookmarkEnd w:id="24"/>
      <w:bookmarkEnd w:id="25"/>
      <w:bookmarkEnd w:id="26"/>
    </w:p>
    <w:tbl>
      <w:tblPr>
        <w:tblW w:w="0" w:type="auto"/>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1565"/>
        <w:gridCol w:w="2711"/>
        <w:gridCol w:w="6020"/>
      </w:tblGrid>
      <w:tr w:rsidR="005A2C71" w:rsidRPr="00787B75">
        <w:tc>
          <w:tcPr>
            <w:tcW w:w="738" w:type="dxa"/>
            <w:shd w:val="clear" w:color="auto" w:fill="BFBFBF"/>
            <w:vAlign w:val="center"/>
          </w:tcPr>
          <w:p w:rsidR="005A2C71" w:rsidRPr="00787B75" w:rsidRDefault="005A2C71" w:rsidP="00FC1E98">
            <w:pPr>
              <w:tabs>
                <w:tab w:val="left" w:pos="360"/>
                <w:tab w:val="left" w:pos="720"/>
                <w:tab w:val="left" w:pos="1080"/>
              </w:tabs>
              <w:spacing w:beforeLines="60" w:before="144" w:afterLines="60" w:after="144"/>
              <w:ind w:right="1080"/>
              <w:jc w:val="both"/>
              <w:rPr>
                <w:b/>
                <w:sz w:val="22"/>
              </w:rPr>
            </w:pPr>
            <w:r w:rsidRPr="00787B75">
              <w:rPr>
                <w:b/>
                <w:sz w:val="22"/>
              </w:rPr>
              <w:t>No</w:t>
            </w:r>
          </w:p>
        </w:tc>
        <w:tc>
          <w:tcPr>
            <w:tcW w:w="2790" w:type="dxa"/>
            <w:shd w:val="clear" w:color="auto" w:fill="BFBFBF"/>
            <w:vAlign w:val="center"/>
          </w:tcPr>
          <w:p w:rsidR="005A2C71" w:rsidRPr="00787B75" w:rsidRDefault="005A2C71" w:rsidP="00FC1E98">
            <w:pPr>
              <w:tabs>
                <w:tab w:val="left" w:pos="360"/>
                <w:tab w:val="left" w:pos="720"/>
                <w:tab w:val="left" w:pos="1080"/>
              </w:tabs>
              <w:spacing w:beforeLines="60" w:before="144" w:afterLines="60" w:after="144"/>
              <w:ind w:right="1080"/>
              <w:jc w:val="both"/>
              <w:rPr>
                <w:b/>
                <w:sz w:val="22"/>
              </w:rPr>
            </w:pPr>
            <w:r w:rsidRPr="00787B75">
              <w:rPr>
                <w:b/>
                <w:sz w:val="22"/>
              </w:rPr>
              <w:t>Document</w:t>
            </w:r>
          </w:p>
        </w:tc>
        <w:tc>
          <w:tcPr>
            <w:tcW w:w="6660" w:type="dxa"/>
            <w:shd w:val="clear" w:color="auto" w:fill="BFBFBF"/>
            <w:vAlign w:val="center"/>
          </w:tcPr>
          <w:p w:rsidR="005A2C71" w:rsidRPr="00787B75" w:rsidRDefault="005A2C71" w:rsidP="00FC1E98">
            <w:pPr>
              <w:tabs>
                <w:tab w:val="left" w:pos="360"/>
                <w:tab w:val="left" w:pos="720"/>
                <w:tab w:val="left" w:pos="1080"/>
              </w:tabs>
              <w:spacing w:beforeLines="60" w:before="144" w:afterLines="60" w:after="144"/>
              <w:ind w:right="1080"/>
              <w:jc w:val="both"/>
              <w:rPr>
                <w:b/>
                <w:sz w:val="22"/>
              </w:rPr>
            </w:pPr>
            <w:r w:rsidRPr="00787B75">
              <w:rPr>
                <w:b/>
                <w:sz w:val="22"/>
              </w:rPr>
              <w:t>Description</w:t>
            </w:r>
          </w:p>
        </w:tc>
      </w:tr>
      <w:tr w:rsidR="005A2C71" w:rsidRPr="00787B75">
        <w:tc>
          <w:tcPr>
            <w:tcW w:w="738" w:type="dxa"/>
            <w:vAlign w:val="center"/>
          </w:tcPr>
          <w:p w:rsidR="005A2C71" w:rsidRPr="00787B75" w:rsidRDefault="005A2C71" w:rsidP="00FC1E98">
            <w:pPr>
              <w:tabs>
                <w:tab w:val="left" w:pos="360"/>
                <w:tab w:val="left" w:pos="720"/>
                <w:tab w:val="left" w:pos="1080"/>
              </w:tabs>
              <w:spacing w:beforeLines="60" w:before="144" w:afterLines="60" w:after="144"/>
              <w:ind w:right="1080"/>
              <w:jc w:val="both"/>
              <w:rPr>
                <w:sz w:val="22"/>
              </w:rPr>
            </w:pPr>
            <w:r w:rsidRPr="00787B75">
              <w:rPr>
                <w:sz w:val="22"/>
              </w:rPr>
              <w:t>1</w:t>
            </w:r>
          </w:p>
        </w:tc>
        <w:tc>
          <w:tcPr>
            <w:tcW w:w="2790" w:type="dxa"/>
            <w:vAlign w:val="center"/>
          </w:tcPr>
          <w:p w:rsidR="005A2C71" w:rsidRPr="00787B75" w:rsidRDefault="00F61613" w:rsidP="00FC1E98">
            <w:pPr>
              <w:tabs>
                <w:tab w:val="left" w:pos="360"/>
                <w:tab w:val="left" w:pos="720"/>
                <w:tab w:val="left" w:pos="1080"/>
              </w:tabs>
              <w:spacing w:beforeLines="60" w:before="144" w:afterLines="60" w:after="144"/>
              <w:ind w:right="1080"/>
              <w:jc w:val="both"/>
              <w:rPr>
                <w:sz w:val="22"/>
              </w:rPr>
            </w:pPr>
            <w:r w:rsidRPr="00787B75">
              <w:rPr>
                <w:sz w:val="22"/>
              </w:rPr>
              <w:t>EMP-SFG-02a</w:t>
            </w:r>
          </w:p>
        </w:tc>
        <w:tc>
          <w:tcPr>
            <w:tcW w:w="6660" w:type="dxa"/>
            <w:vAlign w:val="center"/>
          </w:tcPr>
          <w:p w:rsidR="005A2C71" w:rsidRPr="00787B75" w:rsidRDefault="00F61613" w:rsidP="00FC1E98">
            <w:pPr>
              <w:tabs>
                <w:tab w:val="left" w:pos="360"/>
                <w:tab w:val="left" w:pos="720"/>
                <w:tab w:val="left" w:pos="1080"/>
              </w:tabs>
              <w:spacing w:beforeLines="60" w:before="144" w:afterLines="60" w:after="144"/>
              <w:ind w:right="1080"/>
              <w:jc w:val="both"/>
              <w:rPr>
                <w:sz w:val="22"/>
              </w:rPr>
            </w:pPr>
            <w:r w:rsidRPr="00787B75">
              <w:rPr>
                <w:sz w:val="22"/>
              </w:rPr>
              <w:t>SFG for EMP</w:t>
            </w:r>
          </w:p>
        </w:tc>
      </w:tr>
      <w:tr w:rsidR="005A2C71" w:rsidRPr="00787B75">
        <w:tc>
          <w:tcPr>
            <w:tcW w:w="738" w:type="dxa"/>
            <w:vAlign w:val="center"/>
          </w:tcPr>
          <w:p w:rsidR="005A2C71" w:rsidRPr="00787B75" w:rsidRDefault="005A2C71" w:rsidP="00FC1E98">
            <w:pPr>
              <w:tabs>
                <w:tab w:val="left" w:pos="360"/>
                <w:tab w:val="left" w:pos="720"/>
                <w:tab w:val="left" w:pos="1080"/>
              </w:tabs>
              <w:spacing w:beforeLines="60" w:before="144" w:afterLines="60" w:after="144"/>
              <w:ind w:right="1080"/>
              <w:jc w:val="both"/>
              <w:rPr>
                <w:sz w:val="22"/>
              </w:rPr>
            </w:pPr>
            <w:r w:rsidRPr="00787B75">
              <w:rPr>
                <w:sz w:val="22"/>
              </w:rPr>
              <w:t>2</w:t>
            </w:r>
          </w:p>
        </w:tc>
        <w:tc>
          <w:tcPr>
            <w:tcW w:w="2790" w:type="dxa"/>
            <w:vAlign w:val="center"/>
          </w:tcPr>
          <w:p w:rsidR="005A2C71" w:rsidRPr="00787B75" w:rsidRDefault="005A2C71" w:rsidP="00FC1E98">
            <w:pPr>
              <w:tabs>
                <w:tab w:val="left" w:pos="360"/>
                <w:tab w:val="left" w:pos="720"/>
                <w:tab w:val="left" w:pos="1080"/>
              </w:tabs>
              <w:spacing w:beforeLines="60" w:before="144" w:afterLines="60" w:after="144"/>
              <w:ind w:right="1080"/>
              <w:jc w:val="both"/>
              <w:rPr>
                <w:sz w:val="22"/>
              </w:rPr>
            </w:pPr>
          </w:p>
        </w:tc>
        <w:tc>
          <w:tcPr>
            <w:tcW w:w="6660" w:type="dxa"/>
            <w:vAlign w:val="center"/>
          </w:tcPr>
          <w:p w:rsidR="005A2C71" w:rsidRPr="00787B75" w:rsidRDefault="005A2C71" w:rsidP="00FC1E98">
            <w:pPr>
              <w:tabs>
                <w:tab w:val="left" w:pos="360"/>
                <w:tab w:val="left" w:pos="720"/>
                <w:tab w:val="left" w:pos="1080"/>
              </w:tabs>
              <w:spacing w:beforeLines="60" w:before="144" w:afterLines="60" w:after="144"/>
              <w:ind w:right="1080"/>
              <w:jc w:val="both"/>
              <w:rPr>
                <w:sz w:val="22"/>
              </w:rPr>
            </w:pPr>
          </w:p>
        </w:tc>
      </w:tr>
    </w:tbl>
    <w:p w:rsidR="004B63FD" w:rsidRPr="00787B75" w:rsidRDefault="004B63FD" w:rsidP="000A4140">
      <w:pPr>
        <w:pStyle w:val="ITEALHEADING2"/>
      </w:pPr>
      <w:bookmarkStart w:id="27" w:name="_Toc254597720"/>
      <w:bookmarkStart w:id="28" w:name="_Toc254597835"/>
      <w:bookmarkStart w:id="29" w:name="_Toc285189075"/>
      <w:bookmarkStart w:id="30" w:name="_Toc285189223"/>
      <w:bookmarkStart w:id="31" w:name="_Toc338859332"/>
      <w:r w:rsidRPr="00787B75">
        <w:t>OTHER REFERENCE</w:t>
      </w:r>
      <w:bookmarkEnd w:id="27"/>
      <w:bookmarkEnd w:id="28"/>
      <w:bookmarkEnd w:id="29"/>
      <w:bookmarkEnd w:id="30"/>
      <w:bookmarkEnd w:id="31"/>
    </w:p>
    <w:tbl>
      <w:tblPr>
        <w:tblW w:w="0" w:type="auto"/>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4A0" w:firstRow="1" w:lastRow="0" w:firstColumn="1" w:lastColumn="0" w:noHBand="0" w:noVBand="1"/>
      </w:tblPr>
      <w:tblGrid>
        <w:gridCol w:w="1565"/>
        <w:gridCol w:w="2738"/>
        <w:gridCol w:w="5993"/>
      </w:tblGrid>
      <w:tr w:rsidR="005A2C71" w:rsidRPr="00787B75">
        <w:tc>
          <w:tcPr>
            <w:tcW w:w="738" w:type="dxa"/>
            <w:shd w:val="clear" w:color="auto" w:fill="BFBFBF"/>
            <w:vAlign w:val="center"/>
          </w:tcPr>
          <w:p w:rsidR="005A2C71" w:rsidRPr="00787B75" w:rsidRDefault="005A2C71" w:rsidP="00FC1E98">
            <w:pPr>
              <w:tabs>
                <w:tab w:val="left" w:pos="360"/>
                <w:tab w:val="left" w:pos="720"/>
                <w:tab w:val="left" w:pos="1080"/>
              </w:tabs>
              <w:spacing w:beforeLines="60" w:before="144" w:afterLines="60" w:after="144"/>
              <w:ind w:right="1080"/>
              <w:jc w:val="both"/>
              <w:rPr>
                <w:b/>
                <w:sz w:val="22"/>
              </w:rPr>
            </w:pPr>
            <w:r w:rsidRPr="00787B75">
              <w:rPr>
                <w:b/>
                <w:sz w:val="22"/>
              </w:rPr>
              <w:t>No</w:t>
            </w:r>
          </w:p>
        </w:tc>
        <w:tc>
          <w:tcPr>
            <w:tcW w:w="2790" w:type="dxa"/>
            <w:shd w:val="clear" w:color="auto" w:fill="BFBFBF"/>
            <w:vAlign w:val="center"/>
          </w:tcPr>
          <w:p w:rsidR="005A2C71" w:rsidRPr="00787B75" w:rsidRDefault="005A2C71" w:rsidP="00FC1E98">
            <w:pPr>
              <w:tabs>
                <w:tab w:val="left" w:pos="360"/>
                <w:tab w:val="left" w:pos="720"/>
                <w:tab w:val="left" w:pos="1080"/>
              </w:tabs>
              <w:spacing w:beforeLines="60" w:before="144" w:afterLines="60" w:after="144"/>
              <w:ind w:right="1080"/>
              <w:jc w:val="both"/>
              <w:rPr>
                <w:b/>
                <w:sz w:val="22"/>
              </w:rPr>
            </w:pPr>
            <w:r w:rsidRPr="00787B75">
              <w:rPr>
                <w:b/>
                <w:sz w:val="22"/>
              </w:rPr>
              <w:t>Deliverables</w:t>
            </w:r>
          </w:p>
        </w:tc>
        <w:tc>
          <w:tcPr>
            <w:tcW w:w="6660" w:type="dxa"/>
            <w:shd w:val="clear" w:color="auto" w:fill="BFBFBF"/>
            <w:vAlign w:val="center"/>
          </w:tcPr>
          <w:p w:rsidR="005A2C71" w:rsidRPr="00787B75" w:rsidRDefault="005A2C71" w:rsidP="00FC1E98">
            <w:pPr>
              <w:tabs>
                <w:tab w:val="left" w:pos="360"/>
                <w:tab w:val="left" w:pos="720"/>
                <w:tab w:val="left" w:pos="1080"/>
              </w:tabs>
              <w:spacing w:beforeLines="60" w:before="144" w:afterLines="60" w:after="144"/>
              <w:ind w:right="1080"/>
              <w:jc w:val="both"/>
              <w:rPr>
                <w:b/>
                <w:sz w:val="22"/>
              </w:rPr>
            </w:pPr>
            <w:r w:rsidRPr="00787B75">
              <w:rPr>
                <w:b/>
                <w:sz w:val="22"/>
              </w:rPr>
              <w:t>Description</w:t>
            </w:r>
          </w:p>
        </w:tc>
      </w:tr>
      <w:tr w:rsidR="00AF3764" w:rsidRPr="00787B75">
        <w:tc>
          <w:tcPr>
            <w:tcW w:w="738"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r w:rsidRPr="00787B75">
              <w:rPr>
                <w:sz w:val="22"/>
              </w:rPr>
              <w:t>1</w:t>
            </w:r>
          </w:p>
        </w:tc>
        <w:tc>
          <w:tcPr>
            <w:tcW w:w="279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c>
          <w:tcPr>
            <w:tcW w:w="666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r>
      <w:tr w:rsidR="00AF3764" w:rsidRPr="00787B75">
        <w:tc>
          <w:tcPr>
            <w:tcW w:w="738"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r w:rsidRPr="00787B75">
              <w:rPr>
                <w:sz w:val="22"/>
              </w:rPr>
              <w:t>2</w:t>
            </w:r>
          </w:p>
        </w:tc>
        <w:tc>
          <w:tcPr>
            <w:tcW w:w="279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c>
          <w:tcPr>
            <w:tcW w:w="666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r>
      <w:tr w:rsidR="00AF3764" w:rsidRPr="00787B75">
        <w:tc>
          <w:tcPr>
            <w:tcW w:w="738"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r w:rsidRPr="00787B75">
              <w:rPr>
                <w:sz w:val="22"/>
              </w:rPr>
              <w:t>3</w:t>
            </w:r>
          </w:p>
        </w:tc>
        <w:tc>
          <w:tcPr>
            <w:tcW w:w="279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c>
          <w:tcPr>
            <w:tcW w:w="666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r>
      <w:tr w:rsidR="00AF3764" w:rsidRPr="00787B75">
        <w:tc>
          <w:tcPr>
            <w:tcW w:w="738"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r w:rsidRPr="00787B75">
              <w:rPr>
                <w:sz w:val="22"/>
              </w:rPr>
              <w:t>4</w:t>
            </w:r>
          </w:p>
        </w:tc>
        <w:tc>
          <w:tcPr>
            <w:tcW w:w="279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c>
          <w:tcPr>
            <w:tcW w:w="666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r>
      <w:tr w:rsidR="00AF3764" w:rsidRPr="00787B75">
        <w:tc>
          <w:tcPr>
            <w:tcW w:w="738"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r w:rsidRPr="00787B75">
              <w:rPr>
                <w:sz w:val="22"/>
              </w:rPr>
              <w:t>5</w:t>
            </w:r>
          </w:p>
        </w:tc>
        <w:tc>
          <w:tcPr>
            <w:tcW w:w="279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c>
          <w:tcPr>
            <w:tcW w:w="666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r>
      <w:tr w:rsidR="00AF3764" w:rsidRPr="00787B75">
        <w:tc>
          <w:tcPr>
            <w:tcW w:w="738"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r w:rsidRPr="00787B75">
              <w:rPr>
                <w:sz w:val="22"/>
              </w:rPr>
              <w:t>6</w:t>
            </w:r>
          </w:p>
        </w:tc>
        <w:tc>
          <w:tcPr>
            <w:tcW w:w="279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c>
          <w:tcPr>
            <w:tcW w:w="6660" w:type="dxa"/>
            <w:vAlign w:val="center"/>
          </w:tcPr>
          <w:p w:rsidR="00AF3764" w:rsidRPr="00787B75" w:rsidRDefault="00AF3764" w:rsidP="00FC1E98">
            <w:pPr>
              <w:tabs>
                <w:tab w:val="left" w:pos="360"/>
                <w:tab w:val="left" w:pos="720"/>
                <w:tab w:val="left" w:pos="1080"/>
              </w:tabs>
              <w:spacing w:beforeLines="60" w:before="144" w:afterLines="60" w:after="144"/>
              <w:ind w:right="1080"/>
              <w:jc w:val="both"/>
              <w:rPr>
                <w:sz w:val="22"/>
              </w:rPr>
            </w:pPr>
          </w:p>
        </w:tc>
      </w:tr>
    </w:tbl>
    <w:p w:rsidR="003D5303" w:rsidRPr="00787B75" w:rsidRDefault="00521CF7" w:rsidP="000A4140">
      <w:pPr>
        <w:pStyle w:val="ITEALHEADING2"/>
      </w:pPr>
      <w:bookmarkStart w:id="32" w:name="_Toc338859333"/>
      <w:r w:rsidRPr="00787B75">
        <w:t>Glossary</w:t>
      </w:r>
      <w:bookmarkEnd w:id="32"/>
    </w:p>
    <w:tbl>
      <w:tblPr>
        <w:tblW w:w="10080" w:type="dxa"/>
        <w:tblInd w:w="108" w:type="dxa"/>
        <w:tblBorders>
          <w:top w:val="single" w:sz="12" w:space="0" w:color="000000"/>
          <w:left w:val="single" w:sz="12" w:space="0" w:color="000000"/>
          <w:bottom w:val="single" w:sz="12" w:space="0" w:color="000000"/>
          <w:right w:val="single" w:sz="12" w:space="0" w:color="000000"/>
          <w:insideH w:val="single" w:sz="2" w:space="0" w:color="000000"/>
          <w:insideV w:val="single" w:sz="2" w:space="0" w:color="000000"/>
        </w:tblBorders>
        <w:tblLook w:val="0000" w:firstRow="0" w:lastRow="0" w:firstColumn="0" w:lastColumn="0" w:noHBand="0" w:noVBand="0"/>
      </w:tblPr>
      <w:tblGrid>
        <w:gridCol w:w="2543"/>
        <w:gridCol w:w="3978"/>
        <w:gridCol w:w="3559"/>
      </w:tblGrid>
      <w:tr w:rsidR="003D5303" w:rsidRPr="00787B75">
        <w:tc>
          <w:tcPr>
            <w:tcW w:w="2000" w:type="dxa"/>
            <w:shd w:val="clear" w:color="auto" w:fill="B3B3B3"/>
            <w:vAlign w:val="center"/>
          </w:tcPr>
          <w:p w:rsidR="003D5303" w:rsidRPr="00787B75" w:rsidRDefault="003D5303" w:rsidP="00FC1E98">
            <w:pPr>
              <w:pStyle w:val="TableNormal1"/>
              <w:tabs>
                <w:tab w:val="left" w:pos="360"/>
                <w:tab w:val="left" w:pos="720"/>
                <w:tab w:val="left" w:pos="1080"/>
              </w:tabs>
              <w:spacing w:beforeLines="60" w:before="144" w:afterLines="60" w:after="144"/>
              <w:ind w:right="1080"/>
              <w:rPr>
                <w:rFonts w:ascii="Times New Roman" w:hAnsi="Times New Roman" w:cs="Times New Roman"/>
                <w:b/>
                <w:bCs w:val="0"/>
                <w:sz w:val="22"/>
                <w:lang w:val="en-US"/>
              </w:rPr>
            </w:pPr>
            <w:r w:rsidRPr="00787B75">
              <w:rPr>
                <w:rFonts w:ascii="Times New Roman" w:hAnsi="Times New Roman" w:cs="Times New Roman"/>
                <w:b/>
                <w:bCs w:val="0"/>
                <w:sz w:val="22"/>
                <w:lang w:val="en-US"/>
              </w:rPr>
              <w:t>Abbreviation</w:t>
            </w:r>
          </w:p>
        </w:tc>
        <w:tc>
          <w:tcPr>
            <w:tcW w:w="4200" w:type="dxa"/>
            <w:shd w:val="clear" w:color="auto" w:fill="B3B3B3"/>
            <w:vAlign w:val="center"/>
          </w:tcPr>
          <w:p w:rsidR="003D5303" w:rsidRPr="00787B75" w:rsidRDefault="003D5303" w:rsidP="00FC1E98">
            <w:pPr>
              <w:pStyle w:val="TableNormal1"/>
              <w:tabs>
                <w:tab w:val="left" w:pos="360"/>
                <w:tab w:val="left" w:pos="720"/>
                <w:tab w:val="left" w:pos="1080"/>
              </w:tabs>
              <w:spacing w:beforeLines="60" w:before="144" w:afterLines="60" w:after="144"/>
              <w:ind w:right="1080"/>
              <w:rPr>
                <w:rFonts w:ascii="Times New Roman" w:hAnsi="Times New Roman" w:cs="Times New Roman"/>
                <w:b/>
                <w:bCs w:val="0"/>
                <w:sz w:val="22"/>
                <w:lang w:val="en-US"/>
              </w:rPr>
            </w:pPr>
            <w:r w:rsidRPr="00787B75">
              <w:rPr>
                <w:rFonts w:ascii="Times New Roman" w:hAnsi="Times New Roman" w:cs="Times New Roman"/>
                <w:b/>
                <w:bCs w:val="0"/>
                <w:sz w:val="22"/>
                <w:lang w:val="en-US"/>
              </w:rPr>
              <w:t>Description</w:t>
            </w:r>
          </w:p>
        </w:tc>
        <w:tc>
          <w:tcPr>
            <w:tcW w:w="3880" w:type="dxa"/>
            <w:shd w:val="clear" w:color="auto" w:fill="B3B3B3"/>
            <w:vAlign w:val="center"/>
          </w:tcPr>
          <w:p w:rsidR="003D5303" w:rsidRPr="00787B75" w:rsidRDefault="003D5303" w:rsidP="00FC1E98">
            <w:pPr>
              <w:pStyle w:val="TableNormal1"/>
              <w:tabs>
                <w:tab w:val="left" w:pos="360"/>
                <w:tab w:val="left" w:pos="720"/>
                <w:tab w:val="left" w:pos="1080"/>
              </w:tabs>
              <w:spacing w:beforeLines="60" w:before="144" w:afterLines="60" w:after="144"/>
              <w:ind w:right="1080"/>
              <w:rPr>
                <w:rFonts w:ascii="Times New Roman" w:hAnsi="Times New Roman" w:cs="Times New Roman"/>
                <w:b/>
                <w:bCs w:val="0"/>
                <w:sz w:val="22"/>
                <w:lang w:val="en-US"/>
              </w:rPr>
            </w:pPr>
            <w:r w:rsidRPr="00787B75">
              <w:rPr>
                <w:rFonts w:ascii="Times New Roman" w:hAnsi="Times New Roman" w:cs="Times New Roman"/>
                <w:b/>
                <w:bCs w:val="0"/>
                <w:sz w:val="22"/>
                <w:lang w:val="en-US"/>
              </w:rPr>
              <w:t>Note</w:t>
            </w:r>
          </w:p>
        </w:tc>
      </w:tr>
      <w:tr w:rsidR="003D5303" w:rsidRPr="00787B75">
        <w:tc>
          <w:tcPr>
            <w:tcW w:w="20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Itv</w:t>
            </w:r>
          </w:p>
        </w:tc>
        <w:tc>
          <w:tcPr>
            <w:tcW w:w="42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Interview</w:t>
            </w: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MSApp</w:t>
            </w:r>
          </w:p>
        </w:tc>
        <w:tc>
          <w:tcPr>
            <w:tcW w:w="42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Maintenance &amp; Setting Application</w:t>
            </w: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SCApp</w:t>
            </w:r>
          </w:p>
        </w:tc>
        <w:tc>
          <w:tcPr>
            <w:tcW w:w="42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Security &amp; Communication Application</w:t>
            </w: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IMApp</w:t>
            </w:r>
          </w:p>
        </w:tc>
        <w:tc>
          <w:tcPr>
            <w:tcW w:w="4200" w:type="dxa"/>
            <w:vAlign w:val="center"/>
          </w:tcPr>
          <w:p w:rsidR="003D5303" w:rsidRPr="00787B75" w:rsidRDefault="00C85948"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Interview Manager Application</w:t>
            </w: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1812D4"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HMI</w:t>
            </w:r>
          </w:p>
        </w:tc>
        <w:tc>
          <w:tcPr>
            <w:tcW w:w="4200" w:type="dxa"/>
            <w:vAlign w:val="center"/>
          </w:tcPr>
          <w:p w:rsidR="003D5303" w:rsidRPr="00787B75" w:rsidRDefault="001812D4" w:rsidP="00FC1E98">
            <w:pPr>
              <w:tabs>
                <w:tab w:val="left" w:pos="360"/>
                <w:tab w:val="left" w:pos="720"/>
                <w:tab w:val="left" w:pos="1080"/>
              </w:tabs>
              <w:spacing w:beforeLines="60" w:before="144" w:afterLines="60" w:after="144"/>
              <w:ind w:right="1080"/>
              <w:jc w:val="both"/>
              <w:rPr>
                <w:sz w:val="22"/>
                <w:lang w:eastAsia="ja-JP"/>
              </w:rPr>
            </w:pPr>
            <w:r w:rsidRPr="00787B75">
              <w:rPr>
                <w:sz w:val="22"/>
                <w:lang w:eastAsia="ja-JP"/>
              </w:rPr>
              <w:t>Human Machine Interface</w:t>
            </w: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42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42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42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42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42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r w:rsidR="003D5303" w:rsidRPr="00787B75">
        <w:tc>
          <w:tcPr>
            <w:tcW w:w="20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420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c>
          <w:tcPr>
            <w:tcW w:w="3880" w:type="dxa"/>
            <w:vAlign w:val="center"/>
          </w:tcPr>
          <w:p w:rsidR="003D5303" w:rsidRPr="00787B75" w:rsidRDefault="003D5303" w:rsidP="00FC1E98">
            <w:pPr>
              <w:tabs>
                <w:tab w:val="left" w:pos="360"/>
                <w:tab w:val="left" w:pos="720"/>
                <w:tab w:val="left" w:pos="1080"/>
              </w:tabs>
              <w:spacing w:beforeLines="60" w:before="144" w:afterLines="60" w:after="144"/>
              <w:ind w:right="1080"/>
              <w:jc w:val="both"/>
              <w:rPr>
                <w:sz w:val="22"/>
                <w:lang w:eastAsia="ja-JP"/>
              </w:rPr>
            </w:pPr>
          </w:p>
        </w:tc>
      </w:tr>
    </w:tbl>
    <w:p w:rsidR="00757E8A" w:rsidRPr="00787B75" w:rsidRDefault="00757E8A" w:rsidP="00FC1E98">
      <w:pPr>
        <w:tabs>
          <w:tab w:val="left" w:pos="360"/>
          <w:tab w:val="left" w:pos="720"/>
          <w:tab w:val="left" w:pos="1080"/>
        </w:tabs>
        <w:spacing w:beforeLines="60" w:before="144" w:afterLines="60" w:after="144"/>
        <w:ind w:right="1080"/>
        <w:jc w:val="both"/>
      </w:pPr>
    </w:p>
    <w:p w:rsidR="004B5388" w:rsidRPr="00787B75" w:rsidRDefault="001A3873" w:rsidP="000A4140">
      <w:pPr>
        <w:pStyle w:val="ITEALHEADING1"/>
      </w:pPr>
      <w:bookmarkStart w:id="33" w:name="_Toc338859334"/>
      <w:r w:rsidRPr="00787B75">
        <w:t>Design Concept</w:t>
      </w:r>
      <w:bookmarkEnd w:id="33"/>
    </w:p>
    <w:p w:rsidR="00C34A2C" w:rsidRPr="00787B75" w:rsidRDefault="00821F52" w:rsidP="000A4140">
      <w:pPr>
        <w:pStyle w:val="ITEALHEADING2"/>
      </w:pPr>
      <w:bookmarkStart w:id="34" w:name="_Toc338859335"/>
      <w:r w:rsidRPr="00787B75">
        <w:t>Login Screen</w:t>
      </w:r>
      <w:bookmarkEnd w:id="34"/>
    </w:p>
    <w:p w:rsidR="00C34A2C" w:rsidRPr="00787B75" w:rsidRDefault="00014E8A" w:rsidP="00FC1E98">
      <w:pPr>
        <w:spacing w:beforeLines="60" w:before="144" w:afterLines="60" w:after="144"/>
        <w:ind w:right="1080"/>
      </w:pPr>
      <w:r>
        <w:rPr>
          <w:noProof/>
          <w:lang w:val="en-GB" w:eastAsia="en-GB"/>
        </w:rPr>
        <w:drawing>
          <wp:inline distT="0" distB="0" distL="0" distR="0">
            <wp:extent cx="7083425" cy="4340225"/>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83425" cy="4340225"/>
                    </a:xfrm>
                    <a:prstGeom prst="rect">
                      <a:avLst/>
                    </a:prstGeom>
                    <a:noFill/>
                    <a:ln>
                      <a:noFill/>
                    </a:ln>
                  </pic:spPr>
                </pic:pic>
              </a:graphicData>
            </a:graphic>
          </wp:inline>
        </w:drawing>
      </w:r>
    </w:p>
    <w:p w:rsidR="009C11E2" w:rsidRPr="00787B75" w:rsidRDefault="009C11E2" w:rsidP="00175387">
      <w:pPr>
        <w:pStyle w:val="ITEALFigure"/>
        <w:rPr>
          <w:lang w:val="en-US"/>
        </w:rPr>
      </w:pPr>
      <w:bookmarkStart w:id="35" w:name="_Toc338859378"/>
      <w:r w:rsidRPr="00787B75">
        <w:rPr>
          <w:lang w:val="en-US"/>
        </w:rPr>
        <w:t>Login Screen</w:t>
      </w:r>
      <w:bookmarkEnd w:id="35"/>
    </w:p>
    <w:p w:rsidR="00EF5D79" w:rsidRPr="00787B75" w:rsidRDefault="00EF5D79" w:rsidP="00FC1E98">
      <w:pPr>
        <w:spacing w:beforeLines="60" w:before="144" w:afterLines="60" w:after="144"/>
        <w:ind w:right="1080"/>
        <w:jc w:val="both"/>
      </w:pPr>
      <w:r w:rsidRPr="00787B75">
        <w:t>This screen is displayed first when user navigates to e-SMP, it will have the following features:</w:t>
      </w:r>
    </w:p>
    <w:p w:rsidR="00EF5D79" w:rsidRPr="00787B75" w:rsidRDefault="00EF5D79" w:rsidP="008635CB">
      <w:pPr>
        <w:pStyle w:val="ITEALBULLET2"/>
      </w:pPr>
      <w:r w:rsidRPr="00787B75">
        <w:t>Users enter their Login &amp; Password and click on Login</w:t>
      </w:r>
    </w:p>
    <w:p w:rsidR="00EF5D79" w:rsidRPr="00787B75" w:rsidRDefault="00EF5D79" w:rsidP="008635CB">
      <w:pPr>
        <w:pStyle w:val="ITEALBULLET2"/>
      </w:pPr>
      <w:r w:rsidRPr="00787B75">
        <w:t>Users are able to remember their credential for next usage (The Login screen will not being displayed if the credential is remembered)</w:t>
      </w:r>
    </w:p>
    <w:p w:rsidR="00EF5D79" w:rsidRPr="00787B75" w:rsidRDefault="00EF5D79" w:rsidP="008635CB">
      <w:pPr>
        <w:pStyle w:val="ITEALBULLET2"/>
      </w:pPr>
      <w:r w:rsidRPr="00787B75">
        <w:t>The Login &amp; Password will be stored in Isolated Storage of Browser (Use Base64 to encode)</w:t>
      </w:r>
    </w:p>
    <w:p w:rsidR="00EF5D79" w:rsidRPr="00787B75" w:rsidRDefault="00EF5D79" w:rsidP="008635CB">
      <w:pPr>
        <w:pStyle w:val="ITEALBULLET2"/>
      </w:pPr>
      <w:r w:rsidRPr="00787B75">
        <w:t>Password in database will be encoded with base64 (different key than Isolated Storage)</w:t>
      </w:r>
    </w:p>
    <w:p w:rsidR="00EF5D79" w:rsidRPr="00787B75" w:rsidRDefault="00EF5D79" w:rsidP="008635CB">
      <w:pPr>
        <w:pStyle w:val="ITEALBULLET2"/>
      </w:pPr>
      <w:r w:rsidRPr="00787B75">
        <w:t>Without Login &amp; Password, User cannot go further on e-SMP</w:t>
      </w:r>
    </w:p>
    <w:p w:rsidR="009C11E2" w:rsidRPr="00787B75" w:rsidRDefault="00EF5D79" w:rsidP="008635CB">
      <w:pPr>
        <w:pStyle w:val="ITEALBULLET2"/>
      </w:pPr>
      <w:r w:rsidRPr="00787B75">
        <w:t>Implement the forgot password: Ask for email address and send email to user to re-initialize the password</w:t>
      </w:r>
    </w:p>
    <w:p w:rsidR="004F6C9A" w:rsidRPr="00787B75" w:rsidRDefault="004F6C9A" w:rsidP="000A4140">
      <w:pPr>
        <w:pStyle w:val="ITEALHEADING2"/>
      </w:pPr>
      <w:bookmarkStart w:id="36" w:name="_Toc338859336"/>
      <w:r w:rsidRPr="00787B75">
        <w:t>EMP Layout</w:t>
      </w:r>
      <w:bookmarkEnd w:id="36"/>
    </w:p>
    <w:p w:rsidR="009C11E2" w:rsidRPr="00787B75" w:rsidRDefault="00014E8A" w:rsidP="00FC1E98">
      <w:pPr>
        <w:spacing w:beforeLines="60" w:before="144" w:afterLines="60" w:after="144"/>
        <w:ind w:right="1080"/>
        <w:jc w:val="center"/>
      </w:pPr>
      <w:r>
        <w:rPr>
          <w:noProof/>
          <w:lang w:val="en-GB" w:eastAsia="en-GB"/>
        </w:rPr>
        <w:drawing>
          <wp:inline distT="0" distB="0" distL="0" distR="0">
            <wp:extent cx="6400800" cy="49129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912995"/>
                    </a:xfrm>
                    <a:prstGeom prst="rect">
                      <a:avLst/>
                    </a:prstGeom>
                    <a:noFill/>
                    <a:ln>
                      <a:noFill/>
                    </a:ln>
                  </pic:spPr>
                </pic:pic>
              </a:graphicData>
            </a:graphic>
          </wp:inline>
        </w:drawing>
      </w:r>
    </w:p>
    <w:p w:rsidR="00411236" w:rsidRPr="00787B75" w:rsidRDefault="00411236" w:rsidP="00175387">
      <w:pPr>
        <w:pStyle w:val="ITEALFigure"/>
        <w:rPr>
          <w:lang w:val="en-US"/>
        </w:rPr>
      </w:pPr>
      <w:bookmarkStart w:id="37" w:name="_Toc338859379"/>
      <w:r w:rsidRPr="00787B75">
        <w:rPr>
          <w:lang w:val="en-US"/>
        </w:rPr>
        <w:t>EMP Layout</w:t>
      </w:r>
      <w:bookmarkEnd w:id="37"/>
    </w:p>
    <w:p w:rsidR="00411236" w:rsidRPr="00787B75" w:rsidRDefault="000078A3" w:rsidP="00FC1E98">
      <w:pPr>
        <w:spacing w:beforeLines="60" w:before="144" w:afterLines="60" w:after="144"/>
        <w:ind w:right="1080"/>
      </w:pPr>
      <w:r w:rsidRPr="00787B75">
        <w:t>There’re 4 main areas:</w:t>
      </w:r>
    </w:p>
    <w:p w:rsidR="000078A3" w:rsidRPr="00787B75" w:rsidRDefault="000078A3" w:rsidP="008635CB">
      <w:pPr>
        <w:pStyle w:val="ITEALBULLET2"/>
      </w:pPr>
      <w:r w:rsidRPr="00787B75">
        <w:t>Header</w:t>
      </w:r>
    </w:p>
    <w:p w:rsidR="000078A3" w:rsidRPr="00787B75" w:rsidRDefault="000078A3" w:rsidP="008635CB">
      <w:pPr>
        <w:pStyle w:val="ITEALBULLET2"/>
      </w:pPr>
      <w:r w:rsidRPr="00787B75">
        <w:t>Menu Bar</w:t>
      </w:r>
    </w:p>
    <w:p w:rsidR="000078A3" w:rsidRPr="00787B75" w:rsidRDefault="000078A3" w:rsidP="008635CB">
      <w:pPr>
        <w:pStyle w:val="ITEALBULLET2"/>
      </w:pPr>
      <w:r w:rsidRPr="00787B75">
        <w:t>Navigation Bar</w:t>
      </w:r>
    </w:p>
    <w:p w:rsidR="000078A3" w:rsidRPr="00787B75" w:rsidRDefault="000078A3" w:rsidP="008635CB">
      <w:pPr>
        <w:pStyle w:val="ITEALBULLET2"/>
      </w:pPr>
      <w:r w:rsidRPr="00787B75">
        <w:t>Working Area</w:t>
      </w:r>
    </w:p>
    <w:p w:rsidR="00B819D1" w:rsidRPr="00787B75" w:rsidRDefault="00B819D1" w:rsidP="00FC1E98">
      <w:pPr>
        <w:ind w:right="1080"/>
      </w:pPr>
      <w:r w:rsidRPr="00787B75">
        <w:t>The global view of EMP Layout will be:</w:t>
      </w:r>
    </w:p>
    <w:p w:rsidR="00B819D1" w:rsidRPr="00787B75" w:rsidRDefault="00014E8A" w:rsidP="00FC1E98">
      <w:pPr>
        <w:ind w:right="1080"/>
      </w:pPr>
      <w:r>
        <w:rPr>
          <w:noProof/>
          <w:lang w:val="en-GB" w:eastAsia="en-GB"/>
        </w:rPr>
        <w:drawing>
          <wp:inline distT="0" distB="0" distL="0" distR="0">
            <wp:extent cx="6400800" cy="31388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138805"/>
                    </a:xfrm>
                    <a:prstGeom prst="rect">
                      <a:avLst/>
                    </a:prstGeom>
                    <a:noFill/>
                    <a:ln>
                      <a:noFill/>
                    </a:ln>
                  </pic:spPr>
                </pic:pic>
              </a:graphicData>
            </a:graphic>
          </wp:inline>
        </w:drawing>
      </w:r>
    </w:p>
    <w:p w:rsidR="00B819D1" w:rsidRPr="00787B75" w:rsidRDefault="00B819D1" w:rsidP="00175387">
      <w:pPr>
        <w:pStyle w:val="ITEALFigure"/>
        <w:rPr>
          <w:lang w:val="en-US"/>
        </w:rPr>
      </w:pPr>
      <w:bookmarkStart w:id="38" w:name="_Toc338859380"/>
      <w:r w:rsidRPr="00787B75">
        <w:rPr>
          <w:lang w:val="en-US"/>
        </w:rPr>
        <w:t>Global view of EMP interface</w:t>
      </w:r>
      <w:bookmarkEnd w:id="38"/>
    </w:p>
    <w:p w:rsidR="000078A3" w:rsidRPr="00787B75" w:rsidRDefault="009D51CE" w:rsidP="00FC1E98">
      <w:pPr>
        <w:pStyle w:val="ITEALHEADING3"/>
        <w:spacing w:beforeLines="60" w:before="144" w:afterLines="60" w:after="144"/>
        <w:ind w:right="1080"/>
      </w:pPr>
      <w:bookmarkStart w:id="39" w:name="_Toc338859337"/>
      <w:r w:rsidRPr="00787B75">
        <w:t>Header Area</w:t>
      </w:r>
      <w:bookmarkEnd w:id="39"/>
    </w:p>
    <w:p w:rsidR="00411236" w:rsidRPr="00787B75" w:rsidRDefault="00014E8A" w:rsidP="00FC1E98">
      <w:pPr>
        <w:spacing w:beforeLines="60" w:before="144" w:afterLines="60" w:after="144"/>
        <w:ind w:right="1080"/>
        <w:jc w:val="center"/>
      </w:pPr>
      <w:r>
        <w:rPr>
          <w:noProof/>
          <w:lang w:val="en-GB" w:eastAsia="en-GB"/>
        </w:rPr>
        <w:drawing>
          <wp:inline distT="0" distB="0" distL="0" distR="0">
            <wp:extent cx="6523355" cy="3562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23355" cy="3562350"/>
                    </a:xfrm>
                    <a:prstGeom prst="rect">
                      <a:avLst/>
                    </a:prstGeom>
                    <a:noFill/>
                    <a:ln>
                      <a:noFill/>
                    </a:ln>
                  </pic:spPr>
                </pic:pic>
              </a:graphicData>
            </a:graphic>
          </wp:inline>
        </w:drawing>
      </w:r>
    </w:p>
    <w:p w:rsidR="00EC69D7" w:rsidRPr="00787B75" w:rsidRDefault="00EC69D7" w:rsidP="00175387">
      <w:pPr>
        <w:pStyle w:val="ITEALFigure"/>
        <w:rPr>
          <w:lang w:val="en-US"/>
        </w:rPr>
      </w:pPr>
      <w:bookmarkStart w:id="40" w:name="_Toc338859381"/>
      <w:r w:rsidRPr="00787B75">
        <w:rPr>
          <w:lang w:val="en-US"/>
        </w:rPr>
        <w:t>Header Area</w:t>
      </w:r>
      <w:bookmarkEnd w:id="40"/>
    </w:p>
    <w:p w:rsidR="00EC69D7" w:rsidRPr="00787B75" w:rsidRDefault="00804BFF" w:rsidP="00FC1E98">
      <w:pPr>
        <w:spacing w:beforeLines="60" w:before="144" w:afterLines="60" w:after="144"/>
        <w:ind w:right="1080"/>
      </w:pPr>
      <w:r w:rsidRPr="00787B75">
        <w:t>Notes:</w:t>
      </w:r>
    </w:p>
    <w:p w:rsidR="00804BFF" w:rsidRPr="00787B75" w:rsidRDefault="00804BFF" w:rsidP="008635CB">
      <w:pPr>
        <w:pStyle w:val="ITEALBULLET2"/>
      </w:pPr>
      <w:r w:rsidRPr="00787B75">
        <w:t xml:space="preserve">Combo Perimeter (Project – Country) includes: Administration, Library, </w:t>
      </w:r>
      <w:r w:rsidR="00357DE7" w:rsidRPr="00787B75">
        <w:t>Project or Project / Country</w:t>
      </w:r>
    </w:p>
    <w:p w:rsidR="00804BFF" w:rsidRPr="00787B75" w:rsidRDefault="00804BFF" w:rsidP="008635CB">
      <w:pPr>
        <w:pStyle w:val="ITEALBULLET2"/>
      </w:pPr>
      <w:r w:rsidRPr="00787B75">
        <w:t>Comb</w:t>
      </w:r>
      <w:r w:rsidR="00925D9D" w:rsidRPr="00787B75">
        <w:t>o Language: Is for the language of data in the Perimeter.</w:t>
      </w:r>
    </w:p>
    <w:p w:rsidR="00164BB1" w:rsidRPr="00787B75" w:rsidRDefault="00164BB1" w:rsidP="008635CB">
      <w:pPr>
        <w:pStyle w:val="ITEALBULLET2"/>
      </w:pPr>
      <w:r w:rsidRPr="00787B75">
        <w:t>Interface language is defined in User Profile</w:t>
      </w:r>
    </w:p>
    <w:p w:rsidR="002D17CB" w:rsidRPr="00787B75" w:rsidRDefault="00760485" w:rsidP="008635CB">
      <w:pPr>
        <w:pStyle w:val="ITEALBULLET2"/>
      </w:pPr>
      <w:r w:rsidRPr="00787B75">
        <w:t>Make the Header as small as possible.</w:t>
      </w:r>
    </w:p>
    <w:p w:rsidR="00310D4F" w:rsidRPr="00787B75" w:rsidRDefault="00310D4F" w:rsidP="008635CB">
      <w:pPr>
        <w:pStyle w:val="ITEALBULLET2"/>
      </w:pPr>
      <w:r w:rsidRPr="00787B75">
        <w:t>Add the possibility to collapse the header</w:t>
      </w:r>
    </w:p>
    <w:p w:rsidR="00F8606C" w:rsidRPr="00787B75" w:rsidRDefault="00F8606C" w:rsidP="008635CB">
      <w:pPr>
        <w:pStyle w:val="ITEALBULLET2"/>
      </w:pPr>
      <w:r w:rsidRPr="00787B75">
        <w:t>Use Icon</w:t>
      </w:r>
      <w:r w:rsidR="00FD5F54" w:rsidRPr="00787B75">
        <w:t>s</w:t>
      </w:r>
      <w:r w:rsidRPr="00787B75">
        <w:t xml:space="preserve"> for help, profile, logout</w:t>
      </w:r>
    </w:p>
    <w:p w:rsidR="00804BFF" w:rsidRPr="00787B75" w:rsidRDefault="00761D01" w:rsidP="00FC1E98">
      <w:pPr>
        <w:pStyle w:val="ITEALHEADING3"/>
        <w:spacing w:beforeLines="60" w:before="144" w:afterLines="60" w:after="144"/>
        <w:ind w:right="1080"/>
      </w:pPr>
      <w:bookmarkStart w:id="41" w:name="_Toc338859338"/>
      <w:r w:rsidRPr="00787B75">
        <w:t>Menu Bar</w:t>
      </w:r>
      <w:bookmarkEnd w:id="41"/>
    </w:p>
    <w:p w:rsidR="00EC69D7" w:rsidRPr="00787B75" w:rsidRDefault="00014E8A" w:rsidP="00FC1E98">
      <w:pPr>
        <w:spacing w:beforeLines="60" w:before="144" w:afterLines="60" w:after="144"/>
        <w:ind w:right="1080"/>
        <w:jc w:val="center"/>
      </w:pPr>
      <w:r>
        <w:rPr>
          <w:noProof/>
          <w:lang w:val="en-GB" w:eastAsia="en-GB"/>
        </w:rPr>
        <w:drawing>
          <wp:inline distT="0" distB="0" distL="0" distR="0">
            <wp:extent cx="6400800" cy="1951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1951355"/>
                    </a:xfrm>
                    <a:prstGeom prst="rect">
                      <a:avLst/>
                    </a:prstGeom>
                    <a:noFill/>
                    <a:ln>
                      <a:noFill/>
                    </a:ln>
                  </pic:spPr>
                </pic:pic>
              </a:graphicData>
            </a:graphic>
          </wp:inline>
        </w:drawing>
      </w:r>
    </w:p>
    <w:p w:rsidR="00153FB4" w:rsidRPr="00787B75" w:rsidRDefault="00153FB4" w:rsidP="00175387">
      <w:pPr>
        <w:pStyle w:val="ITEALFigure"/>
        <w:rPr>
          <w:lang w:val="en-US"/>
        </w:rPr>
      </w:pPr>
      <w:bookmarkStart w:id="42" w:name="_Toc338859382"/>
      <w:r w:rsidRPr="00787B75">
        <w:rPr>
          <w:lang w:val="en-US"/>
        </w:rPr>
        <w:t>Menu Bar</w:t>
      </w:r>
      <w:bookmarkEnd w:id="42"/>
    </w:p>
    <w:p w:rsidR="00F77CA6" w:rsidRPr="00787B75" w:rsidRDefault="00815E9D" w:rsidP="00C04B43">
      <w:pPr>
        <w:pStyle w:val="ITEALBULLET1"/>
        <w:rPr>
          <w:lang w:val="en-US"/>
        </w:rPr>
      </w:pPr>
      <w:r w:rsidRPr="00787B75">
        <w:rPr>
          <w:lang w:val="en-US"/>
        </w:rPr>
        <w:t xml:space="preserve">There’re </w:t>
      </w:r>
      <w:r w:rsidR="00F77CA6" w:rsidRPr="00787B75">
        <w:rPr>
          <w:lang w:val="en-US"/>
        </w:rPr>
        <w:t>4 items in menu bar:</w:t>
      </w:r>
    </w:p>
    <w:p w:rsidR="00F77CA6" w:rsidRPr="00787B75" w:rsidRDefault="00F77CA6" w:rsidP="008635CB">
      <w:pPr>
        <w:pStyle w:val="ITEALBULLET2"/>
      </w:pPr>
      <w:r w:rsidRPr="00787B75">
        <w:t>Home Button: Use to go to Home Screen</w:t>
      </w:r>
    </w:p>
    <w:p w:rsidR="00F77CA6" w:rsidRPr="00787B75" w:rsidRDefault="00F77CA6" w:rsidP="008635CB">
      <w:pPr>
        <w:pStyle w:val="ITEALBULLET2"/>
      </w:pPr>
      <w:r w:rsidRPr="00787B75">
        <w:t>Maintenance &amp; Setting Menu</w:t>
      </w:r>
    </w:p>
    <w:p w:rsidR="00F77CA6" w:rsidRPr="00787B75" w:rsidRDefault="00F77CA6" w:rsidP="008635CB">
      <w:pPr>
        <w:pStyle w:val="ITEALBULLET2"/>
      </w:pPr>
      <w:r w:rsidRPr="00787B75">
        <w:t>Interview Manager Menu</w:t>
      </w:r>
    </w:p>
    <w:p w:rsidR="00F77CA6" w:rsidRPr="00787B75" w:rsidRDefault="00F77CA6" w:rsidP="008635CB">
      <w:pPr>
        <w:pStyle w:val="ITEALBULLET2"/>
      </w:pPr>
      <w:r w:rsidRPr="00787B75">
        <w:t>Administration Menu</w:t>
      </w:r>
    </w:p>
    <w:p w:rsidR="00F77CA6" w:rsidRPr="00787B75" w:rsidRDefault="00F77CA6" w:rsidP="00C04B43">
      <w:pPr>
        <w:pStyle w:val="ITEALBULLET1"/>
        <w:rPr>
          <w:lang w:val="en-US"/>
        </w:rPr>
      </w:pPr>
      <w:r w:rsidRPr="00787B75">
        <w:rPr>
          <w:lang w:val="en-US"/>
        </w:rPr>
        <w:t>Rule</w:t>
      </w:r>
    </w:p>
    <w:p w:rsidR="00F77CA6" w:rsidRPr="00787B75" w:rsidRDefault="00F77CA6" w:rsidP="008635CB">
      <w:pPr>
        <w:pStyle w:val="ITEALBULLET2"/>
      </w:pPr>
      <w:r w:rsidRPr="00787B75">
        <w:t xml:space="preserve">The 3 menus &amp; their content will be displayed or not depending on the perimeter &amp; privileges of user (e.g. if user doesn’t have any permission on IM </w:t>
      </w:r>
      <w:r w:rsidRPr="00787B75">
        <w:sym w:font="Wingdings" w:char="00E0"/>
      </w:r>
      <w:r w:rsidRPr="00787B75">
        <w:t xml:space="preserve"> </w:t>
      </w:r>
      <w:r w:rsidR="00BC3E27" w:rsidRPr="00787B75">
        <w:t>the</w:t>
      </w:r>
      <w:r w:rsidRPr="00787B75">
        <w:t xml:space="preserve"> IM menu will not be displayed).</w:t>
      </w:r>
    </w:p>
    <w:p w:rsidR="00F77CA6" w:rsidRPr="00787B75" w:rsidRDefault="00F77CA6" w:rsidP="008635CB">
      <w:pPr>
        <w:pStyle w:val="ITEALBULLET2"/>
      </w:pPr>
      <w:r w:rsidRPr="00787B75">
        <w:t>Home Button will be used to go to home screen.</w:t>
      </w:r>
    </w:p>
    <w:p w:rsidR="00F77CA6" w:rsidRPr="00787B75" w:rsidRDefault="00F77CA6" w:rsidP="008635CB">
      <w:pPr>
        <w:pStyle w:val="ITEALBULLET2"/>
      </w:pPr>
      <w:r w:rsidRPr="00787B75">
        <w:t xml:space="preserve">There’ll </w:t>
      </w:r>
      <w:r w:rsidR="00FD5F54" w:rsidRPr="00787B75">
        <w:t xml:space="preserve">be </w:t>
      </w:r>
      <w:r w:rsidRPr="00787B75">
        <w:t>2 static Perimeters: Administration &amp; Library (see the rule in the comment)</w:t>
      </w:r>
    </w:p>
    <w:p w:rsidR="00E845C9" w:rsidRPr="00787B75" w:rsidRDefault="00E845C9" w:rsidP="00C04B43">
      <w:pPr>
        <w:pStyle w:val="ITEALBULLET1"/>
        <w:rPr>
          <w:lang w:val="en-US"/>
        </w:rPr>
      </w:pPr>
      <w:r w:rsidRPr="00787B75">
        <w:rPr>
          <w:lang w:val="en-US"/>
        </w:rPr>
        <w:t xml:space="preserve">Perimeter and menus (always dependant of the </w:t>
      </w:r>
      <w:r w:rsidR="00361DF3" w:rsidRPr="00787B75">
        <w:rPr>
          <w:lang w:val="en-US"/>
        </w:rPr>
        <w:t>user’s rights</w:t>
      </w:r>
      <w:r w:rsidRPr="00787B75">
        <w:rPr>
          <w:lang w:val="en-US"/>
        </w:rPr>
        <w:t>). Perimeters are :</w:t>
      </w:r>
    </w:p>
    <w:p w:rsidR="00E845C9" w:rsidRPr="00787B75" w:rsidRDefault="00E845C9" w:rsidP="00FC1E98">
      <w:pPr>
        <w:numPr>
          <w:ilvl w:val="0"/>
          <w:numId w:val="46"/>
        </w:numPr>
        <w:spacing w:beforeLines="60" w:before="144" w:afterLines="60" w:after="144"/>
        <w:ind w:right="1080"/>
        <w:jc w:val="both"/>
      </w:pPr>
      <w:r w:rsidRPr="00787B75">
        <w:t>Administration:</w:t>
      </w:r>
    </w:p>
    <w:p w:rsidR="00E845C9" w:rsidRPr="00787B75" w:rsidRDefault="00E845C9" w:rsidP="00FC1E98">
      <w:pPr>
        <w:numPr>
          <w:ilvl w:val="1"/>
          <w:numId w:val="46"/>
        </w:numPr>
        <w:spacing w:beforeLines="60" w:before="144" w:afterLines="60" w:after="144"/>
        <w:ind w:right="1080"/>
        <w:jc w:val="both"/>
      </w:pPr>
      <w:r w:rsidRPr="00787B75">
        <w:t>Only Administration menu is visible.</w:t>
      </w:r>
    </w:p>
    <w:p w:rsidR="00E845C9" w:rsidRPr="00787B75" w:rsidRDefault="00E845C9" w:rsidP="00FC1E98">
      <w:pPr>
        <w:numPr>
          <w:ilvl w:val="0"/>
          <w:numId w:val="46"/>
        </w:numPr>
        <w:spacing w:beforeLines="60" w:before="144" w:afterLines="60" w:after="144"/>
        <w:ind w:right="1080"/>
        <w:jc w:val="both"/>
      </w:pPr>
      <w:r w:rsidRPr="00787B75">
        <w:t>Library:</w:t>
      </w:r>
    </w:p>
    <w:p w:rsidR="00E845C9" w:rsidRPr="00787B75" w:rsidRDefault="00E845C9" w:rsidP="00FC1E98">
      <w:pPr>
        <w:numPr>
          <w:ilvl w:val="1"/>
          <w:numId w:val="46"/>
        </w:numPr>
        <w:spacing w:beforeLines="60" w:before="144" w:afterLines="60" w:after="144"/>
        <w:ind w:right="1080"/>
        <w:jc w:val="both"/>
      </w:pPr>
      <w:r w:rsidRPr="00787B75">
        <w:t>Only Maintenance</w:t>
      </w:r>
      <w:r w:rsidR="00361DF3" w:rsidRPr="00787B75">
        <w:t xml:space="preserve"> </w:t>
      </w:r>
      <w:r w:rsidRPr="00787B75">
        <w:t>&amp;</w:t>
      </w:r>
      <w:r w:rsidR="00361DF3" w:rsidRPr="00787B75">
        <w:t xml:space="preserve"> </w:t>
      </w:r>
      <w:r w:rsidRPr="00787B75">
        <w:t>Settings/Library menu is visible.</w:t>
      </w:r>
    </w:p>
    <w:p w:rsidR="00E845C9" w:rsidRPr="00787B75" w:rsidRDefault="00E845C9" w:rsidP="008635CB">
      <w:pPr>
        <w:pStyle w:val="ITEALBULLET2"/>
      </w:pPr>
      <w:r w:rsidRPr="00787B75">
        <w:t>Project:</w:t>
      </w:r>
    </w:p>
    <w:p w:rsidR="00E845C9" w:rsidRPr="00787B75" w:rsidRDefault="00361DF3" w:rsidP="00FC1E98">
      <w:pPr>
        <w:numPr>
          <w:ilvl w:val="1"/>
          <w:numId w:val="46"/>
        </w:numPr>
        <w:spacing w:beforeLines="60" w:before="144" w:afterLines="60" w:after="144"/>
        <w:ind w:right="1080"/>
        <w:jc w:val="both"/>
      </w:pPr>
      <w:r w:rsidRPr="00787B75">
        <w:t>Maintenance &amp; Settings</w:t>
      </w:r>
      <w:r w:rsidR="00E845C9" w:rsidRPr="00787B75">
        <w:t>/Project is visible</w:t>
      </w:r>
    </w:p>
    <w:p w:rsidR="00E845C9" w:rsidRPr="00787B75" w:rsidRDefault="00361DF3" w:rsidP="00FC1E98">
      <w:pPr>
        <w:numPr>
          <w:ilvl w:val="1"/>
          <w:numId w:val="46"/>
        </w:numPr>
        <w:spacing w:beforeLines="60" w:before="144" w:afterLines="60" w:after="144"/>
        <w:ind w:right="1080"/>
        <w:jc w:val="both"/>
      </w:pPr>
      <w:r w:rsidRPr="00787B75">
        <w:t>Maintenance &amp; Settings</w:t>
      </w:r>
      <w:r w:rsidR="00E845C9" w:rsidRPr="00787B75">
        <w:t xml:space="preserve">/Library is visible to consult the Library in </w:t>
      </w:r>
      <w:r w:rsidRPr="00787B75">
        <w:t>visualization</w:t>
      </w:r>
      <w:r w:rsidR="00E845C9" w:rsidRPr="00787B75">
        <w:t xml:space="preserve"> only. This menu’s elements are differentiated visually.</w:t>
      </w:r>
    </w:p>
    <w:p w:rsidR="00E845C9" w:rsidRPr="00787B75" w:rsidRDefault="00361DF3" w:rsidP="00FC1E98">
      <w:pPr>
        <w:numPr>
          <w:ilvl w:val="1"/>
          <w:numId w:val="46"/>
        </w:numPr>
        <w:spacing w:beforeLines="60" w:before="144" w:afterLines="60" w:after="144"/>
        <w:ind w:right="1080"/>
        <w:jc w:val="both"/>
      </w:pPr>
      <w:r w:rsidRPr="00787B75">
        <w:t>Maintenance &amp; Settings</w:t>
      </w:r>
      <w:r w:rsidR="00E845C9" w:rsidRPr="00787B75">
        <w:t>/country menu is visible but inactive.</w:t>
      </w:r>
    </w:p>
    <w:p w:rsidR="00E845C9" w:rsidRPr="00787B75" w:rsidRDefault="00E845C9" w:rsidP="00FC1E98">
      <w:pPr>
        <w:numPr>
          <w:ilvl w:val="0"/>
          <w:numId w:val="46"/>
        </w:numPr>
        <w:spacing w:beforeLines="60" w:before="144" w:afterLines="60" w:after="144"/>
        <w:ind w:right="1080"/>
        <w:jc w:val="both"/>
      </w:pPr>
      <w:r w:rsidRPr="00787B75">
        <w:t>Project/Country</w:t>
      </w:r>
    </w:p>
    <w:p w:rsidR="00FD5F54" w:rsidRPr="00787B75" w:rsidRDefault="00FD5F54" w:rsidP="00FC1E98">
      <w:pPr>
        <w:numPr>
          <w:ilvl w:val="1"/>
          <w:numId w:val="46"/>
        </w:numPr>
        <w:spacing w:beforeLines="60" w:before="144" w:afterLines="60" w:after="144"/>
        <w:ind w:right="1080"/>
        <w:jc w:val="both"/>
      </w:pPr>
      <w:r w:rsidRPr="00787B75">
        <w:t>Interview Manager is visible</w:t>
      </w:r>
    </w:p>
    <w:p w:rsidR="00E845C9" w:rsidRPr="00787B75" w:rsidRDefault="00361DF3" w:rsidP="00FC1E98">
      <w:pPr>
        <w:numPr>
          <w:ilvl w:val="1"/>
          <w:numId w:val="46"/>
        </w:numPr>
        <w:spacing w:beforeLines="60" w:before="144" w:afterLines="60" w:after="144"/>
        <w:ind w:right="1080"/>
        <w:jc w:val="both"/>
      </w:pPr>
      <w:r w:rsidRPr="00787B75">
        <w:t>Maintenance &amp; Settings</w:t>
      </w:r>
      <w:r w:rsidR="00E845C9" w:rsidRPr="00787B75">
        <w:t>/Country is visible</w:t>
      </w:r>
    </w:p>
    <w:p w:rsidR="00E845C9" w:rsidRPr="00787B75" w:rsidRDefault="00361DF3" w:rsidP="00FC1E98">
      <w:pPr>
        <w:numPr>
          <w:ilvl w:val="1"/>
          <w:numId w:val="46"/>
        </w:numPr>
        <w:spacing w:beforeLines="60" w:before="144" w:afterLines="60" w:after="144"/>
        <w:ind w:right="1080"/>
        <w:jc w:val="both"/>
      </w:pPr>
      <w:r w:rsidRPr="00787B75">
        <w:t>Maintenance &amp; Settings</w:t>
      </w:r>
      <w:r w:rsidR="00E845C9" w:rsidRPr="00787B75">
        <w:t>/Library and Maintenance</w:t>
      </w:r>
      <w:r w:rsidR="00787B75">
        <w:t xml:space="preserve"> </w:t>
      </w:r>
      <w:r w:rsidR="00E845C9" w:rsidRPr="00787B75">
        <w:t>&amp;</w:t>
      </w:r>
      <w:r w:rsidR="00787B75">
        <w:t xml:space="preserve"> </w:t>
      </w:r>
      <w:r w:rsidR="00E845C9" w:rsidRPr="00787B75">
        <w:t xml:space="preserve">Settings/Project are visible to consult in </w:t>
      </w:r>
      <w:r w:rsidR="00590A14" w:rsidRPr="00787B75">
        <w:t>visualization</w:t>
      </w:r>
      <w:r w:rsidR="00E845C9" w:rsidRPr="00787B75">
        <w:t xml:space="preserve"> only. These menus’ elements are differentiated visually.</w:t>
      </w:r>
    </w:p>
    <w:p w:rsidR="00153FB4" w:rsidRPr="00787B75" w:rsidRDefault="00E845C9" w:rsidP="00FC1E98">
      <w:pPr>
        <w:spacing w:beforeLines="60" w:before="144" w:afterLines="60" w:after="144"/>
        <w:ind w:right="1080"/>
        <w:jc w:val="both"/>
      </w:pPr>
      <w:r w:rsidRPr="00787B75">
        <w:t xml:space="preserve">In all cases the </w:t>
      </w:r>
      <w:r w:rsidR="008661C0" w:rsidRPr="00787B75">
        <w:t>application guides</w:t>
      </w:r>
      <w:r w:rsidRPr="00787B75">
        <w:t xml:space="preserve"> the user regarding which screens(s)</w:t>
      </w:r>
      <w:r w:rsidR="00337159" w:rsidRPr="00787B75">
        <w:t xml:space="preserve"> </w:t>
      </w:r>
      <w:r w:rsidRPr="00787B75">
        <w:t>he can access and be active in through the “green lights” system, the business rules and the user-rights.</w:t>
      </w:r>
    </w:p>
    <w:p w:rsidR="0004350E" w:rsidRPr="00787B75" w:rsidRDefault="0004350E" w:rsidP="00C04B43">
      <w:pPr>
        <w:pStyle w:val="ITEALBULLET1"/>
        <w:rPr>
          <w:lang w:val="en-US"/>
        </w:rPr>
      </w:pPr>
      <w:r w:rsidRPr="00787B75">
        <w:rPr>
          <w:lang w:val="en-US"/>
        </w:rPr>
        <w:t>Each main menu (MSapp, IMapp and Administration) and its corresponding open tabs are to be differentiated by color (example colors, to be defined). The active tab is of the same color as its category, inactive tabs are faded.</w:t>
      </w:r>
    </w:p>
    <w:p w:rsidR="00FD5F54" w:rsidRPr="00787B75" w:rsidRDefault="00FD5F54" w:rsidP="00C04B43">
      <w:pPr>
        <w:pStyle w:val="ITEALBULLET1"/>
        <w:rPr>
          <w:lang w:val="en-US"/>
        </w:rPr>
      </w:pPr>
      <w:r w:rsidRPr="00787B75">
        <w:rPr>
          <w:lang w:val="en-US"/>
        </w:rPr>
        <w:t>In addition to the menu there is a home screen accessible by the icon. It should offer similar access as the corresponding menu(s) in a more friendly way taking advantage of the full page space available.</w:t>
      </w:r>
    </w:p>
    <w:p w:rsidR="00FD5F54" w:rsidRPr="00787B75" w:rsidRDefault="00FD5F54" w:rsidP="00C04B43">
      <w:pPr>
        <w:pStyle w:val="ITEALBULLET1"/>
        <w:rPr>
          <w:lang w:val="en-US"/>
        </w:rPr>
      </w:pPr>
      <w:r w:rsidRPr="00787B75">
        <w:rPr>
          <w:lang w:val="en-US"/>
        </w:rPr>
        <w:t>Gwh: the Home screen needs more details about its content and organisation.</w:t>
      </w:r>
    </w:p>
    <w:p w:rsidR="0073650E" w:rsidRPr="00787B75" w:rsidRDefault="0073650E" w:rsidP="00FC1E98">
      <w:pPr>
        <w:ind w:right="1080"/>
      </w:pPr>
      <w:r w:rsidRPr="00787B75">
        <w:t>[ITeal]: to be completed</w:t>
      </w:r>
    </w:p>
    <w:p w:rsidR="00B52E6B" w:rsidRPr="00787B75" w:rsidRDefault="004475DB" w:rsidP="00FC1E98">
      <w:pPr>
        <w:pStyle w:val="ITEALHEADING3"/>
        <w:spacing w:beforeLines="60" w:before="144" w:afterLines="60" w:after="144"/>
        <w:ind w:right="1080"/>
      </w:pPr>
      <w:bookmarkStart w:id="43" w:name="_Toc338859339"/>
      <w:r w:rsidRPr="00787B75">
        <w:t>Navigation Bar</w:t>
      </w:r>
      <w:bookmarkEnd w:id="43"/>
    </w:p>
    <w:p w:rsidR="00B52E6B" w:rsidRPr="00787B75" w:rsidRDefault="00014E8A" w:rsidP="00FC1E98">
      <w:pPr>
        <w:ind w:right="1080"/>
        <w:jc w:val="center"/>
      </w:pPr>
      <w:r>
        <w:rPr>
          <w:noProof/>
          <w:lang w:val="en-GB" w:eastAsia="en-GB"/>
        </w:rPr>
        <w:drawing>
          <wp:inline distT="0" distB="0" distL="0" distR="0">
            <wp:extent cx="6387465" cy="2101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7465" cy="2101850"/>
                    </a:xfrm>
                    <a:prstGeom prst="rect">
                      <a:avLst/>
                    </a:prstGeom>
                    <a:noFill/>
                    <a:ln>
                      <a:noFill/>
                    </a:ln>
                  </pic:spPr>
                </pic:pic>
              </a:graphicData>
            </a:graphic>
          </wp:inline>
        </w:drawing>
      </w:r>
    </w:p>
    <w:p w:rsidR="00BC36A7" w:rsidRPr="00787B75" w:rsidRDefault="00BC36A7" w:rsidP="00175387">
      <w:pPr>
        <w:pStyle w:val="ITEALFigure"/>
        <w:rPr>
          <w:lang w:val="en-US"/>
        </w:rPr>
      </w:pPr>
      <w:bookmarkStart w:id="44" w:name="_Toc338859383"/>
      <w:r w:rsidRPr="00787B75">
        <w:rPr>
          <w:lang w:val="en-US"/>
        </w:rPr>
        <w:t>Navigation Bar</w:t>
      </w:r>
      <w:bookmarkEnd w:id="44"/>
    </w:p>
    <w:p w:rsidR="003F5BF2" w:rsidRPr="00787B75" w:rsidRDefault="003F5BF2" w:rsidP="00C04B43">
      <w:pPr>
        <w:pStyle w:val="ITEALBULLET1"/>
        <w:rPr>
          <w:lang w:val="en-US"/>
        </w:rPr>
      </w:pPr>
      <w:r w:rsidRPr="00787B75">
        <w:rPr>
          <w:lang w:val="en-US"/>
        </w:rPr>
        <w:t>e-SMP supports opening multiple screens at the same time, each screen will be open in 1 tab (as in excel where you can have different sheets). For example, we can imagine one tab with the food list, one with the fdfacet…</w:t>
      </w:r>
    </w:p>
    <w:p w:rsidR="003F5BF2" w:rsidRPr="00787B75" w:rsidRDefault="003F5BF2" w:rsidP="00C04B43">
      <w:pPr>
        <w:pStyle w:val="ITEALBULLET1"/>
        <w:rPr>
          <w:lang w:val="en-US"/>
        </w:rPr>
      </w:pPr>
      <w:r w:rsidRPr="00787B75">
        <w:rPr>
          <w:lang w:val="en-US"/>
        </w:rPr>
        <w:t>Navigation bar is 1 tab control which includes multiple tab items, each tab item represent 1 opened screen.</w:t>
      </w:r>
    </w:p>
    <w:p w:rsidR="003F5BF2" w:rsidRPr="00787B75" w:rsidRDefault="003F5BF2" w:rsidP="00C04B43">
      <w:pPr>
        <w:pStyle w:val="ITEALBULLET1"/>
        <w:rPr>
          <w:lang w:val="en-US"/>
        </w:rPr>
      </w:pPr>
      <w:r w:rsidRPr="00787B75">
        <w:rPr>
          <w:lang w:val="en-US"/>
        </w:rPr>
        <w:t>Navigation bar holds the header of all tab items. Each header include:</w:t>
      </w:r>
    </w:p>
    <w:p w:rsidR="003F5BF2" w:rsidRPr="00787B75" w:rsidRDefault="003F5BF2" w:rsidP="008635CB">
      <w:pPr>
        <w:pStyle w:val="ITEALBULLET2"/>
      </w:pPr>
      <w:r w:rsidRPr="00787B75">
        <w:t>Title: Short Name of Opened screen</w:t>
      </w:r>
    </w:p>
    <w:p w:rsidR="003F5BF2" w:rsidRPr="00787B75" w:rsidRDefault="003F5BF2" w:rsidP="008635CB">
      <w:pPr>
        <w:pStyle w:val="ITEALBULLET2"/>
      </w:pPr>
      <w:r w:rsidRPr="00787B75">
        <w:t>Icon: Icon that represent for the screen</w:t>
      </w:r>
    </w:p>
    <w:p w:rsidR="003F5BF2" w:rsidRPr="00787B75" w:rsidRDefault="003F5BF2" w:rsidP="008635CB">
      <w:pPr>
        <w:pStyle w:val="ITEALBULLET2"/>
      </w:pPr>
      <w:r w:rsidRPr="00787B75">
        <w:t>Refre</w:t>
      </w:r>
      <w:r w:rsidR="00124959" w:rsidRPr="00787B75">
        <w:t>sh button: use to refresh the corresponding screen</w:t>
      </w:r>
    </w:p>
    <w:p w:rsidR="00B5417F" w:rsidRPr="00787B75" w:rsidRDefault="003F5BF2" w:rsidP="008635CB">
      <w:pPr>
        <w:pStyle w:val="ITEALBULLET2"/>
      </w:pPr>
      <w:r w:rsidRPr="00787B75">
        <w:t>Close button: use to close the screen</w:t>
      </w:r>
    </w:p>
    <w:p w:rsidR="00B5417F" w:rsidRPr="00787B75" w:rsidRDefault="00B5417F" w:rsidP="00C04B43">
      <w:pPr>
        <w:pStyle w:val="ITEALBULLET1"/>
        <w:rPr>
          <w:lang w:val="en-US"/>
        </w:rPr>
      </w:pPr>
      <w:r w:rsidRPr="00787B75">
        <w:rPr>
          <w:lang w:val="en-US"/>
        </w:rPr>
        <w:t>The tab background color will correspond to the application it belongs to. The color will be faded if the tab is not the currently selected one.</w:t>
      </w:r>
    </w:p>
    <w:p w:rsidR="003F5BF2" w:rsidRPr="00787B75" w:rsidRDefault="003F5BF2" w:rsidP="00C04B43">
      <w:pPr>
        <w:pStyle w:val="ITEALBULLET1"/>
        <w:rPr>
          <w:lang w:val="en-US"/>
        </w:rPr>
      </w:pPr>
      <w:r w:rsidRPr="00787B75">
        <w:rPr>
          <w:lang w:val="en-US"/>
        </w:rPr>
        <w:t>User can switch between screens by clicking on the tab header</w:t>
      </w:r>
    </w:p>
    <w:p w:rsidR="00F44264" w:rsidRPr="00787B75" w:rsidRDefault="003F5BF2" w:rsidP="00C04B43">
      <w:pPr>
        <w:pStyle w:val="ITEALBULLET1"/>
        <w:rPr>
          <w:lang w:val="en-US"/>
        </w:rPr>
      </w:pPr>
      <w:r w:rsidRPr="00787B75">
        <w:rPr>
          <w:lang w:val="en-US"/>
        </w:rPr>
        <w:t>In order to have better performance, there’re will have a limitation of maximum number of tabs that open at the same time (Maximum =6)</w:t>
      </w:r>
      <w:r w:rsidR="00F44264" w:rsidRPr="00787B75">
        <w:rPr>
          <w:lang w:val="en-US"/>
        </w:rPr>
        <w:t>. When the limitation reached :</w:t>
      </w:r>
    </w:p>
    <w:p w:rsidR="00400FF4" w:rsidRPr="00787B75" w:rsidRDefault="00F44264" w:rsidP="008635CB">
      <w:pPr>
        <w:pStyle w:val="ITEALBULLET2"/>
      </w:pPr>
      <w:r w:rsidRPr="00787B75">
        <w:t>Close the oldest tab or</w:t>
      </w:r>
    </w:p>
    <w:p w:rsidR="00F44264" w:rsidRPr="00787B75" w:rsidRDefault="00F44264" w:rsidP="008635CB">
      <w:pPr>
        <w:pStyle w:val="ITEALBULLET2"/>
      </w:pPr>
      <w:r w:rsidRPr="00787B75">
        <w:t>Display the error message</w:t>
      </w:r>
    </w:p>
    <w:p w:rsidR="00F44264" w:rsidRPr="00787B75" w:rsidRDefault="004B7D4C" w:rsidP="00FC1E98">
      <w:pPr>
        <w:pStyle w:val="ITEALHEADING3"/>
        <w:ind w:right="1080"/>
      </w:pPr>
      <w:bookmarkStart w:id="45" w:name="_Toc338859340"/>
      <w:r w:rsidRPr="00787B75">
        <w:t>Working Area</w:t>
      </w:r>
      <w:bookmarkEnd w:id="45"/>
    </w:p>
    <w:p w:rsidR="00E2049B" w:rsidRPr="00787B75" w:rsidRDefault="00014E8A" w:rsidP="00FC1E98">
      <w:pPr>
        <w:ind w:right="1080"/>
        <w:jc w:val="center"/>
      </w:pPr>
      <w:r>
        <w:rPr>
          <w:noProof/>
          <w:lang w:val="en-GB" w:eastAsia="en-GB"/>
        </w:rPr>
        <w:drawing>
          <wp:inline distT="0" distB="0" distL="0" distR="0">
            <wp:extent cx="6387465" cy="32346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7465" cy="3234690"/>
                    </a:xfrm>
                    <a:prstGeom prst="rect">
                      <a:avLst/>
                    </a:prstGeom>
                    <a:noFill/>
                    <a:ln>
                      <a:noFill/>
                    </a:ln>
                  </pic:spPr>
                </pic:pic>
              </a:graphicData>
            </a:graphic>
          </wp:inline>
        </w:drawing>
      </w:r>
    </w:p>
    <w:p w:rsidR="00E2049B" w:rsidRPr="00787B75" w:rsidRDefault="00E2049B" w:rsidP="00175387">
      <w:pPr>
        <w:pStyle w:val="ITEALFigure"/>
        <w:rPr>
          <w:lang w:val="en-US"/>
        </w:rPr>
      </w:pPr>
      <w:bookmarkStart w:id="46" w:name="_Toc338859384"/>
      <w:r w:rsidRPr="00787B75">
        <w:rPr>
          <w:lang w:val="en-US"/>
        </w:rPr>
        <w:t>Working Area</w:t>
      </w:r>
      <w:bookmarkEnd w:id="46"/>
    </w:p>
    <w:p w:rsidR="00E2049B" w:rsidRPr="00787B75" w:rsidRDefault="00E2049B" w:rsidP="00C04B43">
      <w:pPr>
        <w:pStyle w:val="ITEALBULLET1"/>
        <w:rPr>
          <w:lang w:val="en-US"/>
        </w:rPr>
      </w:pPr>
      <w:r w:rsidRPr="00787B75">
        <w:rPr>
          <w:lang w:val="en-US"/>
        </w:rPr>
        <w:t xml:space="preserve">There’ll have a Breadcrumbs in the top of working area to indicate the "Current </w:t>
      </w:r>
      <w:r w:rsidR="00590A14" w:rsidRPr="00787B75">
        <w:rPr>
          <w:lang w:val="en-US"/>
        </w:rPr>
        <w:t>opened</w:t>
      </w:r>
      <w:r w:rsidRPr="00787B75">
        <w:rPr>
          <w:lang w:val="en-US"/>
        </w:rPr>
        <w:t xml:space="preserve"> screen"</w:t>
      </w:r>
    </w:p>
    <w:p w:rsidR="001D27AB" w:rsidRPr="00787B75" w:rsidRDefault="00BD42B8" w:rsidP="00C04B43">
      <w:pPr>
        <w:pStyle w:val="ITEALBULLET1"/>
        <w:rPr>
          <w:lang w:val="en-US"/>
        </w:rPr>
      </w:pPr>
      <w:r w:rsidRPr="00787B75">
        <w:rPr>
          <w:lang w:val="en-US"/>
        </w:rPr>
        <w:t>Users do their business</w:t>
      </w:r>
      <w:r w:rsidR="001D27AB" w:rsidRPr="00787B75">
        <w:rPr>
          <w:lang w:val="en-US"/>
        </w:rPr>
        <w:t xml:space="preserve"> in the different screens displayed in Working Area</w:t>
      </w:r>
      <w:r w:rsidRPr="00787B75">
        <w:rPr>
          <w:lang w:val="en-US"/>
        </w:rPr>
        <w:t xml:space="preserve">. </w:t>
      </w:r>
      <w:r w:rsidR="001D27AB" w:rsidRPr="00787B75">
        <w:rPr>
          <w:lang w:val="en-US"/>
        </w:rPr>
        <w:t>The screen will be opened by:</w:t>
      </w:r>
    </w:p>
    <w:p w:rsidR="001D27AB" w:rsidRPr="00787B75" w:rsidRDefault="001D27AB" w:rsidP="008635CB">
      <w:pPr>
        <w:pStyle w:val="ITEALBULLET2"/>
      </w:pPr>
      <w:r w:rsidRPr="00787B75">
        <w:t xml:space="preserve">Click on </w:t>
      </w:r>
      <w:r w:rsidR="00BD42B8" w:rsidRPr="00787B75">
        <w:t xml:space="preserve">the </w:t>
      </w:r>
      <w:r w:rsidRPr="00787B75">
        <w:t>Menu</w:t>
      </w:r>
    </w:p>
    <w:p w:rsidR="00BD42B8" w:rsidRPr="00787B75" w:rsidRDefault="00BD42B8" w:rsidP="008635CB">
      <w:pPr>
        <w:pStyle w:val="ITEALBULLET2"/>
      </w:pPr>
      <w:r w:rsidRPr="00787B75">
        <w:t>Click on the button in Home Screen</w:t>
      </w:r>
    </w:p>
    <w:p w:rsidR="001D27AB" w:rsidRPr="00787B75" w:rsidRDefault="001D27AB" w:rsidP="008635CB">
      <w:pPr>
        <w:pStyle w:val="ITEALBULLET2"/>
      </w:pPr>
      <w:r w:rsidRPr="00787B75">
        <w:t>Open from another screen</w:t>
      </w:r>
    </w:p>
    <w:p w:rsidR="001D27AB" w:rsidRPr="00787B75" w:rsidRDefault="00BD42B8" w:rsidP="00C04B43">
      <w:pPr>
        <w:pStyle w:val="ITEALBULLET1"/>
        <w:rPr>
          <w:lang w:val="en-US"/>
        </w:rPr>
      </w:pPr>
      <w:r w:rsidRPr="00787B75">
        <w:rPr>
          <w:lang w:val="en-US"/>
        </w:rPr>
        <w:t xml:space="preserve">There’re </w:t>
      </w:r>
      <w:r w:rsidR="001D27AB" w:rsidRPr="00787B75">
        <w:rPr>
          <w:lang w:val="en-US"/>
        </w:rPr>
        <w:t>2 type</w:t>
      </w:r>
      <w:r w:rsidRPr="00787B75">
        <w:rPr>
          <w:lang w:val="en-US"/>
        </w:rPr>
        <w:t>s</w:t>
      </w:r>
      <w:r w:rsidR="001D27AB" w:rsidRPr="00787B75">
        <w:rPr>
          <w:lang w:val="en-US"/>
        </w:rPr>
        <w:t xml:space="preserve"> of screen:</w:t>
      </w:r>
    </w:p>
    <w:p w:rsidR="001D27AB" w:rsidRPr="00787B75" w:rsidRDefault="001D27AB" w:rsidP="008635CB">
      <w:pPr>
        <w:pStyle w:val="ITEALBULLET2"/>
      </w:pPr>
      <w:r w:rsidRPr="00787B75">
        <w:t xml:space="preserve">List Screen: screen with the function to search and display a list of objects (in a grid) such as: User List, Language list… JPM: A </w:t>
      </w:r>
      <w:r w:rsidR="005D4AA3" w:rsidRPr="00787B75">
        <w:t>list</w:t>
      </w:r>
      <w:r w:rsidRPr="00787B75">
        <w:t xml:space="preserve"> screen is a list screen without possible action (e.g. display always the same list). </w:t>
      </w:r>
      <w:r w:rsidR="00BD42B8" w:rsidRPr="00787B75">
        <w:t xml:space="preserve">Each list </w:t>
      </w:r>
      <w:r w:rsidR="00590A14" w:rsidRPr="00787B75">
        <w:t>screen</w:t>
      </w:r>
      <w:r w:rsidR="00BD42B8" w:rsidRPr="00787B75">
        <w:t xml:space="preserve"> will be display as a tab in Navigation Bar.</w:t>
      </w:r>
    </w:p>
    <w:p w:rsidR="00B5417F" w:rsidRPr="00787B75" w:rsidRDefault="00A81FFA" w:rsidP="008635CB">
      <w:pPr>
        <w:pStyle w:val="ITEALBULLET2"/>
      </w:pPr>
      <w:r w:rsidRPr="00787B75">
        <w:t>A</w:t>
      </w:r>
      <w:r w:rsidR="007A7F7B" w:rsidRPr="00787B75">
        <w:t>ddition or mo</w:t>
      </w:r>
      <w:r w:rsidR="00B5417F" w:rsidRPr="00787B75">
        <w:t>dification of items will use the fiche screen.</w:t>
      </w:r>
    </w:p>
    <w:p w:rsidR="00B5417F" w:rsidRPr="00787B75" w:rsidRDefault="00B5417F" w:rsidP="008635CB">
      <w:pPr>
        <w:pStyle w:val="ITEALBULLET2"/>
      </w:pPr>
      <w:r w:rsidRPr="00787B75">
        <w:t>Deletion can be performed directly in the list screen</w:t>
      </w:r>
    </w:p>
    <w:p w:rsidR="001D27AB" w:rsidRPr="00787B75" w:rsidRDefault="001D27AB" w:rsidP="008635CB">
      <w:pPr>
        <w:pStyle w:val="ITEALBULLET2"/>
      </w:pPr>
      <w:r w:rsidRPr="00787B75">
        <w:t xml:space="preserve">Fiche screen: Is the </w:t>
      </w:r>
      <w:r w:rsidR="00725788" w:rsidRPr="00787B75">
        <w:t>screen that contains</w:t>
      </w:r>
      <w:r w:rsidRPr="00787B75">
        <w:t xml:space="preserve"> the detail information of each object. Each object will be opened on a modal dialog by double click on the item of list screen (or click on view / edit button in the action bar at bottom</w:t>
      </w:r>
      <w:r w:rsidR="00B5417F" w:rsidRPr="00787B75">
        <w:t xml:space="preserve"> after selection in the list</w:t>
      </w:r>
      <w:r w:rsidRPr="00787B75">
        <w:t xml:space="preserve">). The following screens will be considered as </w:t>
      </w:r>
      <w:r w:rsidR="00590A14" w:rsidRPr="00787B75">
        <w:t>Fiche Screens</w:t>
      </w:r>
      <w:r w:rsidRPr="00787B75">
        <w:t>:</w:t>
      </w:r>
    </w:p>
    <w:p w:rsidR="001D27AB" w:rsidRPr="00787B75" w:rsidRDefault="001D27AB" w:rsidP="00FC1E98">
      <w:pPr>
        <w:numPr>
          <w:ilvl w:val="1"/>
          <w:numId w:val="46"/>
        </w:numPr>
        <w:spacing w:beforeLines="60" w:before="144" w:afterLines="60" w:after="144"/>
        <w:ind w:right="1080"/>
        <w:jc w:val="both"/>
      </w:pPr>
      <w:r w:rsidRPr="00787B75">
        <w:t>User Detail</w:t>
      </w:r>
    </w:p>
    <w:p w:rsidR="001D27AB" w:rsidRPr="00787B75" w:rsidRDefault="001D27AB" w:rsidP="00FC1E98">
      <w:pPr>
        <w:numPr>
          <w:ilvl w:val="1"/>
          <w:numId w:val="46"/>
        </w:numPr>
        <w:spacing w:beforeLines="60" w:before="144" w:afterLines="60" w:after="144"/>
        <w:ind w:right="1080"/>
        <w:jc w:val="both"/>
      </w:pPr>
      <w:r w:rsidRPr="00787B75">
        <w:t>Function Detail</w:t>
      </w:r>
    </w:p>
    <w:p w:rsidR="001D27AB" w:rsidRPr="00787B75" w:rsidRDefault="001D27AB" w:rsidP="00FC1E98">
      <w:pPr>
        <w:numPr>
          <w:ilvl w:val="1"/>
          <w:numId w:val="46"/>
        </w:numPr>
        <w:spacing w:beforeLines="60" w:before="144" w:afterLines="60" w:after="144"/>
        <w:ind w:right="1080"/>
        <w:jc w:val="both"/>
      </w:pPr>
      <w:r w:rsidRPr="00787B75">
        <w:t>Project Detail</w:t>
      </w:r>
    </w:p>
    <w:p w:rsidR="004B7D4C" w:rsidRPr="00787B75" w:rsidRDefault="001D27AB" w:rsidP="00FC1E98">
      <w:pPr>
        <w:numPr>
          <w:ilvl w:val="1"/>
          <w:numId w:val="46"/>
        </w:numPr>
        <w:spacing w:beforeLines="60" w:before="144" w:afterLines="60" w:after="144"/>
        <w:ind w:right="1080"/>
        <w:jc w:val="both"/>
      </w:pPr>
      <w:r w:rsidRPr="00787B75">
        <w:t>….</w:t>
      </w:r>
    </w:p>
    <w:p w:rsidR="00251AE9" w:rsidRPr="00787B75" w:rsidRDefault="00251AE9" w:rsidP="000A4140">
      <w:pPr>
        <w:pStyle w:val="ITEALHEADING2"/>
      </w:pPr>
      <w:bookmarkStart w:id="47" w:name="_Toc338859341"/>
      <w:r w:rsidRPr="00787B75">
        <w:t>Design Principle (Working Area)</w:t>
      </w:r>
      <w:bookmarkEnd w:id="47"/>
    </w:p>
    <w:p w:rsidR="00630086" w:rsidRPr="00787B75" w:rsidRDefault="00630086" w:rsidP="00C04B43">
      <w:pPr>
        <w:pStyle w:val="ITEALBULLET1"/>
        <w:rPr>
          <w:lang w:val="en-US"/>
        </w:rPr>
      </w:pPr>
      <w:r w:rsidRPr="00787B75">
        <w:rPr>
          <w:lang w:val="en-US"/>
        </w:rPr>
        <w:t xml:space="preserve">Multiple screens are opened at the same time: User can switch between </w:t>
      </w:r>
      <w:r w:rsidR="00590A14" w:rsidRPr="00787B75">
        <w:rPr>
          <w:lang w:val="en-US"/>
        </w:rPr>
        <w:t>screens</w:t>
      </w:r>
      <w:r w:rsidRPr="00787B75">
        <w:rPr>
          <w:lang w:val="en-US"/>
        </w:rPr>
        <w:t xml:space="preserve"> by clicking on Tab Header (Navigation Bar)</w:t>
      </w:r>
      <w:r w:rsidR="009F7832" w:rsidRPr="00787B75">
        <w:rPr>
          <w:lang w:val="en-US"/>
        </w:rPr>
        <w:t>.</w:t>
      </w:r>
      <w:r w:rsidRPr="00787B75">
        <w:rPr>
          <w:lang w:val="en-US"/>
        </w:rPr>
        <w:t xml:space="preserve"> </w:t>
      </w:r>
    </w:p>
    <w:p w:rsidR="00630086" w:rsidRPr="00787B75" w:rsidRDefault="00630086" w:rsidP="00C04B43">
      <w:pPr>
        <w:pStyle w:val="ITEALBULLET1"/>
        <w:rPr>
          <w:lang w:val="en-US"/>
        </w:rPr>
      </w:pPr>
      <w:r w:rsidRPr="00787B75">
        <w:rPr>
          <w:lang w:val="en-US"/>
        </w:rPr>
        <w:t>Navigation: The flow of navigation in all screens in e-SMP will be:</w:t>
      </w:r>
    </w:p>
    <w:p w:rsidR="00630086" w:rsidRPr="00787B75" w:rsidRDefault="00630086" w:rsidP="008635CB">
      <w:pPr>
        <w:pStyle w:val="ITEALBULLET2"/>
      </w:pPr>
      <w:r w:rsidRPr="00787B75">
        <w:t>From left to right</w:t>
      </w:r>
    </w:p>
    <w:p w:rsidR="00630086" w:rsidRPr="00787B75" w:rsidRDefault="00630086" w:rsidP="008635CB">
      <w:pPr>
        <w:pStyle w:val="ITEALBULLET2"/>
      </w:pPr>
      <w:r w:rsidRPr="00787B75">
        <w:t>From top to bottom</w:t>
      </w:r>
    </w:p>
    <w:p w:rsidR="00630086" w:rsidRPr="00787B75" w:rsidRDefault="00630086" w:rsidP="00C04B43">
      <w:pPr>
        <w:pStyle w:val="ITEALBULLET1"/>
        <w:rPr>
          <w:lang w:val="en-US"/>
        </w:rPr>
      </w:pPr>
      <w:r w:rsidRPr="00787B75">
        <w:rPr>
          <w:lang w:val="en-US"/>
        </w:rPr>
        <w:t xml:space="preserve">Optimized Resolution: </w:t>
      </w:r>
      <w:r w:rsidR="00284990" w:rsidRPr="00787B75">
        <w:rPr>
          <w:lang w:val="en-US"/>
        </w:rPr>
        <w:t xml:space="preserve">The Interface will be best fit with the resolution of </w:t>
      </w:r>
      <w:r w:rsidRPr="00787B75">
        <w:rPr>
          <w:lang w:val="en-US"/>
        </w:rPr>
        <w:t>1400x 900</w:t>
      </w:r>
    </w:p>
    <w:p w:rsidR="00630086" w:rsidRPr="00787B75" w:rsidRDefault="00630086" w:rsidP="00C04B43">
      <w:pPr>
        <w:pStyle w:val="ITEALBULLET1"/>
        <w:rPr>
          <w:lang w:val="en-US"/>
        </w:rPr>
      </w:pPr>
      <w:r w:rsidRPr="00787B75">
        <w:rPr>
          <w:lang w:val="en-US"/>
        </w:rPr>
        <w:t>Use graphic buttons: add, delete, modify</w:t>
      </w:r>
      <w:r w:rsidR="00B5417F" w:rsidRPr="00787B75">
        <w:rPr>
          <w:lang w:val="en-US"/>
        </w:rPr>
        <w:t>, validate, cancel</w:t>
      </w:r>
      <w:r w:rsidRPr="00787B75">
        <w:rPr>
          <w:lang w:val="en-US"/>
        </w:rPr>
        <w:t>…</w:t>
      </w:r>
    </w:p>
    <w:p w:rsidR="00630086" w:rsidRPr="00787B75" w:rsidRDefault="00630086" w:rsidP="00C04B43">
      <w:pPr>
        <w:pStyle w:val="ITEALBULLET1"/>
        <w:rPr>
          <w:lang w:val="en-US"/>
        </w:rPr>
      </w:pPr>
      <w:r w:rsidRPr="00787B75">
        <w:rPr>
          <w:lang w:val="en-US"/>
        </w:rPr>
        <w:t xml:space="preserve">User Pager for </w:t>
      </w:r>
      <w:r w:rsidR="00B5417F" w:rsidRPr="00787B75">
        <w:rPr>
          <w:lang w:val="en-US"/>
        </w:rPr>
        <w:t xml:space="preserve">list screens </w:t>
      </w:r>
      <w:r w:rsidRPr="00787B75">
        <w:rPr>
          <w:lang w:val="en-US"/>
        </w:rPr>
        <w:t>to optimize the performance:</w:t>
      </w:r>
    </w:p>
    <w:p w:rsidR="00630086" w:rsidRPr="00787B75" w:rsidRDefault="00630086" w:rsidP="008635CB">
      <w:pPr>
        <w:pStyle w:val="ITEALBULLET2"/>
      </w:pPr>
      <w:r w:rsidRPr="00787B75">
        <w:t>Client: Can implement for all</w:t>
      </w:r>
    </w:p>
    <w:p w:rsidR="00630086" w:rsidRPr="00787B75" w:rsidRDefault="00630086" w:rsidP="008635CB">
      <w:pPr>
        <w:pStyle w:val="ITEALBULLET2"/>
      </w:pPr>
      <w:r w:rsidRPr="00787B75">
        <w:t>Server : Should implement for screens with large data only such as : Interviews, notes, food, recipes</w:t>
      </w:r>
    </w:p>
    <w:p w:rsidR="00630086" w:rsidRPr="00787B75" w:rsidRDefault="00630086" w:rsidP="00C04B43">
      <w:pPr>
        <w:pStyle w:val="ITEALBULLET1"/>
        <w:rPr>
          <w:lang w:val="en-US"/>
        </w:rPr>
      </w:pPr>
      <w:r w:rsidRPr="00787B75">
        <w:rPr>
          <w:lang w:val="en-US"/>
        </w:rPr>
        <w:t>Search Screen: Filter Area is at top, grid to display result is at bottom</w:t>
      </w:r>
    </w:p>
    <w:p w:rsidR="00630086" w:rsidRPr="00787B75" w:rsidRDefault="00630086" w:rsidP="00C04B43">
      <w:pPr>
        <w:pStyle w:val="ITEALBULLET1"/>
        <w:rPr>
          <w:lang w:val="en-US"/>
        </w:rPr>
      </w:pPr>
      <w:r w:rsidRPr="00787B75">
        <w:rPr>
          <w:lang w:val="en-US"/>
        </w:rPr>
        <w:t>Search Panel: Collapsible / Expandable</w:t>
      </w:r>
    </w:p>
    <w:p w:rsidR="00630086" w:rsidRPr="00787B75" w:rsidRDefault="00630086" w:rsidP="00C04B43">
      <w:pPr>
        <w:pStyle w:val="ITEALBULLET1"/>
        <w:rPr>
          <w:lang w:val="en-US"/>
        </w:rPr>
      </w:pPr>
      <w:r w:rsidRPr="00787B75">
        <w:rPr>
          <w:lang w:val="en-US"/>
        </w:rPr>
        <w:t xml:space="preserve">Grid: </w:t>
      </w:r>
    </w:p>
    <w:p w:rsidR="00630086" w:rsidRPr="00787B75" w:rsidRDefault="00630086" w:rsidP="008635CB">
      <w:pPr>
        <w:pStyle w:val="ITEALBULLET2"/>
      </w:pPr>
      <w:r w:rsidRPr="00787B75">
        <w:t>Foldable: right click on column header</w:t>
      </w:r>
      <w:r w:rsidR="00872BF8" w:rsidRPr="00787B75">
        <w:t xml:space="preserve"> to choose the column (s) that displays on the grid</w:t>
      </w:r>
    </w:p>
    <w:p w:rsidR="00251AE9" w:rsidRPr="00787B75" w:rsidRDefault="00630086" w:rsidP="008635CB">
      <w:pPr>
        <w:pStyle w:val="ITEALBULLET2"/>
      </w:pPr>
      <w:r w:rsidRPr="00787B75">
        <w:t>Sortable: by click on column header</w:t>
      </w:r>
    </w:p>
    <w:p w:rsidR="00A677F9" w:rsidRPr="00787B75" w:rsidRDefault="00A677F9" w:rsidP="008635CB">
      <w:pPr>
        <w:pStyle w:val="ITEALBULLET2"/>
      </w:pPr>
      <w:r w:rsidRPr="00787B75">
        <w:t>Double click on row to open fiche screen</w:t>
      </w:r>
    </w:p>
    <w:p w:rsidR="00FC6C7D" w:rsidRPr="00787B75" w:rsidRDefault="00646172" w:rsidP="00FC1E98">
      <w:pPr>
        <w:pStyle w:val="ITEALHEADING3"/>
        <w:ind w:right="1080"/>
      </w:pPr>
      <w:bookmarkStart w:id="48" w:name="_Toc338859342"/>
      <w:r w:rsidRPr="00787B75">
        <w:t>List Screen</w:t>
      </w:r>
      <w:bookmarkEnd w:id="48"/>
    </w:p>
    <w:p w:rsidR="00E67A19" w:rsidRPr="00787B75" w:rsidRDefault="00E67A19" w:rsidP="00FC1E98">
      <w:pPr>
        <w:ind w:right="1080"/>
        <w:jc w:val="both"/>
      </w:pPr>
      <w:r w:rsidRPr="00787B75">
        <w:t>The most common screen in e-SMP is the Search Screen with Filter Area at the top and 1 Grid to display search result at the bottom. The screen includes:</w:t>
      </w:r>
    </w:p>
    <w:p w:rsidR="00E67A19" w:rsidRPr="00787B75" w:rsidRDefault="00E67A19" w:rsidP="00C04B43">
      <w:pPr>
        <w:pStyle w:val="ITEALBULLET1"/>
        <w:rPr>
          <w:lang w:val="en-US"/>
        </w:rPr>
      </w:pPr>
      <w:r w:rsidRPr="00787B75">
        <w:rPr>
          <w:lang w:val="en-US"/>
        </w:rPr>
        <w:t xml:space="preserve">Search Bar (Collapsible / Expandable) : </w:t>
      </w:r>
    </w:p>
    <w:p w:rsidR="00E67A19" w:rsidRPr="00787B75" w:rsidRDefault="00E67A19" w:rsidP="008635CB">
      <w:pPr>
        <w:pStyle w:val="ITEALBULLET2"/>
      </w:pPr>
      <w:r w:rsidRPr="00787B75">
        <w:t>Criteria</w:t>
      </w:r>
    </w:p>
    <w:p w:rsidR="00E67A19" w:rsidRPr="00787B75" w:rsidRDefault="00E67A19" w:rsidP="008635CB">
      <w:pPr>
        <w:pStyle w:val="ITEALBULLET2"/>
      </w:pPr>
      <w:r w:rsidRPr="00787B75">
        <w:t>Search Button (Graphic Button): Click to Search and display result</w:t>
      </w:r>
    </w:p>
    <w:p w:rsidR="00E67A19" w:rsidRPr="00787B75" w:rsidRDefault="00E67A19" w:rsidP="008635CB">
      <w:pPr>
        <w:pStyle w:val="ITEALBULLET2"/>
      </w:pPr>
      <w:r w:rsidRPr="00787B75">
        <w:t xml:space="preserve">Reset Button (Graphic Button): To reset all Criteria </w:t>
      </w:r>
    </w:p>
    <w:p w:rsidR="00E67A19" w:rsidRPr="00787B75" w:rsidRDefault="00E67A19" w:rsidP="00C04B43">
      <w:pPr>
        <w:pStyle w:val="ITEALBULLET1"/>
        <w:rPr>
          <w:lang w:val="en-US"/>
        </w:rPr>
      </w:pPr>
      <w:r w:rsidRPr="00787B75">
        <w:rPr>
          <w:lang w:val="en-US"/>
        </w:rPr>
        <w:t>Grid: to display result</w:t>
      </w:r>
    </w:p>
    <w:p w:rsidR="00E67A19" w:rsidRPr="00787B75" w:rsidRDefault="00E67A19" w:rsidP="008635CB">
      <w:pPr>
        <w:pStyle w:val="ITEALBULLET2"/>
      </w:pPr>
      <w:r w:rsidRPr="00787B75">
        <w:t>“Select Column” (=first column in the left of the grid): Use to select row (s) in grid (multi selections is possible)</w:t>
      </w:r>
    </w:p>
    <w:p w:rsidR="00604D71" w:rsidRPr="00787B75" w:rsidRDefault="00604D71" w:rsidP="008635CB">
      <w:pPr>
        <w:pStyle w:val="ITEALBULLET2"/>
      </w:pPr>
      <w:r w:rsidRPr="00787B75">
        <w:t>Info Column</w:t>
      </w:r>
      <w:r w:rsidR="00DC2738" w:rsidRPr="00787B75">
        <w:t xml:space="preserve"> (2</w:t>
      </w:r>
      <w:r w:rsidR="00DC2738" w:rsidRPr="00787B75">
        <w:rPr>
          <w:vertAlign w:val="superscript"/>
        </w:rPr>
        <w:t>nd</w:t>
      </w:r>
      <w:r w:rsidR="00DC2738" w:rsidRPr="00787B75">
        <w:t xml:space="preserve"> column)</w:t>
      </w:r>
      <w:r w:rsidRPr="00787B75">
        <w:t xml:space="preserve">: </w:t>
      </w:r>
      <w:r w:rsidR="00080E65" w:rsidRPr="00787B75">
        <w:t>Contain 2 icons which indicate</w:t>
      </w:r>
      <w:r w:rsidRPr="00787B75">
        <w:t xml:space="preserve"> the "Trace Status" and the presence of "Trace Comment".</w:t>
      </w:r>
    </w:p>
    <w:p w:rsidR="00DC2738" w:rsidRPr="00787B75" w:rsidRDefault="00DC2738" w:rsidP="008635CB">
      <w:pPr>
        <w:pStyle w:val="ITEALBULLET2"/>
      </w:pPr>
      <w:r w:rsidRPr="00787B75">
        <w:t>Desc Column (last column): Contain 1 icon which indicates the presence of "Description".</w:t>
      </w:r>
    </w:p>
    <w:p w:rsidR="00E67A19" w:rsidRPr="00787B75" w:rsidRDefault="00E67A19" w:rsidP="008635CB">
      <w:pPr>
        <w:pStyle w:val="ITEALBULLET2"/>
      </w:pPr>
      <w:r w:rsidRPr="00787B75">
        <w:t>Data Column: To display Data</w:t>
      </w:r>
    </w:p>
    <w:p w:rsidR="00E67A19" w:rsidRPr="00787B75" w:rsidRDefault="00E67A19" w:rsidP="008635CB">
      <w:pPr>
        <w:pStyle w:val="ITEALBULLET2"/>
      </w:pPr>
      <w:r w:rsidRPr="00787B75">
        <w:t>Column Header: User can click on header of each column to sort data in grid by the current column</w:t>
      </w:r>
    </w:p>
    <w:p w:rsidR="00C241FD" w:rsidRPr="00787B75" w:rsidRDefault="00C241FD" w:rsidP="008635CB">
      <w:pPr>
        <w:pStyle w:val="ITEALBULLET2"/>
      </w:pPr>
      <w:r w:rsidRPr="00787B75">
        <w:t xml:space="preserve">Double click on each row will open the Fiche screen in a modal </w:t>
      </w:r>
      <w:r w:rsidR="00D104A5" w:rsidRPr="00787B75">
        <w:t>dialog;</w:t>
      </w:r>
      <w:r w:rsidRPr="00787B75">
        <w:t xml:space="preserve"> user can view &amp; update the record. Close the modal dialog will return to List Screen</w:t>
      </w:r>
    </w:p>
    <w:p w:rsidR="003835A0" w:rsidRPr="00787B75" w:rsidRDefault="003835A0" w:rsidP="00C04B43">
      <w:pPr>
        <w:pStyle w:val="ITEALBULLET1"/>
        <w:rPr>
          <w:lang w:val="en-US"/>
        </w:rPr>
      </w:pPr>
      <w:r w:rsidRPr="00787B75">
        <w:rPr>
          <w:lang w:val="en-US"/>
        </w:rPr>
        <w:t xml:space="preserve">Action Bar: Actions displayed on Action Bar based on the selected items in the list </w:t>
      </w:r>
      <w:r w:rsidR="003952ED" w:rsidRPr="00787B75">
        <w:rPr>
          <w:lang w:val="en-US"/>
        </w:rPr>
        <w:t xml:space="preserve">and based on the business of each screen </w:t>
      </w:r>
      <w:r w:rsidRPr="00787B75">
        <w:rPr>
          <w:lang w:val="en-US"/>
        </w:rPr>
        <w:t>(you can see an example by seeing the Gmail), such as:</w:t>
      </w:r>
    </w:p>
    <w:p w:rsidR="003835A0" w:rsidRPr="00787B75" w:rsidRDefault="003835A0" w:rsidP="008635CB">
      <w:pPr>
        <w:pStyle w:val="ITEALBULLET2"/>
      </w:pPr>
      <w:r w:rsidRPr="00787B75">
        <w:t>Collaborative</w:t>
      </w:r>
    </w:p>
    <w:p w:rsidR="003835A0" w:rsidRPr="00787B75" w:rsidRDefault="003835A0" w:rsidP="008635CB">
      <w:pPr>
        <w:pStyle w:val="ITEALBULLET2"/>
      </w:pPr>
      <w:r w:rsidRPr="00787B75">
        <w:t>Control</w:t>
      </w:r>
    </w:p>
    <w:p w:rsidR="003835A0" w:rsidRPr="00787B75" w:rsidRDefault="003835A0" w:rsidP="008635CB">
      <w:pPr>
        <w:pStyle w:val="ITEALBULLET2"/>
      </w:pPr>
      <w:r w:rsidRPr="00787B75">
        <w:t>Mass Translation</w:t>
      </w:r>
    </w:p>
    <w:p w:rsidR="003835A0" w:rsidRPr="00787B75" w:rsidRDefault="003835A0" w:rsidP="008635CB">
      <w:pPr>
        <w:pStyle w:val="ITEALBULLET2"/>
      </w:pPr>
      <w:r w:rsidRPr="00787B75">
        <w:t>Add</w:t>
      </w:r>
    </w:p>
    <w:p w:rsidR="003835A0" w:rsidRPr="00787B75" w:rsidRDefault="003835A0" w:rsidP="008635CB">
      <w:pPr>
        <w:pStyle w:val="ITEALBULLET2"/>
      </w:pPr>
      <w:r w:rsidRPr="00787B75">
        <w:t>Delete</w:t>
      </w:r>
    </w:p>
    <w:p w:rsidR="00223000" w:rsidRPr="00787B75" w:rsidRDefault="00223000" w:rsidP="008635CB">
      <w:pPr>
        <w:pStyle w:val="ITEALBULLET2"/>
      </w:pPr>
      <w:r w:rsidRPr="00787B75">
        <w:t>View</w:t>
      </w:r>
    </w:p>
    <w:p w:rsidR="00223000" w:rsidRPr="00787B75" w:rsidRDefault="00223000" w:rsidP="008635CB">
      <w:pPr>
        <w:pStyle w:val="ITEALBULLET2"/>
      </w:pPr>
      <w:r w:rsidRPr="00787B75">
        <w:t>Edit</w:t>
      </w:r>
    </w:p>
    <w:p w:rsidR="003835A0" w:rsidRPr="00787B75" w:rsidRDefault="003835A0" w:rsidP="008635CB">
      <w:pPr>
        <w:pStyle w:val="ITEALBULLET2"/>
      </w:pPr>
      <w:r w:rsidRPr="00787B75">
        <w:t>Import (Table or Unit)</w:t>
      </w:r>
    </w:p>
    <w:p w:rsidR="007A7F7B" w:rsidRPr="00787B75" w:rsidRDefault="007A7F7B" w:rsidP="008635CB">
      <w:pPr>
        <w:pStyle w:val="ITEALBULLET2"/>
      </w:pPr>
      <w:r w:rsidRPr="00787B75">
        <w:t>Restore (for archived items)</w:t>
      </w:r>
    </w:p>
    <w:p w:rsidR="003835A0" w:rsidRPr="00787B75" w:rsidRDefault="003835A0" w:rsidP="008635CB">
      <w:pPr>
        <w:pStyle w:val="ITEALBULLET2"/>
      </w:pPr>
      <w:r w:rsidRPr="00787B75">
        <w:t>Export (if has)</w:t>
      </w:r>
    </w:p>
    <w:p w:rsidR="00EB5C1A" w:rsidRPr="00787B75" w:rsidRDefault="00EB5C1A" w:rsidP="008635CB">
      <w:pPr>
        <w:pStyle w:val="ITEALBULLET2"/>
      </w:pPr>
      <w:r w:rsidRPr="00787B75">
        <w:t>Report (if any)</w:t>
      </w:r>
    </w:p>
    <w:p w:rsidR="003835A0" w:rsidRPr="00787B75" w:rsidRDefault="003835A0" w:rsidP="008635CB">
      <w:pPr>
        <w:pStyle w:val="ITEALBULLET2"/>
      </w:pPr>
      <w:r w:rsidRPr="00787B75">
        <w:t>….</w:t>
      </w:r>
    </w:p>
    <w:p w:rsidR="003835A0" w:rsidRPr="00787B75" w:rsidRDefault="00014E8A" w:rsidP="00FC1E98">
      <w:pPr>
        <w:ind w:right="1080"/>
      </w:pPr>
      <w:r>
        <w:rPr>
          <w:noProof/>
          <w:lang w:val="en-GB" w:eastAsia="en-GB"/>
        </w:rPr>
        <w:drawing>
          <wp:inline distT="0" distB="0" distL="0" distR="0">
            <wp:extent cx="6400800" cy="39166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916680"/>
                    </a:xfrm>
                    <a:prstGeom prst="rect">
                      <a:avLst/>
                    </a:prstGeom>
                    <a:noFill/>
                    <a:ln>
                      <a:noFill/>
                    </a:ln>
                  </pic:spPr>
                </pic:pic>
              </a:graphicData>
            </a:graphic>
          </wp:inline>
        </w:drawing>
      </w:r>
    </w:p>
    <w:p w:rsidR="009D5509" w:rsidRPr="00787B75" w:rsidRDefault="009D5509" w:rsidP="00175387">
      <w:pPr>
        <w:pStyle w:val="ITEALFigure"/>
        <w:rPr>
          <w:lang w:val="en-US"/>
        </w:rPr>
      </w:pPr>
      <w:bookmarkStart w:id="49" w:name="_Toc338859385"/>
      <w:r w:rsidRPr="00787B75">
        <w:rPr>
          <w:lang w:val="en-US"/>
        </w:rPr>
        <w:t>List Screen</w:t>
      </w:r>
      <w:bookmarkEnd w:id="49"/>
    </w:p>
    <w:p w:rsidR="00CC0EF3" w:rsidRPr="00787B75" w:rsidRDefault="00014E8A" w:rsidP="00FC1E98">
      <w:pPr>
        <w:ind w:right="1080"/>
        <w:jc w:val="center"/>
      </w:pPr>
      <w:r>
        <w:rPr>
          <w:noProof/>
          <w:lang w:val="en-GB" w:eastAsia="en-GB"/>
        </w:rPr>
        <w:drawing>
          <wp:inline distT="0" distB="0" distL="0" distR="0">
            <wp:extent cx="6400800" cy="29889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988945"/>
                    </a:xfrm>
                    <a:prstGeom prst="rect">
                      <a:avLst/>
                    </a:prstGeom>
                    <a:noFill/>
                    <a:ln>
                      <a:noFill/>
                    </a:ln>
                  </pic:spPr>
                </pic:pic>
              </a:graphicData>
            </a:graphic>
          </wp:inline>
        </w:drawing>
      </w:r>
    </w:p>
    <w:p w:rsidR="00CC0EF3" w:rsidRPr="00787B75" w:rsidRDefault="00CC0EF3" w:rsidP="00175387">
      <w:pPr>
        <w:pStyle w:val="ITEALFigure"/>
        <w:rPr>
          <w:lang w:val="en-US"/>
        </w:rPr>
      </w:pPr>
      <w:bookmarkStart w:id="50" w:name="_Toc338859386"/>
      <w:r w:rsidRPr="00787B75">
        <w:rPr>
          <w:lang w:val="en-US"/>
        </w:rPr>
        <w:t xml:space="preserve">Buttons on </w:t>
      </w:r>
      <w:r w:rsidR="006349BD" w:rsidRPr="00787B75">
        <w:rPr>
          <w:lang w:val="en-US"/>
        </w:rPr>
        <w:t>A</w:t>
      </w:r>
      <w:r w:rsidRPr="00787B75">
        <w:rPr>
          <w:lang w:val="en-US"/>
        </w:rPr>
        <w:t xml:space="preserve">ction </w:t>
      </w:r>
      <w:r w:rsidR="006349BD" w:rsidRPr="00787B75">
        <w:rPr>
          <w:lang w:val="en-US"/>
        </w:rPr>
        <w:t>B</w:t>
      </w:r>
      <w:r w:rsidRPr="00787B75">
        <w:rPr>
          <w:lang w:val="en-US"/>
        </w:rPr>
        <w:t>ar</w:t>
      </w:r>
      <w:bookmarkEnd w:id="50"/>
    </w:p>
    <w:p w:rsidR="00026A2B" w:rsidRPr="00787B75" w:rsidRDefault="00026A2B" w:rsidP="00C04B43">
      <w:pPr>
        <w:pStyle w:val="ITEALBULLET1"/>
        <w:rPr>
          <w:lang w:val="en-US"/>
        </w:rPr>
      </w:pPr>
      <w:r w:rsidRPr="00787B75">
        <w:rPr>
          <w:lang w:val="en-US"/>
        </w:rPr>
        <w:t>The following table explains all the possible icons in action bar:</w:t>
      </w:r>
    </w:p>
    <w:tbl>
      <w:tblPr>
        <w:tblStyle w:val="TableGrid"/>
        <w:tblW w:w="10366" w:type="dxa"/>
        <w:jc w:val="center"/>
        <w:tblInd w:w="828" w:type="dxa"/>
        <w:tblLayout w:type="fixed"/>
        <w:tblLook w:val="01E0" w:firstRow="1" w:lastRow="1" w:firstColumn="1" w:lastColumn="1" w:noHBand="0" w:noVBand="0"/>
      </w:tblPr>
      <w:tblGrid>
        <w:gridCol w:w="828"/>
        <w:gridCol w:w="1579"/>
        <w:gridCol w:w="926"/>
        <w:gridCol w:w="7033"/>
      </w:tblGrid>
      <w:tr w:rsidR="00B82969" w:rsidRPr="00787B75">
        <w:trPr>
          <w:jc w:val="center"/>
        </w:trPr>
        <w:tc>
          <w:tcPr>
            <w:tcW w:w="828" w:type="dxa"/>
          </w:tcPr>
          <w:p w:rsidR="00B82969" w:rsidRPr="00787B75" w:rsidRDefault="00B82969" w:rsidP="00787B75">
            <w:r w:rsidRPr="00787B75">
              <w:t>No</w:t>
            </w:r>
          </w:p>
        </w:tc>
        <w:tc>
          <w:tcPr>
            <w:tcW w:w="1579" w:type="dxa"/>
          </w:tcPr>
          <w:p w:rsidR="00B82969" w:rsidRPr="00787B75" w:rsidRDefault="00B82969" w:rsidP="00787B75">
            <w:r w:rsidRPr="00787B75">
              <w:t>Action</w:t>
            </w:r>
          </w:p>
        </w:tc>
        <w:tc>
          <w:tcPr>
            <w:tcW w:w="926" w:type="dxa"/>
          </w:tcPr>
          <w:p w:rsidR="00B82969" w:rsidRPr="00787B75" w:rsidRDefault="00B82969" w:rsidP="00787B75">
            <w:r w:rsidRPr="00787B75">
              <w:t>Icon</w:t>
            </w:r>
          </w:p>
        </w:tc>
        <w:tc>
          <w:tcPr>
            <w:tcW w:w="7033" w:type="dxa"/>
          </w:tcPr>
          <w:p w:rsidR="00B82969" w:rsidRPr="00787B75" w:rsidRDefault="00B82969" w:rsidP="00787B75">
            <w:r w:rsidRPr="00787B75">
              <w:t>Description</w:t>
            </w:r>
          </w:p>
        </w:tc>
      </w:tr>
      <w:tr w:rsidR="00B82969" w:rsidRPr="00787B75">
        <w:trPr>
          <w:jc w:val="center"/>
        </w:trPr>
        <w:tc>
          <w:tcPr>
            <w:tcW w:w="828" w:type="dxa"/>
            <w:vAlign w:val="center"/>
          </w:tcPr>
          <w:p w:rsidR="00B82969" w:rsidRPr="00787B75" w:rsidRDefault="00B82969" w:rsidP="00787B75">
            <w:r w:rsidRPr="00787B75">
              <w:t>1</w:t>
            </w:r>
          </w:p>
        </w:tc>
        <w:tc>
          <w:tcPr>
            <w:tcW w:w="1579" w:type="dxa"/>
            <w:vAlign w:val="center"/>
          </w:tcPr>
          <w:p w:rsidR="00B82969" w:rsidRPr="00787B75" w:rsidRDefault="00B82969" w:rsidP="00787B75">
            <w:r w:rsidRPr="00787B75">
              <w:t>Add</w:t>
            </w:r>
          </w:p>
        </w:tc>
        <w:tc>
          <w:tcPr>
            <w:tcW w:w="926" w:type="dxa"/>
            <w:vAlign w:val="center"/>
          </w:tcPr>
          <w:p w:rsidR="00B82969" w:rsidRPr="00787B75" w:rsidRDefault="00B82969" w:rsidP="00787B75">
            <w:r w:rsidRPr="00787B75">
              <w:object w:dxaOrig="570" w:dyaOrig="525">
                <v:shape id="_x0000_i1036" type="#_x0000_t75" style="width:29pt;height:25.8pt" o:ole="">
                  <v:imagedata r:id="rId19" o:title=""/>
                </v:shape>
                <o:OLEObject Type="Embed" ProgID="PBrush" ShapeID="_x0000_i1036" DrawAspect="Content" ObjectID="_1491035446" r:id="rId20"/>
              </w:object>
            </w:r>
          </w:p>
        </w:tc>
        <w:tc>
          <w:tcPr>
            <w:tcW w:w="7033" w:type="dxa"/>
            <w:vAlign w:val="center"/>
          </w:tcPr>
          <w:p w:rsidR="00B82969" w:rsidRPr="00787B75" w:rsidRDefault="00B82969" w:rsidP="00787B75">
            <w:r w:rsidRPr="00787B75">
              <w:t>Create new Item</w:t>
            </w:r>
          </w:p>
        </w:tc>
      </w:tr>
      <w:tr w:rsidR="00B82969" w:rsidRPr="00787B75">
        <w:trPr>
          <w:jc w:val="center"/>
        </w:trPr>
        <w:tc>
          <w:tcPr>
            <w:tcW w:w="828" w:type="dxa"/>
            <w:vAlign w:val="center"/>
          </w:tcPr>
          <w:p w:rsidR="00B82969" w:rsidRPr="00787B75" w:rsidRDefault="00B82969" w:rsidP="00787B75">
            <w:r w:rsidRPr="00787B75">
              <w:t>2</w:t>
            </w:r>
          </w:p>
        </w:tc>
        <w:tc>
          <w:tcPr>
            <w:tcW w:w="1579" w:type="dxa"/>
            <w:vAlign w:val="center"/>
          </w:tcPr>
          <w:p w:rsidR="00B82969" w:rsidRPr="00787B75" w:rsidRDefault="00B82969" w:rsidP="00787B75">
            <w:r w:rsidRPr="00787B75">
              <w:t>View</w:t>
            </w:r>
          </w:p>
        </w:tc>
        <w:tc>
          <w:tcPr>
            <w:tcW w:w="926" w:type="dxa"/>
            <w:vAlign w:val="center"/>
          </w:tcPr>
          <w:p w:rsidR="00B82969" w:rsidRPr="00787B75" w:rsidRDefault="00B82969" w:rsidP="00787B75">
            <w:r w:rsidRPr="00787B75">
              <w:object w:dxaOrig="555" w:dyaOrig="540">
                <v:shape id="_x0000_i1037" type="#_x0000_t75" style="width:27.95pt;height:26.85pt" o:ole="">
                  <v:imagedata r:id="rId21" o:title=""/>
                </v:shape>
                <o:OLEObject Type="Embed" ProgID="PBrush" ShapeID="_x0000_i1037" DrawAspect="Content" ObjectID="_1491035447" r:id="rId22"/>
              </w:object>
            </w:r>
          </w:p>
        </w:tc>
        <w:tc>
          <w:tcPr>
            <w:tcW w:w="7033" w:type="dxa"/>
            <w:vAlign w:val="center"/>
          </w:tcPr>
          <w:p w:rsidR="00B82969" w:rsidRPr="00787B75" w:rsidRDefault="00881D7C" w:rsidP="00787B75">
            <w:r w:rsidRPr="00787B75">
              <w:t>View Detail of selected</w:t>
            </w:r>
            <w:r w:rsidR="00B82969" w:rsidRPr="00787B75">
              <w:t xml:space="preserve"> item</w:t>
            </w:r>
          </w:p>
        </w:tc>
      </w:tr>
      <w:tr w:rsidR="00B82969" w:rsidRPr="00787B75">
        <w:trPr>
          <w:jc w:val="center"/>
        </w:trPr>
        <w:tc>
          <w:tcPr>
            <w:tcW w:w="828" w:type="dxa"/>
            <w:vAlign w:val="center"/>
          </w:tcPr>
          <w:p w:rsidR="00B82969" w:rsidRPr="00787B75" w:rsidRDefault="00B82969" w:rsidP="00787B75">
            <w:r w:rsidRPr="00787B75">
              <w:t>3</w:t>
            </w:r>
          </w:p>
        </w:tc>
        <w:tc>
          <w:tcPr>
            <w:tcW w:w="1579" w:type="dxa"/>
            <w:vAlign w:val="center"/>
          </w:tcPr>
          <w:p w:rsidR="00881D7C" w:rsidRPr="00787B75" w:rsidRDefault="00881D7C" w:rsidP="00787B75">
            <w:r w:rsidRPr="00787B75">
              <w:t>Edit</w:t>
            </w:r>
          </w:p>
          <w:p w:rsidR="00B82969" w:rsidRPr="00787B75" w:rsidRDefault="00881D7C" w:rsidP="00787B75">
            <w:r w:rsidRPr="00787B75">
              <w:t>Mass Update</w:t>
            </w:r>
          </w:p>
        </w:tc>
        <w:tc>
          <w:tcPr>
            <w:tcW w:w="926" w:type="dxa"/>
            <w:vAlign w:val="center"/>
          </w:tcPr>
          <w:p w:rsidR="00B82969" w:rsidRPr="00787B75" w:rsidRDefault="00881D7C" w:rsidP="00787B75">
            <w:r w:rsidRPr="00787B75">
              <w:object w:dxaOrig="525" w:dyaOrig="555">
                <v:shape id="_x0000_i1038" type="#_x0000_t75" style="width:25.8pt;height:27.95pt" o:ole="">
                  <v:imagedata r:id="rId23" o:title=""/>
                </v:shape>
                <o:OLEObject Type="Embed" ProgID="PBrush" ShapeID="_x0000_i1038" DrawAspect="Content" ObjectID="_1491035448" r:id="rId24"/>
              </w:object>
            </w:r>
          </w:p>
        </w:tc>
        <w:tc>
          <w:tcPr>
            <w:tcW w:w="7033" w:type="dxa"/>
            <w:vAlign w:val="center"/>
          </w:tcPr>
          <w:p w:rsidR="00B82969" w:rsidRPr="00787B75" w:rsidRDefault="00881D7C" w:rsidP="00787B75">
            <w:r w:rsidRPr="00787B75">
              <w:t>Open fiche to edit the selected item.</w:t>
            </w:r>
          </w:p>
          <w:p w:rsidR="00881D7C" w:rsidRPr="00787B75" w:rsidRDefault="00881D7C" w:rsidP="00787B75">
            <w:r w:rsidRPr="00787B75">
              <w:t xml:space="preserve">For some screens, when users select multiple items </w:t>
            </w:r>
            <w:r w:rsidRPr="00787B75">
              <w:sym w:font="Wingdings" w:char="F0E0"/>
            </w:r>
            <w:r w:rsidRPr="00787B75">
              <w:t xml:space="preserve"> this action will be used to open the « Mass Update » dialog.</w:t>
            </w:r>
          </w:p>
        </w:tc>
      </w:tr>
      <w:tr w:rsidR="00B82969" w:rsidRPr="00787B75">
        <w:trPr>
          <w:jc w:val="center"/>
        </w:trPr>
        <w:tc>
          <w:tcPr>
            <w:tcW w:w="828" w:type="dxa"/>
            <w:vAlign w:val="center"/>
          </w:tcPr>
          <w:p w:rsidR="00B82969" w:rsidRPr="00787B75" w:rsidRDefault="00B82969" w:rsidP="00787B75">
            <w:r w:rsidRPr="00787B75">
              <w:t>4</w:t>
            </w:r>
          </w:p>
        </w:tc>
        <w:tc>
          <w:tcPr>
            <w:tcW w:w="1579" w:type="dxa"/>
            <w:vAlign w:val="center"/>
          </w:tcPr>
          <w:p w:rsidR="00B82969" w:rsidRPr="00787B75" w:rsidRDefault="00BE4050" w:rsidP="00787B75">
            <w:r w:rsidRPr="00787B75">
              <w:t>Status &amp; Comment</w:t>
            </w:r>
          </w:p>
        </w:tc>
        <w:tc>
          <w:tcPr>
            <w:tcW w:w="926" w:type="dxa"/>
            <w:vAlign w:val="center"/>
          </w:tcPr>
          <w:p w:rsidR="00B82969" w:rsidRPr="00787B75" w:rsidRDefault="00BE4050" w:rsidP="00787B75">
            <w:r w:rsidRPr="00787B75">
              <w:object w:dxaOrig="600" w:dyaOrig="585">
                <v:shape id="_x0000_i1039" type="#_x0000_t75" style="width:30.1pt;height:29pt" o:ole="">
                  <v:imagedata r:id="rId25" o:title=""/>
                </v:shape>
                <o:OLEObject Type="Embed" ProgID="PBrush" ShapeID="_x0000_i1039" DrawAspect="Content" ObjectID="_1491035449" r:id="rId26"/>
              </w:object>
            </w:r>
          </w:p>
        </w:tc>
        <w:tc>
          <w:tcPr>
            <w:tcW w:w="7033" w:type="dxa"/>
            <w:vAlign w:val="center"/>
          </w:tcPr>
          <w:p w:rsidR="00B82969" w:rsidRPr="00787B75" w:rsidRDefault="00BE4050" w:rsidP="00787B75">
            <w:r w:rsidRPr="00787B75">
              <w:t>Click to open the dialog to change status &amp; comment of all selected item(s) in grid</w:t>
            </w:r>
          </w:p>
        </w:tc>
      </w:tr>
      <w:tr w:rsidR="00B82969" w:rsidRPr="00787B75">
        <w:trPr>
          <w:jc w:val="center"/>
        </w:trPr>
        <w:tc>
          <w:tcPr>
            <w:tcW w:w="828" w:type="dxa"/>
            <w:vAlign w:val="center"/>
          </w:tcPr>
          <w:p w:rsidR="00B82969" w:rsidRPr="00787B75" w:rsidRDefault="00B82969" w:rsidP="00787B75">
            <w:r w:rsidRPr="00787B75">
              <w:t>5</w:t>
            </w:r>
          </w:p>
        </w:tc>
        <w:tc>
          <w:tcPr>
            <w:tcW w:w="1579" w:type="dxa"/>
            <w:vAlign w:val="center"/>
          </w:tcPr>
          <w:p w:rsidR="00B82969" w:rsidRPr="00787B75" w:rsidRDefault="00BC0A0F" w:rsidP="00787B75">
            <w:r w:rsidRPr="00787B75">
              <w:t>Alert</w:t>
            </w:r>
          </w:p>
        </w:tc>
        <w:tc>
          <w:tcPr>
            <w:tcW w:w="926" w:type="dxa"/>
            <w:vAlign w:val="center"/>
          </w:tcPr>
          <w:p w:rsidR="00B82969" w:rsidRPr="00787B75" w:rsidRDefault="00BC0A0F" w:rsidP="00787B75">
            <w:r w:rsidRPr="00787B75">
              <w:object w:dxaOrig="585" w:dyaOrig="570">
                <v:shape id="_x0000_i1040" type="#_x0000_t75" style="width:29pt;height:29pt" o:ole="">
                  <v:imagedata r:id="rId27" o:title=""/>
                </v:shape>
                <o:OLEObject Type="Embed" ProgID="PBrush" ShapeID="_x0000_i1040" DrawAspect="Content" ObjectID="_1491035450" r:id="rId28"/>
              </w:object>
            </w:r>
          </w:p>
        </w:tc>
        <w:tc>
          <w:tcPr>
            <w:tcW w:w="7033" w:type="dxa"/>
            <w:vAlign w:val="center"/>
          </w:tcPr>
          <w:p w:rsidR="00B82969" w:rsidRPr="00787B75" w:rsidRDefault="00BC0A0F" w:rsidP="00787B75">
            <w:r w:rsidRPr="00787B75">
              <w:t>Click to open the dialog to send alert for all selected item (s) in the grid</w:t>
            </w:r>
          </w:p>
        </w:tc>
      </w:tr>
      <w:tr w:rsidR="00B82969" w:rsidRPr="00787B75">
        <w:trPr>
          <w:jc w:val="center"/>
        </w:trPr>
        <w:tc>
          <w:tcPr>
            <w:tcW w:w="828" w:type="dxa"/>
            <w:vAlign w:val="center"/>
          </w:tcPr>
          <w:p w:rsidR="00B82969" w:rsidRPr="00787B75" w:rsidRDefault="00B82969" w:rsidP="00787B75">
            <w:r w:rsidRPr="00787B75">
              <w:t>6</w:t>
            </w:r>
          </w:p>
        </w:tc>
        <w:tc>
          <w:tcPr>
            <w:tcW w:w="1579" w:type="dxa"/>
            <w:vAlign w:val="center"/>
          </w:tcPr>
          <w:p w:rsidR="00B82969" w:rsidRPr="00787B75" w:rsidRDefault="006F23AE" w:rsidP="00787B75">
            <w:r w:rsidRPr="00787B75">
              <w:t>Mass Translate</w:t>
            </w:r>
          </w:p>
        </w:tc>
        <w:tc>
          <w:tcPr>
            <w:tcW w:w="926" w:type="dxa"/>
            <w:vAlign w:val="center"/>
          </w:tcPr>
          <w:p w:rsidR="00B82969" w:rsidRPr="00787B75" w:rsidRDefault="006F23AE" w:rsidP="00787B75">
            <w:r w:rsidRPr="00787B75">
              <w:object w:dxaOrig="600" w:dyaOrig="600">
                <v:shape id="_x0000_i1041" type="#_x0000_t75" style="width:30.1pt;height:30.1pt" o:ole="">
                  <v:imagedata r:id="rId29" o:title=""/>
                </v:shape>
                <o:OLEObject Type="Embed" ProgID="PBrush" ShapeID="_x0000_i1041" DrawAspect="Content" ObjectID="_1491035451" r:id="rId30"/>
              </w:object>
            </w:r>
          </w:p>
        </w:tc>
        <w:tc>
          <w:tcPr>
            <w:tcW w:w="7033" w:type="dxa"/>
            <w:vAlign w:val="center"/>
          </w:tcPr>
          <w:p w:rsidR="00B82969" w:rsidRPr="00787B75" w:rsidRDefault="006F23AE" w:rsidP="00787B75">
            <w:r w:rsidRPr="00787B75">
              <w:t>Click this button to open dialog to do the mass translation</w:t>
            </w:r>
          </w:p>
        </w:tc>
      </w:tr>
      <w:tr w:rsidR="00B82969" w:rsidRPr="00787B75">
        <w:trPr>
          <w:jc w:val="center"/>
        </w:trPr>
        <w:tc>
          <w:tcPr>
            <w:tcW w:w="828" w:type="dxa"/>
            <w:vAlign w:val="center"/>
          </w:tcPr>
          <w:p w:rsidR="00B82969" w:rsidRPr="00787B75" w:rsidRDefault="00B82969" w:rsidP="00787B75">
            <w:r w:rsidRPr="00787B75">
              <w:t>7</w:t>
            </w:r>
          </w:p>
        </w:tc>
        <w:tc>
          <w:tcPr>
            <w:tcW w:w="1579" w:type="dxa"/>
            <w:vAlign w:val="center"/>
          </w:tcPr>
          <w:p w:rsidR="00B82969" w:rsidRPr="00787B75" w:rsidRDefault="001D226D" w:rsidP="00787B75">
            <w:r w:rsidRPr="00787B75">
              <w:t>Export CSV</w:t>
            </w:r>
          </w:p>
        </w:tc>
        <w:tc>
          <w:tcPr>
            <w:tcW w:w="926" w:type="dxa"/>
            <w:vAlign w:val="center"/>
          </w:tcPr>
          <w:p w:rsidR="00B82969" w:rsidRPr="00787B75" w:rsidRDefault="001D226D" w:rsidP="00787B75">
            <w:r w:rsidRPr="00787B75">
              <w:object w:dxaOrig="615" w:dyaOrig="585">
                <v:shape id="_x0000_i1042" type="#_x0000_t75" style="width:31.15pt;height:29pt" o:ole="">
                  <v:imagedata r:id="rId31" o:title=""/>
                </v:shape>
                <o:OLEObject Type="Embed" ProgID="PBrush" ShapeID="_x0000_i1042" DrawAspect="Content" ObjectID="_1491035452" r:id="rId32"/>
              </w:object>
            </w:r>
          </w:p>
        </w:tc>
        <w:tc>
          <w:tcPr>
            <w:tcW w:w="7033" w:type="dxa"/>
            <w:vAlign w:val="center"/>
          </w:tcPr>
          <w:p w:rsidR="00B82969" w:rsidRPr="00787B75" w:rsidRDefault="001D226D" w:rsidP="00787B75">
            <w:r w:rsidRPr="00787B75">
              <w:t>Click to export all selected items to csv file</w:t>
            </w:r>
          </w:p>
        </w:tc>
      </w:tr>
      <w:tr w:rsidR="00B82969" w:rsidRPr="00787B75">
        <w:trPr>
          <w:jc w:val="center"/>
        </w:trPr>
        <w:tc>
          <w:tcPr>
            <w:tcW w:w="828" w:type="dxa"/>
            <w:vAlign w:val="center"/>
          </w:tcPr>
          <w:p w:rsidR="00B82969" w:rsidRPr="00787B75" w:rsidRDefault="00B82969" w:rsidP="00787B75">
            <w:r w:rsidRPr="00787B75">
              <w:t>8</w:t>
            </w:r>
          </w:p>
        </w:tc>
        <w:tc>
          <w:tcPr>
            <w:tcW w:w="1579" w:type="dxa"/>
            <w:vAlign w:val="center"/>
          </w:tcPr>
          <w:p w:rsidR="00B82969" w:rsidRPr="00787B75" w:rsidRDefault="009273C2" w:rsidP="00787B75">
            <w:r w:rsidRPr="00787B75">
              <w:t>Delete</w:t>
            </w:r>
          </w:p>
        </w:tc>
        <w:tc>
          <w:tcPr>
            <w:tcW w:w="926" w:type="dxa"/>
            <w:vAlign w:val="center"/>
          </w:tcPr>
          <w:p w:rsidR="00B82969" w:rsidRPr="00787B75" w:rsidRDefault="009273C2" w:rsidP="00787B75">
            <w:r w:rsidRPr="00787B75">
              <w:object w:dxaOrig="570" w:dyaOrig="555">
                <v:shape id="_x0000_i1043" type="#_x0000_t75" style="width:29pt;height:27.95pt" o:ole="">
                  <v:imagedata r:id="rId33" o:title=""/>
                </v:shape>
                <o:OLEObject Type="Embed" ProgID="PBrush" ShapeID="_x0000_i1043" DrawAspect="Content" ObjectID="_1491035453" r:id="rId34"/>
              </w:object>
            </w:r>
          </w:p>
        </w:tc>
        <w:tc>
          <w:tcPr>
            <w:tcW w:w="7033" w:type="dxa"/>
            <w:vAlign w:val="center"/>
          </w:tcPr>
          <w:p w:rsidR="00B82969" w:rsidRPr="00787B75" w:rsidRDefault="009273C2" w:rsidP="00787B75">
            <w:r w:rsidRPr="00787B75">
              <w:t>Click to delete all selected item (s). The deletion will follow the collaboration rule</w:t>
            </w:r>
          </w:p>
        </w:tc>
      </w:tr>
      <w:tr w:rsidR="00B82969" w:rsidRPr="00787B75">
        <w:trPr>
          <w:jc w:val="center"/>
        </w:trPr>
        <w:tc>
          <w:tcPr>
            <w:tcW w:w="828" w:type="dxa"/>
            <w:vAlign w:val="center"/>
          </w:tcPr>
          <w:p w:rsidR="00B82969" w:rsidRPr="00787B75" w:rsidRDefault="00B82969" w:rsidP="00787B75">
            <w:r w:rsidRPr="00787B75">
              <w:t>9</w:t>
            </w:r>
          </w:p>
        </w:tc>
        <w:tc>
          <w:tcPr>
            <w:tcW w:w="1579" w:type="dxa"/>
            <w:vAlign w:val="center"/>
          </w:tcPr>
          <w:p w:rsidR="00B82969" w:rsidRPr="00787B75" w:rsidRDefault="00920530" w:rsidP="00787B75">
            <w:r w:rsidRPr="00787B75">
              <w:t>Control</w:t>
            </w:r>
          </w:p>
        </w:tc>
        <w:tc>
          <w:tcPr>
            <w:tcW w:w="926" w:type="dxa"/>
            <w:vAlign w:val="center"/>
          </w:tcPr>
          <w:p w:rsidR="00B82969" w:rsidRPr="00787B75" w:rsidRDefault="00920530" w:rsidP="00787B75">
            <w:r w:rsidRPr="00787B75">
              <w:object w:dxaOrig="525" w:dyaOrig="570">
                <v:shape id="_x0000_i1044" type="#_x0000_t75" style="width:25.8pt;height:29pt" o:ole="">
                  <v:imagedata r:id="rId35" o:title=""/>
                </v:shape>
                <o:OLEObject Type="Embed" ProgID="PBrush" ShapeID="_x0000_i1044" DrawAspect="Content" ObjectID="_1491035454" r:id="rId36"/>
              </w:object>
            </w:r>
          </w:p>
        </w:tc>
        <w:tc>
          <w:tcPr>
            <w:tcW w:w="7033" w:type="dxa"/>
            <w:vAlign w:val="center"/>
          </w:tcPr>
          <w:p w:rsidR="00B82969" w:rsidRPr="00787B75" w:rsidRDefault="00920530" w:rsidP="00787B75">
            <w:r w:rsidRPr="00787B75">
              <w:t>Click to do the control for data of the current screen</w:t>
            </w:r>
          </w:p>
        </w:tc>
      </w:tr>
      <w:tr w:rsidR="00B82969" w:rsidRPr="00787B75">
        <w:trPr>
          <w:jc w:val="center"/>
        </w:trPr>
        <w:tc>
          <w:tcPr>
            <w:tcW w:w="828" w:type="dxa"/>
            <w:vAlign w:val="center"/>
          </w:tcPr>
          <w:p w:rsidR="00B82969" w:rsidRPr="00787B75" w:rsidRDefault="00B82969" w:rsidP="00787B75">
            <w:r w:rsidRPr="00787B75">
              <w:t>10</w:t>
            </w:r>
          </w:p>
        </w:tc>
        <w:tc>
          <w:tcPr>
            <w:tcW w:w="1579" w:type="dxa"/>
            <w:vAlign w:val="center"/>
          </w:tcPr>
          <w:p w:rsidR="00B82969" w:rsidRPr="00787B75" w:rsidRDefault="00EF55F7" w:rsidP="00787B75">
            <w:r w:rsidRPr="00787B75">
              <w:t>Online Help</w:t>
            </w:r>
          </w:p>
        </w:tc>
        <w:tc>
          <w:tcPr>
            <w:tcW w:w="926" w:type="dxa"/>
            <w:vAlign w:val="center"/>
          </w:tcPr>
          <w:p w:rsidR="00B82969" w:rsidRPr="00787B75" w:rsidRDefault="00EF55F7" w:rsidP="00787B75">
            <w:r w:rsidRPr="00787B75">
              <w:object w:dxaOrig="585" w:dyaOrig="585">
                <v:shape id="_x0000_i1045" type="#_x0000_t75" style="width:29pt;height:29pt" o:ole="">
                  <v:imagedata r:id="rId37" o:title=""/>
                </v:shape>
                <o:OLEObject Type="Embed" ProgID="PBrush" ShapeID="_x0000_i1045" DrawAspect="Content" ObjectID="_1491035455" r:id="rId38"/>
              </w:object>
            </w:r>
          </w:p>
        </w:tc>
        <w:tc>
          <w:tcPr>
            <w:tcW w:w="7033" w:type="dxa"/>
            <w:vAlign w:val="center"/>
          </w:tcPr>
          <w:p w:rsidR="00B82969" w:rsidRPr="00787B75" w:rsidRDefault="00EF55F7" w:rsidP="00787B75">
            <w:r w:rsidRPr="00787B75">
              <w:t>Click to show the dialog that displays all help files of current Perimeter</w:t>
            </w:r>
          </w:p>
        </w:tc>
      </w:tr>
      <w:tr w:rsidR="00B82969" w:rsidRPr="00787B75">
        <w:trPr>
          <w:jc w:val="center"/>
        </w:trPr>
        <w:tc>
          <w:tcPr>
            <w:tcW w:w="828" w:type="dxa"/>
            <w:vAlign w:val="center"/>
          </w:tcPr>
          <w:p w:rsidR="00B82969" w:rsidRPr="00787B75" w:rsidRDefault="00B82969" w:rsidP="00787B75">
            <w:r w:rsidRPr="00787B75">
              <w:t>11</w:t>
            </w:r>
          </w:p>
        </w:tc>
        <w:tc>
          <w:tcPr>
            <w:tcW w:w="1579" w:type="dxa"/>
            <w:vAlign w:val="center"/>
          </w:tcPr>
          <w:p w:rsidR="00B82969" w:rsidRPr="00787B75" w:rsidRDefault="00774EE2" w:rsidP="00787B75">
            <w:r w:rsidRPr="00787B75">
              <w:t>Select</w:t>
            </w:r>
          </w:p>
        </w:tc>
        <w:tc>
          <w:tcPr>
            <w:tcW w:w="926" w:type="dxa"/>
            <w:vAlign w:val="center"/>
          </w:tcPr>
          <w:p w:rsidR="00B82969" w:rsidRPr="00787B75" w:rsidRDefault="00774EE2" w:rsidP="00787B75">
            <w:r w:rsidRPr="00787B75">
              <w:object w:dxaOrig="585" w:dyaOrig="585">
                <v:shape id="_x0000_i1046" type="#_x0000_t75" style="width:29pt;height:29pt" o:ole="">
                  <v:imagedata r:id="rId39" o:title=""/>
                </v:shape>
                <o:OLEObject Type="Embed" ProgID="PBrush" ShapeID="_x0000_i1046" DrawAspect="Content" ObjectID="_1491035456" r:id="rId40"/>
              </w:object>
            </w:r>
          </w:p>
        </w:tc>
        <w:tc>
          <w:tcPr>
            <w:tcW w:w="7033" w:type="dxa"/>
            <w:vAlign w:val="center"/>
          </w:tcPr>
          <w:p w:rsidR="00B82969" w:rsidRPr="00787B75" w:rsidRDefault="00774EE2" w:rsidP="00787B75">
            <w:r w:rsidRPr="00787B75">
              <w:t>Click to select data from Library to Project or from Project to country (for photo screen)</w:t>
            </w:r>
          </w:p>
        </w:tc>
      </w:tr>
      <w:tr w:rsidR="00B82969" w:rsidRPr="00787B75">
        <w:trPr>
          <w:jc w:val="center"/>
        </w:trPr>
        <w:tc>
          <w:tcPr>
            <w:tcW w:w="828" w:type="dxa"/>
            <w:vAlign w:val="center"/>
          </w:tcPr>
          <w:p w:rsidR="00B82969" w:rsidRPr="00787B75" w:rsidRDefault="00B82969" w:rsidP="00787B75">
            <w:r w:rsidRPr="00787B75">
              <w:t>12</w:t>
            </w:r>
          </w:p>
        </w:tc>
        <w:tc>
          <w:tcPr>
            <w:tcW w:w="1579" w:type="dxa"/>
            <w:vAlign w:val="center"/>
          </w:tcPr>
          <w:p w:rsidR="00B82969" w:rsidRPr="00787B75" w:rsidRDefault="005952A4" w:rsidP="00787B75">
            <w:r w:rsidRPr="00787B75">
              <w:t>Total Import</w:t>
            </w:r>
          </w:p>
        </w:tc>
        <w:tc>
          <w:tcPr>
            <w:tcW w:w="926" w:type="dxa"/>
            <w:vAlign w:val="center"/>
          </w:tcPr>
          <w:p w:rsidR="00B82969" w:rsidRPr="00787B75" w:rsidRDefault="005952A4" w:rsidP="00787B75">
            <w:r w:rsidRPr="00787B75">
              <w:object w:dxaOrig="570" w:dyaOrig="585">
                <v:shape id="_x0000_i1047" type="#_x0000_t75" style="width:29pt;height:29pt" o:ole="">
                  <v:imagedata r:id="rId41" o:title=""/>
                </v:shape>
                <o:OLEObject Type="Embed" ProgID="PBrush" ShapeID="_x0000_i1047" DrawAspect="Content" ObjectID="_1491035457" r:id="rId42"/>
              </w:object>
            </w:r>
          </w:p>
        </w:tc>
        <w:tc>
          <w:tcPr>
            <w:tcW w:w="7033" w:type="dxa"/>
            <w:vAlign w:val="center"/>
          </w:tcPr>
          <w:p w:rsidR="00B82969" w:rsidRPr="00787B75" w:rsidRDefault="005952A4" w:rsidP="00787B75">
            <w:r w:rsidRPr="00787B75">
              <w:t>Click to do the total import</w:t>
            </w:r>
          </w:p>
        </w:tc>
      </w:tr>
      <w:tr w:rsidR="005952A4" w:rsidRPr="00787B75">
        <w:trPr>
          <w:jc w:val="center"/>
        </w:trPr>
        <w:tc>
          <w:tcPr>
            <w:tcW w:w="828" w:type="dxa"/>
            <w:vAlign w:val="center"/>
          </w:tcPr>
          <w:p w:rsidR="005952A4" w:rsidRPr="00787B75" w:rsidRDefault="005952A4" w:rsidP="00787B75">
            <w:r w:rsidRPr="00787B75">
              <w:t>13</w:t>
            </w:r>
          </w:p>
        </w:tc>
        <w:tc>
          <w:tcPr>
            <w:tcW w:w="1579" w:type="dxa"/>
            <w:vAlign w:val="center"/>
          </w:tcPr>
          <w:p w:rsidR="005952A4" w:rsidRPr="00787B75" w:rsidRDefault="005952A4" w:rsidP="00787B75">
            <w:r w:rsidRPr="00787B75">
              <w:t>Unit Import</w:t>
            </w:r>
          </w:p>
        </w:tc>
        <w:tc>
          <w:tcPr>
            <w:tcW w:w="926" w:type="dxa"/>
            <w:vAlign w:val="center"/>
          </w:tcPr>
          <w:p w:rsidR="005952A4" w:rsidRPr="00787B75" w:rsidRDefault="005952A4" w:rsidP="00787B75">
            <w:r w:rsidRPr="00787B75">
              <w:object w:dxaOrig="585" w:dyaOrig="525">
                <v:shape id="_x0000_i1048" type="#_x0000_t75" style="width:29pt;height:25.8pt" o:ole="">
                  <v:imagedata r:id="rId43" o:title=""/>
                </v:shape>
                <o:OLEObject Type="Embed" ProgID="PBrush" ShapeID="_x0000_i1048" DrawAspect="Content" ObjectID="_1491035458" r:id="rId44"/>
              </w:object>
            </w:r>
          </w:p>
        </w:tc>
        <w:tc>
          <w:tcPr>
            <w:tcW w:w="7033" w:type="dxa"/>
            <w:vAlign w:val="center"/>
          </w:tcPr>
          <w:p w:rsidR="005952A4" w:rsidRPr="00787B75" w:rsidRDefault="005952A4" w:rsidP="00787B75">
            <w:r w:rsidRPr="00787B75">
              <w:t>Click to do the Unit import</w:t>
            </w:r>
          </w:p>
        </w:tc>
      </w:tr>
      <w:tr w:rsidR="00E709B0" w:rsidRPr="00787B75">
        <w:trPr>
          <w:jc w:val="center"/>
        </w:trPr>
        <w:tc>
          <w:tcPr>
            <w:tcW w:w="828" w:type="dxa"/>
            <w:vAlign w:val="center"/>
          </w:tcPr>
          <w:p w:rsidR="00E709B0" w:rsidRPr="00787B75" w:rsidRDefault="00E709B0" w:rsidP="00787B75">
            <w:r w:rsidRPr="00787B75">
              <w:t>14</w:t>
            </w:r>
          </w:p>
        </w:tc>
        <w:tc>
          <w:tcPr>
            <w:tcW w:w="1579" w:type="dxa"/>
            <w:vAlign w:val="center"/>
          </w:tcPr>
          <w:p w:rsidR="00E709B0" w:rsidRPr="00787B75" w:rsidRDefault="00E709B0" w:rsidP="00787B75">
            <w:r w:rsidRPr="00787B75">
              <w:t>Import Csv</w:t>
            </w:r>
          </w:p>
        </w:tc>
        <w:tc>
          <w:tcPr>
            <w:tcW w:w="926" w:type="dxa"/>
            <w:vAlign w:val="center"/>
          </w:tcPr>
          <w:p w:rsidR="00E709B0" w:rsidRPr="00787B75" w:rsidRDefault="00E709B0" w:rsidP="00787B75">
            <w:r w:rsidRPr="00787B75">
              <w:object w:dxaOrig="600" w:dyaOrig="600">
                <v:shape id="_x0000_i1049" type="#_x0000_t75" style="width:30.1pt;height:30.1pt" o:ole="">
                  <v:imagedata r:id="rId45" o:title=""/>
                </v:shape>
                <o:OLEObject Type="Embed" ProgID="PBrush" ShapeID="_x0000_i1049" DrawAspect="Content" ObjectID="_1491035459" r:id="rId46"/>
              </w:object>
            </w:r>
          </w:p>
        </w:tc>
        <w:tc>
          <w:tcPr>
            <w:tcW w:w="7033" w:type="dxa"/>
            <w:vAlign w:val="center"/>
          </w:tcPr>
          <w:p w:rsidR="00E709B0" w:rsidRPr="00787B75" w:rsidRDefault="00E709B0" w:rsidP="00787B75">
            <w:r w:rsidRPr="00787B75">
              <w:t>Click to do the import csv (Food List – BrandName)</w:t>
            </w:r>
          </w:p>
        </w:tc>
      </w:tr>
      <w:tr w:rsidR="00E709B0" w:rsidRPr="00787B75">
        <w:trPr>
          <w:jc w:val="center"/>
        </w:trPr>
        <w:tc>
          <w:tcPr>
            <w:tcW w:w="828" w:type="dxa"/>
            <w:vAlign w:val="center"/>
          </w:tcPr>
          <w:p w:rsidR="00E709B0" w:rsidRPr="00787B75" w:rsidRDefault="00E709B0" w:rsidP="00787B75">
            <w:r w:rsidRPr="00787B75">
              <w:t>15</w:t>
            </w:r>
          </w:p>
        </w:tc>
        <w:tc>
          <w:tcPr>
            <w:tcW w:w="1579" w:type="dxa"/>
            <w:vAlign w:val="center"/>
          </w:tcPr>
          <w:p w:rsidR="00E709B0" w:rsidRPr="00787B75" w:rsidRDefault="00E709B0" w:rsidP="00787B75">
            <w:r w:rsidRPr="00787B75">
              <w:t>FUF</w:t>
            </w:r>
          </w:p>
        </w:tc>
        <w:tc>
          <w:tcPr>
            <w:tcW w:w="926" w:type="dxa"/>
            <w:vAlign w:val="center"/>
          </w:tcPr>
          <w:p w:rsidR="00E709B0" w:rsidRPr="00787B75" w:rsidRDefault="00E709B0" w:rsidP="00787B75">
            <w:r w:rsidRPr="00787B75">
              <w:object w:dxaOrig="615" w:dyaOrig="615">
                <v:shape id="_x0000_i1050" type="#_x0000_t75" style="width:31.15pt;height:31.15pt" o:ole="">
                  <v:imagedata r:id="rId47" o:title=""/>
                </v:shape>
                <o:OLEObject Type="Embed" ProgID="PBrush" ShapeID="_x0000_i1050" DrawAspect="Content" ObjectID="_1491035460" r:id="rId48"/>
              </w:object>
            </w:r>
          </w:p>
        </w:tc>
        <w:tc>
          <w:tcPr>
            <w:tcW w:w="7033" w:type="dxa"/>
            <w:vAlign w:val="center"/>
          </w:tcPr>
          <w:p w:rsidR="00E709B0" w:rsidRPr="00787B75" w:rsidRDefault="00E709B0" w:rsidP="00787B75">
            <w:r w:rsidRPr="00787B75">
              <w:t>Click to open the FUF screen (foodlist only)</w:t>
            </w:r>
          </w:p>
        </w:tc>
      </w:tr>
      <w:tr w:rsidR="00E709B0" w:rsidRPr="00787B75">
        <w:trPr>
          <w:jc w:val="center"/>
        </w:trPr>
        <w:tc>
          <w:tcPr>
            <w:tcW w:w="828" w:type="dxa"/>
            <w:vAlign w:val="center"/>
          </w:tcPr>
          <w:p w:rsidR="00E709B0" w:rsidRPr="00787B75" w:rsidRDefault="00E709B0" w:rsidP="00787B75">
            <w:r w:rsidRPr="00787B75">
              <w:t>16</w:t>
            </w:r>
          </w:p>
        </w:tc>
        <w:tc>
          <w:tcPr>
            <w:tcW w:w="1579" w:type="dxa"/>
            <w:vAlign w:val="center"/>
          </w:tcPr>
          <w:p w:rsidR="00E709B0" w:rsidRPr="00787B75" w:rsidRDefault="00E709B0" w:rsidP="00787B75">
            <w:r w:rsidRPr="00787B75">
              <w:t>Add Shadow</w:t>
            </w:r>
          </w:p>
        </w:tc>
        <w:tc>
          <w:tcPr>
            <w:tcW w:w="926" w:type="dxa"/>
            <w:vAlign w:val="center"/>
          </w:tcPr>
          <w:p w:rsidR="00E709B0" w:rsidRPr="00787B75" w:rsidRDefault="00E709B0" w:rsidP="00787B75">
            <w:r w:rsidRPr="00787B75">
              <w:object w:dxaOrig="600" w:dyaOrig="615">
                <v:shape id="_x0000_i1051" type="#_x0000_t75" style="width:30.1pt;height:31.15pt" o:ole="">
                  <v:imagedata r:id="rId49" o:title=""/>
                </v:shape>
                <o:OLEObject Type="Embed" ProgID="PBrush" ShapeID="_x0000_i1051" DrawAspect="Content" ObjectID="_1491035461" r:id="rId50"/>
              </w:object>
            </w:r>
          </w:p>
        </w:tc>
        <w:tc>
          <w:tcPr>
            <w:tcW w:w="7033" w:type="dxa"/>
            <w:vAlign w:val="center"/>
          </w:tcPr>
          <w:p w:rsidR="00E709B0" w:rsidRPr="00787B75" w:rsidRDefault="00E709B0" w:rsidP="00787B75">
            <w:r w:rsidRPr="00787B75">
              <w:t>Click to add shadow for a food (foodlist only)</w:t>
            </w:r>
          </w:p>
        </w:tc>
      </w:tr>
    </w:tbl>
    <w:p w:rsidR="001674E8" w:rsidRPr="00787B75" w:rsidRDefault="001674E8" w:rsidP="001674E8">
      <w:pPr>
        <w:pStyle w:val="ITEALTable"/>
      </w:pPr>
      <w:bookmarkStart w:id="51" w:name="_Ref336845424"/>
      <w:r w:rsidRPr="00787B75">
        <w:t>Possible actions in MS</w:t>
      </w:r>
      <w:bookmarkEnd w:id="51"/>
    </w:p>
    <w:p w:rsidR="00576E69" w:rsidRPr="00787B75" w:rsidRDefault="00576E69" w:rsidP="00C04B43">
      <w:pPr>
        <w:pStyle w:val="ITEALBULLET1"/>
        <w:rPr>
          <w:lang w:val="en-US"/>
        </w:rPr>
      </w:pPr>
      <w:r w:rsidRPr="00787B75">
        <w:rPr>
          <w:lang w:val="en-US"/>
        </w:rPr>
        <w:t>Gwh: For each button of the toolbar please show the interface of the popup/screen:</w:t>
      </w:r>
    </w:p>
    <w:p w:rsidR="00576E69" w:rsidRPr="00787B75" w:rsidRDefault="00576E69" w:rsidP="00811467">
      <w:pPr>
        <w:pStyle w:val="ITEALHEADING5"/>
      </w:pPr>
      <w:r w:rsidRPr="00787B75">
        <w:t>Comment</w:t>
      </w:r>
    </w:p>
    <w:p w:rsidR="001E09EC" w:rsidRPr="00787B75" w:rsidRDefault="00014E8A" w:rsidP="00E94257">
      <w:pPr>
        <w:ind w:right="1080"/>
        <w:jc w:val="center"/>
      </w:pPr>
      <w:r>
        <w:rPr>
          <w:noProof/>
          <w:lang w:val="en-GB" w:eastAsia="en-GB"/>
        </w:rPr>
        <w:drawing>
          <wp:inline distT="0" distB="0" distL="0" distR="0">
            <wp:extent cx="6632575" cy="32753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32575" cy="3275330"/>
                    </a:xfrm>
                    <a:prstGeom prst="rect">
                      <a:avLst/>
                    </a:prstGeom>
                    <a:noFill/>
                    <a:ln>
                      <a:noFill/>
                    </a:ln>
                  </pic:spPr>
                </pic:pic>
              </a:graphicData>
            </a:graphic>
          </wp:inline>
        </w:drawing>
      </w:r>
    </w:p>
    <w:p w:rsidR="00A253C2" w:rsidRPr="00787B75" w:rsidRDefault="00A253C2" w:rsidP="00175387">
      <w:pPr>
        <w:pStyle w:val="ITEALFigure"/>
        <w:rPr>
          <w:lang w:val="en-US"/>
        </w:rPr>
      </w:pPr>
      <w:bookmarkStart w:id="52" w:name="_Toc338859387"/>
      <w:r w:rsidRPr="00787B75">
        <w:rPr>
          <w:lang w:val="en-US"/>
        </w:rPr>
        <w:t>Comment on Data</w:t>
      </w:r>
      <w:bookmarkEnd w:id="52"/>
    </w:p>
    <w:p w:rsidR="00576E69" w:rsidRPr="00787B75" w:rsidRDefault="00576E69" w:rsidP="00811467">
      <w:pPr>
        <w:pStyle w:val="ITEALHEADING5"/>
      </w:pPr>
      <w:r w:rsidRPr="00787B75">
        <w:t>Alert</w:t>
      </w:r>
      <w:r w:rsidR="006F7B79" w:rsidRPr="00787B75">
        <w:t xml:space="preserve"> </w:t>
      </w:r>
    </w:p>
    <w:p w:rsidR="006F7B79" w:rsidRPr="00787B75" w:rsidRDefault="00014E8A" w:rsidP="00E94257">
      <w:pPr>
        <w:tabs>
          <w:tab w:val="left" w:pos="10080"/>
        </w:tabs>
        <w:jc w:val="center"/>
        <w:rPr>
          <w:rStyle w:val="hps"/>
        </w:rPr>
      </w:pPr>
      <w:r>
        <w:rPr>
          <w:noProof/>
          <w:lang w:val="en-GB" w:eastAsia="en-GB"/>
        </w:rPr>
        <w:drawing>
          <wp:inline distT="0" distB="0" distL="0" distR="0">
            <wp:extent cx="5486400" cy="40398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4039870"/>
                    </a:xfrm>
                    <a:prstGeom prst="rect">
                      <a:avLst/>
                    </a:prstGeom>
                    <a:noFill/>
                    <a:ln>
                      <a:noFill/>
                    </a:ln>
                  </pic:spPr>
                </pic:pic>
              </a:graphicData>
            </a:graphic>
          </wp:inline>
        </w:drawing>
      </w:r>
    </w:p>
    <w:p w:rsidR="00A253C2" w:rsidRPr="00787B75" w:rsidRDefault="006F7B79" w:rsidP="00175387">
      <w:pPr>
        <w:pStyle w:val="ITEALFigure"/>
        <w:rPr>
          <w:lang w:val="en-US"/>
        </w:rPr>
      </w:pPr>
      <w:bookmarkStart w:id="53" w:name="_Toc338859388"/>
      <w:r w:rsidRPr="00787B75">
        <w:rPr>
          <w:lang w:val="en-US"/>
        </w:rPr>
        <w:t>Send email</w:t>
      </w:r>
      <w:bookmarkEnd w:id="53"/>
    </w:p>
    <w:p w:rsidR="00576E69" w:rsidRPr="00787B75" w:rsidRDefault="00811467" w:rsidP="00811467">
      <w:pPr>
        <w:pStyle w:val="ITEALHEADING5"/>
      </w:pPr>
      <w:r w:rsidRPr="00787B75">
        <w:t>Table Import</w:t>
      </w:r>
    </w:p>
    <w:p w:rsidR="00811467" w:rsidRPr="00787B75" w:rsidRDefault="00014E8A" w:rsidP="00DE6D85">
      <w:pPr>
        <w:jc w:val="center"/>
      </w:pPr>
      <w:r>
        <w:rPr>
          <w:noProof/>
          <w:lang w:val="en-GB" w:eastAsia="en-GB"/>
        </w:rPr>
        <w:drawing>
          <wp:inline distT="0" distB="0" distL="0" distR="0">
            <wp:extent cx="3371215" cy="109156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71215" cy="1091565"/>
                    </a:xfrm>
                    <a:prstGeom prst="rect">
                      <a:avLst/>
                    </a:prstGeom>
                    <a:noFill/>
                    <a:ln>
                      <a:noFill/>
                    </a:ln>
                  </pic:spPr>
                </pic:pic>
              </a:graphicData>
            </a:graphic>
          </wp:inline>
        </w:drawing>
      </w:r>
    </w:p>
    <w:p w:rsidR="00DE6D85" w:rsidRPr="00787B75" w:rsidRDefault="00DE6D85" w:rsidP="00DE6D85">
      <w:pPr>
        <w:pStyle w:val="ITEALFigure"/>
        <w:rPr>
          <w:lang w:val="en-US"/>
        </w:rPr>
      </w:pPr>
      <w:bookmarkStart w:id="54" w:name="_Toc338859389"/>
      <w:r w:rsidRPr="00787B75">
        <w:rPr>
          <w:lang w:val="en-US"/>
        </w:rPr>
        <w:t>Select source to do the table import from</w:t>
      </w:r>
      <w:bookmarkEnd w:id="54"/>
    </w:p>
    <w:p w:rsidR="00811467" w:rsidRPr="00787B75" w:rsidRDefault="00811467" w:rsidP="00811467">
      <w:pPr>
        <w:pStyle w:val="ITEALHEADING5"/>
      </w:pPr>
      <w:r w:rsidRPr="00787B75">
        <w:t>Unit Import</w:t>
      </w:r>
    </w:p>
    <w:p w:rsidR="006F7B79" w:rsidRPr="00787B75" w:rsidRDefault="00014E8A" w:rsidP="00E94257">
      <w:pPr>
        <w:jc w:val="center"/>
      </w:pPr>
      <w:r>
        <w:rPr>
          <w:noProof/>
          <w:lang w:val="en-GB" w:eastAsia="en-GB"/>
        </w:rPr>
        <w:drawing>
          <wp:inline distT="0" distB="0" distL="0" distR="0">
            <wp:extent cx="6059805" cy="43129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59805" cy="4312920"/>
                    </a:xfrm>
                    <a:prstGeom prst="rect">
                      <a:avLst/>
                    </a:prstGeom>
                    <a:noFill/>
                    <a:ln>
                      <a:noFill/>
                    </a:ln>
                  </pic:spPr>
                </pic:pic>
              </a:graphicData>
            </a:graphic>
          </wp:inline>
        </w:drawing>
      </w:r>
    </w:p>
    <w:p w:rsidR="009810BC" w:rsidRPr="00787B75" w:rsidRDefault="009810BC" w:rsidP="00175387">
      <w:pPr>
        <w:pStyle w:val="ITEALFigure"/>
        <w:rPr>
          <w:lang w:val="en-US"/>
        </w:rPr>
      </w:pPr>
      <w:bookmarkStart w:id="55" w:name="_Toc338859390"/>
      <w:r w:rsidRPr="00787B75">
        <w:rPr>
          <w:lang w:val="en-US"/>
        </w:rPr>
        <w:t>Unit Import Screen</w:t>
      </w:r>
      <w:bookmarkEnd w:id="55"/>
    </w:p>
    <w:p w:rsidR="002D539A" w:rsidRPr="00787B75" w:rsidRDefault="00576E69" w:rsidP="002D539A">
      <w:pPr>
        <w:pStyle w:val="ITEALHEADING5"/>
      </w:pPr>
      <w:r w:rsidRPr="00787B75">
        <w:t>Export (csv)</w:t>
      </w:r>
    </w:p>
    <w:p w:rsidR="00576E69" w:rsidRPr="00787B75" w:rsidRDefault="002D539A" w:rsidP="002D539A">
      <w:r w:rsidRPr="00787B75">
        <w:t xml:space="preserve">Open the </w:t>
      </w:r>
      <w:r w:rsidR="00DC4925" w:rsidRPr="00787B75">
        <w:t>save file dialog to input csv name --&gt; click OK to export to this file</w:t>
      </w:r>
    </w:p>
    <w:p w:rsidR="00E94257" w:rsidRPr="00787B75" w:rsidRDefault="00014E8A" w:rsidP="00E94257">
      <w:pPr>
        <w:jc w:val="center"/>
      </w:pPr>
      <w:r>
        <w:rPr>
          <w:noProof/>
          <w:lang w:val="en-GB" w:eastAsia="en-GB"/>
        </w:rPr>
        <w:drawing>
          <wp:inline distT="0" distB="0" distL="0" distR="0">
            <wp:extent cx="5486400" cy="32893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3289300"/>
                    </a:xfrm>
                    <a:prstGeom prst="rect">
                      <a:avLst/>
                    </a:prstGeom>
                    <a:noFill/>
                    <a:ln>
                      <a:noFill/>
                    </a:ln>
                  </pic:spPr>
                </pic:pic>
              </a:graphicData>
            </a:graphic>
          </wp:inline>
        </w:drawing>
      </w:r>
    </w:p>
    <w:p w:rsidR="00E94257" w:rsidRPr="00787B75" w:rsidRDefault="00E94257" w:rsidP="00E94257">
      <w:pPr>
        <w:pStyle w:val="ITEALFigure"/>
        <w:rPr>
          <w:lang w:val="en-US"/>
        </w:rPr>
      </w:pPr>
      <w:bookmarkStart w:id="56" w:name="_Toc338859391"/>
      <w:r w:rsidRPr="00787B75">
        <w:rPr>
          <w:lang w:val="en-US"/>
        </w:rPr>
        <w:t>Export csv – select file name</w:t>
      </w:r>
      <w:bookmarkEnd w:id="56"/>
    </w:p>
    <w:p w:rsidR="00576E69" w:rsidRPr="00787B75" w:rsidRDefault="003F2C82" w:rsidP="003F2C82">
      <w:pPr>
        <w:pStyle w:val="ITEALHEADING5"/>
      </w:pPr>
      <w:r w:rsidRPr="00787B75">
        <w:t>Control</w:t>
      </w:r>
    </w:p>
    <w:p w:rsidR="00576E69" w:rsidRPr="00787B75" w:rsidRDefault="00CF622F" w:rsidP="00175387">
      <w:pPr>
        <w:pStyle w:val="ITEALFigure"/>
        <w:numPr>
          <w:ilvl w:val="0"/>
          <w:numId w:val="0"/>
        </w:numPr>
        <w:jc w:val="left"/>
        <w:rPr>
          <w:lang w:val="en-US"/>
        </w:rPr>
      </w:pPr>
      <w:bookmarkStart w:id="57" w:name="_Toc338859392"/>
      <w:r w:rsidRPr="00787B75">
        <w:rPr>
          <w:lang w:val="en-US"/>
        </w:rPr>
        <w:t xml:space="preserve">See </w:t>
      </w:r>
      <w:r w:rsidRPr="00787B75">
        <w:rPr>
          <w:lang w:val="en-US"/>
        </w:rPr>
        <w:fldChar w:fldCharType="begin"/>
      </w:r>
      <w:r w:rsidRPr="00787B75">
        <w:rPr>
          <w:lang w:val="en-US"/>
        </w:rPr>
        <w:instrText xml:space="preserve"> REF _Ref336847581 \w \h </w:instrText>
      </w:r>
      <w:r w:rsidR="00612443" w:rsidRPr="00787B75">
        <w:rPr>
          <w:lang w:val="en-US"/>
        </w:rPr>
      </w:r>
      <w:r w:rsidRPr="00787B75">
        <w:rPr>
          <w:lang w:val="en-US"/>
        </w:rPr>
        <w:fldChar w:fldCharType="separate"/>
      </w:r>
      <w:r w:rsidR="00B27815">
        <w:rPr>
          <w:lang w:val="en-US"/>
        </w:rPr>
        <w:t>3.2</w:t>
      </w:r>
      <w:bookmarkEnd w:id="57"/>
      <w:r w:rsidRPr="00787B75">
        <w:rPr>
          <w:lang w:val="en-US"/>
        </w:rPr>
        <w:fldChar w:fldCharType="end"/>
      </w:r>
    </w:p>
    <w:p w:rsidR="00CF622F" w:rsidRPr="00787B75" w:rsidRDefault="00CF622F" w:rsidP="00CF622F">
      <w:pPr>
        <w:pStyle w:val="ITEALHEADING5"/>
      </w:pPr>
      <w:r w:rsidRPr="00787B75">
        <w:t>Online help</w:t>
      </w:r>
    </w:p>
    <w:p w:rsidR="00CF622F" w:rsidRPr="00787B75" w:rsidRDefault="00CF622F" w:rsidP="00CF622F">
      <w:r w:rsidRPr="00787B75">
        <w:t xml:space="preserve">See </w:t>
      </w:r>
      <w:r w:rsidRPr="00787B75">
        <w:fldChar w:fldCharType="begin"/>
      </w:r>
      <w:r w:rsidRPr="00787B75">
        <w:instrText xml:space="preserve"> REF _Ref336847598 \w \h </w:instrText>
      </w:r>
      <w:r w:rsidRPr="00787B75">
        <w:fldChar w:fldCharType="separate"/>
      </w:r>
      <w:r w:rsidR="00B27815">
        <w:t>6</w:t>
      </w:r>
      <w:r w:rsidRPr="00787B75">
        <w:fldChar w:fldCharType="end"/>
      </w:r>
    </w:p>
    <w:p w:rsidR="009D5509" w:rsidRPr="00787B75" w:rsidRDefault="00590247" w:rsidP="00FC1E98">
      <w:pPr>
        <w:pStyle w:val="ITEALHEADING4"/>
        <w:ind w:right="1080"/>
      </w:pPr>
      <w:r w:rsidRPr="00787B75">
        <w:t>International Labels</w:t>
      </w:r>
    </w:p>
    <w:p w:rsidR="009640C0" w:rsidRPr="00787B75" w:rsidRDefault="00014E8A" w:rsidP="005F6E17">
      <w:pPr>
        <w:jc w:val="center"/>
      </w:pPr>
      <w:r>
        <w:rPr>
          <w:noProof/>
          <w:lang w:val="en-GB" w:eastAsia="en-GB"/>
        </w:rPr>
        <w:drawing>
          <wp:inline distT="0" distB="0" distL="0" distR="0">
            <wp:extent cx="5827395" cy="3084195"/>
            <wp:effectExtent l="0" t="0" r="190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27395" cy="3084195"/>
                    </a:xfrm>
                    <a:prstGeom prst="rect">
                      <a:avLst/>
                    </a:prstGeom>
                    <a:noFill/>
                    <a:ln>
                      <a:noFill/>
                    </a:ln>
                  </pic:spPr>
                </pic:pic>
              </a:graphicData>
            </a:graphic>
          </wp:inline>
        </w:drawing>
      </w:r>
    </w:p>
    <w:p w:rsidR="009640C0" w:rsidRPr="00787B75" w:rsidRDefault="009640C0" w:rsidP="00175387">
      <w:pPr>
        <w:pStyle w:val="ITEALFigure"/>
        <w:rPr>
          <w:lang w:val="en-US"/>
        </w:rPr>
      </w:pPr>
      <w:bookmarkStart w:id="58" w:name="_Toc338859393"/>
      <w:r w:rsidRPr="00787B75">
        <w:rPr>
          <w:lang w:val="en-US"/>
        </w:rPr>
        <w:t>International Labels</w:t>
      </w:r>
      <w:bookmarkEnd w:id="58"/>
    </w:p>
    <w:p w:rsidR="00CB1A6E" w:rsidRPr="00787B75" w:rsidRDefault="00CB1A6E" w:rsidP="00FC1E98">
      <w:pPr>
        <w:ind w:right="1080"/>
      </w:pPr>
      <w:r w:rsidRPr="00787B75">
        <w:t>The International Labels:</w:t>
      </w:r>
    </w:p>
    <w:p w:rsidR="00CB1A6E" w:rsidRPr="00787B75" w:rsidRDefault="00CB1A6E" w:rsidP="008635CB">
      <w:pPr>
        <w:pStyle w:val="ITEALBULLET2"/>
      </w:pPr>
      <w:r w:rsidRPr="00787B75">
        <w:t>Will be integrated in 1 Panel called “Item Details” which is able to collapse / expand</w:t>
      </w:r>
    </w:p>
    <w:p w:rsidR="009640C0" w:rsidRPr="00787B75" w:rsidRDefault="00CB1A6E" w:rsidP="008635CB">
      <w:pPr>
        <w:pStyle w:val="ITEALBULLET2"/>
      </w:pPr>
      <w:r w:rsidRPr="00787B75">
        <w:t>Will be changed following the selected item in the grid.</w:t>
      </w:r>
    </w:p>
    <w:p w:rsidR="00590247" w:rsidRPr="00787B75" w:rsidRDefault="00590247" w:rsidP="00FC1E98">
      <w:pPr>
        <w:pStyle w:val="ITEALHEADING4"/>
        <w:ind w:right="1080"/>
      </w:pPr>
      <w:r w:rsidRPr="00787B75">
        <w:t>Traceability Information</w:t>
      </w:r>
    </w:p>
    <w:p w:rsidR="004141D6" w:rsidRPr="00787B75" w:rsidRDefault="004141D6" w:rsidP="00FC1E98">
      <w:pPr>
        <w:ind w:right="1080"/>
      </w:pPr>
      <w:r w:rsidRPr="00787B75">
        <w:t>Traceability Information will be attached to List screen as following:</w:t>
      </w:r>
    </w:p>
    <w:p w:rsidR="004141D6" w:rsidRPr="00787B75" w:rsidRDefault="004141D6" w:rsidP="008635CB">
      <w:pPr>
        <w:pStyle w:val="ITEALBULLET2"/>
      </w:pPr>
      <w:r w:rsidRPr="00787B75">
        <w:t>Status will be displayed as “Text Color” of each row</w:t>
      </w:r>
    </w:p>
    <w:p w:rsidR="0032146C" w:rsidRPr="00787B75" w:rsidRDefault="004141D6" w:rsidP="008635CB">
      <w:pPr>
        <w:pStyle w:val="ITEALBULLET2"/>
      </w:pPr>
      <w:r w:rsidRPr="00787B75">
        <w:t>Other information: use tooltip when user point the mouse on each row</w:t>
      </w:r>
    </w:p>
    <w:p w:rsidR="0032146C" w:rsidRPr="00787B75" w:rsidRDefault="00014E8A" w:rsidP="00FC1E98">
      <w:pPr>
        <w:ind w:right="1080"/>
      </w:pPr>
      <w:r>
        <w:rPr>
          <w:noProof/>
          <w:lang w:val="en-GB" w:eastAsia="en-GB"/>
        </w:rPr>
        <w:drawing>
          <wp:inline distT="0" distB="0" distL="0" distR="0">
            <wp:extent cx="6387465" cy="334391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87465" cy="3343910"/>
                    </a:xfrm>
                    <a:prstGeom prst="rect">
                      <a:avLst/>
                    </a:prstGeom>
                    <a:noFill/>
                    <a:ln>
                      <a:noFill/>
                    </a:ln>
                  </pic:spPr>
                </pic:pic>
              </a:graphicData>
            </a:graphic>
          </wp:inline>
        </w:drawing>
      </w:r>
    </w:p>
    <w:p w:rsidR="006F05EC" w:rsidRPr="00787B75" w:rsidRDefault="006F05EC" w:rsidP="00175387">
      <w:pPr>
        <w:pStyle w:val="ITEALFigure"/>
        <w:rPr>
          <w:lang w:val="en-US"/>
        </w:rPr>
      </w:pPr>
      <w:bookmarkStart w:id="59" w:name="_Toc338859394"/>
      <w:r w:rsidRPr="00787B75">
        <w:rPr>
          <w:lang w:val="en-US"/>
        </w:rPr>
        <w:t>Display Traceability Information in List Screen</w:t>
      </w:r>
      <w:bookmarkEnd w:id="59"/>
    </w:p>
    <w:p w:rsidR="005F6E17" w:rsidRPr="00787B75" w:rsidRDefault="005F6E17" w:rsidP="005F6E17"/>
    <w:p w:rsidR="005F6E17" w:rsidRPr="00787B75" w:rsidRDefault="005F6E17" w:rsidP="005F6E17">
      <w:r w:rsidRPr="00787B75">
        <w:t>Tooltip will include the following data: Status, description and Comment</w:t>
      </w:r>
    </w:p>
    <w:p w:rsidR="005F6E17" w:rsidRPr="00787B75" w:rsidRDefault="00014E8A" w:rsidP="005F6E17">
      <w:pPr>
        <w:jc w:val="center"/>
      </w:pPr>
      <w:r>
        <w:rPr>
          <w:noProof/>
          <w:lang w:val="en-GB" w:eastAsia="en-GB"/>
        </w:rPr>
        <w:drawing>
          <wp:inline distT="0" distB="0" distL="0" distR="0">
            <wp:extent cx="3070860" cy="15011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0860" cy="1501140"/>
                    </a:xfrm>
                    <a:prstGeom prst="rect">
                      <a:avLst/>
                    </a:prstGeom>
                    <a:noFill/>
                    <a:ln>
                      <a:noFill/>
                    </a:ln>
                  </pic:spPr>
                </pic:pic>
              </a:graphicData>
            </a:graphic>
          </wp:inline>
        </w:drawing>
      </w:r>
    </w:p>
    <w:p w:rsidR="005F6E17" w:rsidRPr="00787B75" w:rsidRDefault="005F6E17" w:rsidP="005F6E17">
      <w:pPr>
        <w:pStyle w:val="ITEALFigure"/>
        <w:rPr>
          <w:lang w:val="en-US"/>
        </w:rPr>
      </w:pPr>
      <w:bookmarkStart w:id="60" w:name="_Toc338859395"/>
      <w:r w:rsidRPr="00787B75">
        <w:rPr>
          <w:lang w:val="en-US"/>
        </w:rPr>
        <w:t>Tooltip example</w:t>
      </w:r>
      <w:bookmarkEnd w:id="60"/>
    </w:p>
    <w:p w:rsidR="00D04F15" w:rsidRPr="00787B75" w:rsidRDefault="00D04F15" w:rsidP="00D04F15">
      <w:pPr>
        <w:pStyle w:val="ITEALHEADING4"/>
      </w:pPr>
      <w:r w:rsidRPr="00787B75">
        <w:t>Mass Update of Status</w:t>
      </w:r>
    </w:p>
    <w:p w:rsidR="00D04F15" w:rsidRPr="00787B75" w:rsidRDefault="00D04F15" w:rsidP="00D04F15">
      <w:r w:rsidRPr="00787B75">
        <w:t>Users can update the status &amp; comment in mass by selecting multiple items on grid and click on the button "status &amp; comment" in action bar:</w:t>
      </w:r>
    </w:p>
    <w:p w:rsidR="00D04F15" w:rsidRPr="00787B75" w:rsidRDefault="00014E8A" w:rsidP="0078263E">
      <w:pPr>
        <w:jc w:val="center"/>
      </w:pPr>
      <w:r>
        <w:rPr>
          <w:noProof/>
          <w:lang w:val="en-GB" w:eastAsia="en-GB"/>
        </w:rPr>
        <w:drawing>
          <wp:inline distT="0" distB="0" distL="0" distR="0">
            <wp:extent cx="6045835" cy="4380865"/>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045835" cy="4380865"/>
                    </a:xfrm>
                    <a:prstGeom prst="rect">
                      <a:avLst/>
                    </a:prstGeom>
                    <a:noFill/>
                    <a:ln>
                      <a:noFill/>
                    </a:ln>
                  </pic:spPr>
                </pic:pic>
              </a:graphicData>
            </a:graphic>
          </wp:inline>
        </w:drawing>
      </w:r>
    </w:p>
    <w:p w:rsidR="0078263E" w:rsidRPr="00787B75" w:rsidRDefault="0078263E" w:rsidP="00175387">
      <w:pPr>
        <w:pStyle w:val="ITEALFigure"/>
        <w:rPr>
          <w:lang w:val="en-US"/>
        </w:rPr>
      </w:pPr>
      <w:bookmarkStart w:id="61" w:name="_Toc338859396"/>
      <w:r w:rsidRPr="00787B75">
        <w:rPr>
          <w:lang w:val="en-US"/>
        </w:rPr>
        <w:t>Mass Status &amp; Comment</w:t>
      </w:r>
      <w:bookmarkEnd w:id="61"/>
    </w:p>
    <w:p w:rsidR="0078263E" w:rsidRPr="00787B75" w:rsidRDefault="00393AA7" w:rsidP="0078263E">
      <w:r w:rsidRPr="00787B75">
        <w:t>The status that is available in the Combo Status will be based on the user right:</w:t>
      </w:r>
    </w:p>
    <w:p w:rsidR="00393AA7" w:rsidRPr="00787B75" w:rsidRDefault="00393AA7" w:rsidP="00C04B43">
      <w:pPr>
        <w:pStyle w:val="ITEALBULLET1"/>
        <w:rPr>
          <w:lang w:val="en-US"/>
        </w:rPr>
      </w:pPr>
      <w:r w:rsidRPr="00787B75">
        <w:rPr>
          <w:lang w:val="en-US"/>
        </w:rPr>
        <w:t>User without modification right: nothing &amp; disabled</w:t>
      </w:r>
    </w:p>
    <w:p w:rsidR="00393AA7" w:rsidRPr="00787B75" w:rsidRDefault="00393AA7" w:rsidP="00C04B43">
      <w:pPr>
        <w:pStyle w:val="ITEALBULLET1"/>
        <w:rPr>
          <w:lang w:val="en-US"/>
        </w:rPr>
      </w:pPr>
      <w:r w:rsidRPr="00787B75">
        <w:rPr>
          <w:lang w:val="en-US"/>
        </w:rPr>
        <w:t>User who can modify + without validation Right:</w:t>
      </w:r>
    </w:p>
    <w:p w:rsidR="00393AA7" w:rsidRPr="00787B75" w:rsidRDefault="00393AA7" w:rsidP="008635CB">
      <w:pPr>
        <w:pStyle w:val="ITEALBULLET2"/>
      </w:pPr>
      <w:r w:rsidRPr="00787B75">
        <w:t>In Process</w:t>
      </w:r>
    </w:p>
    <w:p w:rsidR="00393AA7" w:rsidRPr="00787B75" w:rsidRDefault="00393AA7" w:rsidP="008635CB">
      <w:pPr>
        <w:pStyle w:val="ITEALBULLET2"/>
      </w:pPr>
      <w:r w:rsidRPr="00787B75">
        <w:t>To be Approved</w:t>
      </w:r>
    </w:p>
    <w:p w:rsidR="00393AA7" w:rsidRPr="00787B75" w:rsidRDefault="00393AA7" w:rsidP="008635CB">
      <w:pPr>
        <w:pStyle w:val="ITEALBULLET2"/>
      </w:pPr>
      <w:r w:rsidRPr="00787B75">
        <w:t>To be Reviewed</w:t>
      </w:r>
    </w:p>
    <w:p w:rsidR="00393AA7" w:rsidRPr="00787B75" w:rsidRDefault="00393AA7" w:rsidP="00C04B43">
      <w:pPr>
        <w:pStyle w:val="ITEALBULLET1"/>
        <w:rPr>
          <w:lang w:val="en-US"/>
        </w:rPr>
      </w:pPr>
      <w:r w:rsidRPr="00787B75">
        <w:rPr>
          <w:lang w:val="en-US"/>
        </w:rPr>
        <w:t>User who can modify + with validation Right:</w:t>
      </w:r>
    </w:p>
    <w:p w:rsidR="00393AA7" w:rsidRPr="00787B75" w:rsidRDefault="00393AA7" w:rsidP="008635CB">
      <w:pPr>
        <w:pStyle w:val="ITEALBULLET2"/>
      </w:pPr>
      <w:r w:rsidRPr="00787B75">
        <w:t>In Process</w:t>
      </w:r>
    </w:p>
    <w:p w:rsidR="00393AA7" w:rsidRPr="00787B75" w:rsidRDefault="00393AA7" w:rsidP="008635CB">
      <w:pPr>
        <w:pStyle w:val="ITEALBULLET2"/>
      </w:pPr>
      <w:r w:rsidRPr="00787B75">
        <w:t>To be Approved</w:t>
      </w:r>
    </w:p>
    <w:p w:rsidR="00393AA7" w:rsidRPr="00787B75" w:rsidRDefault="00393AA7" w:rsidP="008635CB">
      <w:pPr>
        <w:pStyle w:val="ITEALBULLET2"/>
      </w:pPr>
      <w:r w:rsidRPr="00787B75">
        <w:t>To be Reviewed</w:t>
      </w:r>
    </w:p>
    <w:p w:rsidR="00AD76D7" w:rsidRPr="00787B75" w:rsidRDefault="00AD76D7" w:rsidP="008635CB">
      <w:pPr>
        <w:pStyle w:val="ITEALBULLET2"/>
      </w:pPr>
    </w:p>
    <w:p w:rsidR="00AD76D7" w:rsidRPr="00787B75" w:rsidRDefault="00AD76D7" w:rsidP="00AD76D7">
      <w:r w:rsidRPr="00787B75">
        <w:t xml:space="preserve">The status &amp; comment will be updated to all selected record </w:t>
      </w:r>
    </w:p>
    <w:p w:rsidR="00967E78" w:rsidRPr="00787B75" w:rsidRDefault="00967E78" w:rsidP="00FC1E98">
      <w:pPr>
        <w:pStyle w:val="ITEALHEADING3"/>
        <w:ind w:right="1080"/>
      </w:pPr>
      <w:bookmarkStart w:id="62" w:name="_Toc338859343"/>
      <w:r w:rsidRPr="00787B75">
        <w:t>Delete</w:t>
      </w:r>
      <w:bookmarkEnd w:id="62"/>
    </w:p>
    <w:p w:rsidR="00967E78" w:rsidRPr="00787B75" w:rsidRDefault="00522B56" w:rsidP="00967E78">
      <w:r w:rsidRPr="00787B75">
        <w:t>The deletion of 1 record will depend on the following:</w:t>
      </w:r>
    </w:p>
    <w:p w:rsidR="00522B56" w:rsidRPr="00787B75" w:rsidRDefault="00522B56" w:rsidP="008635CB">
      <w:pPr>
        <w:pStyle w:val="ITEALBULLET2"/>
      </w:pPr>
      <w:r w:rsidRPr="00787B75">
        <w:t>Constraint with other data (in used)</w:t>
      </w:r>
    </w:p>
    <w:p w:rsidR="00522B56" w:rsidRPr="00787B75" w:rsidRDefault="00522B56" w:rsidP="008635CB">
      <w:pPr>
        <w:pStyle w:val="ITEALBULLET2"/>
      </w:pPr>
      <w:r w:rsidRPr="00787B75">
        <w:t>Its Trace</w:t>
      </w:r>
    </w:p>
    <w:p w:rsidR="00522B56" w:rsidRPr="00787B75" w:rsidRDefault="00522B56" w:rsidP="008635CB">
      <w:pPr>
        <w:pStyle w:val="ITEALBULLET2"/>
      </w:pPr>
      <w:r w:rsidRPr="00787B75">
        <w:t>User right (with validation right or not)</w:t>
      </w:r>
    </w:p>
    <w:p w:rsidR="000E359D" w:rsidRPr="00787B75" w:rsidRDefault="000E359D" w:rsidP="000E359D"/>
    <w:p w:rsidR="000E359D" w:rsidRPr="00787B75" w:rsidRDefault="000E359D" w:rsidP="000E359D">
      <w:r w:rsidRPr="00787B75">
        <w:t>The following types of deletion are possible:</w:t>
      </w:r>
    </w:p>
    <w:p w:rsidR="000E359D" w:rsidRPr="00787B75" w:rsidRDefault="000E359D" w:rsidP="00C04B43">
      <w:pPr>
        <w:pStyle w:val="ITEALBULLET1"/>
        <w:rPr>
          <w:lang w:val="en-US"/>
        </w:rPr>
      </w:pPr>
      <w:r w:rsidRPr="00787B75">
        <w:rPr>
          <w:lang w:val="en-US"/>
        </w:rPr>
        <w:t>No Action: For record with State = "Archived"</w:t>
      </w:r>
    </w:p>
    <w:p w:rsidR="000E359D" w:rsidRPr="00787B75" w:rsidRDefault="000E359D" w:rsidP="00C04B43">
      <w:pPr>
        <w:pStyle w:val="ITEALBULLET1"/>
        <w:rPr>
          <w:lang w:val="en-US"/>
        </w:rPr>
      </w:pPr>
      <w:r w:rsidRPr="00787B75">
        <w:rPr>
          <w:lang w:val="en-US"/>
        </w:rPr>
        <w:t xml:space="preserve">Archived: </w:t>
      </w:r>
    </w:p>
    <w:p w:rsidR="000E359D" w:rsidRPr="00787B75" w:rsidRDefault="000E359D" w:rsidP="008635CB">
      <w:pPr>
        <w:pStyle w:val="ITEALBULLET2"/>
      </w:pPr>
      <w:r w:rsidRPr="00787B75">
        <w:t>For Exported Record: With State = In Used.</w:t>
      </w:r>
    </w:p>
    <w:p w:rsidR="000E359D" w:rsidRPr="00787B75" w:rsidRDefault="000E359D" w:rsidP="008635CB">
      <w:pPr>
        <w:pStyle w:val="ITEALBULLET2"/>
      </w:pPr>
      <w:r w:rsidRPr="00787B75">
        <w:t>For Library record which has been imported to Project / Country</w:t>
      </w:r>
    </w:p>
    <w:p w:rsidR="000E359D" w:rsidRPr="00787B75" w:rsidRDefault="000E359D" w:rsidP="00C04B43">
      <w:pPr>
        <w:pStyle w:val="ITEALBULLET1"/>
        <w:rPr>
          <w:lang w:val="en-US"/>
        </w:rPr>
      </w:pPr>
      <w:r w:rsidRPr="00787B75">
        <w:rPr>
          <w:lang w:val="en-US"/>
        </w:rPr>
        <w:t>For record with state= New</w:t>
      </w:r>
    </w:p>
    <w:p w:rsidR="000E359D" w:rsidRPr="00787B75" w:rsidRDefault="000E359D" w:rsidP="008635CB">
      <w:pPr>
        <w:pStyle w:val="ITEALBULLET2"/>
      </w:pPr>
      <w:r w:rsidRPr="00787B75">
        <w:t xml:space="preserve">If user has validation right: delete physically if record isn't in used by other (such as Group is used by Food), display error message in other case </w:t>
      </w:r>
    </w:p>
    <w:p w:rsidR="000E359D" w:rsidRPr="00787B75" w:rsidRDefault="000E359D" w:rsidP="008635CB">
      <w:pPr>
        <w:pStyle w:val="ITEALBULLET2"/>
      </w:pPr>
      <w:r w:rsidRPr="00787B75">
        <w:t xml:space="preserve">If user hasn't validation right: </w:t>
      </w:r>
    </w:p>
    <w:p w:rsidR="000E359D" w:rsidRPr="00787B75" w:rsidRDefault="000E359D" w:rsidP="008635CB">
      <w:pPr>
        <w:pStyle w:val="ITEALBULLET2"/>
      </w:pPr>
      <w:r w:rsidRPr="00787B75">
        <w:t>If record has been validated or record with Level higher than current user --&gt; Update to "In Process" + Action = "Delete"</w:t>
      </w:r>
    </w:p>
    <w:p w:rsidR="000E359D" w:rsidRPr="00787B75" w:rsidRDefault="000E359D" w:rsidP="008635CB">
      <w:pPr>
        <w:pStyle w:val="ITEALBULLET2"/>
      </w:pPr>
      <w:r w:rsidRPr="00787B75">
        <w:t>Otherwise --&gt; delete like the case with validation right</w:t>
      </w:r>
    </w:p>
    <w:p w:rsidR="00A91048" w:rsidRPr="00787B75" w:rsidRDefault="00A91048" w:rsidP="00A91048"/>
    <w:p w:rsidR="00A91048" w:rsidRPr="00787B75" w:rsidRDefault="00A91048" w:rsidP="00A91048">
      <w:r w:rsidRPr="00787B75">
        <w:t>Note: We have the cases of cascade deletion --&gt; they're not considered at data in used.</w:t>
      </w:r>
    </w:p>
    <w:p w:rsidR="00590247" w:rsidRPr="00787B75" w:rsidRDefault="00590247" w:rsidP="00FC1E98">
      <w:pPr>
        <w:pStyle w:val="ITEALHEADING3"/>
        <w:ind w:right="1080"/>
      </w:pPr>
      <w:bookmarkStart w:id="63" w:name="_Toc338859344"/>
      <w:r w:rsidRPr="00787B75">
        <w:t>Fiche Screen</w:t>
      </w:r>
      <w:bookmarkEnd w:id="63"/>
    </w:p>
    <w:p w:rsidR="00F023A3" w:rsidRPr="00787B75" w:rsidRDefault="00F023A3" w:rsidP="00C04B43">
      <w:pPr>
        <w:pStyle w:val="ITEALBULLET1"/>
        <w:rPr>
          <w:lang w:val="en-US"/>
        </w:rPr>
      </w:pPr>
      <w:r w:rsidRPr="00787B75">
        <w:rPr>
          <w:lang w:val="en-US"/>
        </w:rPr>
        <w:t xml:space="preserve">Fiche screen will be used to manage the detail information of objects such as: User information, Project information… </w:t>
      </w:r>
    </w:p>
    <w:p w:rsidR="00F023A3" w:rsidRPr="00787B75" w:rsidRDefault="00F023A3" w:rsidP="00C04B43">
      <w:pPr>
        <w:pStyle w:val="ITEALBULLET1"/>
        <w:rPr>
          <w:lang w:val="en-US"/>
        </w:rPr>
      </w:pPr>
      <w:r w:rsidRPr="00787B75">
        <w:rPr>
          <w:lang w:val="en-US"/>
        </w:rPr>
        <w:t>Fiche screen can be opened by:</w:t>
      </w:r>
    </w:p>
    <w:p w:rsidR="00F023A3" w:rsidRPr="00787B75" w:rsidRDefault="00F023A3" w:rsidP="008635CB">
      <w:pPr>
        <w:pStyle w:val="ITEALBULLET2"/>
      </w:pPr>
      <w:r w:rsidRPr="00787B75">
        <w:t>Click to “View” or “Edit” (on action bar) of each object in activity screen (Fiche Mode)</w:t>
      </w:r>
    </w:p>
    <w:p w:rsidR="00F023A3" w:rsidRPr="00787B75" w:rsidRDefault="00F023A3" w:rsidP="008635CB">
      <w:pPr>
        <w:pStyle w:val="ITEALBULLET2"/>
      </w:pPr>
      <w:r w:rsidRPr="00787B75">
        <w:t>Double click on each row</w:t>
      </w:r>
    </w:p>
    <w:p w:rsidR="00F023A3" w:rsidRPr="00787B75" w:rsidRDefault="00F023A3" w:rsidP="00C04B43">
      <w:pPr>
        <w:pStyle w:val="ITEALBULLET1"/>
        <w:rPr>
          <w:lang w:val="en-US"/>
        </w:rPr>
      </w:pPr>
      <w:r w:rsidRPr="00787B75">
        <w:rPr>
          <w:lang w:val="en-US"/>
        </w:rPr>
        <w:t xml:space="preserve">The Fiche screen will be opened on a Modal </w:t>
      </w:r>
      <w:r w:rsidR="00590A14" w:rsidRPr="00787B75">
        <w:rPr>
          <w:lang w:val="en-US"/>
        </w:rPr>
        <w:t>Dialog;</w:t>
      </w:r>
      <w:r w:rsidRPr="00787B75">
        <w:rPr>
          <w:lang w:val="en-US"/>
        </w:rPr>
        <w:t xml:space="preserve"> user can close this tab at any time.</w:t>
      </w:r>
    </w:p>
    <w:p w:rsidR="00F023A3" w:rsidRPr="00787B75" w:rsidRDefault="00F023A3" w:rsidP="00C04B43">
      <w:pPr>
        <w:pStyle w:val="ITEALBULLET1"/>
        <w:rPr>
          <w:lang w:val="en-US"/>
        </w:rPr>
      </w:pPr>
      <w:r w:rsidRPr="00787B75">
        <w:rPr>
          <w:lang w:val="en-US"/>
        </w:rPr>
        <w:t>The International Labels and Traceability information will be attached in fiche screen and user can edit</w:t>
      </w:r>
      <w:r w:rsidR="00C86D60" w:rsidRPr="00787B75">
        <w:rPr>
          <w:lang w:val="en-US"/>
        </w:rPr>
        <w:t xml:space="preserve"> and save</w:t>
      </w:r>
      <w:r w:rsidRPr="00787B75">
        <w:rPr>
          <w:lang w:val="en-US"/>
        </w:rPr>
        <w:t xml:space="preserve"> them.</w:t>
      </w:r>
    </w:p>
    <w:p w:rsidR="00EB5C1A" w:rsidRPr="00787B75" w:rsidRDefault="00080E65" w:rsidP="00C04B43">
      <w:pPr>
        <w:pStyle w:val="ITEALBULLET1"/>
        <w:rPr>
          <w:lang w:val="en-US"/>
        </w:rPr>
      </w:pPr>
      <w:r w:rsidRPr="00787B75">
        <w:rPr>
          <w:lang w:val="en-US"/>
        </w:rPr>
        <w:t>Wether</w:t>
      </w:r>
      <w:r w:rsidR="00EB5C1A" w:rsidRPr="00787B75">
        <w:rPr>
          <w:lang w:val="en-US"/>
        </w:rPr>
        <w:t xml:space="preserve"> the fiche is opened in visualization or edition depends on the rights of the user.</w:t>
      </w:r>
    </w:p>
    <w:p w:rsidR="00026CFE" w:rsidRPr="00787B75" w:rsidRDefault="00F023A3" w:rsidP="00FC1E98">
      <w:pPr>
        <w:ind w:right="1080"/>
      </w:pPr>
      <w:r w:rsidRPr="00787B75">
        <w:t>Note: Traceability is available only for MS</w:t>
      </w:r>
    </w:p>
    <w:p w:rsidR="009D5509" w:rsidRPr="00787B75" w:rsidRDefault="00014E8A" w:rsidP="00FC1E98">
      <w:pPr>
        <w:ind w:right="1080"/>
        <w:jc w:val="center"/>
      </w:pPr>
      <w:r>
        <w:rPr>
          <w:noProof/>
          <w:lang w:val="en-GB" w:eastAsia="en-GB"/>
        </w:rPr>
        <w:drawing>
          <wp:inline distT="0" distB="0" distL="0" distR="0">
            <wp:extent cx="6387465" cy="38074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87465" cy="3807460"/>
                    </a:xfrm>
                    <a:prstGeom prst="rect">
                      <a:avLst/>
                    </a:prstGeom>
                    <a:noFill/>
                    <a:ln>
                      <a:noFill/>
                    </a:ln>
                  </pic:spPr>
                </pic:pic>
              </a:graphicData>
            </a:graphic>
          </wp:inline>
        </w:drawing>
      </w:r>
    </w:p>
    <w:p w:rsidR="00CC47F7" w:rsidRPr="00787B75" w:rsidRDefault="00CC47F7" w:rsidP="00175387">
      <w:pPr>
        <w:pStyle w:val="ITEALFigure"/>
        <w:rPr>
          <w:lang w:val="en-US"/>
        </w:rPr>
      </w:pPr>
      <w:bookmarkStart w:id="64" w:name="_Toc338859397"/>
      <w:r w:rsidRPr="00787B75">
        <w:rPr>
          <w:lang w:val="en-US"/>
        </w:rPr>
        <w:t>Fiche Screen</w:t>
      </w:r>
      <w:bookmarkEnd w:id="64"/>
    </w:p>
    <w:p w:rsidR="007B096F" w:rsidRPr="00787B75" w:rsidRDefault="007B096F" w:rsidP="007B096F">
      <w:r w:rsidRPr="00787B75">
        <w:t>Note: In Fiche screen, the culture will be displayed before the main label as in example:</w:t>
      </w:r>
    </w:p>
    <w:p w:rsidR="007B096F" w:rsidRPr="00787B75" w:rsidRDefault="00014E8A" w:rsidP="007B096F">
      <w:r>
        <w:rPr>
          <w:noProof/>
          <w:lang w:val="en-GB" w:eastAsia="en-GB"/>
        </w:rPr>
        <w:drawing>
          <wp:inline distT="0" distB="0" distL="0" distR="0">
            <wp:extent cx="6387465" cy="40671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387465" cy="4067175"/>
                    </a:xfrm>
                    <a:prstGeom prst="rect">
                      <a:avLst/>
                    </a:prstGeom>
                    <a:noFill/>
                    <a:ln>
                      <a:noFill/>
                    </a:ln>
                  </pic:spPr>
                </pic:pic>
              </a:graphicData>
            </a:graphic>
          </wp:inline>
        </w:drawing>
      </w:r>
    </w:p>
    <w:p w:rsidR="007B096F" w:rsidRPr="00787B75" w:rsidRDefault="00A62CB5" w:rsidP="00A62CB5">
      <w:pPr>
        <w:pStyle w:val="ITEALFigure"/>
        <w:rPr>
          <w:lang w:val="en-US"/>
        </w:rPr>
      </w:pPr>
      <w:bookmarkStart w:id="65" w:name="_Toc338859398"/>
      <w:r w:rsidRPr="00787B75">
        <w:rPr>
          <w:lang w:val="en-US"/>
        </w:rPr>
        <w:t>Sample of fiche screen</w:t>
      </w:r>
      <w:bookmarkEnd w:id="65"/>
    </w:p>
    <w:p w:rsidR="00CC47F7" w:rsidRPr="00787B75" w:rsidRDefault="008E415B" w:rsidP="00FC1E98">
      <w:pPr>
        <w:pStyle w:val="ITEALHEADING3"/>
        <w:ind w:right="1080"/>
      </w:pPr>
      <w:bookmarkStart w:id="66" w:name="_Toc338859345"/>
      <w:r w:rsidRPr="00787B75">
        <w:t>Mass Translation Dialog</w:t>
      </w:r>
      <w:bookmarkEnd w:id="66"/>
    </w:p>
    <w:p w:rsidR="00BB453A" w:rsidRPr="00787B75" w:rsidRDefault="00BB453A" w:rsidP="00FC1E98">
      <w:pPr>
        <w:ind w:right="1080"/>
      </w:pPr>
      <w:r w:rsidRPr="00787B75">
        <w:t>Mass Translation Dialog will be displayed when user click</w:t>
      </w:r>
      <w:r w:rsidR="004A2895" w:rsidRPr="00787B75">
        <w:t>s</w:t>
      </w:r>
      <w:r w:rsidRPr="00787B75">
        <w:t xml:space="preserve"> on the “Mass Translation” button in each screen. Example of screen including the translation traceability variables:</w:t>
      </w:r>
    </w:p>
    <w:p w:rsidR="00CC47F7" w:rsidRPr="00787B75" w:rsidRDefault="00014E8A" w:rsidP="00FC1E98">
      <w:pPr>
        <w:ind w:right="1080"/>
      </w:pPr>
      <w:r>
        <w:rPr>
          <w:noProof/>
          <w:lang w:val="en-GB" w:eastAsia="en-GB"/>
        </w:rPr>
        <w:drawing>
          <wp:inline distT="0" distB="0" distL="0" distR="0">
            <wp:extent cx="6523355" cy="3657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523355" cy="3657600"/>
                    </a:xfrm>
                    <a:prstGeom prst="rect">
                      <a:avLst/>
                    </a:prstGeom>
                    <a:noFill/>
                    <a:ln>
                      <a:noFill/>
                    </a:ln>
                  </pic:spPr>
                </pic:pic>
              </a:graphicData>
            </a:graphic>
          </wp:inline>
        </w:drawing>
      </w:r>
    </w:p>
    <w:p w:rsidR="008D4384" w:rsidRPr="00787B75" w:rsidRDefault="008D4384" w:rsidP="00175387">
      <w:pPr>
        <w:pStyle w:val="ITEALFigure"/>
        <w:rPr>
          <w:lang w:val="en-US"/>
        </w:rPr>
      </w:pPr>
      <w:bookmarkStart w:id="67" w:name="_Toc338859399"/>
      <w:r w:rsidRPr="00787B75">
        <w:rPr>
          <w:lang w:val="en-US"/>
        </w:rPr>
        <w:t>Mass Translation Dialog</w:t>
      </w:r>
      <w:bookmarkEnd w:id="67"/>
    </w:p>
    <w:p w:rsidR="00E3769A" w:rsidRPr="00787B75" w:rsidRDefault="00E3769A" w:rsidP="00FC1E98">
      <w:pPr>
        <w:ind w:right="1080"/>
      </w:pPr>
      <w:r w:rsidRPr="00787B75">
        <w:t>Note:</w:t>
      </w:r>
    </w:p>
    <w:p w:rsidR="00E3769A" w:rsidRPr="00787B75" w:rsidRDefault="00E3769A" w:rsidP="00C04B43">
      <w:pPr>
        <w:pStyle w:val="ITEALBULLET1"/>
        <w:rPr>
          <w:lang w:val="en-US"/>
        </w:rPr>
      </w:pPr>
      <w:r w:rsidRPr="00787B75">
        <w:rPr>
          <w:lang w:val="en-US"/>
        </w:rPr>
        <w:t>Add a combo "From Language"</w:t>
      </w:r>
    </w:p>
    <w:p w:rsidR="00E3769A" w:rsidRPr="00787B75" w:rsidRDefault="00E3769A" w:rsidP="00C04B43">
      <w:pPr>
        <w:pStyle w:val="ITEALBULLET1"/>
        <w:rPr>
          <w:lang w:val="en-US"/>
        </w:rPr>
      </w:pPr>
      <w:r w:rsidRPr="00787B75">
        <w:rPr>
          <w:lang w:val="en-US"/>
        </w:rPr>
        <w:t xml:space="preserve">Need to add more </w:t>
      </w:r>
      <w:r w:rsidR="00590A14" w:rsidRPr="00787B75">
        <w:rPr>
          <w:lang w:val="en-US"/>
        </w:rPr>
        <w:t>contexts</w:t>
      </w:r>
      <w:r w:rsidRPr="00787B75">
        <w:rPr>
          <w:lang w:val="en-US"/>
        </w:rPr>
        <w:t xml:space="preserve"> for the translation of each screen. The translation is done for all tables with different database </w:t>
      </w:r>
      <w:r w:rsidR="00590A14" w:rsidRPr="00787B75">
        <w:rPr>
          <w:lang w:val="en-US"/>
        </w:rPr>
        <w:t>constraints</w:t>
      </w:r>
      <w:r w:rsidRPr="00787B75">
        <w:rPr>
          <w:lang w:val="en-US"/>
        </w:rPr>
        <w:t>, so there'll have 2 cases:</w:t>
      </w:r>
    </w:p>
    <w:p w:rsidR="00E3769A" w:rsidRPr="00787B75" w:rsidRDefault="00067BB0" w:rsidP="008635CB">
      <w:pPr>
        <w:pStyle w:val="ITEALBULLET2"/>
      </w:pPr>
      <w:r w:rsidRPr="00787B75">
        <w:t xml:space="preserve">Common </w:t>
      </w:r>
      <w:r w:rsidR="00590A14" w:rsidRPr="00787B75">
        <w:t>Translation</w:t>
      </w:r>
      <w:r w:rsidRPr="00787B75">
        <w:t xml:space="preserve"> Dialog: Use for almost screen with a typical context (such as Name &amp; Code)</w:t>
      </w:r>
    </w:p>
    <w:p w:rsidR="00067BB0" w:rsidRPr="00787B75" w:rsidRDefault="00067BB0" w:rsidP="008635CB">
      <w:pPr>
        <w:pStyle w:val="ITEALBULLET2"/>
      </w:pPr>
      <w:r w:rsidRPr="00787B75">
        <w:t xml:space="preserve">Concrete Dialog: Use for special case, when </w:t>
      </w:r>
      <w:r w:rsidR="000622C2" w:rsidRPr="00787B75">
        <w:t>a screen needs</w:t>
      </w:r>
      <w:r w:rsidRPr="00787B75">
        <w:t xml:space="preserve"> more context than the typical one.</w:t>
      </w:r>
    </w:p>
    <w:p w:rsidR="00DF6CBF" w:rsidRPr="00787B75" w:rsidRDefault="00DF6CBF" w:rsidP="00C04B43">
      <w:pPr>
        <w:pStyle w:val="ITEALBULLET1"/>
        <w:rPr>
          <w:lang w:val="en-US"/>
        </w:rPr>
      </w:pPr>
      <w:r w:rsidRPr="00787B75">
        <w:rPr>
          <w:lang w:val="en-US"/>
        </w:rPr>
        <w:t>User can click on header to sort</w:t>
      </w:r>
    </w:p>
    <w:p w:rsidR="00DF6CBF" w:rsidRPr="00787B75" w:rsidRDefault="00DF6CBF" w:rsidP="00C04B43">
      <w:pPr>
        <w:pStyle w:val="ITEALBULLET1"/>
        <w:rPr>
          <w:lang w:val="en-US"/>
        </w:rPr>
      </w:pPr>
      <w:r w:rsidRPr="00787B75">
        <w:rPr>
          <w:lang w:val="en-US"/>
        </w:rPr>
        <w:t>There's only 1 filter: "Display un-translated item(s) only</w:t>
      </w:r>
    </w:p>
    <w:p w:rsidR="000622C2" w:rsidRPr="00787B75" w:rsidRDefault="009C307F" w:rsidP="00FC1E98">
      <w:pPr>
        <w:pStyle w:val="ITEALHEADING3"/>
        <w:ind w:right="1080"/>
      </w:pPr>
      <w:bookmarkStart w:id="68" w:name="_Toc338859346"/>
      <w:r w:rsidRPr="00787B75">
        <w:t>International Labels</w:t>
      </w:r>
      <w:bookmarkEnd w:id="68"/>
    </w:p>
    <w:p w:rsidR="00C12212" w:rsidRPr="00787B75" w:rsidRDefault="00C12212" w:rsidP="00C04B43">
      <w:pPr>
        <w:pStyle w:val="ITEALBULLET1"/>
        <w:rPr>
          <w:lang w:val="en-US"/>
        </w:rPr>
      </w:pPr>
      <w:r w:rsidRPr="00787B75">
        <w:rPr>
          <w:lang w:val="en-US"/>
        </w:rPr>
        <w:t>The International Labels are:</w:t>
      </w:r>
    </w:p>
    <w:p w:rsidR="00C12212" w:rsidRPr="00787B75" w:rsidRDefault="00C12212" w:rsidP="008635CB">
      <w:pPr>
        <w:pStyle w:val="ITEALBULLET2"/>
      </w:pPr>
      <w:r w:rsidRPr="00787B75">
        <w:t>Attach</w:t>
      </w:r>
      <w:r w:rsidR="003C772C" w:rsidRPr="00787B75">
        <w:t>ed</w:t>
      </w:r>
      <w:r w:rsidRPr="00787B75">
        <w:t xml:space="preserve"> to each row of the grid</w:t>
      </w:r>
    </w:p>
    <w:p w:rsidR="00C12212" w:rsidRPr="00787B75" w:rsidRDefault="00C12212" w:rsidP="008635CB">
      <w:pPr>
        <w:pStyle w:val="ITEALBULLET2"/>
      </w:pPr>
      <w:r w:rsidRPr="00787B75">
        <w:t xml:space="preserve">Available on each “Object Details” </w:t>
      </w:r>
      <w:r w:rsidR="003C772C" w:rsidRPr="00787B75">
        <w:t xml:space="preserve">Fiche </w:t>
      </w:r>
      <w:r w:rsidRPr="00787B75">
        <w:t>Screen</w:t>
      </w:r>
    </w:p>
    <w:p w:rsidR="00C12212" w:rsidRPr="00787B75" w:rsidRDefault="00C12212" w:rsidP="00C04B43">
      <w:pPr>
        <w:pStyle w:val="ITEALBULLET1"/>
        <w:rPr>
          <w:lang w:val="en-US"/>
        </w:rPr>
      </w:pPr>
      <w:r w:rsidRPr="00787B75">
        <w:rPr>
          <w:lang w:val="en-US"/>
        </w:rPr>
        <w:t>The Record &amp; Translation Traceability information is only available for MSapp</w:t>
      </w:r>
    </w:p>
    <w:p w:rsidR="00C12212" w:rsidRPr="00787B75" w:rsidRDefault="00C12212" w:rsidP="00C04B43">
      <w:pPr>
        <w:pStyle w:val="ITEALBULLET1"/>
        <w:rPr>
          <w:lang w:val="en-US"/>
        </w:rPr>
      </w:pPr>
      <w:r w:rsidRPr="00787B75">
        <w:rPr>
          <w:lang w:val="en-US"/>
        </w:rPr>
        <w:t>The Save &amp; Edit of International Labels go with the Save &amp; Edit of Data</w:t>
      </w:r>
      <w:r w:rsidR="00E36E55" w:rsidRPr="00787B75">
        <w:rPr>
          <w:lang w:val="en-US"/>
        </w:rPr>
        <w:t>.</w:t>
      </w:r>
      <w:r w:rsidRPr="00787B75">
        <w:rPr>
          <w:lang w:val="en-US"/>
        </w:rPr>
        <w:t xml:space="preserve"> Click Save &amp; Edit data to Save &amp; Edit of International Labels (1)</w:t>
      </w:r>
    </w:p>
    <w:p w:rsidR="004238BC" w:rsidRPr="00787B75" w:rsidRDefault="00C12212" w:rsidP="00C04B43">
      <w:pPr>
        <w:pStyle w:val="ITEALBULLET1"/>
        <w:rPr>
          <w:lang w:val="en-US"/>
        </w:rPr>
      </w:pPr>
      <w:r w:rsidRPr="00787B75">
        <w:rPr>
          <w:lang w:val="en-US"/>
        </w:rPr>
        <w:t>On each Translation</w:t>
      </w:r>
      <w:r w:rsidR="00CA6D14" w:rsidRPr="00787B75">
        <w:rPr>
          <w:lang w:val="en-US"/>
        </w:rPr>
        <w:t>:</w:t>
      </w:r>
      <w:r w:rsidRPr="00787B75">
        <w:rPr>
          <w:lang w:val="en-US"/>
        </w:rPr>
        <w:t xml:space="preserve"> Click on “…” button to open the comment</w:t>
      </w:r>
      <w:r w:rsidR="003C772C" w:rsidRPr="00787B75">
        <w:rPr>
          <w:lang w:val="en-US"/>
        </w:rPr>
        <w:t>s associated</w:t>
      </w:r>
      <w:r w:rsidRPr="00787B75">
        <w:rPr>
          <w:lang w:val="en-US"/>
        </w:rPr>
        <w:t xml:space="preserve"> and user is able to add more comment</w:t>
      </w:r>
    </w:p>
    <w:p w:rsidR="008D4384" w:rsidRPr="00787B75" w:rsidRDefault="00685EDF" w:rsidP="00C04B43">
      <w:pPr>
        <w:pStyle w:val="ITEALBULLET1"/>
        <w:rPr>
          <w:lang w:val="en-US"/>
        </w:rPr>
      </w:pPr>
      <w:r w:rsidRPr="00787B75">
        <w:rPr>
          <w:lang w:val="en-US"/>
        </w:rPr>
        <w:t>The International labels will be read-only in list screen and editable in fiche screen</w:t>
      </w:r>
    </w:p>
    <w:p w:rsidR="00685EDF" w:rsidRPr="00787B75" w:rsidRDefault="00685EDF" w:rsidP="00C04B43">
      <w:pPr>
        <w:pStyle w:val="ITEALBULLET1"/>
        <w:rPr>
          <w:lang w:val="en-US"/>
        </w:rPr>
      </w:pPr>
      <w:r w:rsidRPr="00787B75">
        <w:rPr>
          <w:lang w:val="en-US"/>
        </w:rPr>
        <w:t>There're 2 type</w:t>
      </w:r>
      <w:r w:rsidR="003C772C" w:rsidRPr="00787B75">
        <w:rPr>
          <w:lang w:val="en-US"/>
        </w:rPr>
        <w:t>s</w:t>
      </w:r>
      <w:r w:rsidRPr="00787B75">
        <w:rPr>
          <w:lang w:val="en-US"/>
        </w:rPr>
        <w:t xml:space="preserve"> of international labels:</w:t>
      </w:r>
    </w:p>
    <w:p w:rsidR="00685EDF" w:rsidRPr="00787B75" w:rsidRDefault="00685EDF" w:rsidP="008635CB">
      <w:pPr>
        <w:pStyle w:val="ITEALBULLET2"/>
      </w:pPr>
      <w:r w:rsidRPr="00787B75">
        <w:t>With Trace: Maintenance &amp; Setting</w:t>
      </w:r>
    </w:p>
    <w:p w:rsidR="00685EDF" w:rsidRPr="00787B75" w:rsidRDefault="00685EDF" w:rsidP="008635CB">
      <w:pPr>
        <w:pStyle w:val="ITEALBULLET2"/>
      </w:pPr>
      <w:r w:rsidRPr="00787B75">
        <w:t>Without Trace: Security and Communication</w:t>
      </w:r>
      <w:r w:rsidR="001F789A" w:rsidRPr="00787B75">
        <w:t>, Interview Manager</w:t>
      </w:r>
    </w:p>
    <w:p w:rsidR="008D4384" w:rsidRPr="00787B75" w:rsidRDefault="00014E8A" w:rsidP="00FC1E98">
      <w:pPr>
        <w:ind w:right="1080"/>
        <w:jc w:val="center"/>
      </w:pPr>
      <w:r>
        <w:rPr>
          <w:noProof/>
          <w:lang w:val="en-GB" w:eastAsia="en-GB"/>
        </w:rPr>
        <w:drawing>
          <wp:inline distT="0" distB="0" distL="0" distR="0">
            <wp:extent cx="6400800" cy="405320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00800" cy="4053205"/>
                    </a:xfrm>
                    <a:prstGeom prst="rect">
                      <a:avLst/>
                    </a:prstGeom>
                    <a:noFill/>
                    <a:ln>
                      <a:noFill/>
                    </a:ln>
                  </pic:spPr>
                </pic:pic>
              </a:graphicData>
            </a:graphic>
          </wp:inline>
        </w:drawing>
      </w:r>
    </w:p>
    <w:p w:rsidR="003E472D" w:rsidRPr="00787B75" w:rsidRDefault="00E607C1" w:rsidP="00175387">
      <w:pPr>
        <w:pStyle w:val="ITEALFigure"/>
        <w:rPr>
          <w:lang w:val="en-US"/>
        </w:rPr>
      </w:pPr>
      <w:bookmarkStart w:id="69" w:name="_Toc338859400"/>
      <w:r w:rsidRPr="00787B75">
        <w:rPr>
          <w:lang w:val="en-US"/>
        </w:rPr>
        <w:t>International Labels With Trace</w:t>
      </w:r>
      <w:r w:rsidR="00D46CB3" w:rsidRPr="00787B75">
        <w:rPr>
          <w:lang w:val="en-US"/>
        </w:rPr>
        <w:t xml:space="preserve"> and without trace</w:t>
      </w:r>
      <w:bookmarkEnd w:id="69"/>
    </w:p>
    <w:p w:rsidR="003E472D" w:rsidRPr="00787B75" w:rsidRDefault="00E57702" w:rsidP="00FC1E98">
      <w:pPr>
        <w:pStyle w:val="ITEALHEADING3"/>
        <w:ind w:right="1080"/>
      </w:pPr>
      <w:bookmarkStart w:id="70" w:name="_Toc338859347"/>
      <w:r w:rsidRPr="00787B75">
        <w:t>Traceability</w:t>
      </w:r>
      <w:bookmarkEnd w:id="70"/>
    </w:p>
    <w:p w:rsidR="00E57702" w:rsidRPr="00787B75" w:rsidRDefault="00E57702" w:rsidP="00FC1E98">
      <w:pPr>
        <w:pStyle w:val="ITEALHEADING4"/>
        <w:ind w:right="1080"/>
      </w:pPr>
      <w:r w:rsidRPr="00787B75">
        <w:t>Search</w:t>
      </w:r>
    </w:p>
    <w:p w:rsidR="00E57702" w:rsidRPr="00787B75" w:rsidRDefault="00014E8A" w:rsidP="00FC1E98">
      <w:pPr>
        <w:ind w:right="1080"/>
        <w:jc w:val="center"/>
      </w:pPr>
      <w:r>
        <w:rPr>
          <w:noProof/>
          <w:lang w:val="en-GB" w:eastAsia="en-GB"/>
        </w:rPr>
        <w:drawing>
          <wp:inline distT="0" distB="0" distL="0" distR="0">
            <wp:extent cx="6387465" cy="15284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87465" cy="1528445"/>
                    </a:xfrm>
                    <a:prstGeom prst="rect">
                      <a:avLst/>
                    </a:prstGeom>
                    <a:noFill/>
                    <a:ln>
                      <a:noFill/>
                    </a:ln>
                  </pic:spPr>
                </pic:pic>
              </a:graphicData>
            </a:graphic>
          </wp:inline>
        </w:drawing>
      </w:r>
    </w:p>
    <w:p w:rsidR="00985084" w:rsidRPr="00787B75" w:rsidRDefault="00985084" w:rsidP="00175387">
      <w:pPr>
        <w:pStyle w:val="ITEALFigure"/>
        <w:rPr>
          <w:lang w:val="en-US"/>
        </w:rPr>
      </w:pPr>
      <w:bookmarkStart w:id="71" w:name="_Toc338859401"/>
      <w:r w:rsidRPr="00787B75">
        <w:rPr>
          <w:lang w:val="en-US"/>
        </w:rPr>
        <w:t>Search Bar with Traceability Information</w:t>
      </w:r>
      <w:bookmarkEnd w:id="71"/>
    </w:p>
    <w:p w:rsidR="00F243B4" w:rsidRPr="00787B75" w:rsidRDefault="00014E8A" w:rsidP="00FC1E98">
      <w:pPr>
        <w:ind w:right="1080"/>
      </w:pPr>
      <w:r>
        <w:rPr>
          <w:noProof/>
          <w:lang w:val="en-GB" w:eastAsia="en-GB"/>
        </w:rPr>
        <w:drawing>
          <wp:inline distT="0" distB="0" distL="0" distR="0">
            <wp:extent cx="6632575" cy="6140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32575" cy="614045"/>
                    </a:xfrm>
                    <a:prstGeom prst="rect">
                      <a:avLst/>
                    </a:prstGeom>
                    <a:noFill/>
                    <a:ln>
                      <a:noFill/>
                    </a:ln>
                  </pic:spPr>
                </pic:pic>
              </a:graphicData>
            </a:graphic>
          </wp:inline>
        </w:drawing>
      </w:r>
    </w:p>
    <w:p w:rsidR="00B1217D" w:rsidRPr="00787B75" w:rsidRDefault="00B1217D" w:rsidP="00175387">
      <w:pPr>
        <w:pStyle w:val="ITEALFigure"/>
        <w:rPr>
          <w:lang w:val="en-US"/>
        </w:rPr>
      </w:pPr>
      <w:bookmarkStart w:id="72" w:name="_Toc338859402"/>
      <w:r w:rsidRPr="00787B75">
        <w:rPr>
          <w:lang w:val="en-US"/>
        </w:rPr>
        <w:t xml:space="preserve">Search Bar </w:t>
      </w:r>
      <w:r w:rsidR="00F2152F" w:rsidRPr="00787B75">
        <w:rPr>
          <w:lang w:val="en-US"/>
        </w:rPr>
        <w:t xml:space="preserve">when </w:t>
      </w:r>
      <w:r w:rsidRPr="00787B75">
        <w:rPr>
          <w:lang w:val="en-US"/>
        </w:rPr>
        <w:t>Traceability Information</w:t>
      </w:r>
      <w:r w:rsidR="00FC4DD1" w:rsidRPr="00787B75">
        <w:rPr>
          <w:lang w:val="en-US"/>
        </w:rPr>
        <w:t xml:space="preserve"> is collapsed</w:t>
      </w:r>
      <w:bookmarkEnd w:id="72"/>
    </w:p>
    <w:p w:rsidR="00BC7D8B" w:rsidRPr="00787B75" w:rsidRDefault="00BC7D8B" w:rsidP="00FC1E98">
      <w:pPr>
        <w:ind w:right="1080"/>
      </w:pPr>
      <w:r w:rsidRPr="00787B75">
        <w:t>Note:</w:t>
      </w:r>
    </w:p>
    <w:p w:rsidR="00985084" w:rsidRPr="00787B75" w:rsidRDefault="00C96F0F" w:rsidP="008635CB">
      <w:pPr>
        <w:pStyle w:val="ITEALBULLET2"/>
      </w:pPr>
      <w:r w:rsidRPr="00787B75">
        <w:t>The Filter on Trace will be expandable / collapsible</w:t>
      </w:r>
      <w:r w:rsidR="001659EA" w:rsidRPr="00787B75">
        <w:t xml:space="preserve"> (click on arrow button at the bottom of Trace Area)</w:t>
      </w:r>
    </w:p>
    <w:p w:rsidR="00BC7D8B" w:rsidRPr="00787B75" w:rsidRDefault="00BC7D8B" w:rsidP="008635CB">
      <w:pPr>
        <w:pStyle w:val="ITEALBULLET2"/>
      </w:pPr>
      <w:r w:rsidRPr="00787B75">
        <w:t>Data displayed in the list will be color</w:t>
      </w:r>
      <w:r w:rsidR="003C772C" w:rsidRPr="00787B75">
        <w:t>ed</w:t>
      </w:r>
      <w:r w:rsidRPr="00787B75">
        <w:t xml:space="preserve"> according to the Traceability Information (See SFG)</w:t>
      </w:r>
    </w:p>
    <w:p w:rsidR="00E57702" w:rsidRPr="00787B75" w:rsidRDefault="00E57702" w:rsidP="00FC1E98">
      <w:pPr>
        <w:pStyle w:val="ITEALHEADING4"/>
        <w:ind w:right="1080"/>
      </w:pPr>
      <w:r w:rsidRPr="00787B75">
        <w:t>View / Edit</w:t>
      </w:r>
    </w:p>
    <w:p w:rsidR="00AF2D8A" w:rsidRPr="00787B75" w:rsidRDefault="00014E8A" w:rsidP="00FC1E98">
      <w:pPr>
        <w:ind w:right="1080"/>
        <w:jc w:val="center"/>
      </w:pPr>
      <w:r>
        <w:rPr>
          <w:noProof/>
          <w:lang w:val="en-GB" w:eastAsia="en-GB"/>
        </w:rPr>
        <w:drawing>
          <wp:inline distT="0" distB="0" distL="0" distR="0">
            <wp:extent cx="6400800" cy="15011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00800" cy="1501140"/>
                    </a:xfrm>
                    <a:prstGeom prst="rect">
                      <a:avLst/>
                    </a:prstGeom>
                    <a:noFill/>
                    <a:ln>
                      <a:noFill/>
                    </a:ln>
                  </pic:spPr>
                </pic:pic>
              </a:graphicData>
            </a:graphic>
          </wp:inline>
        </w:drawing>
      </w:r>
    </w:p>
    <w:p w:rsidR="00FB7203" w:rsidRPr="00787B75" w:rsidRDefault="00FB7203" w:rsidP="00175387">
      <w:pPr>
        <w:pStyle w:val="ITEALFigure"/>
        <w:rPr>
          <w:lang w:val="en-US"/>
        </w:rPr>
      </w:pPr>
      <w:bookmarkStart w:id="73" w:name="_Toc338859403"/>
      <w:r w:rsidRPr="00787B75">
        <w:rPr>
          <w:lang w:val="en-US"/>
        </w:rPr>
        <w:t>Traceability Information</w:t>
      </w:r>
      <w:bookmarkEnd w:id="73"/>
    </w:p>
    <w:p w:rsidR="003227EB" w:rsidRPr="00787B75" w:rsidRDefault="003227EB" w:rsidP="00C04B43">
      <w:pPr>
        <w:pStyle w:val="ITEALBULLET1"/>
        <w:rPr>
          <w:lang w:val="en-US"/>
        </w:rPr>
      </w:pPr>
      <w:r w:rsidRPr="00787B75">
        <w:rPr>
          <w:lang w:val="en-US"/>
        </w:rPr>
        <w:t>State, Level and Action are automatically managed and are not modifiable by the user.</w:t>
      </w:r>
    </w:p>
    <w:p w:rsidR="00C70622" w:rsidRPr="00787B75" w:rsidRDefault="00C70622" w:rsidP="00C04B43">
      <w:pPr>
        <w:pStyle w:val="ITEALBULLET1"/>
        <w:rPr>
          <w:lang w:val="en-US"/>
        </w:rPr>
      </w:pPr>
      <w:r w:rsidRPr="00787B75">
        <w:rPr>
          <w:lang w:val="en-US"/>
        </w:rPr>
        <w:t>The Traceability will be available for data in MS App only</w:t>
      </w:r>
      <w:r w:rsidR="003F12ED" w:rsidRPr="00787B75">
        <w:rPr>
          <w:lang w:val="en-US"/>
        </w:rPr>
        <w:t>. It'll be available on the Fiche Screen.</w:t>
      </w:r>
    </w:p>
    <w:p w:rsidR="00C70622" w:rsidRPr="00787B75" w:rsidRDefault="00C70622" w:rsidP="00C04B43">
      <w:pPr>
        <w:pStyle w:val="ITEALBULLET1"/>
        <w:rPr>
          <w:lang w:val="en-US"/>
        </w:rPr>
      </w:pPr>
      <w:r w:rsidRPr="00787B75">
        <w:rPr>
          <w:lang w:val="en-US"/>
        </w:rPr>
        <w:t>The Traceability information is only available on MS App only</w:t>
      </w:r>
    </w:p>
    <w:p w:rsidR="00555A29" w:rsidRPr="00787B75" w:rsidRDefault="00C70622" w:rsidP="00C04B43">
      <w:pPr>
        <w:pStyle w:val="ITEALBULLET1"/>
        <w:rPr>
          <w:lang w:val="en-US"/>
        </w:rPr>
      </w:pPr>
      <w:r w:rsidRPr="00787B75">
        <w:rPr>
          <w:lang w:val="en-US"/>
        </w:rPr>
        <w:t xml:space="preserve">The Save &amp; Edit of Trace Information go with the </w:t>
      </w:r>
      <w:r w:rsidR="00590A14" w:rsidRPr="00787B75">
        <w:rPr>
          <w:lang w:val="en-US"/>
        </w:rPr>
        <w:t>Save &amp;</w:t>
      </w:r>
      <w:r w:rsidRPr="00787B75">
        <w:rPr>
          <w:lang w:val="en-US"/>
        </w:rPr>
        <w:t xml:space="preserve"> Edit of Data</w:t>
      </w:r>
      <w:r w:rsidR="00555A29" w:rsidRPr="00787B75">
        <w:rPr>
          <w:lang w:val="en-US"/>
        </w:rPr>
        <w:t>.</w:t>
      </w:r>
    </w:p>
    <w:p w:rsidR="00C70622" w:rsidRPr="00787B75" w:rsidRDefault="00C70622" w:rsidP="00C04B43">
      <w:pPr>
        <w:pStyle w:val="ITEALBULLET1"/>
        <w:rPr>
          <w:lang w:val="en-US"/>
        </w:rPr>
      </w:pPr>
      <w:r w:rsidRPr="00787B75">
        <w:rPr>
          <w:lang w:val="en-US"/>
        </w:rPr>
        <w:t>Click on Show Change to display the comparison between current data and last validated data</w:t>
      </w:r>
      <w:r w:rsidR="009F10A5" w:rsidRPr="00787B75">
        <w:rPr>
          <w:lang w:val="en-US"/>
        </w:rPr>
        <w:t>. ShowChanges button will be enable only if this item isn’t in "Validated" Status and it has been validated before.</w:t>
      </w:r>
    </w:p>
    <w:p w:rsidR="00E10E79" w:rsidRPr="00787B75" w:rsidRDefault="00E10E79" w:rsidP="00C04B43">
      <w:pPr>
        <w:pStyle w:val="ITEALBULLET1"/>
        <w:rPr>
          <w:lang w:val="en-US"/>
        </w:rPr>
      </w:pPr>
      <w:r w:rsidRPr="00787B75">
        <w:rPr>
          <w:lang w:val="en-US"/>
        </w:rPr>
        <w:t>In the case of Action = Delete:</w:t>
      </w:r>
      <w:r w:rsidR="00744A0F" w:rsidRPr="00787B75">
        <w:rPr>
          <w:lang w:val="en-US"/>
        </w:rPr>
        <w:t xml:space="preserve"> User can change the action = "Delete" or "Update"</w:t>
      </w:r>
    </w:p>
    <w:p w:rsidR="00E10E79" w:rsidRPr="00787B75" w:rsidRDefault="00014E8A" w:rsidP="00744A0F">
      <w:pPr>
        <w:jc w:val="center"/>
      </w:pPr>
      <w:r>
        <w:rPr>
          <w:noProof/>
          <w:lang w:val="en-GB" w:eastAsia="en-GB"/>
        </w:rPr>
        <w:drawing>
          <wp:inline distT="0" distB="0" distL="0" distR="0">
            <wp:extent cx="6387465" cy="15011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87465" cy="1501140"/>
                    </a:xfrm>
                    <a:prstGeom prst="rect">
                      <a:avLst/>
                    </a:prstGeom>
                    <a:noFill/>
                    <a:ln>
                      <a:noFill/>
                    </a:ln>
                  </pic:spPr>
                </pic:pic>
              </a:graphicData>
            </a:graphic>
          </wp:inline>
        </w:drawing>
      </w:r>
    </w:p>
    <w:p w:rsidR="00744A0F" w:rsidRPr="00787B75" w:rsidRDefault="00744A0F" w:rsidP="00744A0F">
      <w:pPr>
        <w:pStyle w:val="ITEALFigure"/>
        <w:rPr>
          <w:lang w:val="en-US"/>
        </w:rPr>
      </w:pPr>
      <w:bookmarkStart w:id="74" w:name="_Toc338859404"/>
      <w:r w:rsidRPr="00787B75">
        <w:rPr>
          <w:lang w:val="en-US"/>
        </w:rPr>
        <w:t>Traceability for data with Action = Delete</w:t>
      </w:r>
      <w:bookmarkEnd w:id="74"/>
    </w:p>
    <w:p w:rsidR="004D1B56" w:rsidRPr="00787B75" w:rsidRDefault="004D1B56" w:rsidP="004D1B56">
      <w:pPr>
        <w:pStyle w:val="ITEALHEADING4"/>
      </w:pPr>
      <w:r w:rsidRPr="00787B75">
        <w:t>ShowChange &amp; Revert</w:t>
      </w:r>
    </w:p>
    <w:p w:rsidR="004D1B56" w:rsidRPr="00787B75" w:rsidRDefault="00307BF6" w:rsidP="004D1B56">
      <w:r w:rsidRPr="00787B75">
        <w:t>Click on Show Changes button in fiche screen to open the ShowChange Dialog:</w:t>
      </w:r>
    </w:p>
    <w:p w:rsidR="00307BF6" w:rsidRPr="00787B75" w:rsidRDefault="00014E8A" w:rsidP="008116DB">
      <w:pPr>
        <w:jc w:val="center"/>
      </w:pPr>
      <w:r>
        <w:rPr>
          <w:noProof/>
          <w:lang w:val="en-GB" w:eastAsia="en-GB"/>
        </w:rPr>
        <w:drawing>
          <wp:inline distT="0" distB="0" distL="0" distR="0">
            <wp:extent cx="6400800" cy="36982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400800" cy="3698240"/>
                    </a:xfrm>
                    <a:prstGeom prst="rect">
                      <a:avLst/>
                    </a:prstGeom>
                    <a:noFill/>
                    <a:ln>
                      <a:noFill/>
                    </a:ln>
                  </pic:spPr>
                </pic:pic>
              </a:graphicData>
            </a:graphic>
          </wp:inline>
        </w:drawing>
      </w:r>
    </w:p>
    <w:p w:rsidR="008116DB" w:rsidRPr="00787B75" w:rsidRDefault="008116DB" w:rsidP="008116DB">
      <w:pPr>
        <w:pStyle w:val="ITEALFigure"/>
        <w:rPr>
          <w:lang w:val="en-US"/>
        </w:rPr>
      </w:pPr>
      <w:bookmarkStart w:id="75" w:name="_Toc338859405"/>
      <w:r w:rsidRPr="00787B75">
        <w:rPr>
          <w:lang w:val="en-US"/>
        </w:rPr>
        <w:t>Show Change dialog</w:t>
      </w:r>
      <w:bookmarkEnd w:id="75"/>
    </w:p>
    <w:p w:rsidR="008116DB" w:rsidRPr="00787B75" w:rsidRDefault="008116DB" w:rsidP="008116DB">
      <w:r w:rsidRPr="00787B75">
        <w:t>Click on Revert button to revert to the last validated value</w:t>
      </w:r>
      <w:r w:rsidR="00635455" w:rsidRPr="00787B75">
        <w:t>. The translation will not be impacted by this revert.</w:t>
      </w:r>
    </w:p>
    <w:p w:rsidR="006B4CF7" w:rsidRPr="00787B75" w:rsidRDefault="006B4CF7" w:rsidP="004D7239">
      <w:pPr>
        <w:pStyle w:val="ITEALHEADING3"/>
      </w:pPr>
      <w:bookmarkStart w:id="76" w:name="_Toc338859348"/>
      <w:r w:rsidRPr="00787B75">
        <w:t>Request</w:t>
      </w:r>
      <w:bookmarkEnd w:id="76"/>
    </w:p>
    <w:p w:rsidR="006B4CF7" w:rsidRPr="00787B75" w:rsidRDefault="006B4CF7" w:rsidP="003002DA">
      <w:pPr>
        <w:jc w:val="both"/>
        <w:rPr>
          <w:rStyle w:val="hps"/>
        </w:rPr>
      </w:pPr>
      <w:r w:rsidRPr="00787B75">
        <w:rPr>
          <w:rStyle w:val="hps"/>
        </w:rPr>
        <w:t>Request to create: a user with the necessary rights will be able to add a record (this action is identified as “Request to Create”). This type of record should clearly identify with a specific color. Traceability information permits this identification.</w:t>
      </w:r>
    </w:p>
    <w:p w:rsidR="006B4CF7" w:rsidRPr="00787B75" w:rsidRDefault="006B4CF7" w:rsidP="003002DA">
      <w:pPr>
        <w:jc w:val="both"/>
        <w:rPr>
          <w:rStyle w:val="hps"/>
        </w:rPr>
      </w:pPr>
    </w:p>
    <w:p w:rsidR="006B4CF7" w:rsidRPr="00787B75" w:rsidRDefault="006B4CF7" w:rsidP="003002DA">
      <w:pPr>
        <w:jc w:val="both"/>
        <w:rPr>
          <w:rStyle w:val="hps"/>
        </w:rPr>
      </w:pPr>
      <w:r w:rsidRPr="00787B75">
        <w:rPr>
          <w:rStyle w:val="hps"/>
          <w:u w:val="single"/>
        </w:rPr>
        <w:t>There is no duplication of the record</w:t>
      </w:r>
      <w:r w:rsidRPr="00787B75">
        <w:rPr>
          <w:rStyle w:val="hps"/>
        </w:rPr>
        <w:t xml:space="preserve"> even in case of direct modification or delete. An archive of the old values is kept so it can be restored but the one and only record present in the system is the current one in its current status, potentially unusable elsewhere until it becomes Validated again.</w:t>
      </w:r>
    </w:p>
    <w:p w:rsidR="006B4CF7" w:rsidRPr="00787B75" w:rsidRDefault="006B4CF7" w:rsidP="003002DA">
      <w:pPr>
        <w:jc w:val="both"/>
        <w:rPr>
          <w:rStyle w:val="hps"/>
        </w:rPr>
      </w:pPr>
    </w:p>
    <w:p w:rsidR="006B4CF7" w:rsidRPr="00787B75" w:rsidRDefault="006B4CF7" w:rsidP="003002DA">
      <w:pPr>
        <w:jc w:val="both"/>
        <w:rPr>
          <w:rStyle w:val="hps"/>
        </w:rPr>
      </w:pPr>
      <w:r w:rsidRPr="00787B75">
        <w:rPr>
          <w:rStyle w:val="hps"/>
        </w:rPr>
        <w:t>The mean of modification/delete (direct or request) is function of its State (New/In Use) or by specification a Validated Record. To illustrate this point consider that a Food Validated/New could only be modified by lower levels through request but a Coefficient Validated/In Use could be modified by lower levels directly as the impact on the whole system is less.</w:t>
      </w:r>
    </w:p>
    <w:p w:rsidR="006B4CF7" w:rsidRPr="00787B75" w:rsidRDefault="006B4CF7" w:rsidP="003002DA">
      <w:pPr>
        <w:jc w:val="both"/>
        <w:rPr>
          <w:rStyle w:val="hps"/>
        </w:rPr>
      </w:pPr>
    </w:p>
    <w:p w:rsidR="006B4CF7" w:rsidRPr="00787B75" w:rsidRDefault="006B4CF7" w:rsidP="003002DA">
      <w:pPr>
        <w:jc w:val="both"/>
        <w:rPr>
          <w:rStyle w:val="hps"/>
        </w:rPr>
      </w:pPr>
      <w:r w:rsidRPr="00787B75">
        <w:rPr>
          <w:rStyle w:val="hps"/>
        </w:rPr>
        <w:t>Direct Add/Modify/Delete when allowed will be managed through the validation process in place as defined in the chapter “</w:t>
      </w:r>
      <w:r w:rsidRPr="00787B75">
        <w:rPr>
          <w:rStyle w:val="hps"/>
          <w:b/>
          <w:bCs/>
          <w:i/>
          <w:iCs/>
        </w:rPr>
        <w:t xml:space="preserve">8.2 </w:t>
      </w:r>
      <w:bookmarkStart w:id="77" w:name="_Toc315767366"/>
      <w:r w:rsidRPr="00787B75">
        <w:rPr>
          <w:rStyle w:val="hps"/>
          <w:b/>
          <w:bCs/>
          <w:i/>
          <w:iCs/>
        </w:rPr>
        <w:t>Collaborative Work</w:t>
      </w:r>
      <w:bookmarkEnd w:id="77"/>
      <w:r w:rsidRPr="00787B75">
        <w:rPr>
          <w:rStyle w:val="hps"/>
          <w:b/>
          <w:bCs/>
          <w:i/>
          <w:iCs/>
        </w:rPr>
        <w:t>”</w:t>
      </w:r>
      <w:r w:rsidRPr="00787B75">
        <w:rPr>
          <w:rStyle w:val="hps"/>
        </w:rPr>
        <w:t xml:space="preserve"> of the SFG.</w:t>
      </w:r>
    </w:p>
    <w:p w:rsidR="006B4CF7" w:rsidRPr="00787B75" w:rsidRDefault="006B4CF7" w:rsidP="003002DA">
      <w:pPr>
        <w:jc w:val="both"/>
        <w:rPr>
          <w:rStyle w:val="hps"/>
        </w:rPr>
      </w:pPr>
    </w:p>
    <w:p w:rsidR="00002440" w:rsidRPr="00787B75" w:rsidRDefault="00002440" w:rsidP="003002DA">
      <w:pPr>
        <w:jc w:val="both"/>
        <w:rPr>
          <w:rStyle w:val="hps"/>
        </w:rPr>
      </w:pPr>
      <w:r w:rsidRPr="00787B75">
        <w:rPr>
          <w:rStyle w:val="hps"/>
        </w:rPr>
        <w:t>[ITeal]: As discussed in Skype:</w:t>
      </w:r>
    </w:p>
    <w:p w:rsidR="00002440" w:rsidRPr="00787B75" w:rsidRDefault="00002440" w:rsidP="003002DA">
      <w:pPr>
        <w:jc w:val="both"/>
      </w:pPr>
      <w:r w:rsidRPr="00787B75">
        <w:t>There'll have no request to add, we just need to give someone permission to add data in Library, Project. It's an normal action that can configure via function of SC.</w:t>
      </w:r>
    </w:p>
    <w:p w:rsidR="006B4CF7" w:rsidRPr="00787B75" w:rsidRDefault="006B4CF7" w:rsidP="003002DA">
      <w:pPr>
        <w:jc w:val="both"/>
        <w:rPr>
          <w:rStyle w:val="hps"/>
        </w:rPr>
      </w:pPr>
    </w:p>
    <w:p w:rsidR="006B4CF7" w:rsidRPr="00787B75" w:rsidRDefault="006B4CF7" w:rsidP="003002DA">
      <w:pPr>
        <w:jc w:val="both"/>
        <w:rPr>
          <w:rStyle w:val="hps"/>
        </w:rPr>
      </w:pPr>
    </w:p>
    <w:p w:rsidR="006B4CF7" w:rsidRPr="00787B75" w:rsidRDefault="006B4CF7" w:rsidP="003002DA">
      <w:pPr>
        <w:jc w:val="both"/>
        <w:rPr>
          <w:rStyle w:val="hps"/>
        </w:rPr>
      </w:pPr>
      <w:r w:rsidRPr="00787B75">
        <w:rPr>
          <w:rStyle w:val="hps"/>
        </w:rPr>
        <w:t>Request to Modify or Delete: In the list screen --&gt; Click on Email Button</w:t>
      </w:r>
    </w:p>
    <w:p w:rsidR="006B4CF7" w:rsidRPr="00787B75" w:rsidRDefault="006B4CF7" w:rsidP="003002DA">
      <w:pPr>
        <w:jc w:val="both"/>
        <w:rPr>
          <w:rStyle w:val="hps"/>
        </w:rPr>
      </w:pPr>
    </w:p>
    <w:p w:rsidR="006B4CF7" w:rsidRPr="00787B75" w:rsidRDefault="006B4CF7" w:rsidP="003002DA">
      <w:pPr>
        <w:jc w:val="both"/>
        <w:rPr>
          <w:rStyle w:val="hps"/>
        </w:rPr>
      </w:pPr>
      <w:r w:rsidRPr="00787B75">
        <w:rPr>
          <w:rStyle w:val="hps"/>
        </w:rPr>
        <w:t>Detail on request through email:</w:t>
      </w:r>
    </w:p>
    <w:p w:rsidR="006B4CF7" w:rsidRPr="00787B75" w:rsidRDefault="00014E8A" w:rsidP="003002DA">
      <w:pPr>
        <w:jc w:val="center"/>
        <w:rPr>
          <w:rStyle w:val="hps"/>
        </w:rPr>
      </w:pPr>
      <w:r>
        <w:rPr>
          <w:noProof/>
          <w:lang w:val="en-GB" w:eastAsia="en-GB"/>
        </w:rPr>
        <w:drawing>
          <wp:inline distT="0" distB="0" distL="0" distR="0">
            <wp:extent cx="5486400" cy="30841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p>
    <w:p w:rsidR="00883D8F" w:rsidRPr="00787B75" w:rsidRDefault="00883D8F" w:rsidP="00175387">
      <w:pPr>
        <w:pStyle w:val="ITEALFigure"/>
        <w:rPr>
          <w:rStyle w:val="hps"/>
          <w:lang w:val="en-US"/>
        </w:rPr>
      </w:pPr>
      <w:bookmarkStart w:id="78" w:name="_Toc338859406"/>
      <w:r w:rsidRPr="00787B75">
        <w:rPr>
          <w:rStyle w:val="hps"/>
          <w:lang w:val="en-US"/>
        </w:rPr>
        <w:t>List screen with email button (Request)</w:t>
      </w:r>
      <w:bookmarkEnd w:id="78"/>
    </w:p>
    <w:p w:rsidR="006B4CF7" w:rsidRPr="00787B75" w:rsidRDefault="006B4CF7" w:rsidP="00FC1E98">
      <w:pPr>
        <w:ind w:right="1080"/>
        <w:jc w:val="both"/>
        <w:rPr>
          <w:rStyle w:val="hps"/>
        </w:rPr>
      </w:pPr>
    </w:p>
    <w:p w:rsidR="006B4CF7" w:rsidRPr="00787B75" w:rsidRDefault="006B4CF7" w:rsidP="00FC1E98">
      <w:pPr>
        <w:ind w:right="1080"/>
        <w:jc w:val="both"/>
        <w:rPr>
          <w:rStyle w:val="hps"/>
        </w:rPr>
      </w:pPr>
      <w:r w:rsidRPr="00787B75">
        <w:rPr>
          <w:rStyle w:val="hps"/>
        </w:rPr>
        <w:t>In the popup dialog, User can choose one of the following type</w:t>
      </w:r>
      <w:r w:rsidR="003972F9" w:rsidRPr="00787B75">
        <w:rPr>
          <w:rStyle w:val="hps"/>
        </w:rPr>
        <w:t>s</w:t>
      </w:r>
      <w:r w:rsidRPr="00787B75">
        <w:rPr>
          <w:rStyle w:val="hps"/>
        </w:rPr>
        <w:t>:</w:t>
      </w:r>
    </w:p>
    <w:p w:rsidR="006B4CF7" w:rsidRPr="00787B75" w:rsidRDefault="006B4CF7" w:rsidP="00FC1E98">
      <w:pPr>
        <w:pStyle w:val="IFSCBULLET2"/>
        <w:numPr>
          <w:ilvl w:val="0"/>
          <w:numId w:val="14"/>
        </w:numPr>
        <w:tabs>
          <w:tab w:val="clear" w:pos="360"/>
        </w:tabs>
        <w:ind w:right="1080"/>
        <w:rPr>
          <w:rStyle w:val="hps"/>
          <w:lang w:val="en-US"/>
        </w:rPr>
      </w:pPr>
      <w:r w:rsidRPr="00787B75">
        <w:rPr>
          <w:rStyle w:val="hps"/>
          <w:lang w:val="en-US"/>
        </w:rPr>
        <w:t>Normal Alert</w:t>
      </w:r>
    </w:p>
    <w:p w:rsidR="006B4CF7" w:rsidRPr="00787B75" w:rsidRDefault="006B4CF7" w:rsidP="00FC1E98">
      <w:pPr>
        <w:pStyle w:val="IFSCBULLET2"/>
        <w:numPr>
          <w:ilvl w:val="0"/>
          <w:numId w:val="14"/>
        </w:numPr>
        <w:tabs>
          <w:tab w:val="clear" w:pos="360"/>
        </w:tabs>
        <w:ind w:right="1080"/>
        <w:rPr>
          <w:rStyle w:val="hps"/>
          <w:lang w:val="en-US"/>
        </w:rPr>
      </w:pPr>
      <w:r w:rsidRPr="00787B75">
        <w:rPr>
          <w:rStyle w:val="hps"/>
          <w:lang w:val="en-US"/>
        </w:rPr>
        <w:t>Request to Add</w:t>
      </w:r>
    </w:p>
    <w:p w:rsidR="006B4CF7" w:rsidRPr="00787B75" w:rsidRDefault="006B4CF7" w:rsidP="00FC1E98">
      <w:pPr>
        <w:pStyle w:val="IFSCBULLET2"/>
        <w:numPr>
          <w:ilvl w:val="0"/>
          <w:numId w:val="14"/>
        </w:numPr>
        <w:tabs>
          <w:tab w:val="clear" w:pos="360"/>
        </w:tabs>
        <w:ind w:right="1080"/>
        <w:rPr>
          <w:rStyle w:val="hps"/>
          <w:lang w:val="en-US"/>
        </w:rPr>
      </w:pPr>
      <w:r w:rsidRPr="00787B75">
        <w:rPr>
          <w:rStyle w:val="hps"/>
          <w:lang w:val="en-US"/>
        </w:rPr>
        <w:t>Request to Delete</w:t>
      </w:r>
    </w:p>
    <w:p w:rsidR="006B4CF7" w:rsidRPr="00787B75" w:rsidRDefault="006B4CF7" w:rsidP="00FC1E98">
      <w:pPr>
        <w:pStyle w:val="IFSCBULLET2"/>
        <w:numPr>
          <w:ilvl w:val="0"/>
          <w:numId w:val="14"/>
        </w:numPr>
        <w:tabs>
          <w:tab w:val="clear" w:pos="360"/>
        </w:tabs>
        <w:ind w:right="1080"/>
        <w:rPr>
          <w:rStyle w:val="hps"/>
          <w:lang w:val="en-US"/>
        </w:rPr>
      </w:pPr>
      <w:r w:rsidRPr="00787B75">
        <w:rPr>
          <w:rStyle w:val="hps"/>
          <w:lang w:val="en-US"/>
        </w:rPr>
        <w:t>Request to Modify</w:t>
      </w:r>
    </w:p>
    <w:p w:rsidR="006B4CF7" w:rsidRPr="00787B75" w:rsidRDefault="006B4CF7" w:rsidP="00FC1E98">
      <w:pPr>
        <w:pStyle w:val="IFSCBULLET2"/>
        <w:numPr>
          <w:ilvl w:val="0"/>
          <w:numId w:val="14"/>
        </w:numPr>
        <w:tabs>
          <w:tab w:val="clear" w:pos="360"/>
        </w:tabs>
        <w:ind w:right="1080"/>
        <w:rPr>
          <w:rStyle w:val="hps"/>
          <w:lang w:val="en-US"/>
        </w:rPr>
      </w:pPr>
      <w:r w:rsidRPr="00787B75">
        <w:rPr>
          <w:rStyle w:val="hps"/>
          <w:lang w:val="en-US"/>
        </w:rPr>
        <w:t>Other (if needed)</w:t>
      </w:r>
    </w:p>
    <w:p w:rsidR="006B4CF7" w:rsidRPr="00787B75" w:rsidRDefault="00014E8A" w:rsidP="003002DA">
      <w:pPr>
        <w:jc w:val="center"/>
        <w:rPr>
          <w:rStyle w:val="hps"/>
        </w:rPr>
      </w:pPr>
      <w:r>
        <w:rPr>
          <w:noProof/>
          <w:lang w:val="en-GB" w:eastAsia="en-GB"/>
        </w:rPr>
        <w:drawing>
          <wp:inline distT="0" distB="0" distL="0" distR="0">
            <wp:extent cx="5486400" cy="40398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4039870"/>
                    </a:xfrm>
                    <a:prstGeom prst="rect">
                      <a:avLst/>
                    </a:prstGeom>
                    <a:noFill/>
                    <a:ln>
                      <a:noFill/>
                    </a:ln>
                  </pic:spPr>
                </pic:pic>
              </a:graphicData>
            </a:graphic>
          </wp:inline>
        </w:drawing>
      </w:r>
    </w:p>
    <w:p w:rsidR="005D1C2B" w:rsidRPr="00787B75" w:rsidRDefault="005D1C2B" w:rsidP="00175387">
      <w:pPr>
        <w:pStyle w:val="ITEALFigure"/>
        <w:rPr>
          <w:rStyle w:val="hps"/>
          <w:lang w:val="en-US"/>
        </w:rPr>
      </w:pPr>
      <w:bookmarkStart w:id="79" w:name="_Toc338859407"/>
      <w:r w:rsidRPr="00787B75">
        <w:rPr>
          <w:rStyle w:val="hps"/>
          <w:lang w:val="en-US"/>
        </w:rPr>
        <w:t>Email Dialog to send request</w:t>
      </w:r>
      <w:bookmarkEnd w:id="79"/>
    </w:p>
    <w:p w:rsidR="006B4CF7" w:rsidRPr="00787B75" w:rsidRDefault="006B4CF7" w:rsidP="00FC1E98">
      <w:pPr>
        <w:ind w:right="1080"/>
        <w:jc w:val="both"/>
        <w:rPr>
          <w:rStyle w:val="hps"/>
        </w:rPr>
      </w:pPr>
    </w:p>
    <w:p w:rsidR="006B4CF7" w:rsidRPr="00787B75" w:rsidRDefault="00014E8A" w:rsidP="003002DA">
      <w:pPr>
        <w:tabs>
          <w:tab w:val="left" w:pos="10080"/>
        </w:tabs>
        <w:jc w:val="center"/>
        <w:rPr>
          <w:rStyle w:val="hps"/>
        </w:rPr>
      </w:pPr>
      <w:r>
        <w:rPr>
          <w:noProof/>
          <w:lang w:val="en-GB" w:eastAsia="en-GB"/>
        </w:rPr>
        <w:drawing>
          <wp:inline distT="0" distB="0" distL="0" distR="0">
            <wp:extent cx="5486400" cy="40398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6400" cy="4039870"/>
                    </a:xfrm>
                    <a:prstGeom prst="rect">
                      <a:avLst/>
                    </a:prstGeom>
                    <a:noFill/>
                    <a:ln>
                      <a:noFill/>
                    </a:ln>
                  </pic:spPr>
                </pic:pic>
              </a:graphicData>
            </a:graphic>
          </wp:inline>
        </w:drawing>
      </w:r>
    </w:p>
    <w:p w:rsidR="005655C5" w:rsidRPr="00787B75" w:rsidRDefault="005655C5" w:rsidP="00175387">
      <w:pPr>
        <w:pStyle w:val="ITEALFigure"/>
        <w:rPr>
          <w:rStyle w:val="hps"/>
          <w:lang w:val="en-US"/>
        </w:rPr>
      </w:pPr>
      <w:bookmarkStart w:id="80" w:name="_Toc338859408"/>
      <w:r w:rsidRPr="00787B75">
        <w:rPr>
          <w:rStyle w:val="hps"/>
          <w:lang w:val="en-US"/>
        </w:rPr>
        <w:t>Select Type of Request</w:t>
      </w:r>
      <w:bookmarkEnd w:id="80"/>
    </w:p>
    <w:p w:rsidR="006B4CF7" w:rsidRPr="00787B75" w:rsidRDefault="006B4CF7" w:rsidP="003002DA">
      <w:pPr>
        <w:jc w:val="both"/>
        <w:rPr>
          <w:rStyle w:val="hps"/>
        </w:rPr>
      </w:pPr>
      <w:r w:rsidRPr="00787B75">
        <w:rPr>
          <w:rStyle w:val="hps"/>
        </w:rPr>
        <w:t>User can select one of the Alert Types:</w:t>
      </w:r>
    </w:p>
    <w:p w:rsidR="006B4CF7" w:rsidRPr="00787B75" w:rsidRDefault="006B4CF7" w:rsidP="003002DA">
      <w:pPr>
        <w:jc w:val="both"/>
        <w:rPr>
          <w:rStyle w:val="hps"/>
        </w:rPr>
      </w:pPr>
      <w:r w:rsidRPr="00787B75">
        <w:rPr>
          <w:rStyle w:val="hps"/>
        </w:rPr>
        <w:t>For each type, the system will control on different rule such as:</w:t>
      </w:r>
    </w:p>
    <w:p w:rsidR="006B4CF7" w:rsidRPr="00787B75" w:rsidRDefault="006B4CF7" w:rsidP="003002DA">
      <w:pPr>
        <w:numPr>
          <w:ilvl w:val="0"/>
          <w:numId w:val="49"/>
        </w:numPr>
        <w:jc w:val="both"/>
        <w:rPr>
          <w:rStyle w:val="hps"/>
        </w:rPr>
      </w:pPr>
      <w:r w:rsidRPr="00787B75">
        <w:rPr>
          <w:rStyle w:val="hps"/>
        </w:rPr>
        <w:t xml:space="preserve">For </w:t>
      </w:r>
      <w:smartTag w:uri="urn:schemas-microsoft-com:office:smarttags" w:element="place">
        <w:r w:rsidRPr="00787B75">
          <w:rPr>
            <w:rStyle w:val="hps"/>
          </w:rPr>
          <w:t>Normal</w:t>
        </w:r>
      </w:smartTag>
      <w:r w:rsidRPr="00787B75">
        <w:rPr>
          <w:rStyle w:val="hps"/>
        </w:rPr>
        <w:t xml:space="preserve"> Alert</w:t>
      </w:r>
    </w:p>
    <w:p w:rsidR="006B4CF7" w:rsidRPr="00787B75" w:rsidRDefault="006B4CF7" w:rsidP="003002DA">
      <w:pPr>
        <w:numPr>
          <w:ilvl w:val="1"/>
          <w:numId w:val="49"/>
        </w:numPr>
        <w:jc w:val="both"/>
        <w:rPr>
          <w:rStyle w:val="hps"/>
        </w:rPr>
      </w:pPr>
      <w:r w:rsidRPr="00787B75">
        <w:rPr>
          <w:rStyle w:val="hps"/>
        </w:rPr>
        <w:t>All users will be possible to selected (Click on add)</w:t>
      </w:r>
    </w:p>
    <w:p w:rsidR="006B4CF7" w:rsidRPr="00787B75" w:rsidRDefault="006B4CF7" w:rsidP="003002DA">
      <w:pPr>
        <w:numPr>
          <w:ilvl w:val="1"/>
          <w:numId w:val="49"/>
        </w:numPr>
        <w:jc w:val="both"/>
        <w:rPr>
          <w:rStyle w:val="hps"/>
        </w:rPr>
      </w:pPr>
      <w:r w:rsidRPr="00787B75">
        <w:rPr>
          <w:rStyle w:val="hps"/>
        </w:rPr>
        <w:t>User have to input the subject &amp; Content</w:t>
      </w:r>
    </w:p>
    <w:p w:rsidR="006B4CF7" w:rsidRPr="00787B75" w:rsidRDefault="006B4CF7" w:rsidP="003002DA">
      <w:pPr>
        <w:numPr>
          <w:ilvl w:val="0"/>
          <w:numId w:val="49"/>
        </w:numPr>
        <w:jc w:val="both"/>
        <w:rPr>
          <w:rStyle w:val="hps"/>
        </w:rPr>
      </w:pPr>
      <w:r w:rsidRPr="00787B75">
        <w:rPr>
          <w:rStyle w:val="hps"/>
        </w:rPr>
        <w:t>For the Request to Add / Modify / Delete:</w:t>
      </w:r>
    </w:p>
    <w:p w:rsidR="00002440" w:rsidRPr="00787B75" w:rsidRDefault="00002440" w:rsidP="003002DA">
      <w:pPr>
        <w:numPr>
          <w:ilvl w:val="1"/>
          <w:numId w:val="49"/>
        </w:numPr>
        <w:jc w:val="both"/>
        <w:rPr>
          <w:rStyle w:val="hps"/>
        </w:rPr>
      </w:pPr>
      <w:r w:rsidRPr="00787B75">
        <w:rPr>
          <w:rStyle w:val="hps"/>
        </w:rPr>
        <w:t>Request in Library, the users that will be available to select are: Users with IARC role in "Library", and we must select at least one user.</w:t>
      </w:r>
    </w:p>
    <w:p w:rsidR="00002440" w:rsidRPr="00787B75" w:rsidRDefault="00002440" w:rsidP="003002DA">
      <w:pPr>
        <w:numPr>
          <w:ilvl w:val="1"/>
          <w:numId w:val="49"/>
        </w:numPr>
        <w:jc w:val="both"/>
        <w:rPr>
          <w:rStyle w:val="hps"/>
        </w:rPr>
      </w:pPr>
      <w:r w:rsidRPr="00787B75">
        <w:rPr>
          <w:rStyle w:val="hps"/>
        </w:rPr>
        <w:t>Request in Project, the users that will be available to select are: Users with Project Coordinator, IARC role in "Project", and we must select at least one user.</w:t>
      </w:r>
    </w:p>
    <w:p w:rsidR="006B4CF7" w:rsidRPr="00787B75" w:rsidRDefault="006B4CF7" w:rsidP="003002DA">
      <w:pPr>
        <w:numPr>
          <w:ilvl w:val="1"/>
          <w:numId w:val="49"/>
        </w:numPr>
        <w:jc w:val="both"/>
        <w:rPr>
          <w:rStyle w:val="hps"/>
        </w:rPr>
      </w:pPr>
      <w:r w:rsidRPr="00787B75">
        <w:rPr>
          <w:rStyle w:val="hps"/>
        </w:rPr>
        <w:t>Subject: Auto Fill by the system such as --&gt; "Request to modify for POC"</w:t>
      </w:r>
    </w:p>
    <w:p w:rsidR="006B4CF7" w:rsidRPr="00787B75" w:rsidRDefault="006B4CF7" w:rsidP="003002DA">
      <w:pPr>
        <w:numPr>
          <w:ilvl w:val="1"/>
          <w:numId w:val="49"/>
        </w:numPr>
        <w:jc w:val="both"/>
        <w:rPr>
          <w:rStyle w:val="hps"/>
        </w:rPr>
      </w:pPr>
      <w:r w:rsidRPr="00787B75">
        <w:rPr>
          <w:rStyle w:val="hps"/>
        </w:rPr>
        <w:t>Content: Free text by user</w:t>
      </w:r>
    </w:p>
    <w:p w:rsidR="006B4CF7" w:rsidRPr="00787B75" w:rsidRDefault="006B4CF7" w:rsidP="003002DA">
      <w:pPr>
        <w:jc w:val="both"/>
        <w:rPr>
          <w:rStyle w:val="hps"/>
        </w:rPr>
      </w:pPr>
    </w:p>
    <w:p w:rsidR="006B4CF7" w:rsidRPr="00787B75" w:rsidRDefault="006B4CF7" w:rsidP="003002DA">
      <w:pPr>
        <w:numPr>
          <w:ilvl w:val="0"/>
          <w:numId w:val="50"/>
        </w:numPr>
        <w:jc w:val="both"/>
        <w:rPr>
          <w:rStyle w:val="hps"/>
        </w:rPr>
      </w:pPr>
      <w:r w:rsidRPr="00787B75">
        <w:rPr>
          <w:rStyle w:val="hps"/>
        </w:rPr>
        <w:t>if user click on send, an email will be send to recipients with the content as above and the system will add a link to the content of this email --&gt; User can click on it to open the e-SMP in the screen that made request (if he have enough privilege)</w:t>
      </w:r>
    </w:p>
    <w:p w:rsidR="006B4CF7" w:rsidRPr="00787B75" w:rsidRDefault="006B4CF7" w:rsidP="003002DA">
      <w:pPr>
        <w:jc w:val="both"/>
        <w:rPr>
          <w:rStyle w:val="hps"/>
        </w:rPr>
      </w:pPr>
    </w:p>
    <w:p w:rsidR="006B4CF7" w:rsidRPr="00787B75" w:rsidRDefault="006B4CF7" w:rsidP="003002DA">
      <w:pPr>
        <w:jc w:val="both"/>
        <w:rPr>
          <w:rStyle w:val="hps"/>
        </w:rPr>
      </w:pPr>
      <w:r w:rsidRPr="00787B75">
        <w:rPr>
          <w:rStyle w:val="hps"/>
          <w:highlight w:val="yellow"/>
        </w:rPr>
        <w:t>Note: the Content of email = Data + Description</w:t>
      </w:r>
    </w:p>
    <w:p w:rsidR="006B4CF7" w:rsidRPr="00787B75" w:rsidRDefault="006B4CF7" w:rsidP="003002DA">
      <w:pPr>
        <w:jc w:val="both"/>
        <w:rPr>
          <w:rStyle w:val="hps"/>
        </w:rPr>
      </w:pPr>
    </w:p>
    <w:p w:rsidR="00357180" w:rsidRPr="00787B75" w:rsidRDefault="00357180" w:rsidP="004D7239">
      <w:pPr>
        <w:pStyle w:val="ITEALHEADING3"/>
      </w:pPr>
      <w:bookmarkStart w:id="81" w:name="_Toc338859349"/>
      <w:r w:rsidRPr="00787B75">
        <w:t>Export CSV</w:t>
      </w:r>
      <w:bookmarkEnd w:id="81"/>
    </w:p>
    <w:p w:rsidR="00357180" w:rsidRPr="00787B75" w:rsidRDefault="00530811" w:rsidP="00357180">
      <w:r w:rsidRPr="00787B75">
        <w:t xml:space="preserve">In each screen, we might have function to export to csv </w:t>
      </w:r>
      <w:r w:rsidR="004D1B56" w:rsidRPr="00787B75">
        <w:t>file;</w:t>
      </w:r>
      <w:r w:rsidRPr="00787B75">
        <w:t xml:space="preserve"> the rules for export are as following:</w:t>
      </w:r>
    </w:p>
    <w:p w:rsidR="00530811" w:rsidRPr="00787B75" w:rsidRDefault="00530811" w:rsidP="00C04B43">
      <w:pPr>
        <w:pStyle w:val="ITEALBULLET1"/>
        <w:rPr>
          <w:lang w:val="en-US"/>
        </w:rPr>
      </w:pPr>
      <w:r w:rsidRPr="00787B75">
        <w:rPr>
          <w:lang w:val="en-US"/>
        </w:rPr>
        <w:t>if no selection: Export all according to current filter criteria</w:t>
      </w:r>
    </w:p>
    <w:p w:rsidR="00530811" w:rsidRPr="00787B75" w:rsidRDefault="00530811" w:rsidP="00C04B43">
      <w:pPr>
        <w:pStyle w:val="ITEALBULLET1"/>
        <w:rPr>
          <w:lang w:val="en-US"/>
        </w:rPr>
      </w:pPr>
      <w:r w:rsidRPr="00787B75">
        <w:rPr>
          <w:lang w:val="en-US"/>
        </w:rPr>
        <w:t>if has selection: Export the selected items</w:t>
      </w:r>
    </w:p>
    <w:p w:rsidR="00530811" w:rsidRPr="00787B75" w:rsidRDefault="00530811" w:rsidP="00C04B43">
      <w:pPr>
        <w:pStyle w:val="ITEALBULLET1"/>
        <w:rPr>
          <w:lang w:val="en-US"/>
        </w:rPr>
      </w:pPr>
      <w:r w:rsidRPr="00787B75">
        <w:rPr>
          <w:lang w:val="en-US"/>
        </w:rPr>
        <w:t>All data will be exported excepts:</w:t>
      </w:r>
    </w:p>
    <w:p w:rsidR="00530811" w:rsidRPr="00787B75" w:rsidRDefault="00530811" w:rsidP="008635CB">
      <w:pPr>
        <w:pStyle w:val="ITEALBULLET2"/>
      </w:pPr>
      <w:r w:rsidRPr="00787B75">
        <w:t>IdProject, IdCountry</w:t>
      </w:r>
    </w:p>
    <w:p w:rsidR="00530811" w:rsidRPr="00787B75" w:rsidRDefault="00530811" w:rsidP="008635CB">
      <w:pPr>
        <w:pStyle w:val="ITEALBULLET2"/>
      </w:pPr>
      <w:r w:rsidRPr="00787B75">
        <w:t>TraceComment, Translation Comment</w:t>
      </w:r>
    </w:p>
    <w:p w:rsidR="00530811" w:rsidRPr="00787B75" w:rsidRDefault="00530811" w:rsidP="008635CB">
      <w:pPr>
        <w:pStyle w:val="ITEALBULLET2"/>
      </w:pPr>
      <w:r w:rsidRPr="00787B75">
        <w:t>Last Validated Value</w:t>
      </w:r>
    </w:p>
    <w:p w:rsidR="00530811" w:rsidRPr="00787B75" w:rsidRDefault="00530811" w:rsidP="008635CB">
      <w:pPr>
        <w:pStyle w:val="ITEALBULLET2"/>
      </w:pPr>
      <w:r w:rsidRPr="00787B75">
        <w:t>Some control fields defined for management (IdSource, Import Type)</w:t>
      </w:r>
    </w:p>
    <w:p w:rsidR="00530811" w:rsidRPr="00787B75" w:rsidRDefault="009B6DA3" w:rsidP="00C04B43">
      <w:pPr>
        <w:pStyle w:val="ITEALBULLET1"/>
        <w:rPr>
          <w:lang w:val="en-US"/>
        </w:rPr>
      </w:pPr>
      <w:r w:rsidRPr="00787B75">
        <w:rPr>
          <w:lang w:val="en-US"/>
        </w:rPr>
        <w:t>Format of data (culture) is the same with the data displayed in screen</w:t>
      </w:r>
    </w:p>
    <w:p w:rsidR="007677D1" w:rsidRPr="00787B75" w:rsidRDefault="007677D1" w:rsidP="00C04B43">
      <w:pPr>
        <w:pStyle w:val="ITEALBULLET1"/>
        <w:rPr>
          <w:lang w:val="en-US"/>
        </w:rPr>
      </w:pPr>
      <w:r w:rsidRPr="00787B75">
        <w:rPr>
          <w:lang w:val="en-US"/>
        </w:rPr>
        <w:t>Example of fields to be exported in FCO screen:</w:t>
      </w:r>
    </w:p>
    <w:p w:rsidR="007677D1" w:rsidRPr="00787B75" w:rsidRDefault="007677D1" w:rsidP="008635CB">
      <w:pPr>
        <w:pStyle w:val="ITEALBULLET2"/>
      </w:pPr>
      <w:r w:rsidRPr="00787B75">
        <w:t>Code</w:t>
      </w:r>
    </w:p>
    <w:p w:rsidR="007677D1" w:rsidRPr="00787B75" w:rsidRDefault="007677D1" w:rsidP="008635CB">
      <w:pPr>
        <w:pStyle w:val="ITEALBULLET2"/>
      </w:pPr>
      <w:r w:rsidRPr="00787B75">
        <w:t>Name</w:t>
      </w:r>
    </w:p>
    <w:p w:rsidR="007677D1" w:rsidRPr="00787B75" w:rsidRDefault="007677D1" w:rsidP="008635CB">
      <w:pPr>
        <w:pStyle w:val="ITEALBULLET2"/>
      </w:pPr>
      <w:r w:rsidRPr="00787B75">
        <w:t>Short Name</w:t>
      </w:r>
    </w:p>
    <w:p w:rsidR="007677D1" w:rsidRPr="00787B75" w:rsidRDefault="007677D1" w:rsidP="008635CB">
      <w:pPr>
        <w:pStyle w:val="ITEALBULLET2"/>
      </w:pPr>
      <w:r w:rsidRPr="00787B75">
        <w:t>Mode</w:t>
      </w:r>
    </w:p>
    <w:p w:rsidR="007677D1" w:rsidRPr="00787B75" w:rsidRDefault="007677D1" w:rsidP="008635CB">
      <w:pPr>
        <w:pStyle w:val="ITEALBULLET2"/>
      </w:pPr>
      <w:r w:rsidRPr="00787B75">
        <w:t>Principle</w:t>
      </w:r>
    </w:p>
    <w:p w:rsidR="007677D1" w:rsidRPr="00787B75" w:rsidRDefault="007677D1" w:rsidP="008635CB">
      <w:pPr>
        <w:pStyle w:val="ITEALBULLET2"/>
      </w:pPr>
      <w:r w:rsidRPr="00787B75">
        <w:t>Status</w:t>
      </w:r>
    </w:p>
    <w:p w:rsidR="007677D1" w:rsidRPr="00787B75" w:rsidRDefault="007677D1" w:rsidP="008635CB">
      <w:pPr>
        <w:pStyle w:val="ITEALBULLET2"/>
      </w:pPr>
      <w:r w:rsidRPr="00787B75">
        <w:t>State</w:t>
      </w:r>
    </w:p>
    <w:p w:rsidR="007677D1" w:rsidRPr="00787B75" w:rsidRDefault="007677D1" w:rsidP="008635CB">
      <w:pPr>
        <w:pStyle w:val="ITEALBULLET2"/>
      </w:pPr>
      <w:r w:rsidRPr="00787B75">
        <w:t>Level</w:t>
      </w:r>
    </w:p>
    <w:p w:rsidR="007677D1" w:rsidRPr="00787B75" w:rsidRDefault="00A274A0" w:rsidP="008635CB">
      <w:pPr>
        <w:pStyle w:val="ITEALBULLET2"/>
      </w:pPr>
      <w:r w:rsidRPr="00787B75">
        <w:t>Ac</w:t>
      </w:r>
      <w:r w:rsidR="007677D1" w:rsidRPr="00787B75">
        <w:t>t</w:t>
      </w:r>
      <w:r w:rsidRPr="00787B75">
        <w:t>i</w:t>
      </w:r>
      <w:r w:rsidR="007677D1" w:rsidRPr="00787B75">
        <w:t>on</w:t>
      </w:r>
    </w:p>
    <w:p w:rsidR="007677D1" w:rsidRPr="00787B75" w:rsidRDefault="007677D1" w:rsidP="008635CB">
      <w:pPr>
        <w:pStyle w:val="ITEALBULLET2"/>
      </w:pPr>
      <w:r w:rsidRPr="00787B75">
        <w:t>Last Modified</w:t>
      </w:r>
    </w:p>
    <w:p w:rsidR="007677D1" w:rsidRPr="00787B75" w:rsidRDefault="007677D1" w:rsidP="008635CB">
      <w:pPr>
        <w:pStyle w:val="ITEALBULLET2"/>
      </w:pPr>
      <w:r w:rsidRPr="00787B75">
        <w:t>Login</w:t>
      </w:r>
    </w:p>
    <w:p w:rsidR="007677D1" w:rsidRPr="00787B75" w:rsidRDefault="007677D1" w:rsidP="008635CB">
      <w:pPr>
        <w:pStyle w:val="ITEALBULLET2"/>
      </w:pPr>
      <w:r w:rsidRPr="00787B75">
        <w:t>User Info</w:t>
      </w:r>
    </w:p>
    <w:p w:rsidR="007677D1" w:rsidRPr="00787B75" w:rsidRDefault="007677D1" w:rsidP="008635CB">
      <w:pPr>
        <w:pStyle w:val="ITEALBULLET2"/>
      </w:pPr>
      <w:r w:rsidRPr="00787B75">
        <w:t>Description</w:t>
      </w:r>
    </w:p>
    <w:p w:rsidR="007677D1" w:rsidRPr="00787B75" w:rsidRDefault="007677D1" w:rsidP="008635CB">
      <w:pPr>
        <w:pStyle w:val="ITEALBULLET2"/>
      </w:pPr>
      <w:r w:rsidRPr="00787B75">
        <w:t>Name (Fr)</w:t>
      </w:r>
    </w:p>
    <w:p w:rsidR="007677D1" w:rsidRPr="00787B75" w:rsidRDefault="007677D1" w:rsidP="008635CB">
      <w:pPr>
        <w:pStyle w:val="ITEALBULLET2"/>
      </w:pPr>
      <w:r w:rsidRPr="00787B75">
        <w:t>Short Name (Fr)</w:t>
      </w:r>
    </w:p>
    <w:p w:rsidR="007677D1" w:rsidRPr="00787B75" w:rsidRDefault="007677D1" w:rsidP="008635CB">
      <w:pPr>
        <w:pStyle w:val="ITEALBULLET2"/>
      </w:pPr>
      <w:r w:rsidRPr="00787B75">
        <w:t>Status</w:t>
      </w:r>
    </w:p>
    <w:p w:rsidR="007677D1" w:rsidRPr="00787B75" w:rsidRDefault="007677D1" w:rsidP="008635CB">
      <w:pPr>
        <w:pStyle w:val="ITEALBULLET2"/>
      </w:pPr>
      <w:r w:rsidRPr="00787B75">
        <w:t>Level</w:t>
      </w:r>
    </w:p>
    <w:p w:rsidR="007677D1" w:rsidRPr="00787B75" w:rsidRDefault="007677D1" w:rsidP="008635CB">
      <w:pPr>
        <w:pStyle w:val="ITEALBULLET2"/>
      </w:pPr>
      <w:r w:rsidRPr="00787B75">
        <w:t>UserName</w:t>
      </w:r>
    </w:p>
    <w:p w:rsidR="007677D1" w:rsidRPr="00787B75" w:rsidRDefault="007677D1" w:rsidP="008635CB">
      <w:pPr>
        <w:pStyle w:val="ITEALBULLET2"/>
      </w:pPr>
      <w:r w:rsidRPr="00787B75">
        <w:t>Name (Vn)</w:t>
      </w:r>
    </w:p>
    <w:p w:rsidR="007677D1" w:rsidRPr="00787B75" w:rsidRDefault="007677D1" w:rsidP="008635CB">
      <w:pPr>
        <w:pStyle w:val="ITEALBULLET2"/>
      </w:pPr>
      <w:r w:rsidRPr="00787B75">
        <w:t>Short Name (Vn)</w:t>
      </w:r>
    </w:p>
    <w:p w:rsidR="007677D1" w:rsidRPr="00787B75" w:rsidRDefault="007677D1" w:rsidP="008635CB">
      <w:pPr>
        <w:pStyle w:val="ITEALBULLET2"/>
      </w:pPr>
      <w:r w:rsidRPr="00787B75">
        <w:t>Status</w:t>
      </w:r>
    </w:p>
    <w:p w:rsidR="007677D1" w:rsidRPr="00787B75" w:rsidRDefault="007677D1" w:rsidP="008635CB">
      <w:pPr>
        <w:pStyle w:val="ITEALBULLET2"/>
      </w:pPr>
      <w:r w:rsidRPr="00787B75">
        <w:t>Level</w:t>
      </w:r>
    </w:p>
    <w:p w:rsidR="007677D1" w:rsidRPr="00787B75" w:rsidRDefault="007677D1" w:rsidP="008635CB">
      <w:pPr>
        <w:pStyle w:val="ITEALBULLET2"/>
      </w:pPr>
      <w:r w:rsidRPr="00787B75">
        <w:t>UserName</w:t>
      </w:r>
    </w:p>
    <w:p w:rsidR="007677D1" w:rsidRPr="00787B75" w:rsidRDefault="00A274A0" w:rsidP="008635CB">
      <w:pPr>
        <w:pStyle w:val="ITEALBULLET2"/>
      </w:pPr>
      <w:r w:rsidRPr="00787B75">
        <w:t>....</w:t>
      </w:r>
      <w:r w:rsidR="007677D1" w:rsidRPr="00787B75">
        <w:t>(For all available languages)</w:t>
      </w:r>
    </w:p>
    <w:p w:rsidR="009B6DA3" w:rsidRPr="00787B75" w:rsidRDefault="0091374A" w:rsidP="0091374A">
      <w:pPr>
        <w:pStyle w:val="ITEALHEADING3"/>
      </w:pPr>
      <w:bookmarkStart w:id="82" w:name="_Toc338859350"/>
      <w:r w:rsidRPr="00787B75">
        <w:t>Import</w:t>
      </w:r>
      <w:bookmarkEnd w:id="82"/>
    </w:p>
    <w:p w:rsidR="008979E8" w:rsidRPr="00787B75" w:rsidRDefault="009821EC" w:rsidP="008979E8">
      <w:r w:rsidRPr="00787B75">
        <w:t>With the Unit Import / Table Import from Project:</w:t>
      </w:r>
    </w:p>
    <w:p w:rsidR="009821EC" w:rsidRPr="00787B75" w:rsidRDefault="009821EC" w:rsidP="008635CB">
      <w:pPr>
        <w:pStyle w:val="ITEALBULLET2"/>
      </w:pPr>
      <w:r w:rsidRPr="00787B75">
        <w:t>The record must be validated</w:t>
      </w:r>
    </w:p>
    <w:p w:rsidR="009821EC" w:rsidRPr="00787B75" w:rsidRDefault="009821EC" w:rsidP="008635CB">
      <w:pPr>
        <w:pStyle w:val="ITEALBULLET2"/>
      </w:pPr>
      <w:r w:rsidRPr="00787B75">
        <w:t>1 record cannot be imported multiple times</w:t>
      </w:r>
    </w:p>
    <w:p w:rsidR="009821EC" w:rsidRPr="00787B75" w:rsidRDefault="009821EC" w:rsidP="008635CB">
      <w:pPr>
        <w:pStyle w:val="ITEALBULLET2"/>
      </w:pPr>
      <w:r w:rsidRPr="00787B75">
        <w:t>If the record is selected from Library and it's archive</w:t>
      </w:r>
      <w:r w:rsidR="003E4BDC" w:rsidRPr="00787B75">
        <w:t>d</w:t>
      </w:r>
      <w:r w:rsidRPr="00787B75">
        <w:t xml:space="preserve"> at the time of importation --</w:t>
      </w:r>
      <w:r w:rsidR="00DD7471" w:rsidRPr="00787B75">
        <w:t>&gt; System will display a warning: process for single record, multi records.</w:t>
      </w:r>
    </w:p>
    <w:p w:rsidR="00336E5C" w:rsidRPr="00787B75" w:rsidRDefault="00336E5C" w:rsidP="000A4140">
      <w:pPr>
        <w:pStyle w:val="ITEALHEADING2"/>
      </w:pPr>
      <w:bookmarkStart w:id="83" w:name="_Toc338859351"/>
      <w:r w:rsidRPr="00787B75">
        <w:t>Database Design</w:t>
      </w:r>
      <w:r w:rsidR="00AB7F23" w:rsidRPr="00787B75">
        <w:t xml:space="preserve"> Principle</w:t>
      </w:r>
      <w:bookmarkEnd w:id="83"/>
    </w:p>
    <w:p w:rsidR="00336E5C" w:rsidRPr="00787B75" w:rsidRDefault="007218F2" w:rsidP="00336E5C">
      <w:r w:rsidRPr="00787B75">
        <w:t>This is the database design for POC screen but it contains the common information that will be applied for all screens in MS:</w:t>
      </w:r>
    </w:p>
    <w:p w:rsidR="00336E5C" w:rsidRPr="00787B75" w:rsidRDefault="00014E8A" w:rsidP="00336E5C">
      <w:r>
        <w:rPr>
          <w:noProof/>
          <w:lang w:val="en-GB" w:eastAsia="en-GB"/>
        </w:rPr>
        <w:drawing>
          <wp:inline distT="0" distB="0" distL="0" distR="0">
            <wp:extent cx="6510020" cy="3943985"/>
            <wp:effectExtent l="0" t="0" r="508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510020" cy="3943985"/>
                    </a:xfrm>
                    <a:prstGeom prst="rect">
                      <a:avLst/>
                    </a:prstGeom>
                    <a:noFill/>
                    <a:ln>
                      <a:noFill/>
                    </a:ln>
                  </pic:spPr>
                </pic:pic>
              </a:graphicData>
            </a:graphic>
          </wp:inline>
        </w:drawing>
      </w:r>
    </w:p>
    <w:p w:rsidR="007218F2" w:rsidRPr="00787B75" w:rsidRDefault="007218F2" w:rsidP="00175387">
      <w:pPr>
        <w:pStyle w:val="ITEALFigure"/>
        <w:rPr>
          <w:lang w:val="en-US"/>
        </w:rPr>
      </w:pPr>
      <w:bookmarkStart w:id="84" w:name="_Toc338859409"/>
      <w:r w:rsidRPr="00787B75">
        <w:rPr>
          <w:lang w:val="en-US"/>
        </w:rPr>
        <w:t>Database design for MS</w:t>
      </w:r>
      <w:bookmarkEnd w:id="84"/>
    </w:p>
    <w:p w:rsidR="00EF048C" w:rsidRPr="00787B75" w:rsidRDefault="00EF048C" w:rsidP="00DB0DF1">
      <w:r w:rsidRPr="00787B75">
        <w:t>In this design:</w:t>
      </w:r>
      <w:r w:rsidR="00DB0DF1" w:rsidRPr="00787B75">
        <w:t xml:space="preserve"> </w:t>
      </w:r>
      <w:r w:rsidRPr="00787B75">
        <w:t>There're often 2 tables for each screen</w:t>
      </w:r>
      <w:r w:rsidR="00DA213E" w:rsidRPr="00787B75">
        <w:t>:</w:t>
      </w:r>
    </w:p>
    <w:p w:rsidR="00EF048C" w:rsidRPr="00787B75" w:rsidRDefault="00EF048C" w:rsidP="008635CB">
      <w:pPr>
        <w:pStyle w:val="ITEALBULLET2"/>
      </w:pPr>
      <w:r w:rsidRPr="00787B75">
        <w:t>1 Table for data + all traces + some fields for controlling of the application</w:t>
      </w:r>
    </w:p>
    <w:p w:rsidR="00EF048C" w:rsidRPr="00787B75" w:rsidRDefault="00EF048C" w:rsidP="008635CB">
      <w:pPr>
        <w:pStyle w:val="ITEALBULLET2"/>
      </w:pPr>
      <w:r w:rsidRPr="00787B75">
        <w:t>1 Table for Translation (might not have)</w:t>
      </w:r>
    </w:p>
    <w:p w:rsidR="00EF048C" w:rsidRPr="00787B75" w:rsidRDefault="00EF048C" w:rsidP="008635CB">
      <w:pPr>
        <w:pStyle w:val="ITEALBULLET2"/>
      </w:pPr>
      <w:r w:rsidRPr="00787B75">
        <w:t>Depending business of each screen, more table will be needed but the main table with trace data is the same with POC</w:t>
      </w:r>
    </w:p>
    <w:tbl>
      <w:tblPr>
        <w:tblStyle w:val="TableGrid"/>
        <w:tblW w:w="0" w:type="auto"/>
        <w:tblLook w:val="01E0" w:firstRow="1" w:lastRow="1" w:firstColumn="1" w:lastColumn="1" w:noHBand="0" w:noVBand="0"/>
      </w:tblPr>
      <w:tblGrid>
        <w:gridCol w:w="1244"/>
        <w:gridCol w:w="2002"/>
        <w:gridCol w:w="1776"/>
        <w:gridCol w:w="5220"/>
      </w:tblGrid>
      <w:tr w:rsidR="00C85D89" w:rsidRPr="00787B75">
        <w:tc>
          <w:tcPr>
            <w:tcW w:w="10242" w:type="dxa"/>
            <w:gridSpan w:val="4"/>
            <w:shd w:val="clear" w:color="auto" w:fill="808080"/>
          </w:tcPr>
          <w:p w:rsidR="00C85D89" w:rsidRPr="00787B75" w:rsidRDefault="00C85D89" w:rsidP="00C85D89">
            <w:pPr>
              <w:jc w:val="center"/>
              <w:rPr>
                <w:b/>
              </w:rPr>
            </w:pPr>
            <w:r w:rsidRPr="00787B75">
              <w:rPr>
                <w:b/>
              </w:rPr>
              <w:t>MS_POC</w:t>
            </w:r>
          </w:p>
        </w:tc>
      </w:tr>
      <w:tr w:rsidR="00C85D89" w:rsidRPr="00787B75">
        <w:tc>
          <w:tcPr>
            <w:tcW w:w="1244" w:type="dxa"/>
            <w:vMerge w:val="restart"/>
            <w:vAlign w:val="center"/>
          </w:tcPr>
          <w:p w:rsidR="00C85D89" w:rsidRPr="00787B75" w:rsidRDefault="00C85D89" w:rsidP="00551928">
            <w:r w:rsidRPr="00787B75">
              <w:t>STATIC AREA</w:t>
            </w:r>
          </w:p>
        </w:tc>
        <w:tc>
          <w:tcPr>
            <w:tcW w:w="2002" w:type="dxa"/>
            <w:vAlign w:val="center"/>
          </w:tcPr>
          <w:p w:rsidR="00C85D89" w:rsidRPr="00787B75" w:rsidRDefault="00C85D89" w:rsidP="00551928">
            <w:r w:rsidRPr="00787B75">
              <w:t>Id</w:t>
            </w:r>
          </w:p>
        </w:tc>
        <w:tc>
          <w:tcPr>
            <w:tcW w:w="1776" w:type="dxa"/>
            <w:vAlign w:val="center"/>
          </w:tcPr>
          <w:p w:rsidR="00C85D89" w:rsidRPr="00787B75" w:rsidRDefault="00DD6B58" w:rsidP="00551928">
            <w:r w:rsidRPr="00787B75">
              <w:t>int</w:t>
            </w:r>
          </w:p>
        </w:tc>
        <w:tc>
          <w:tcPr>
            <w:tcW w:w="5220" w:type="dxa"/>
            <w:vAlign w:val="center"/>
          </w:tcPr>
          <w:p w:rsidR="00C85D89" w:rsidRPr="00787B75" w:rsidRDefault="00DD6B58" w:rsidP="00551928">
            <w:r w:rsidRPr="00787B75">
              <w:t>Auto Increment, Primary Key, Unique Key, Not Null</w:t>
            </w:r>
          </w:p>
        </w:tc>
      </w:tr>
      <w:tr w:rsidR="00C85D89" w:rsidRPr="00787B75">
        <w:tc>
          <w:tcPr>
            <w:tcW w:w="1244" w:type="dxa"/>
            <w:vMerge/>
            <w:vAlign w:val="center"/>
          </w:tcPr>
          <w:p w:rsidR="00C85D89" w:rsidRPr="00787B75" w:rsidRDefault="00C85D89" w:rsidP="00551928"/>
        </w:tc>
        <w:tc>
          <w:tcPr>
            <w:tcW w:w="2002" w:type="dxa"/>
            <w:vAlign w:val="center"/>
          </w:tcPr>
          <w:p w:rsidR="00C85D89" w:rsidRPr="00787B75" w:rsidRDefault="00C85D89" w:rsidP="00551928">
            <w:r w:rsidRPr="00787B75">
              <w:t>IdProject</w:t>
            </w:r>
          </w:p>
        </w:tc>
        <w:tc>
          <w:tcPr>
            <w:tcW w:w="1776" w:type="dxa"/>
            <w:vAlign w:val="center"/>
          </w:tcPr>
          <w:p w:rsidR="00C85D89" w:rsidRPr="00787B75" w:rsidRDefault="00DD6B58" w:rsidP="00551928">
            <w:r w:rsidRPr="00787B75">
              <w:t>int</w:t>
            </w:r>
          </w:p>
        </w:tc>
        <w:tc>
          <w:tcPr>
            <w:tcW w:w="5220" w:type="dxa"/>
            <w:vAlign w:val="center"/>
          </w:tcPr>
          <w:p w:rsidR="00C85D89" w:rsidRPr="00787B75" w:rsidRDefault="00DD6B58" w:rsidP="00551928">
            <w:r w:rsidRPr="00787B75">
              <w:t>Foreign Key to Project Table</w:t>
            </w:r>
          </w:p>
          <w:p w:rsidR="00DD6B58" w:rsidRPr="00787B75" w:rsidRDefault="00DD6B58" w:rsidP="00551928">
            <w:r w:rsidRPr="00787B75">
              <w:t>Not Null</w:t>
            </w:r>
          </w:p>
        </w:tc>
      </w:tr>
      <w:tr w:rsidR="00C85D89" w:rsidRPr="00787B75">
        <w:tc>
          <w:tcPr>
            <w:tcW w:w="1244" w:type="dxa"/>
            <w:vMerge/>
            <w:vAlign w:val="center"/>
          </w:tcPr>
          <w:p w:rsidR="00C85D89" w:rsidRPr="00787B75" w:rsidRDefault="00C85D89" w:rsidP="00551928"/>
        </w:tc>
        <w:tc>
          <w:tcPr>
            <w:tcW w:w="2002" w:type="dxa"/>
            <w:vAlign w:val="center"/>
          </w:tcPr>
          <w:p w:rsidR="00C85D89" w:rsidRPr="00787B75" w:rsidRDefault="00C85D89" w:rsidP="00551928">
            <w:r w:rsidRPr="00787B75">
              <w:t>IdCountry</w:t>
            </w:r>
          </w:p>
        </w:tc>
        <w:tc>
          <w:tcPr>
            <w:tcW w:w="1776" w:type="dxa"/>
            <w:vAlign w:val="center"/>
          </w:tcPr>
          <w:p w:rsidR="00C85D89" w:rsidRPr="00787B75" w:rsidRDefault="00DD6B58" w:rsidP="00551928">
            <w:r w:rsidRPr="00787B75">
              <w:t>int</w:t>
            </w:r>
          </w:p>
        </w:tc>
        <w:tc>
          <w:tcPr>
            <w:tcW w:w="5220" w:type="dxa"/>
            <w:vAlign w:val="center"/>
          </w:tcPr>
          <w:p w:rsidR="00DD6B58" w:rsidRPr="00787B75" w:rsidRDefault="00DD6B58" w:rsidP="00551928">
            <w:r w:rsidRPr="00787B75">
              <w:t>Foreign Key to Country Table</w:t>
            </w:r>
          </w:p>
          <w:p w:rsidR="00C85D89" w:rsidRPr="00787B75" w:rsidRDefault="00DD6B58" w:rsidP="00551928">
            <w:r w:rsidRPr="00787B75">
              <w:t>Nullable</w:t>
            </w:r>
          </w:p>
          <w:p w:rsidR="00DD6B58" w:rsidRPr="00787B75" w:rsidRDefault="00DD6B58" w:rsidP="00551928">
            <w:r w:rsidRPr="00787B75">
              <w:t>(For some screens, this field might not be used, it always be null) --&gt; we need to keep it for Framework</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Trace_Status</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Status for Data</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Trace_State</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State for Data</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Trace_Action</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Action for Data</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Trace_Level</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Level for Data</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Trace_Login</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UserLogin</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Trace_UserInfo</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User Name + Level</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Trace_TimeStamp</w:t>
            </w:r>
          </w:p>
        </w:tc>
        <w:tc>
          <w:tcPr>
            <w:tcW w:w="1776" w:type="dxa"/>
            <w:vAlign w:val="center"/>
          </w:tcPr>
          <w:p w:rsidR="00551928" w:rsidRPr="00787B75" w:rsidRDefault="00551928" w:rsidP="00551928">
            <w:r w:rsidRPr="00787B75">
              <w:t>DateTime</w:t>
            </w:r>
          </w:p>
        </w:tc>
        <w:tc>
          <w:tcPr>
            <w:tcW w:w="5220" w:type="dxa"/>
            <w:vAlign w:val="center"/>
          </w:tcPr>
          <w:p w:rsidR="00551928" w:rsidRPr="00787B75" w:rsidRDefault="00551928" w:rsidP="00551928">
            <w:r w:rsidRPr="00787B75">
              <w:t>The last update time (Server time)</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Trace_LastValue</w:t>
            </w:r>
          </w:p>
        </w:tc>
        <w:tc>
          <w:tcPr>
            <w:tcW w:w="1776" w:type="dxa"/>
            <w:vAlign w:val="center"/>
          </w:tcPr>
          <w:p w:rsidR="00551928" w:rsidRPr="00787B75" w:rsidRDefault="00551928" w:rsidP="00551928">
            <w:r w:rsidRPr="00787B75">
              <w:t>nvarchar(MAX)</w:t>
            </w:r>
          </w:p>
        </w:tc>
        <w:tc>
          <w:tcPr>
            <w:tcW w:w="5220" w:type="dxa"/>
            <w:vAlign w:val="center"/>
          </w:tcPr>
          <w:p w:rsidR="00551928" w:rsidRPr="00787B75" w:rsidRDefault="00551928" w:rsidP="00551928">
            <w:r w:rsidRPr="00787B75">
              <w:t>Store last validated value</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Trace_Comment</w:t>
            </w:r>
          </w:p>
        </w:tc>
        <w:tc>
          <w:tcPr>
            <w:tcW w:w="1776" w:type="dxa"/>
            <w:vAlign w:val="center"/>
          </w:tcPr>
          <w:p w:rsidR="00551928" w:rsidRPr="00787B75" w:rsidRDefault="00551928" w:rsidP="00551928">
            <w:r w:rsidRPr="00787B75">
              <w:t>nvarchar(MAX)</w:t>
            </w:r>
          </w:p>
        </w:tc>
        <w:tc>
          <w:tcPr>
            <w:tcW w:w="5220" w:type="dxa"/>
            <w:vAlign w:val="center"/>
          </w:tcPr>
          <w:p w:rsidR="00551928" w:rsidRPr="00787B75" w:rsidRDefault="00551928" w:rsidP="00551928">
            <w:r w:rsidRPr="00787B75">
              <w:t>Trace Comment</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IdSource</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Managed Field --&gt; used for import</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ImportType</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Managed Field --&gt; used for import</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Description</w:t>
            </w:r>
          </w:p>
        </w:tc>
        <w:tc>
          <w:tcPr>
            <w:tcW w:w="1776" w:type="dxa"/>
            <w:vAlign w:val="center"/>
          </w:tcPr>
          <w:p w:rsidR="00551928" w:rsidRPr="00787B75" w:rsidRDefault="00551928" w:rsidP="00551928">
            <w:r w:rsidRPr="00787B75">
              <w:t>nvarchar(MAX)</w:t>
            </w:r>
          </w:p>
        </w:tc>
        <w:tc>
          <w:tcPr>
            <w:tcW w:w="5220" w:type="dxa"/>
            <w:vAlign w:val="center"/>
          </w:tcPr>
          <w:p w:rsidR="00551928" w:rsidRPr="00787B75" w:rsidRDefault="00551928" w:rsidP="00551928">
            <w:r w:rsidRPr="00787B75">
              <w:t>Fixed Comment</w:t>
            </w:r>
          </w:p>
        </w:tc>
      </w:tr>
      <w:tr w:rsidR="00551928" w:rsidRPr="00787B75">
        <w:tc>
          <w:tcPr>
            <w:tcW w:w="1244" w:type="dxa"/>
            <w:tcBorders>
              <w:bottom w:val="single" w:sz="4" w:space="0" w:color="auto"/>
            </w:tcBorders>
            <w:vAlign w:val="center"/>
          </w:tcPr>
          <w:p w:rsidR="00551928" w:rsidRPr="00787B75" w:rsidRDefault="00551928" w:rsidP="00551928">
            <w:r w:rsidRPr="00787B75">
              <w:t>SPECIFIC AREA</w:t>
            </w:r>
          </w:p>
        </w:tc>
        <w:tc>
          <w:tcPr>
            <w:tcW w:w="2002" w:type="dxa"/>
            <w:tcBorders>
              <w:bottom w:val="single" w:sz="4" w:space="0" w:color="auto"/>
            </w:tcBorders>
            <w:vAlign w:val="center"/>
          </w:tcPr>
          <w:p w:rsidR="00551928" w:rsidRPr="00787B75" w:rsidRDefault="00551928" w:rsidP="00551928">
            <w:r w:rsidRPr="00787B75">
              <w:t>POC_CODE</w:t>
            </w:r>
          </w:p>
        </w:tc>
        <w:tc>
          <w:tcPr>
            <w:tcW w:w="1776" w:type="dxa"/>
            <w:tcBorders>
              <w:bottom w:val="single" w:sz="4" w:space="0" w:color="auto"/>
            </w:tcBorders>
            <w:vAlign w:val="center"/>
          </w:tcPr>
          <w:p w:rsidR="00551928" w:rsidRPr="00787B75" w:rsidRDefault="00551928" w:rsidP="00551928">
            <w:r w:rsidRPr="00787B75">
              <w:t>nvarchar(2)</w:t>
            </w:r>
          </w:p>
        </w:tc>
        <w:tc>
          <w:tcPr>
            <w:tcW w:w="5220" w:type="dxa"/>
            <w:tcBorders>
              <w:bottom w:val="single" w:sz="4" w:space="0" w:color="auto"/>
            </w:tcBorders>
            <w:vAlign w:val="center"/>
          </w:tcPr>
          <w:p w:rsidR="00551928" w:rsidRPr="00787B75" w:rsidRDefault="00551928" w:rsidP="00551928">
            <w:r w:rsidRPr="00787B75">
              <w:t>Business field, the definition of this will depend on each screen (1 or more)</w:t>
            </w:r>
          </w:p>
        </w:tc>
      </w:tr>
      <w:tr w:rsidR="00551928" w:rsidRPr="00787B75">
        <w:tc>
          <w:tcPr>
            <w:tcW w:w="10242" w:type="dxa"/>
            <w:gridSpan w:val="4"/>
            <w:shd w:val="clear" w:color="auto" w:fill="999999"/>
            <w:vAlign w:val="center"/>
          </w:tcPr>
          <w:p w:rsidR="00551928" w:rsidRPr="00787B75" w:rsidRDefault="00551928" w:rsidP="00551928">
            <w:pPr>
              <w:rPr>
                <w:b/>
              </w:rPr>
            </w:pPr>
            <w:r w:rsidRPr="00787B75">
              <w:rPr>
                <w:b/>
              </w:rPr>
              <w:t>MS_POC_L10N</w:t>
            </w:r>
          </w:p>
        </w:tc>
      </w:tr>
      <w:tr w:rsidR="00551928" w:rsidRPr="00787B75">
        <w:tc>
          <w:tcPr>
            <w:tcW w:w="1244" w:type="dxa"/>
            <w:vMerge w:val="restart"/>
            <w:vAlign w:val="center"/>
          </w:tcPr>
          <w:p w:rsidR="00551928" w:rsidRPr="00787B75" w:rsidRDefault="00551928" w:rsidP="00551928">
            <w:r w:rsidRPr="00787B75">
              <w:t>STATIC AREA</w:t>
            </w:r>
          </w:p>
        </w:tc>
        <w:tc>
          <w:tcPr>
            <w:tcW w:w="2002" w:type="dxa"/>
            <w:vAlign w:val="center"/>
          </w:tcPr>
          <w:p w:rsidR="00551928" w:rsidRPr="00787B75" w:rsidRDefault="00551928" w:rsidP="00551928">
            <w:r w:rsidRPr="00787B75">
              <w:t>Id</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Same Id with Data Table, foreign key to data table (delete cascade)</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IdLanguage</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Foreign Key to Language Table</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IdProject</w:t>
            </w:r>
          </w:p>
        </w:tc>
        <w:tc>
          <w:tcPr>
            <w:tcW w:w="1776" w:type="dxa"/>
            <w:vAlign w:val="center"/>
          </w:tcPr>
          <w:p w:rsidR="00551928" w:rsidRPr="00787B75" w:rsidRDefault="00551928" w:rsidP="00551928">
            <w:r w:rsidRPr="00787B75">
              <w:t>int</w:t>
            </w:r>
          </w:p>
        </w:tc>
        <w:tc>
          <w:tcPr>
            <w:tcW w:w="5220" w:type="dxa"/>
            <w:vMerge w:val="restart"/>
            <w:vAlign w:val="center"/>
          </w:tcPr>
          <w:p w:rsidR="00551928" w:rsidRPr="00787B75" w:rsidRDefault="00551928" w:rsidP="00551928">
            <w:r w:rsidRPr="00787B75">
              <w:t>Same &amp; Dupplicate with DataTable, but we need it to:</w:t>
            </w:r>
          </w:p>
          <w:p w:rsidR="00551928" w:rsidRPr="00787B75" w:rsidRDefault="00551928" w:rsidP="00551928">
            <w:r w:rsidRPr="00787B75">
              <w:t>- Do the Partition &amp; Index by Project – Country: Improve performance when data is large</w:t>
            </w:r>
          </w:p>
          <w:p w:rsidR="00551928" w:rsidRPr="00787B75" w:rsidRDefault="00551928" w:rsidP="00551928">
            <w:r w:rsidRPr="00787B75">
              <w:t>- Do the Mass Translation (in this case, access only translation table will have better performance)</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IdCountry</w:t>
            </w:r>
          </w:p>
        </w:tc>
        <w:tc>
          <w:tcPr>
            <w:tcW w:w="1776" w:type="dxa"/>
            <w:vAlign w:val="center"/>
          </w:tcPr>
          <w:p w:rsidR="00551928" w:rsidRPr="00787B75" w:rsidRDefault="00551928" w:rsidP="00551928">
            <w:r w:rsidRPr="00787B75">
              <w:t>int</w:t>
            </w:r>
          </w:p>
        </w:tc>
        <w:tc>
          <w:tcPr>
            <w:tcW w:w="5220" w:type="dxa"/>
            <w:vMerge/>
            <w:vAlign w:val="center"/>
          </w:tcPr>
          <w:p w:rsidR="00551928" w:rsidRPr="00787B75" w:rsidRDefault="00551928" w:rsidP="00551928"/>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Trace_Status</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Status for translation</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Trace_Level</w:t>
            </w:r>
          </w:p>
        </w:tc>
        <w:tc>
          <w:tcPr>
            <w:tcW w:w="1776" w:type="dxa"/>
            <w:vAlign w:val="center"/>
          </w:tcPr>
          <w:p w:rsidR="00551928" w:rsidRPr="00787B75" w:rsidRDefault="00551928" w:rsidP="00551928">
            <w:r w:rsidRPr="00787B75">
              <w:t>int</w:t>
            </w:r>
          </w:p>
        </w:tc>
        <w:tc>
          <w:tcPr>
            <w:tcW w:w="5220" w:type="dxa"/>
            <w:vAlign w:val="center"/>
          </w:tcPr>
          <w:p w:rsidR="00551928" w:rsidRPr="00787B75" w:rsidRDefault="00551928" w:rsidP="00551928">
            <w:r w:rsidRPr="00787B75">
              <w:t>Level for translation</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Trace_UserName</w:t>
            </w:r>
          </w:p>
        </w:tc>
        <w:tc>
          <w:tcPr>
            <w:tcW w:w="1776" w:type="dxa"/>
            <w:vAlign w:val="center"/>
          </w:tcPr>
          <w:p w:rsidR="00551928" w:rsidRPr="00787B75" w:rsidRDefault="00551928" w:rsidP="00551928">
            <w:r w:rsidRPr="00787B75">
              <w:t>nvarchar(100)</w:t>
            </w:r>
          </w:p>
        </w:tc>
        <w:tc>
          <w:tcPr>
            <w:tcW w:w="5220" w:type="dxa"/>
            <w:vAlign w:val="center"/>
          </w:tcPr>
          <w:p w:rsidR="00551928" w:rsidRPr="00787B75" w:rsidRDefault="00551928" w:rsidP="00551928">
            <w:r w:rsidRPr="00787B75">
              <w:t>User Name</w:t>
            </w:r>
          </w:p>
        </w:tc>
      </w:tr>
      <w:tr w:rsidR="00551928" w:rsidRPr="00787B75">
        <w:tc>
          <w:tcPr>
            <w:tcW w:w="1244" w:type="dxa"/>
            <w:vMerge/>
            <w:vAlign w:val="center"/>
          </w:tcPr>
          <w:p w:rsidR="00551928" w:rsidRPr="00787B75" w:rsidRDefault="00551928" w:rsidP="00551928"/>
        </w:tc>
        <w:tc>
          <w:tcPr>
            <w:tcW w:w="2002" w:type="dxa"/>
            <w:vAlign w:val="center"/>
          </w:tcPr>
          <w:p w:rsidR="00551928" w:rsidRPr="00787B75" w:rsidRDefault="00551928" w:rsidP="00551928">
            <w:r w:rsidRPr="00787B75">
              <w:t>Trace_Comment</w:t>
            </w:r>
          </w:p>
        </w:tc>
        <w:tc>
          <w:tcPr>
            <w:tcW w:w="1776" w:type="dxa"/>
            <w:vAlign w:val="center"/>
          </w:tcPr>
          <w:p w:rsidR="00551928" w:rsidRPr="00787B75" w:rsidRDefault="00551928" w:rsidP="00551928">
            <w:r w:rsidRPr="00787B75">
              <w:t>nvarchar(MAX)</w:t>
            </w:r>
          </w:p>
        </w:tc>
        <w:tc>
          <w:tcPr>
            <w:tcW w:w="5220" w:type="dxa"/>
            <w:vAlign w:val="center"/>
          </w:tcPr>
          <w:p w:rsidR="00551928" w:rsidRPr="00787B75" w:rsidRDefault="00551928" w:rsidP="00551928">
            <w:r w:rsidRPr="00787B75">
              <w:t>Coment of Trace</w:t>
            </w:r>
          </w:p>
        </w:tc>
      </w:tr>
      <w:tr w:rsidR="00551928" w:rsidRPr="00787B75">
        <w:tc>
          <w:tcPr>
            <w:tcW w:w="1244" w:type="dxa"/>
            <w:vAlign w:val="center"/>
          </w:tcPr>
          <w:p w:rsidR="00551928" w:rsidRPr="00787B75" w:rsidRDefault="00551928" w:rsidP="00551928">
            <w:r w:rsidRPr="00787B75">
              <w:t>SPECIFIC AREA</w:t>
            </w:r>
          </w:p>
        </w:tc>
        <w:tc>
          <w:tcPr>
            <w:tcW w:w="2002" w:type="dxa"/>
          </w:tcPr>
          <w:p w:rsidR="00551928" w:rsidRPr="00787B75" w:rsidRDefault="00551928" w:rsidP="00EF048C">
            <w:r w:rsidRPr="00787B75">
              <w:t>POC_NAME</w:t>
            </w:r>
          </w:p>
        </w:tc>
        <w:tc>
          <w:tcPr>
            <w:tcW w:w="1776" w:type="dxa"/>
          </w:tcPr>
          <w:p w:rsidR="00551928" w:rsidRPr="00787B75" w:rsidRDefault="00551928" w:rsidP="00EF048C"/>
        </w:tc>
        <w:tc>
          <w:tcPr>
            <w:tcW w:w="5220" w:type="dxa"/>
          </w:tcPr>
          <w:p w:rsidR="00551928" w:rsidRPr="00787B75" w:rsidRDefault="00551928" w:rsidP="00EF048C">
            <w:r w:rsidRPr="00787B75">
              <w:t>Business field, the definition of this will depend on each screen (1 or more)</w:t>
            </w:r>
          </w:p>
        </w:tc>
      </w:tr>
    </w:tbl>
    <w:p w:rsidR="007C4FC2" w:rsidRPr="00787B75" w:rsidRDefault="007C4FC2" w:rsidP="000A4140">
      <w:pPr>
        <w:pStyle w:val="ITEALHEADING1"/>
      </w:pPr>
      <w:bookmarkStart w:id="85" w:name="_Toc322100183"/>
      <w:bookmarkStart w:id="86" w:name="_Toc338859352"/>
      <w:bookmarkEnd w:id="85"/>
      <w:r w:rsidRPr="00787B75">
        <w:t>Control</w:t>
      </w:r>
      <w:bookmarkEnd w:id="86"/>
    </w:p>
    <w:p w:rsidR="00906AEA" w:rsidRPr="00787B75" w:rsidRDefault="00906AEA" w:rsidP="000A4140">
      <w:pPr>
        <w:pStyle w:val="ITEALHEADING2"/>
      </w:pPr>
      <w:bookmarkStart w:id="87" w:name="_Toc338859353"/>
      <w:r w:rsidRPr="00787B75">
        <w:t>Total / Partial Control</w:t>
      </w:r>
      <w:bookmarkEnd w:id="87"/>
      <w:r w:rsidRPr="00787B75">
        <w:t xml:space="preserve"> </w:t>
      </w:r>
    </w:p>
    <w:p w:rsidR="008A5EAF" w:rsidRPr="00787B75" w:rsidRDefault="008F7DC9" w:rsidP="008A5EAF">
      <w:r w:rsidRPr="00787B75">
        <w:t>In MS Menu / Tools, Click on "Control MS Database"</w:t>
      </w:r>
    </w:p>
    <w:p w:rsidR="008F7DC9" w:rsidRPr="00787B75" w:rsidRDefault="00014E8A" w:rsidP="008A5EAF">
      <w:r>
        <w:rPr>
          <w:noProof/>
          <w:lang w:val="en-GB" w:eastAsia="en-GB"/>
        </w:rPr>
        <w:drawing>
          <wp:inline distT="0" distB="0" distL="0" distR="0">
            <wp:extent cx="6400800" cy="1883410"/>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00800" cy="1883410"/>
                    </a:xfrm>
                    <a:prstGeom prst="rect">
                      <a:avLst/>
                    </a:prstGeom>
                    <a:noFill/>
                    <a:ln>
                      <a:noFill/>
                    </a:ln>
                  </pic:spPr>
                </pic:pic>
              </a:graphicData>
            </a:graphic>
          </wp:inline>
        </w:drawing>
      </w:r>
    </w:p>
    <w:p w:rsidR="00D36971" w:rsidRPr="00787B75" w:rsidRDefault="00D36971" w:rsidP="00175387">
      <w:pPr>
        <w:pStyle w:val="ITEALFigure"/>
        <w:rPr>
          <w:lang w:val="en-US"/>
        </w:rPr>
      </w:pPr>
      <w:bookmarkStart w:id="88" w:name="_Toc338859410"/>
      <w:r w:rsidRPr="00787B75">
        <w:rPr>
          <w:lang w:val="en-US"/>
        </w:rPr>
        <w:t>Control MS Database menu</w:t>
      </w:r>
      <w:bookmarkEnd w:id="88"/>
    </w:p>
    <w:p w:rsidR="00D36971" w:rsidRPr="00787B75" w:rsidRDefault="009A37C3" w:rsidP="00D36971">
      <w:r w:rsidRPr="00787B75">
        <w:t xml:space="preserve">The following screen will be displayed allowing user to select the area to do the control and </w:t>
      </w:r>
      <w:r w:rsidR="00EA5691" w:rsidRPr="00787B75">
        <w:t>displayed</w:t>
      </w:r>
      <w:r w:rsidRPr="00787B75">
        <w:t xml:space="preserve"> the result:</w:t>
      </w:r>
    </w:p>
    <w:p w:rsidR="00286D4A" w:rsidRPr="00787B75" w:rsidRDefault="00014E8A" w:rsidP="00290B0C">
      <w:pPr>
        <w:jc w:val="center"/>
      </w:pPr>
      <w:r>
        <w:rPr>
          <w:noProof/>
          <w:lang w:val="en-GB" w:eastAsia="en-GB"/>
        </w:rPr>
        <w:drawing>
          <wp:inline distT="0" distB="0" distL="0" distR="0">
            <wp:extent cx="6400800" cy="2743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00800" cy="2743200"/>
                    </a:xfrm>
                    <a:prstGeom prst="rect">
                      <a:avLst/>
                    </a:prstGeom>
                    <a:noFill/>
                    <a:ln>
                      <a:noFill/>
                    </a:ln>
                  </pic:spPr>
                </pic:pic>
              </a:graphicData>
            </a:graphic>
          </wp:inline>
        </w:drawing>
      </w:r>
    </w:p>
    <w:p w:rsidR="009A37C3" w:rsidRPr="00787B75" w:rsidRDefault="009A37C3" w:rsidP="00175387">
      <w:pPr>
        <w:pStyle w:val="ITEALFigure"/>
        <w:rPr>
          <w:lang w:val="en-US"/>
        </w:rPr>
      </w:pPr>
      <w:bookmarkStart w:id="89" w:name="_Toc338859411"/>
      <w:r w:rsidRPr="00787B75">
        <w:rPr>
          <w:lang w:val="en-US"/>
        </w:rPr>
        <w:t>Control Screens</w:t>
      </w:r>
      <w:r w:rsidR="000A6CA3" w:rsidRPr="00787B75">
        <w:rPr>
          <w:lang w:val="en-US"/>
        </w:rPr>
        <w:t xml:space="preserve"> at library</w:t>
      </w:r>
      <w:bookmarkEnd w:id="89"/>
    </w:p>
    <w:p w:rsidR="000A6CA3" w:rsidRPr="00787B75" w:rsidRDefault="00014E8A" w:rsidP="000A6CA3">
      <w:r>
        <w:rPr>
          <w:noProof/>
          <w:lang w:val="en-GB" w:eastAsia="en-GB"/>
        </w:rPr>
        <w:drawing>
          <wp:inline distT="0" distB="0" distL="0" distR="0">
            <wp:extent cx="6400800" cy="275653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400800" cy="2756535"/>
                    </a:xfrm>
                    <a:prstGeom prst="rect">
                      <a:avLst/>
                    </a:prstGeom>
                    <a:noFill/>
                    <a:ln>
                      <a:noFill/>
                    </a:ln>
                  </pic:spPr>
                </pic:pic>
              </a:graphicData>
            </a:graphic>
          </wp:inline>
        </w:drawing>
      </w:r>
    </w:p>
    <w:p w:rsidR="008006D1" w:rsidRPr="00787B75" w:rsidRDefault="008006D1" w:rsidP="008006D1">
      <w:pPr>
        <w:pStyle w:val="ITEALFigure"/>
        <w:rPr>
          <w:lang w:val="en-US"/>
        </w:rPr>
      </w:pPr>
      <w:bookmarkStart w:id="90" w:name="_Toc338859412"/>
      <w:r w:rsidRPr="00787B75">
        <w:rPr>
          <w:lang w:val="en-US"/>
        </w:rPr>
        <w:t>Control Screen at project</w:t>
      </w:r>
      <w:bookmarkEnd w:id="90"/>
    </w:p>
    <w:p w:rsidR="008006D1" w:rsidRPr="00787B75" w:rsidRDefault="00014E8A" w:rsidP="008006D1">
      <w:r>
        <w:rPr>
          <w:noProof/>
          <w:lang w:val="en-GB" w:eastAsia="en-GB"/>
        </w:rPr>
        <w:drawing>
          <wp:inline distT="0" distB="0" distL="0" distR="0">
            <wp:extent cx="6400800" cy="27298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00800" cy="2729865"/>
                    </a:xfrm>
                    <a:prstGeom prst="rect">
                      <a:avLst/>
                    </a:prstGeom>
                    <a:noFill/>
                    <a:ln>
                      <a:noFill/>
                    </a:ln>
                  </pic:spPr>
                </pic:pic>
              </a:graphicData>
            </a:graphic>
          </wp:inline>
        </w:drawing>
      </w:r>
    </w:p>
    <w:p w:rsidR="00360650" w:rsidRPr="00787B75" w:rsidRDefault="00360650" w:rsidP="00360650">
      <w:pPr>
        <w:pStyle w:val="ITEALFigure"/>
        <w:rPr>
          <w:lang w:val="en-US"/>
        </w:rPr>
      </w:pPr>
      <w:bookmarkStart w:id="91" w:name="_Toc338859413"/>
      <w:r w:rsidRPr="00787B75">
        <w:rPr>
          <w:lang w:val="en-US"/>
        </w:rPr>
        <w:t>Control screen at Country</w:t>
      </w:r>
      <w:bookmarkEnd w:id="91"/>
    </w:p>
    <w:p w:rsidR="008A7873" w:rsidRPr="00787B75" w:rsidRDefault="008A7873" w:rsidP="008A7873">
      <w:r w:rsidRPr="00787B75">
        <w:t>The Items in Control Option are</w:t>
      </w:r>
      <w:r w:rsidR="008A217A" w:rsidRPr="00787B75">
        <w:t xml:space="preserve"> corresponding to items in Menu that will be loaded based on the selected Perimeter.</w:t>
      </w:r>
      <w:r w:rsidR="00EF5E2B" w:rsidRPr="00787B75">
        <w:t xml:space="preserve"> Such as: In Library --&gt; we have:</w:t>
      </w:r>
    </w:p>
    <w:p w:rsidR="00EF5E2B" w:rsidRPr="00787B75" w:rsidRDefault="00EF5E2B" w:rsidP="008635CB">
      <w:pPr>
        <w:pStyle w:val="ITEALBULLET2"/>
      </w:pPr>
      <w:r w:rsidRPr="00787B75">
        <w:t>Settings</w:t>
      </w:r>
    </w:p>
    <w:p w:rsidR="00EF5E2B" w:rsidRPr="00787B75" w:rsidRDefault="00EA5691" w:rsidP="008635CB">
      <w:pPr>
        <w:pStyle w:val="ITEALBULLET2"/>
      </w:pPr>
      <w:r w:rsidRPr="00787B75">
        <w:t>Classification</w:t>
      </w:r>
      <w:r w:rsidR="00EF5E2B" w:rsidRPr="00787B75">
        <w:t xml:space="preserve"> (Food &amp; Recipe)</w:t>
      </w:r>
    </w:p>
    <w:p w:rsidR="00EF5E2B" w:rsidRPr="00787B75" w:rsidRDefault="00EF5E2B" w:rsidP="008635CB">
      <w:pPr>
        <w:pStyle w:val="ITEALBULLET2"/>
      </w:pPr>
      <w:r w:rsidRPr="00787B75">
        <w:t>Descriptions (Food &amp; Recipe)</w:t>
      </w:r>
    </w:p>
    <w:p w:rsidR="00EF5E2B" w:rsidRPr="00787B75" w:rsidRDefault="00EF5E2B" w:rsidP="008635CB">
      <w:pPr>
        <w:pStyle w:val="ITEALBULLET2"/>
      </w:pPr>
      <w:r w:rsidRPr="00787B75">
        <w:t>Photo Methods.</w:t>
      </w:r>
    </w:p>
    <w:p w:rsidR="00906AEA" w:rsidRPr="00787B75" w:rsidRDefault="00906AEA" w:rsidP="00906AEA">
      <w:r w:rsidRPr="00787B75">
        <w:t>After click on "Start Control" button, system will do the control and display result in the bottom of screen.</w:t>
      </w:r>
    </w:p>
    <w:p w:rsidR="00717055" w:rsidRPr="00787B75" w:rsidRDefault="00717055" w:rsidP="00906AEA"/>
    <w:p w:rsidR="00717055" w:rsidRPr="00787B75" w:rsidRDefault="00717055" w:rsidP="00906AEA">
      <w:r w:rsidRPr="00787B75">
        <w:t xml:space="preserve">The Rules to do the control are defined in </w:t>
      </w:r>
      <w:r w:rsidRPr="00787B75">
        <w:fldChar w:fldCharType="begin"/>
      </w:r>
      <w:r w:rsidRPr="00787B75">
        <w:instrText xml:space="preserve"> REF _Ref325536560 \r \h </w:instrText>
      </w:r>
      <w:r w:rsidRPr="00787B75">
        <w:fldChar w:fldCharType="separate"/>
      </w:r>
      <w:r w:rsidR="00B27815">
        <w:t>3.3</w:t>
      </w:r>
      <w:r w:rsidRPr="00787B75">
        <w:fldChar w:fldCharType="end"/>
      </w:r>
    </w:p>
    <w:p w:rsidR="00906AEA" w:rsidRPr="00787B75" w:rsidRDefault="00906AEA" w:rsidP="000A4140">
      <w:pPr>
        <w:pStyle w:val="ITEALHEADING2"/>
      </w:pPr>
      <w:bookmarkStart w:id="92" w:name="_Ref336847581"/>
      <w:bookmarkStart w:id="93" w:name="_Toc338859354"/>
      <w:r w:rsidRPr="00787B75">
        <w:t>Unit Control</w:t>
      </w:r>
      <w:bookmarkEnd w:id="92"/>
      <w:bookmarkEnd w:id="93"/>
    </w:p>
    <w:p w:rsidR="001479CB" w:rsidRPr="00787B75" w:rsidRDefault="001479CB" w:rsidP="001479CB">
      <w:r w:rsidRPr="00787B75">
        <w:t>In each screen, user can do the control by click on Control button in Action Bar.</w:t>
      </w:r>
    </w:p>
    <w:p w:rsidR="00047258" w:rsidRPr="00787B75" w:rsidRDefault="00014E8A" w:rsidP="00047258">
      <w:r>
        <w:rPr>
          <w:noProof/>
          <w:lang w:val="en-GB" w:eastAsia="en-GB"/>
        </w:rPr>
        <w:drawing>
          <wp:inline distT="0" distB="0" distL="0" distR="0">
            <wp:extent cx="6400800" cy="292036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00800" cy="2920365"/>
                    </a:xfrm>
                    <a:prstGeom prst="rect">
                      <a:avLst/>
                    </a:prstGeom>
                    <a:noFill/>
                    <a:ln>
                      <a:noFill/>
                    </a:ln>
                  </pic:spPr>
                </pic:pic>
              </a:graphicData>
            </a:graphic>
          </wp:inline>
        </w:drawing>
      </w:r>
    </w:p>
    <w:p w:rsidR="00717055" w:rsidRPr="00787B75" w:rsidRDefault="00717055" w:rsidP="00175387">
      <w:pPr>
        <w:pStyle w:val="ITEALFigure"/>
        <w:rPr>
          <w:lang w:val="en-US"/>
        </w:rPr>
      </w:pPr>
      <w:bookmarkStart w:id="94" w:name="_Toc338859414"/>
      <w:r w:rsidRPr="00787B75">
        <w:rPr>
          <w:lang w:val="en-US"/>
        </w:rPr>
        <w:t>Unit Control</w:t>
      </w:r>
      <w:bookmarkEnd w:id="94"/>
    </w:p>
    <w:p w:rsidR="00717055" w:rsidRPr="00787B75" w:rsidRDefault="00717055" w:rsidP="00717055">
      <w:r w:rsidRPr="00787B75">
        <w:t xml:space="preserve">The Rules to do the control are defined in </w:t>
      </w:r>
      <w:r w:rsidRPr="00787B75">
        <w:fldChar w:fldCharType="begin"/>
      </w:r>
      <w:r w:rsidRPr="00787B75">
        <w:instrText xml:space="preserve"> REF _Ref325536560 \r \h </w:instrText>
      </w:r>
      <w:r w:rsidRPr="00787B75">
        <w:fldChar w:fldCharType="separate"/>
      </w:r>
      <w:r w:rsidR="00B27815">
        <w:t>3.3</w:t>
      </w:r>
      <w:r w:rsidRPr="00787B75">
        <w:fldChar w:fldCharType="end"/>
      </w:r>
      <w:r w:rsidRPr="00787B75">
        <w:t>. And the result will be displayed in a popup dialog.</w:t>
      </w:r>
    </w:p>
    <w:p w:rsidR="008D72B9" w:rsidRPr="00787B75" w:rsidRDefault="00014E8A" w:rsidP="008D72B9">
      <w:pPr>
        <w:jc w:val="center"/>
      </w:pPr>
      <w:r>
        <w:rPr>
          <w:noProof/>
          <w:lang w:val="en-GB" w:eastAsia="en-GB"/>
        </w:rPr>
        <w:drawing>
          <wp:inline distT="0" distB="0" distL="0" distR="0">
            <wp:extent cx="5404485" cy="4326255"/>
            <wp:effectExtent l="0" t="0" r="571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4485" cy="4326255"/>
                    </a:xfrm>
                    <a:prstGeom prst="rect">
                      <a:avLst/>
                    </a:prstGeom>
                    <a:noFill/>
                    <a:ln>
                      <a:noFill/>
                    </a:ln>
                  </pic:spPr>
                </pic:pic>
              </a:graphicData>
            </a:graphic>
          </wp:inline>
        </w:drawing>
      </w:r>
    </w:p>
    <w:p w:rsidR="008D72B9" w:rsidRPr="00787B75" w:rsidRDefault="008D72B9" w:rsidP="008D72B9">
      <w:pPr>
        <w:pStyle w:val="ITEALFigure"/>
        <w:rPr>
          <w:lang w:val="en-US"/>
        </w:rPr>
      </w:pPr>
      <w:bookmarkStart w:id="95" w:name="_Toc338859415"/>
      <w:r w:rsidRPr="00787B75">
        <w:rPr>
          <w:lang w:val="en-US"/>
        </w:rPr>
        <w:t>Control Result</w:t>
      </w:r>
      <w:r w:rsidR="003F5822" w:rsidRPr="00787B75">
        <w:rPr>
          <w:lang w:val="en-US"/>
        </w:rPr>
        <w:t xml:space="preserve"> example</w:t>
      </w:r>
      <w:bookmarkEnd w:id="95"/>
    </w:p>
    <w:p w:rsidR="00C030E2" w:rsidRPr="00787B75" w:rsidRDefault="00C030E2" w:rsidP="000A4140">
      <w:pPr>
        <w:pStyle w:val="ITEALHEADING2"/>
      </w:pPr>
      <w:bookmarkStart w:id="96" w:name="_Ref325536560"/>
      <w:bookmarkStart w:id="97" w:name="_Toc338859355"/>
      <w:r w:rsidRPr="00787B75">
        <w:t>Rules for Control</w:t>
      </w:r>
      <w:bookmarkEnd w:id="97"/>
    </w:p>
    <w:p w:rsidR="00081EA5" w:rsidRPr="00787B75" w:rsidRDefault="00FE75C2" w:rsidP="00C030E2">
      <w:pPr>
        <w:pStyle w:val="ITEALHEADING3"/>
      </w:pPr>
      <w:bookmarkStart w:id="98" w:name="_Toc338859356"/>
      <w:r w:rsidRPr="00787B75">
        <w:t xml:space="preserve">Control of </w:t>
      </w:r>
      <w:r w:rsidR="00081EA5" w:rsidRPr="00787B75">
        <w:t>Translation</w:t>
      </w:r>
      <w:bookmarkEnd w:id="96"/>
      <w:bookmarkEnd w:id="98"/>
      <w:r w:rsidR="00081EA5" w:rsidRPr="00787B75">
        <w:t xml:space="preserve"> </w:t>
      </w:r>
    </w:p>
    <w:p w:rsidR="00081EA5" w:rsidRPr="00787B75" w:rsidRDefault="00081EA5" w:rsidP="00081EA5">
      <w:r w:rsidRPr="00787B75">
        <w:t xml:space="preserve">This control will check the translation for the current perimeter for all items and displayed the </w:t>
      </w:r>
      <w:r w:rsidR="0073044A">
        <w:t>Error</w:t>
      </w:r>
      <w:r w:rsidRPr="00787B75">
        <w:t xml:space="preserve"> as:</w:t>
      </w:r>
    </w:p>
    <w:p w:rsidR="00081EA5" w:rsidRPr="00787B75" w:rsidRDefault="00081EA5" w:rsidP="008635CB">
      <w:pPr>
        <w:pStyle w:val="ITEALBULLET2"/>
      </w:pPr>
      <w:r w:rsidRPr="00787B75">
        <w:t>Number of Items without translation / Total Items. For example: 10 / 100</w:t>
      </w:r>
    </w:p>
    <w:p w:rsidR="00081EA5" w:rsidRPr="00787B75" w:rsidRDefault="00081EA5" w:rsidP="008635CB">
      <w:pPr>
        <w:pStyle w:val="ITEALBULLET2"/>
      </w:pPr>
      <w:r w:rsidRPr="00787B75">
        <w:t>Number of translated item not validated / Total Items. For example: 15 / 100</w:t>
      </w:r>
    </w:p>
    <w:p w:rsidR="00425C7F" w:rsidRPr="00787B75" w:rsidRDefault="00FE75C2" w:rsidP="00C030E2">
      <w:pPr>
        <w:pStyle w:val="ITEALHEADING3"/>
      </w:pPr>
      <w:bookmarkStart w:id="99" w:name="_Toc338859357"/>
      <w:r w:rsidRPr="00787B75">
        <w:t>Control of Business Rule</w:t>
      </w:r>
      <w:bookmarkEnd w:id="99"/>
    </w:p>
    <w:p w:rsidR="00FE75C2" w:rsidRPr="00787B75" w:rsidRDefault="00FE75C2" w:rsidP="00FE75C2">
      <w:r w:rsidRPr="00787B75">
        <w:t>All business Rule has been defined in checklists</w:t>
      </w:r>
      <w:r w:rsidR="005674E7" w:rsidRPr="00787B75">
        <w:t>.</w:t>
      </w:r>
      <w:r w:rsidRPr="00787B75">
        <w:t xml:space="preserve"> </w:t>
      </w:r>
      <w:r w:rsidR="005674E7" w:rsidRPr="00787B75">
        <w:t>Most of them</w:t>
      </w:r>
      <w:r w:rsidRPr="00787B75">
        <w:t xml:space="preserve"> have been satisfied by Database Design and Management of Fiche Screen. Only a few of them will need to do the control at exported time. This part will describe the </w:t>
      </w:r>
      <w:r w:rsidR="006010C7" w:rsidRPr="00787B75">
        <w:t>specific</w:t>
      </w:r>
      <w:r w:rsidR="00D20C70" w:rsidRPr="00787B75">
        <w:t xml:space="preserve"> </w:t>
      </w:r>
      <w:r w:rsidRPr="00787B75">
        <w:t>rule that need to check with control:</w:t>
      </w:r>
    </w:p>
    <w:p w:rsidR="00FE75C2" w:rsidRPr="00787B75" w:rsidRDefault="00FF4098" w:rsidP="00FF4098">
      <w:pPr>
        <w:pStyle w:val="ITEALHEADING4"/>
      </w:pPr>
      <w:r w:rsidRPr="00787B75">
        <w:t>Settings</w:t>
      </w:r>
    </w:p>
    <w:p w:rsidR="00FF4098" w:rsidRPr="00787B75" w:rsidRDefault="00FF4098" w:rsidP="00FF4098">
      <w:pPr>
        <w:pStyle w:val="ITEALHEADING5"/>
      </w:pPr>
      <w:r w:rsidRPr="00787B75">
        <w:t>Country</w:t>
      </w:r>
    </w:p>
    <w:p w:rsidR="00937B5A" w:rsidRPr="00787B75" w:rsidRDefault="00283227" w:rsidP="00937B5A">
      <w:r w:rsidRPr="00787B75">
        <w:t>None</w:t>
      </w:r>
    </w:p>
    <w:p w:rsidR="00FF4098" w:rsidRPr="00787B75" w:rsidRDefault="00FF4098" w:rsidP="00FF4098">
      <w:pPr>
        <w:pStyle w:val="ITEALHEADING5"/>
      </w:pPr>
      <w:r w:rsidRPr="00787B75">
        <w:t>Center</w:t>
      </w:r>
    </w:p>
    <w:p w:rsidR="00283227" w:rsidRPr="00787B75" w:rsidRDefault="00283227" w:rsidP="00283227">
      <w:r w:rsidRPr="00787B75">
        <w:t>None</w:t>
      </w:r>
    </w:p>
    <w:p w:rsidR="00FF4098" w:rsidRPr="00787B75" w:rsidRDefault="00FF4098" w:rsidP="00FF4098">
      <w:pPr>
        <w:pStyle w:val="ITEALHEADING5"/>
      </w:pPr>
      <w:r w:rsidRPr="00787B75">
        <w:t>Days</w:t>
      </w:r>
    </w:p>
    <w:p w:rsidR="00283227" w:rsidRPr="00787B75" w:rsidRDefault="00283227" w:rsidP="00283227">
      <w:r w:rsidRPr="00787B75">
        <w:t>None</w:t>
      </w:r>
    </w:p>
    <w:p w:rsidR="00FF4098" w:rsidRPr="00787B75" w:rsidRDefault="00FF4098" w:rsidP="00FF4098">
      <w:pPr>
        <w:pStyle w:val="ITEALHEADING5"/>
      </w:pPr>
      <w:r w:rsidRPr="00787B75">
        <w:t>Months</w:t>
      </w:r>
    </w:p>
    <w:p w:rsidR="00A6109F" w:rsidRPr="00787B75" w:rsidRDefault="00517F10" w:rsidP="00A6109F">
      <w:r w:rsidRPr="00787B75">
        <w:t>None</w:t>
      </w:r>
    </w:p>
    <w:p w:rsidR="00FF4098" w:rsidRPr="00787B75" w:rsidRDefault="00FF4098" w:rsidP="00FF4098">
      <w:pPr>
        <w:pStyle w:val="ITEALHEADING5"/>
      </w:pPr>
      <w:r w:rsidRPr="00787B75">
        <w:t>Food Consumption Occasion</w:t>
      </w:r>
    </w:p>
    <w:p w:rsidR="00517F10" w:rsidRPr="00787B75" w:rsidRDefault="00B92E39" w:rsidP="00517F10">
      <w:r w:rsidRPr="00787B75">
        <w:t>None</w:t>
      </w:r>
    </w:p>
    <w:p w:rsidR="00FF4098" w:rsidRPr="00787B75" w:rsidRDefault="00FF4098" w:rsidP="00FF4098">
      <w:pPr>
        <w:pStyle w:val="ITEALHEADING5"/>
      </w:pPr>
      <w:r w:rsidRPr="00787B75">
        <w:t>Checklist FCO</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8"/>
        <w:gridCol w:w="1350"/>
        <w:gridCol w:w="1207"/>
        <w:gridCol w:w="2213"/>
        <w:gridCol w:w="3600"/>
      </w:tblGrid>
      <w:tr w:rsidR="001C3E04" w:rsidRPr="00787B75">
        <w:trPr>
          <w:trHeight w:val="395"/>
        </w:trPr>
        <w:tc>
          <w:tcPr>
            <w:tcW w:w="1818" w:type="dxa"/>
            <w:shd w:val="clear" w:color="auto" w:fill="999999"/>
            <w:vAlign w:val="center"/>
          </w:tcPr>
          <w:p w:rsidR="001C3E04" w:rsidRPr="00787B75" w:rsidRDefault="001C3E04" w:rsidP="00567AC8">
            <w:pPr>
              <w:jc w:val="center"/>
              <w:rPr>
                <w:b/>
              </w:rPr>
            </w:pPr>
            <w:r w:rsidRPr="00787B75">
              <w:rPr>
                <w:b/>
              </w:rPr>
              <w:t>Rule Id</w:t>
            </w:r>
          </w:p>
        </w:tc>
        <w:tc>
          <w:tcPr>
            <w:tcW w:w="1350" w:type="dxa"/>
            <w:shd w:val="clear" w:color="auto" w:fill="999999"/>
            <w:vAlign w:val="center"/>
          </w:tcPr>
          <w:p w:rsidR="001C3E04" w:rsidRPr="00787B75" w:rsidRDefault="001C3E04" w:rsidP="00567AC8">
            <w:pPr>
              <w:jc w:val="center"/>
              <w:rPr>
                <w:b/>
              </w:rPr>
            </w:pPr>
            <w:r w:rsidRPr="00787B75">
              <w:rPr>
                <w:b/>
              </w:rPr>
              <w:t>Name</w:t>
            </w:r>
          </w:p>
        </w:tc>
        <w:tc>
          <w:tcPr>
            <w:tcW w:w="1207" w:type="dxa"/>
            <w:shd w:val="clear" w:color="auto" w:fill="999999"/>
          </w:tcPr>
          <w:p w:rsidR="001C3E04" w:rsidRPr="00787B75" w:rsidRDefault="001C3E04" w:rsidP="00567AC8">
            <w:pPr>
              <w:jc w:val="center"/>
              <w:rPr>
                <w:b/>
              </w:rPr>
            </w:pPr>
            <w:r w:rsidRPr="00787B75">
              <w:rPr>
                <w:b/>
              </w:rPr>
              <w:t>Type</w:t>
            </w:r>
          </w:p>
        </w:tc>
        <w:tc>
          <w:tcPr>
            <w:tcW w:w="2213" w:type="dxa"/>
            <w:shd w:val="clear" w:color="auto" w:fill="999999"/>
            <w:vAlign w:val="center"/>
          </w:tcPr>
          <w:p w:rsidR="001C3E04" w:rsidRPr="00787B75" w:rsidRDefault="001C3E04" w:rsidP="00567AC8">
            <w:pPr>
              <w:jc w:val="center"/>
              <w:rPr>
                <w:b/>
              </w:rPr>
            </w:pPr>
            <w:r w:rsidRPr="00787B75">
              <w:rPr>
                <w:b/>
              </w:rPr>
              <w:t>Description</w:t>
            </w:r>
          </w:p>
        </w:tc>
        <w:tc>
          <w:tcPr>
            <w:tcW w:w="3600" w:type="dxa"/>
            <w:shd w:val="clear" w:color="auto" w:fill="999999"/>
          </w:tcPr>
          <w:p w:rsidR="001C3E04" w:rsidRPr="00787B75" w:rsidRDefault="001C3E04" w:rsidP="00567AC8">
            <w:pPr>
              <w:jc w:val="center"/>
              <w:rPr>
                <w:b/>
              </w:rPr>
            </w:pPr>
            <w:r>
              <w:rPr>
                <w:b/>
              </w:rPr>
              <w:t>Message</w:t>
            </w:r>
          </w:p>
        </w:tc>
      </w:tr>
      <w:tr w:rsidR="001C3E04" w:rsidRPr="00FC36D3">
        <w:tc>
          <w:tcPr>
            <w:tcW w:w="1818" w:type="dxa"/>
            <w:vAlign w:val="center"/>
          </w:tcPr>
          <w:p w:rsidR="001C3E04" w:rsidRPr="00787B75" w:rsidRDefault="001C3E04" w:rsidP="00567AC8">
            <w:r w:rsidRPr="00787B75">
              <w:t>CHK_FCO_001</w:t>
            </w:r>
          </w:p>
        </w:tc>
        <w:tc>
          <w:tcPr>
            <w:tcW w:w="1350" w:type="dxa"/>
            <w:vAlign w:val="center"/>
          </w:tcPr>
          <w:p w:rsidR="001C3E04" w:rsidRPr="00787B75" w:rsidRDefault="001C3E04" w:rsidP="00567AC8">
            <w:r w:rsidRPr="00787B75">
              <w:t>Reference Data</w:t>
            </w:r>
          </w:p>
        </w:tc>
        <w:tc>
          <w:tcPr>
            <w:tcW w:w="1207" w:type="dxa"/>
            <w:vAlign w:val="center"/>
          </w:tcPr>
          <w:p w:rsidR="001C3E04" w:rsidRPr="00787B75" w:rsidRDefault="001C3E04" w:rsidP="00811E59">
            <w:pPr>
              <w:jc w:val="center"/>
            </w:pPr>
            <w:r w:rsidRPr="00787B75">
              <w:t>Error</w:t>
            </w:r>
          </w:p>
        </w:tc>
        <w:tc>
          <w:tcPr>
            <w:tcW w:w="2213" w:type="dxa"/>
            <w:vAlign w:val="center"/>
          </w:tcPr>
          <w:p w:rsidR="001C3E04" w:rsidRPr="00787B75" w:rsidRDefault="001C3E04" w:rsidP="00567AC8">
            <w:r w:rsidRPr="00787B75">
              <w:t>FCO used by validated checklist has to be validated</w:t>
            </w:r>
          </w:p>
        </w:tc>
        <w:tc>
          <w:tcPr>
            <w:tcW w:w="3600" w:type="dxa"/>
          </w:tcPr>
          <w:p w:rsidR="001C3E04" w:rsidRPr="00FC36D3" w:rsidRDefault="00C54D2D" w:rsidP="00CF4189">
            <w:pPr>
              <w:autoSpaceDE w:val="0"/>
              <w:autoSpaceDN w:val="0"/>
              <w:adjustRightInd w:val="0"/>
              <w:rPr>
                <w:rPrChange w:id="100" w:author="duydt" w:date="2012-10-24T16:42:00Z">
                  <w:rPr>
                    <w:lang w:val="fr-FR"/>
                  </w:rPr>
                </w:rPrChange>
              </w:rPr>
            </w:pPr>
            <w:r w:rsidRPr="00CF4189">
              <w:t xml:space="preserve"> </w:t>
            </w:r>
            <w:ins w:id="101" w:author="duydt" w:date="2012-10-24T16:42:00Z">
              <w:r w:rsidR="00FC36D3" w:rsidRPr="00CF4189">
                <w:t xml:space="preserve"> FCO(s) used by validated checklist ha</w:t>
              </w:r>
              <w:r w:rsidR="00FC36D3">
                <w:t xml:space="preserve">s to be validated. </w:t>
              </w:r>
              <w:r w:rsidR="00FC36D3" w:rsidRPr="00FC36D3">
                <w:rPr>
                  <w:rPrChange w:id="102" w:author="duydt" w:date="2012-10-24T16:42:00Z">
                    <w:rPr>
                      <w:lang w:val="fr-FR"/>
                    </w:rPr>
                  </w:rPrChange>
                </w:rPr>
                <w:t>FCO(s) code: {Code}</w:t>
              </w:r>
            </w:ins>
          </w:p>
        </w:tc>
      </w:tr>
    </w:tbl>
    <w:p w:rsidR="00FF4098" w:rsidRPr="00787B75" w:rsidRDefault="00FF4098" w:rsidP="00FF4098">
      <w:pPr>
        <w:pStyle w:val="ITEALHEADING5"/>
      </w:pPr>
      <w:r w:rsidRPr="00787B75">
        <w:t>Place of Consumption</w:t>
      </w:r>
    </w:p>
    <w:p w:rsidR="00AD4C13" w:rsidRPr="00787B75" w:rsidRDefault="00AD4C13" w:rsidP="00AD4C13">
      <w:r w:rsidRPr="00787B75">
        <w:t>None</w:t>
      </w:r>
    </w:p>
    <w:p w:rsidR="00FF4098" w:rsidRPr="00787B75" w:rsidRDefault="00FF4098" w:rsidP="00FF4098">
      <w:pPr>
        <w:pStyle w:val="ITEALHEADING5"/>
      </w:pPr>
      <w:r w:rsidRPr="00787B75">
        <w:t>Spec. Days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2"/>
        <w:gridCol w:w="1336"/>
        <w:gridCol w:w="1080"/>
        <w:gridCol w:w="2520"/>
        <w:gridCol w:w="3240"/>
      </w:tblGrid>
      <w:tr w:rsidR="001C3E04" w:rsidRPr="00787B75">
        <w:trPr>
          <w:trHeight w:val="395"/>
        </w:trPr>
        <w:tc>
          <w:tcPr>
            <w:tcW w:w="2012" w:type="dxa"/>
            <w:shd w:val="clear" w:color="auto" w:fill="999999"/>
            <w:vAlign w:val="center"/>
          </w:tcPr>
          <w:p w:rsidR="001C3E04" w:rsidRPr="00787B75" w:rsidRDefault="001C3E04" w:rsidP="00567AC8">
            <w:pPr>
              <w:jc w:val="center"/>
              <w:rPr>
                <w:b/>
              </w:rPr>
            </w:pPr>
            <w:r w:rsidRPr="00787B75">
              <w:rPr>
                <w:b/>
              </w:rPr>
              <w:t>Rule Id</w:t>
            </w:r>
          </w:p>
        </w:tc>
        <w:tc>
          <w:tcPr>
            <w:tcW w:w="1336" w:type="dxa"/>
            <w:shd w:val="clear" w:color="auto" w:fill="999999"/>
            <w:vAlign w:val="center"/>
          </w:tcPr>
          <w:p w:rsidR="001C3E04" w:rsidRPr="00787B75" w:rsidRDefault="001C3E04" w:rsidP="00567AC8">
            <w:pPr>
              <w:jc w:val="center"/>
              <w:rPr>
                <w:b/>
              </w:rPr>
            </w:pPr>
            <w:r w:rsidRPr="00787B75">
              <w:rPr>
                <w:b/>
              </w:rPr>
              <w:t>Name</w:t>
            </w:r>
          </w:p>
        </w:tc>
        <w:tc>
          <w:tcPr>
            <w:tcW w:w="1080" w:type="dxa"/>
            <w:shd w:val="clear" w:color="auto" w:fill="999999"/>
          </w:tcPr>
          <w:p w:rsidR="001C3E04" w:rsidRPr="00787B75" w:rsidRDefault="001C3E04" w:rsidP="00567AC8">
            <w:pPr>
              <w:jc w:val="center"/>
              <w:rPr>
                <w:b/>
              </w:rPr>
            </w:pPr>
            <w:r w:rsidRPr="00787B75">
              <w:rPr>
                <w:b/>
              </w:rPr>
              <w:t>Type</w:t>
            </w:r>
          </w:p>
        </w:tc>
        <w:tc>
          <w:tcPr>
            <w:tcW w:w="2520" w:type="dxa"/>
            <w:shd w:val="clear" w:color="auto" w:fill="999999"/>
            <w:vAlign w:val="center"/>
          </w:tcPr>
          <w:p w:rsidR="001C3E04" w:rsidRPr="00787B75" w:rsidRDefault="001C3E04" w:rsidP="00567AC8">
            <w:pPr>
              <w:jc w:val="center"/>
              <w:rPr>
                <w:b/>
              </w:rPr>
            </w:pPr>
            <w:r w:rsidRPr="00787B75">
              <w:rPr>
                <w:b/>
              </w:rPr>
              <w:t>Description</w:t>
            </w:r>
          </w:p>
        </w:tc>
        <w:tc>
          <w:tcPr>
            <w:tcW w:w="3240" w:type="dxa"/>
            <w:shd w:val="clear" w:color="auto" w:fill="999999"/>
          </w:tcPr>
          <w:p w:rsidR="001C3E04" w:rsidRPr="00787B75" w:rsidRDefault="001C3E04" w:rsidP="00C54D2D">
            <w:pPr>
              <w:ind w:left="252" w:hanging="252"/>
              <w:jc w:val="center"/>
              <w:rPr>
                <w:b/>
              </w:rPr>
            </w:pPr>
            <w:r>
              <w:rPr>
                <w:b/>
              </w:rPr>
              <w:t>Message</w:t>
            </w:r>
          </w:p>
        </w:tc>
      </w:tr>
      <w:tr w:rsidR="001C3E04" w:rsidRPr="00787B75">
        <w:tc>
          <w:tcPr>
            <w:tcW w:w="2012" w:type="dxa"/>
            <w:vAlign w:val="center"/>
          </w:tcPr>
          <w:p w:rsidR="001C3E04" w:rsidRPr="00787B75" w:rsidRDefault="001C3E04" w:rsidP="00567AC8">
            <w:r w:rsidRPr="00787B75">
              <w:t>CHK_DAYS_001</w:t>
            </w:r>
          </w:p>
        </w:tc>
        <w:tc>
          <w:tcPr>
            <w:tcW w:w="1336" w:type="dxa"/>
            <w:vAlign w:val="center"/>
          </w:tcPr>
          <w:p w:rsidR="001C3E04" w:rsidRPr="00787B75" w:rsidRDefault="001C3E04" w:rsidP="00567AC8">
            <w:r w:rsidRPr="00787B75">
              <w:t>Mandatory Items</w:t>
            </w:r>
          </w:p>
        </w:tc>
        <w:tc>
          <w:tcPr>
            <w:tcW w:w="1080" w:type="dxa"/>
            <w:vAlign w:val="center"/>
          </w:tcPr>
          <w:p w:rsidR="001C3E04" w:rsidRPr="00787B75" w:rsidRDefault="001C3E04" w:rsidP="00811E59">
            <w:pPr>
              <w:jc w:val="center"/>
            </w:pPr>
            <w:r w:rsidRPr="00787B75">
              <w:t>Error</w:t>
            </w:r>
          </w:p>
        </w:tc>
        <w:tc>
          <w:tcPr>
            <w:tcW w:w="2520" w:type="dxa"/>
            <w:vAlign w:val="center"/>
          </w:tcPr>
          <w:p w:rsidR="001C3E04" w:rsidRPr="00787B75" w:rsidRDefault="001C3E04" w:rsidP="00567AC8">
            <w:r w:rsidRPr="00787B75">
              <w:t>The following items must be present &amp; validated:</w:t>
            </w:r>
          </w:p>
          <w:p w:rsidR="001C3E04" w:rsidRPr="00787B75" w:rsidRDefault="001C3E04" w:rsidP="00567AC8">
            <w:r w:rsidRPr="00787B75">
              <w:t>- Code = "00", English Name = "None"</w:t>
            </w:r>
          </w:p>
          <w:p w:rsidR="001C3E04" w:rsidRPr="00787B75" w:rsidRDefault="001C3E04" w:rsidP="00567AC8">
            <w:r w:rsidRPr="00787B75">
              <w:t>- Code = "99", English Name = "Other"</w:t>
            </w:r>
          </w:p>
        </w:tc>
        <w:tc>
          <w:tcPr>
            <w:tcW w:w="3240" w:type="dxa"/>
          </w:tcPr>
          <w:p w:rsidR="00FC36D3" w:rsidRDefault="00FC36D3" w:rsidP="00FC36D3">
            <w:pPr>
              <w:numPr>
                <w:ins w:id="103" w:author="duydt" w:date="2012-10-24T16:42:00Z"/>
              </w:numPr>
              <w:rPr>
                <w:ins w:id="104" w:author="duydt" w:date="2012-10-24T16:42:00Z"/>
              </w:rPr>
            </w:pPr>
            <w:ins w:id="105" w:author="duydt" w:date="2012-10-24T16:42:00Z">
              <w:r>
                <w:t>- Missing validated mandatory item: Code '00' - English name 'None'</w:t>
              </w:r>
            </w:ins>
          </w:p>
          <w:p w:rsidR="001C3E04" w:rsidRPr="00787B75" w:rsidRDefault="00FC36D3" w:rsidP="00FC36D3">
            <w:ins w:id="106" w:author="duydt" w:date="2012-10-24T16:42:00Z">
              <w:r>
                <w:t>- Missing validated mandatory item: Code '99' - English name 'Other'</w:t>
              </w:r>
            </w:ins>
          </w:p>
        </w:tc>
      </w:tr>
    </w:tbl>
    <w:p w:rsidR="00FF4098" w:rsidRPr="00787B75" w:rsidRDefault="00FF4098" w:rsidP="00FF4098">
      <w:pPr>
        <w:pStyle w:val="ITEALHEADING5"/>
      </w:pPr>
      <w:r w:rsidRPr="00787B75">
        <w:t>Spec. Diets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6"/>
        <w:gridCol w:w="1532"/>
        <w:gridCol w:w="1090"/>
        <w:gridCol w:w="2520"/>
        <w:gridCol w:w="3060"/>
      </w:tblGrid>
      <w:tr w:rsidR="00466CD6" w:rsidRPr="00787B75">
        <w:trPr>
          <w:trHeight w:val="395"/>
        </w:trPr>
        <w:tc>
          <w:tcPr>
            <w:tcW w:w="1986" w:type="dxa"/>
            <w:shd w:val="clear" w:color="auto" w:fill="999999"/>
            <w:vAlign w:val="center"/>
          </w:tcPr>
          <w:p w:rsidR="00466CD6" w:rsidRPr="00787B75" w:rsidRDefault="00466CD6" w:rsidP="00567AC8">
            <w:pPr>
              <w:jc w:val="center"/>
              <w:rPr>
                <w:b/>
              </w:rPr>
            </w:pPr>
            <w:r w:rsidRPr="00787B75">
              <w:rPr>
                <w:b/>
              </w:rPr>
              <w:t>Rule Id</w:t>
            </w:r>
          </w:p>
        </w:tc>
        <w:tc>
          <w:tcPr>
            <w:tcW w:w="1532" w:type="dxa"/>
            <w:shd w:val="clear" w:color="auto" w:fill="999999"/>
            <w:vAlign w:val="center"/>
          </w:tcPr>
          <w:p w:rsidR="00466CD6" w:rsidRPr="00787B75" w:rsidRDefault="00466CD6" w:rsidP="00567AC8">
            <w:pPr>
              <w:jc w:val="center"/>
              <w:rPr>
                <w:b/>
              </w:rPr>
            </w:pPr>
            <w:r w:rsidRPr="00787B75">
              <w:rPr>
                <w:b/>
              </w:rPr>
              <w:t>Name</w:t>
            </w:r>
          </w:p>
        </w:tc>
        <w:tc>
          <w:tcPr>
            <w:tcW w:w="1090" w:type="dxa"/>
            <w:shd w:val="clear" w:color="auto" w:fill="999999"/>
          </w:tcPr>
          <w:p w:rsidR="00466CD6" w:rsidRPr="00787B75" w:rsidRDefault="00466CD6" w:rsidP="00567AC8">
            <w:pPr>
              <w:jc w:val="center"/>
              <w:rPr>
                <w:b/>
              </w:rPr>
            </w:pPr>
            <w:r w:rsidRPr="00787B75">
              <w:rPr>
                <w:b/>
              </w:rPr>
              <w:t>Type</w:t>
            </w:r>
          </w:p>
        </w:tc>
        <w:tc>
          <w:tcPr>
            <w:tcW w:w="2520" w:type="dxa"/>
            <w:shd w:val="clear" w:color="auto" w:fill="999999"/>
            <w:vAlign w:val="center"/>
          </w:tcPr>
          <w:p w:rsidR="00466CD6" w:rsidRPr="00787B75" w:rsidRDefault="00466CD6" w:rsidP="00567AC8">
            <w:pPr>
              <w:jc w:val="center"/>
              <w:rPr>
                <w:b/>
              </w:rPr>
            </w:pPr>
            <w:r w:rsidRPr="00787B75">
              <w:rPr>
                <w:b/>
              </w:rPr>
              <w:t>Description</w:t>
            </w:r>
          </w:p>
        </w:tc>
        <w:tc>
          <w:tcPr>
            <w:tcW w:w="3060" w:type="dxa"/>
            <w:shd w:val="clear" w:color="auto" w:fill="999999"/>
          </w:tcPr>
          <w:p w:rsidR="00466CD6" w:rsidRPr="00787B75" w:rsidRDefault="00466CD6" w:rsidP="00567AC8">
            <w:pPr>
              <w:jc w:val="center"/>
              <w:rPr>
                <w:b/>
              </w:rPr>
            </w:pPr>
            <w:r>
              <w:rPr>
                <w:b/>
              </w:rPr>
              <w:t>Message</w:t>
            </w:r>
          </w:p>
        </w:tc>
      </w:tr>
      <w:tr w:rsidR="00466CD6" w:rsidRPr="00787B75">
        <w:tc>
          <w:tcPr>
            <w:tcW w:w="1986" w:type="dxa"/>
            <w:vAlign w:val="center"/>
          </w:tcPr>
          <w:p w:rsidR="00466CD6" w:rsidRPr="00787B75" w:rsidRDefault="00466CD6" w:rsidP="00567AC8">
            <w:r w:rsidRPr="00787B75">
              <w:t>CHK_DIET_001</w:t>
            </w:r>
          </w:p>
        </w:tc>
        <w:tc>
          <w:tcPr>
            <w:tcW w:w="1532" w:type="dxa"/>
            <w:vAlign w:val="center"/>
          </w:tcPr>
          <w:p w:rsidR="00466CD6" w:rsidRPr="00787B75" w:rsidRDefault="00466CD6" w:rsidP="00567AC8">
            <w:r w:rsidRPr="00787B75">
              <w:t>Mandatory Items</w:t>
            </w:r>
          </w:p>
        </w:tc>
        <w:tc>
          <w:tcPr>
            <w:tcW w:w="1090" w:type="dxa"/>
            <w:vAlign w:val="center"/>
          </w:tcPr>
          <w:p w:rsidR="00466CD6" w:rsidRPr="00787B75" w:rsidRDefault="00466CD6" w:rsidP="00567AC8">
            <w:pPr>
              <w:jc w:val="center"/>
            </w:pPr>
            <w:r w:rsidRPr="00787B75">
              <w:t>Error</w:t>
            </w:r>
          </w:p>
        </w:tc>
        <w:tc>
          <w:tcPr>
            <w:tcW w:w="2520" w:type="dxa"/>
            <w:vAlign w:val="center"/>
          </w:tcPr>
          <w:p w:rsidR="00466CD6" w:rsidRPr="00787B75" w:rsidRDefault="00466CD6" w:rsidP="00567AC8">
            <w:r w:rsidRPr="00787B75">
              <w:t>The following items must be present &amp; validated:</w:t>
            </w:r>
          </w:p>
          <w:p w:rsidR="00466CD6" w:rsidRPr="00787B75" w:rsidRDefault="00466CD6" w:rsidP="00567AC8">
            <w:r w:rsidRPr="00787B75">
              <w:t>- Code = "00", English Name = "None"</w:t>
            </w:r>
          </w:p>
          <w:p w:rsidR="00466CD6" w:rsidRPr="00787B75" w:rsidRDefault="00466CD6" w:rsidP="00567AC8">
            <w:r w:rsidRPr="00787B75">
              <w:t>- Code = "99", English Name = "Other"</w:t>
            </w:r>
          </w:p>
        </w:tc>
        <w:tc>
          <w:tcPr>
            <w:tcW w:w="3060" w:type="dxa"/>
          </w:tcPr>
          <w:p w:rsidR="00FC36D3" w:rsidRDefault="00FC36D3" w:rsidP="00FC36D3">
            <w:pPr>
              <w:numPr>
                <w:ins w:id="107" w:author="duydt" w:date="2012-10-24T16:42:00Z"/>
              </w:numPr>
              <w:autoSpaceDE w:val="0"/>
              <w:autoSpaceDN w:val="0"/>
              <w:adjustRightInd w:val="0"/>
              <w:rPr>
                <w:ins w:id="108" w:author="duydt" w:date="2012-10-24T16:42:00Z"/>
              </w:rPr>
            </w:pPr>
            <w:ins w:id="109" w:author="duydt" w:date="2012-10-24T16:42:00Z">
              <w:r>
                <w:t>- Missing validated mandatory item: Code '00' - English name 'None'</w:t>
              </w:r>
            </w:ins>
          </w:p>
          <w:p w:rsidR="00466CD6" w:rsidRPr="00787B75" w:rsidRDefault="00FC36D3" w:rsidP="00FC36D3">
            <w:pPr>
              <w:autoSpaceDE w:val="0"/>
              <w:autoSpaceDN w:val="0"/>
              <w:adjustRightInd w:val="0"/>
            </w:pPr>
            <w:ins w:id="110" w:author="duydt" w:date="2012-10-24T16:42:00Z">
              <w:r>
                <w:t>- Missing validated mandatory item: Code '99' - English name 'Other'a</w:t>
              </w:r>
            </w:ins>
          </w:p>
        </w:tc>
      </w:tr>
    </w:tbl>
    <w:p w:rsidR="00FF4098" w:rsidRPr="00787B75" w:rsidRDefault="00FF4098" w:rsidP="00FF4098">
      <w:pPr>
        <w:pStyle w:val="ITEALHEADING5"/>
      </w:pPr>
      <w:r w:rsidRPr="00787B75">
        <w:t>Probing</w:t>
      </w:r>
    </w:p>
    <w:p w:rsidR="007546AD" w:rsidRPr="00787B75" w:rsidRDefault="00AD36E3" w:rsidP="007546AD">
      <w:r w:rsidRPr="00787B75">
        <w:t>None</w:t>
      </w:r>
    </w:p>
    <w:p w:rsidR="00FF4098" w:rsidRPr="00787B75" w:rsidRDefault="00FF4098" w:rsidP="00FF4098">
      <w:pPr>
        <w:pStyle w:val="ITEALHEADING5"/>
      </w:pPr>
      <w:r w:rsidRPr="00787B75">
        <w:t>Anthopometry</w:t>
      </w:r>
    </w:p>
    <w:p w:rsidR="00582956" w:rsidRPr="00787B75" w:rsidRDefault="001473C3" w:rsidP="00582956">
      <w:r w:rsidRPr="00787B75">
        <w:t>None</w:t>
      </w:r>
    </w:p>
    <w:p w:rsidR="00FF4098" w:rsidRPr="00787B75" w:rsidRDefault="00FF4098" w:rsidP="00FF4098">
      <w:pPr>
        <w:pStyle w:val="ITEALHEADING5"/>
      </w:pPr>
      <w:r w:rsidRPr="00787B75">
        <w:t>Nutrients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3"/>
        <w:gridCol w:w="1365"/>
        <w:gridCol w:w="1620"/>
        <w:gridCol w:w="3060"/>
        <w:gridCol w:w="2340"/>
      </w:tblGrid>
      <w:tr w:rsidR="00466CD6" w:rsidRPr="00787B75">
        <w:trPr>
          <w:trHeight w:val="395"/>
        </w:trPr>
        <w:tc>
          <w:tcPr>
            <w:tcW w:w="1803" w:type="dxa"/>
            <w:shd w:val="clear" w:color="auto" w:fill="999999"/>
            <w:vAlign w:val="center"/>
          </w:tcPr>
          <w:p w:rsidR="00466CD6" w:rsidRPr="00787B75" w:rsidRDefault="00466CD6" w:rsidP="00567AC8">
            <w:pPr>
              <w:jc w:val="center"/>
              <w:rPr>
                <w:b/>
              </w:rPr>
            </w:pPr>
            <w:r w:rsidRPr="00787B75">
              <w:rPr>
                <w:b/>
              </w:rPr>
              <w:t>Rule Id</w:t>
            </w:r>
          </w:p>
        </w:tc>
        <w:tc>
          <w:tcPr>
            <w:tcW w:w="1365" w:type="dxa"/>
            <w:shd w:val="clear" w:color="auto" w:fill="999999"/>
            <w:vAlign w:val="center"/>
          </w:tcPr>
          <w:p w:rsidR="00466CD6" w:rsidRPr="00787B75" w:rsidRDefault="00466CD6" w:rsidP="00567AC8">
            <w:pPr>
              <w:jc w:val="center"/>
              <w:rPr>
                <w:b/>
              </w:rPr>
            </w:pPr>
            <w:r w:rsidRPr="00787B75">
              <w:rPr>
                <w:b/>
              </w:rPr>
              <w:t>Name</w:t>
            </w:r>
          </w:p>
        </w:tc>
        <w:tc>
          <w:tcPr>
            <w:tcW w:w="1620" w:type="dxa"/>
            <w:shd w:val="clear" w:color="auto" w:fill="999999"/>
          </w:tcPr>
          <w:p w:rsidR="00466CD6" w:rsidRPr="00787B75" w:rsidRDefault="00466CD6" w:rsidP="00567AC8">
            <w:pPr>
              <w:jc w:val="center"/>
              <w:rPr>
                <w:b/>
              </w:rPr>
            </w:pPr>
            <w:r w:rsidRPr="00787B75">
              <w:rPr>
                <w:b/>
              </w:rPr>
              <w:t>Type</w:t>
            </w:r>
          </w:p>
        </w:tc>
        <w:tc>
          <w:tcPr>
            <w:tcW w:w="3060" w:type="dxa"/>
            <w:shd w:val="clear" w:color="auto" w:fill="999999"/>
            <w:vAlign w:val="center"/>
          </w:tcPr>
          <w:p w:rsidR="00466CD6" w:rsidRPr="00787B75" w:rsidRDefault="00466CD6" w:rsidP="00567AC8">
            <w:pPr>
              <w:jc w:val="center"/>
              <w:rPr>
                <w:b/>
              </w:rPr>
            </w:pPr>
            <w:r w:rsidRPr="00787B75">
              <w:rPr>
                <w:b/>
              </w:rPr>
              <w:t>Description</w:t>
            </w:r>
          </w:p>
        </w:tc>
        <w:tc>
          <w:tcPr>
            <w:tcW w:w="2340" w:type="dxa"/>
            <w:shd w:val="clear" w:color="auto" w:fill="999999"/>
          </w:tcPr>
          <w:p w:rsidR="00466CD6" w:rsidRPr="00787B75" w:rsidRDefault="00466CD6" w:rsidP="00567AC8">
            <w:pPr>
              <w:jc w:val="center"/>
              <w:rPr>
                <w:b/>
              </w:rPr>
            </w:pPr>
            <w:r>
              <w:rPr>
                <w:b/>
              </w:rPr>
              <w:t>Message</w:t>
            </w:r>
          </w:p>
        </w:tc>
      </w:tr>
      <w:tr w:rsidR="00FC36D3" w:rsidRPr="00787B75">
        <w:tc>
          <w:tcPr>
            <w:tcW w:w="1803" w:type="dxa"/>
            <w:vAlign w:val="center"/>
          </w:tcPr>
          <w:p w:rsidR="00FC36D3" w:rsidRPr="00787B75" w:rsidRDefault="00FC36D3" w:rsidP="00567AC8">
            <w:r w:rsidRPr="00787B75">
              <w:t>CHK_NTR_001</w:t>
            </w:r>
          </w:p>
        </w:tc>
        <w:tc>
          <w:tcPr>
            <w:tcW w:w="1365" w:type="dxa"/>
            <w:vAlign w:val="center"/>
          </w:tcPr>
          <w:p w:rsidR="00FC36D3" w:rsidRPr="00787B75" w:rsidRDefault="00FC36D3" w:rsidP="00567AC8">
            <w:r w:rsidRPr="00787B75">
              <w:t>Mandatory Items</w:t>
            </w:r>
          </w:p>
        </w:tc>
        <w:tc>
          <w:tcPr>
            <w:tcW w:w="1620" w:type="dxa"/>
            <w:vAlign w:val="center"/>
          </w:tcPr>
          <w:p w:rsidR="00FC36D3" w:rsidRPr="00787B75" w:rsidRDefault="00FC36D3" w:rsidP="00567AC8">
            <w:pPr>
              <w:jc w:val="center"/>
            </w:pPr>
            <w:r w:rsidRPr="00787B75">
              <w:t>Error</w:t>
            </w:r>
          </w:p>
        </w:tc>
        <w:tc>
          <w:tcPr>
            <w:tcW w:w="3060" w:type="dxa"/>
            <w:vAlign w:val="center"/>
          </w:tcPr>
          <w:p w:rsidR="00FC36D3" w:rsidRPr="00787B75" w:rsidRDefault="00FC36D3" w:rsidP="00DB4B93">
            <w:r w:rsidRPr="00787B75">
              <w:t>The following items must be present &amp; validated:</w:t>
            </w:r>
          </w:p>
          <w:p w:rsidR="00FC36D3" w:rsidRPr="001C3E04" w:rsidRDefault="00FC36D3" w:rsidP="00DB4B93">
            <w:pPr>
              <w:rPr>
                <w:lang w:val="fr-FR"/>
              </w:rPr>
            </w:pPr>
            <w:r w:rsidRPr="001C3E04">
              <w:rPr>
                <w:lang w:val="fr-FR"/>
              </w:rPr>
              <w:t>- Code = 1</w:t>
            </w:r>
          </w:p>
          <w:p w:rsidR="00FC36D3" w:rsidRPr="001C3E04" w:rsidRDefault="00FC36D3" w:rsidP="00DB4B93">
            <w:pPr>
              <w:rPr>
                <w:lang w:val="fr-FR"/>
              </w:rPr>
            </w:pPr>
            <w:r w:rsidRPr="001C3E04">
              <w:rPr>
                <w:lang w:val="fr-FR"/>
              </w:rPr>
              <w:t>- Code = 2</w:t>
            </w:r>
          </w:p>
          <w:p w:rsidR="00FC36D3" w:rsidRPr="001C3E04" w:rsidRDefault="00FC36D3" w:rsidP="00DB4B93">
            <w:pPr>
              <w:rPr>
                <w:lang w:val="fr-FR"/>
              </w:rPr>
            </w:pPr>
            <w:r w:rsidRPr="001C3E04">
              <w:rPr>
                <w:lang w:val="fr-FR"/>
              </w:rPr>
              <w:t>- Code = 3</w:t>
            </w:r>
          </w:p>
          <w:p w:rsidR="00FC36D3" w:rsidRPr="001C3E04" w:rsidRDefault="00FC36D3" w:rsidP="00DB4B93">
            <w:pPr>
              <w:rPr>
                <w:lang w:val="fr-FR"/>
              </w:rPr>
            </w:pPr>
            <w:r w:rsidRPr="001C3E04">
              <w:rPr>
                <w:lang w:val="fr-FR"/>
              </w:rPr>
              <w:t>- Code = 4</w:t>
            </w:r>
          </w:p>
          <w:p w:rsidR="00FC36D3" w:rsidRPr="001C3E04" w:rsidRDefault="00FC36D3" w:rsidP="00DB4B93">
            <w:pPr>
              <w:rPr>
                <w:lang w:val="fr-FR"/>
              </w:rPr>
            </w:pPr>
            <w:r w:rsidRPr="001C3E04">
              <w:rPr>
                <w:lang w:val="fr-FR"/>
              </w:rPr>
              <w:t>- Code = 5</w:t>
            </w:r>
          </w:p>
          <w:p w:rsidR="00FC36D3" w:rsidRPr="00787B75" w:rsidRDefault="00FC36D3" w:rsidP="00DB4B93">
            <w:r w:rsidRPr="00787B75">
              <w:t>- Code = 6</w:t>
            </w:r>
          </w:p>
          <w:p w:rsidR="00FC36D3" w:rsidRPr="00787B75" w:rsidRDefault="00FC36D3" w:rsidP="00DB4B93">
            <w:r w:rsidRPr="00787B75">
              <w:t>And the Ntr_display must be "1" for them</w:t>
            </w:r>
          </w:p>
        </w:tc>
        <w:tc>
          <w:tcPr>
            <w:tcW w:w="2340" w:type="dxa"/>
          </w:tcPr>
          <w:p w:rsidR="00FC36D3" w:rsidRPr="00CF4189" w:rsidRDefault="00FC36D3" w:rsidP="00CF4189">
            <w:pPr>
              <w:autoSpaceDE w:val="0"/>
              <w:autoSpaceDN w:val="0"/>
              <w:adjustRightInd w:val="0"/>
            </w:pPr>
            <w:ins w:id="111" w:author="duydt" w:date="2012-10-24T16:42:00Z">
              <w:r w:rsidRPr="00CF4189">
                <w:t>The followings items are mandatory but missing or not validated or validated with Not Display:</w:t>
              </w:r>
              <w:r>
                <w:t xml:space="preserve"> {Code}</w:t>
              </w:r>
            </w:ins>
          </w:p>
        </w:tc>
      </w:tr>
    </w:tbl>
    <w:p w:rsidR="006C1F7A" w:rsidRPr="00787B75" w:rsidRDefault="006C1F7A" w:rsidP="00FF4098">
      <w:pPr>
        <w:pStyle w:val="ITEALHEADING5"/>
      </w:pPr>
      <w:r w:rsidRPr="00787B75">
        <w:t>Nutrilimit</w:t>
      </w:r>
    </w:p>
    <w:p w:rsidR="006C1F7A" w:rsidRPr="00787B75" w:rsidRDefault="006C1F7A" w:rsidP="006C1F7A">
      <w:r w:rsidRPr="00787B75">
        <w:t>None</w:t>
      </w:r>
    </w:p>
    <w:p w:rsidR="00FF4098" w:rsidRPr="00787B75" w:rsidRDefault="00FF4098" w:rsidP="00FF4098">
      <w:pPr>
        <w:pStyle w:val="ITEALHEADING5"/>
      </w:pPr>
      <w:r w:rsidRPr="00787B75">
        <w:t>Improbable sequence of descriptors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3"/>
        <w:gridCol w:w="1650"/>
        <w:gridCol w:w="1411"/>
        <w:gridCol w:w="2184"/>
        <w:gridCol w:w="2700"/>
      </w:tblGrid>
      <w:tr w:rsidR="008D51BD" w:rsidRPr="00787B75">
        <w:trPr>
          <w:trHeight w:val="395"/>
        </w:trPr>
        <w:tc>
          <w:tcPr>
            <w:tcW w:w="2243" w:type="dxa"/>
            <w:shd w:val="clear" w:color="auto" w:fill="999999"/>
            <w:vAlign w:val="center"/>
          </w:tcPr>
          <w:p w:rsidR="008D51BD" w:rsidRPr="00787B75" w:rsidRDefault="008D51BD" w:rsidP="00567AC8">
            <w:pPr>
              <w:jc w:val="center"/>
              <w:rPr>
                <w:b/>
              </w:rPr>
            </w:pPr>
            <w:r w:rsidRPr="00787B75">
              <w:rPr>
                <w:b/>
              </w:rPr>
              <w:t>Rule Id</w:t>
            </w:r>
          </w:p>
        </w:tc>
        <w:tc>
          <w:tcPr>
            <w:tcW w:w="1650" w:type="dxa"/>
            <w:shd w:val="clear" w:color="auto" w:fill="999999"/>
            <w:vAlign w:val="center"/>
          </w:tcPr>
          <w:p w:rsidR="008D51BD" w:rsidRPr="00787B75" w:rsidRDefault="008D51BD" w:rsidP="00567AC8">
            <w:pPr>
              <w:jc w:val="center"/>
              <w:rPr>
                <w:b/>
              </w:rPr>
            </w:pPr>
            <w:r w:rsidRPr="00787B75">
              <w:rPr>
                <w:b/>
              </w:rPr>
              <w:t>Name</w:t>
            </w:r>
          </w:p>
        </w:tc>
        <w:tc>
          <w:tcPr>
            <w:tcW w:w="1411" w:type="dxa"/>
            <w:shd w:val="clear" w:color="auto" w:fill="999999"/>
          </w:tcPr>
          <w:p w:rsidR="008D51BD" w:rsidRPr="00787B75" w:rsidRDefault="008D51BD" w:rsidP="00567AC8">
            <w:pPr>
              <w:jc w:val="center"/>
              <w:rPr>
                <w:b/>
              </w:rPr>
            </w:pPr>
            <w:r w:rsidRPr="00787B75">
              <w:rPr>
                <w:b/>
              </w:rPr>
              <w:t>Type</w:t>
            </w:r>
          </w:p>
        </w:tc>
        <w:tc>
          <w:tcPr>
            <w:tcW w:w="2184" w:type="dxa"/>
            <w:shd w:val="clear" w:color="auto" w:fill="999999"/>
            <w:vAlign w:val="center"/>
          </w:tcPr>
          <w:p w:rsidR="008D51BD" w:rsidRPr="00787B75" w:rsidRDefault="008D51BD" w:rsidP="00567AC8">
            <w:pPr>
              <w:jc w:val="center"/>
              <w:rPr>
                <w:b/>
              </w:rPr>
            </w:pPr>
            <w:r w:rsidRPr="00787B75">
              <w:rPr>
                <w:b/>
              </w:rPr>
              <w:t>Description</w:t>
            </w:r>
          </w:p>
        </w:tc>
        <w:tc>
          <w:tcPr>
            <w:tcW w:w="2700" w:type="dxa"/>
            <w:shd w:val="clear" w:color="auto" w:fill="999999"/>
          </w:tcPr>
          <w:p w:rsidR="008D51BD" w:rsidRPr="00787B75" w:rsidRDefault="008D51BD" w:rsidP="00567AC8">
            <w:pPr>
              <w:jc w:val="center"/>
              <w:rPr>
                <w:b/>
              </w:rPr>
            </w:pPr>
            <w:r>
              <w:rPr>
                <w:b/>
              </w:rPr>
              <w:t>Message</w:t>
            </w:r>
          </w:p>
        </w:tc>
      </w:tr>
      <w:tr w:rsidR="008D51BD" w:rsidRPr="00787B75">
        <w:tc>
          <w:tcPr>
            <w:tcW w:w="2243" w:type="dxa"/>
            <w:vAlign w:val="center"/>
          </w:tcPr>
          <w:p w:rsidR="008D51BD" w:rsidRPr="00787B75" w:rsidRDefault="008D51BD" w:rsidP="00567AC8">
            <w:r w:rsidRPr="00787B75">
              <w:t>CHK_IMPROB_001</w:t>
            </w:r>
          </w:p>
        </w:tc>
        <w:tc>
          <w:tcPr>
            <w:tcW w:w="1650" w:type="dxa"/>
            <w:vAlign w:val="center"/>
          </w:tcPr>
          <w:p w:rsidR="008D51BD" w:rsidRPr="00787B75" w:rsidRDefault="008D51BD" w:rsidP="00567AC8">
            <w:r w:rsidRPr="00787B75">
              <w:t>Facet – Descriptors</w:t>
            </w:r>
          </w:p>
        </w:tc>
        <w:tc>
          <w:tcPr>
            <w:tcW w:w="1411" w:type="dxa"/>
            <w:vAlign w:val="center"/>
          </w:tcPr>
          <w:p w:rsidR="008D51BD" w:rsidRPr="00787B75" w:rsidRDefault="008D51BD" w:rsidP="00567AC8">
            <w:pPr>
              <w:jc w:val="center"/>
            </w:pPr>
            <w:r w:rsidRPr="00787B75">
              <w:t>Error</w:t>
            </w:r>
          </w:p>
        </w:tc>
        <w:tc>
          <w:tcPr>
            <w:tcW w:w="2184" w:type="dxa"/>
            <w:vAlign w:val="center"/>
          </w:tcPr>
          <w:p w:rsidR="008D51BD" w:rsidRPr="00787B75" w:rsidRDefault="008D51BD" w:rsidP="00567AC8">
            <w:r w:rsidRPr="00787B75">
              <w:t>All Facets / Descriptors used in this screens must be validated</w:t>
            </w:r>
          </w:p>
        </w:tc>
        <w:tc>
          <w:tcPr>
            <w:tcW w:w="2700" w:type="dxa"/>
          </w:tcPr>
          <w:p w:rsidR="00FC36D3" w:rsidRDefault="00FC36D3" w:rsidP="00FC36D3">
            <w:pPr>
              <w:numPr>
                <w:ins w:id="112" w:author="duydt" w:date="2012-10-24T16:42:00Z"/>
              </w:numPr>
              <w:autoSpaceDE w:val="0"/>
              <w:autoSpaceDN w:val="0"/>
              <w:adjustRightInd w:val="0"/>
              <w:rPr>
                <w:ins w:id="113" w:author="duydt" w:date="2012-10-24T16:42:00Z"/>
              </w:rPr>
            </w:pPr>
            <w:ins w:id="114" w:author="duydt" w:date="2012-10-24T16:42:00Z">
              <w:r>
                <w:t>- Not validated facet(s) code: {Code}</w:t>
              </w:r>
            </w:ins>
          </w:p>
          <w:p w:rsidR="008D51BD" w:rsidRPr="00787B75" w:rsidRDefault="00FC36D3" w:rsidP="00FC36D3">
            <w:pPr>
              <w:autoSpaceDE w:val="0"/>
              <w:autoSpaceDN w:val="0"/>
              <w:adjustRightInd w:val="0"/>
            </w:pPr>
            <w:ins w:id="115" w:author="duydt" w:date="2012-10-24T16:42:00Z">
              <w:r>
                <w:t xml:space="preserve">- Not validated descriptor(s) code: {Code} </w:t>
              </w:r>
            </w:ins>
            <w:r>
              <w:t xml:space="preserve"> </w:t>
            </w:r>
          </w:p>
        </w:tc>
      </w:tr>
    </w:tbl>
    <w:p w:rsidR="00FF4098" w:rsidRPr="00787B75" w:rsidRDefault="00FF4098" w:rsidP="00FF4098">
      <w:pPr>
        <w:pStyle w:val="ITEALHEADING5"/>
      </w:pPr>
      <w:r w:rsidRPr="00787B75">
        <w:t>Recipe pathway</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3"/>
        <w:gridCol w:w="1648"/>
        <w:gridCol w:w="1412"/>
        <w:gridCol w:w="2185"/>
        <w:gridCol w:w="2700"/>
      </w:tblGrid>
      <w:tr w:rsidR="008D51BD" w:rsidRPr="00787B75">
        <w:trPr>
          <w:trHeight w:val="395"/>
        </w:trPr>
        <w:tc>
          <w:tcPr>
            <w:tcW w:w="2243" w:type="dxa"/>
            <w:shd w:val="clear" w:color="auto" w:fill="999999"/>
            <w:vAlign w:val="center"/>
          </w:tcPr>
          <w:p w:rsidR="008D51BD" w:rsidRPr="00787B75" w:rsidRDefault="008D51BD" w:rsidP="00567AC8">
            <w:pPr>
              <w:jc w:val="center"/>
              <w:rPr>
                <w:b/>
              </w:rPr>
            </w:pPr>
            <w:r w:rsidRPr="00787B75">
              <w:rPr>
                <w:b/>
              </w:rPr>
              <w:t>Rule Id</w:t>
            </w:r>
          </w:p>
        </w:tc>
        <w:tc>
          <w:tcPr>
            <w:tcW w:w="1648" w:type="dxa"/>
            <w:shd w:val="clear" w:color="auto" w:fill="999999"/>
            <w:vAlign w:val="center"/>
          </w:tcPr>
          <w:p w:rsidR="008D51BD" w:rsidRPr="00787B75" w:rsidRDefault="008D51BD" w:rsidP="00567AC8">
            <w:pPr>
              <w:jc w:val="center"/>
              <w:rPr>
                <w:b/>
              </w:rPr>
            </w:pPr>
            <w:r w:rsidRPr="00787B75">
              <w:rPr>
                <w:b/>
              </w:rPr>
              <w:t>Name</w:t>
            </w:r>
          </w:p>
        </w:tc>
        <w:tc>
          <w:tcPr>
            <w:tcW w:w="1412" w:type="dxa"/>
            <w:shd w:val="clear" w:color="auto" w:fill="999999"/>
          </w:tcPr>
          <w:p w:rsidR="008D51BD" w:rsidRPr="00787B75" w:rsidRDefault="008D51BD" w:rsidP="00567AC8">
            <w:pPr>
              <w:jc w:val="center"/>
              <w:rPr>
                <w:b/>
              </w:rPr>
            </w:pPr>
            <w:r w:rsidRPr="00787B75">
              <w:rPr>
                <w:b/>
              </w:rPr>
              <w:t>Type</w:t>
            </w:r>
          </w:p>
        </w:tc>
        <w:tc>
          <w:tcPr>
            <w:tcW w:w="2185" w:type="dxa"/>
            <w:shd w:val="clear" w:color="auto" w:fill="999999"/>
            <w:vAlign w:val="center"/>
          </w:tcPr>
          <w:p w:rsidR="008D51BD" w:rsidRPr="00787B75" w:rsidRDefault="008D51BD" w:rsidP="00567AC8">
            <w:pPr>
              <w:jc w:val="center"/>
              <w:rPr>
                <w:b/>
              </w:rPr>
            </w:pPr>
            <w:r w:rsidRPr="00787B75">
              <w:rPr>
                <w:b/>
              </w:rPr>
              <w:t>Description</w:t>
            </w:r>
          </w:p>
        </w:tc>
        <w:tc>
          <w:tcPr>
            <w:tcW w:w="2700" w:type="dxa"/>
            <w:shd w:val="clear" w:color="auto" w:fill="999999"/>
          </w:tcPr>
          <w:p w:rsidR="008D51BD" w:rsidRPr="00787B75" w:rsidRDefault="008D51BD" w:rsidP="00567AC8">
            <w:pPr>
              <w:jc w:val="center"/>
              <w:rPr>
                <w:b/>
              </w:rPr>
            </w:pPr>
            <w:r>
              <w:rPr>
                <w:b/>
              </w:rPr>
              <w:t>Message</w:t>
            </w:r>
          </w:p>
        </w:tc>
      </w:tr>
      <w:tr w:rsidR="008D51BD" w:rsidRPr="00787B75">
        <w:tc>
          <w:tcPr>
            <w:tcW w:w="2243" w:type="dxa"/>
            <w:vAlign w:val="center"/>
          </w:tcPr>
          <w:p w:rsidR="008D51BD" w:rsidRPr="00787B75" w:rsidRDefault="008D51BD" w:rsidP="00567AC8">
            <w:r w:rsidRPr="00787B75">
              <w:t>CHK_RPPATH_001</w:t>
            </w:r>
          </w:p>
        </w:tc>
        <w:tc>
          <w:tcPr>
            <w:tcW w:w="1648" w:type="dxa"/>
            <w:vAlign w:val="center"/>
          </w:tcPr>
          <w:p w:rsidR="008D51BD" w:rsidRPr="00787B75" w:rsidRDefault="008D51BD" w:rsidP="00567AC8">
            <w:r w:rsidRPr="00787B75">
              <w:t>Mandatory Items</w:t>
            </w:r>
          </w:p>
        </w:tc>
        <w:tc>
          <w:tcPr>
            <w:tcW w:w="1412" w:type="dxa"/>
            <w:vAlign w:val="center"/>
          </w:tcPr>
          <w:p w:rsidR="008D51BD" w:rsidRPr="00787B75" w:rsidRDefault="008D51BD" w:rsidP="00567AC8">
            <w:pPr>
              <w:jc w:val="center"/>
            </w:pPr>
            <w:r w:rsidRPr="00787B75">
              <w:t>Error</w:t>
            </w:r>
          </w:p>
        </w:tc>
        <w:tc>
          <w:tcPr>
            <w:tcW w:w="2185" w:type="dxa"/>
            <w:vAlign w:val="center"/>
          </w:tcPr>
          <w:p w:rsidR="008D51BD" w:rsidRPr="00787B75" w:rsidRDefault="008D51BD" w:rsidP="00567AC8">
            <w:r w:rsidRPr="00787B75">
              <w:t>The 8 items with R_Type = "1.1, 1.2, 1.3, 2.1, 2.2, 3, 4.1, 4.2" must be validated</w:t>
            </w:r>
          </w:p>
        </w:tc>
        <w:tc>
          <w:tcPr>
            <w:tcW w:w="2700" w:type="dxa"/>
          </w:tcPr>
          <w:p w:rsidR="008D51BD" w:rsidRPr="00CF4189" w:rsidRDefault="00FC36D3" w:rsidP="008D51BD">
            <w:pPr>
              <w:autoSpaceDE w:val="0"/>
              <w:autoSpaceDN w:val="0"/>
              <w:adjustRightInd w:val="0"/>
            </w:pPr>
            <w:ins w:id="116" w:author="duydt" w:date="2012-10-24T16:42:00Z">
              <w:r w:rsidRPr="00CF4189">
                <w:t xml:space="preserve"> Missing validated mandatory item(s) with recipe type. Missing item(s) </w:t>
              </w:r>
              <w:r>
                <w:t>code: {Code}</w:t>
              </w:r>
            </w:ins>
          </w:p>
        </w:tc>
      </w:tr>
    </w:tbl>
    <w:p w:rsidR="00FF4098" w:rsidRPr="00787B75" w:rsidRDefault="00FF4098" w:rsidP="00FF4098">
      <w:pPr>
        <w:pStyle w:val="ITEALHEADING5"/>
      </w:pPr>
      <w:r w:rsidRPr="00787B75">
        <w:t>ES Parameters</w:t>
      </w:r>
    </w:p>
    <w:p w:rsidR="00CD4E0B" w:rsidRPr="00787B75" w:rsidRDefault="00CD4E0B" w:rsidP="00CD4E0B">
      <w:r w:rsidRPr="00787B75">
        <w:t>None</w:t>
      </w:r>
    </w:p>
    <w:p w:rsidR="00FF4098" w:rsidRPr="00787B75" w:rsidRDefault="00FF4098" w:rsidP="00FF4098">
      <w:pPr>
        <w:pStyle w:val="ITEALHEADING5"/>
      </w:pPr>
      <w:r w:rsidRPr="00787B75">
        <w:t>Note Status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4"/>
        <w:gridCol w:w="1664"/>
        <w:gridCol w:w="1440"/>
        <w:gridCol w:w="2880"/>
        <w:gridCol w:w="2160"/>
      </w:tblGrid>
      <w:tr w:rsidR="008D51BD" w:rsidRPr="00787B75">
        <w:trPr>
          <w:trHeight w:val="395"/>
        </w:trPr>
        <w:tc>
          <w:tcPr>
            <w:tcW w:w="2044" w:type="dxa"/>
            <w:shd w:val="clear" w:color="auto" w:fill="999999"/>
            <w:vAlign w:val="center"/>
          </w:tcPr>
          <w:p w:rsidR="008D51BD" w:rsidRPr="00787B75" w:rsidRDefault="008D51BD" w:rsidP="00567AC8">
            <w:pPr>
              <w:jc w:val="center"/>
              <w:rPr>
                <w:b/>
              </w:rPr>
            </w:pPr>
            <w:r w:rsidRPr="00787B75">
              <w:rPr>
                <w:b/>
              </w:rPr>
              <w:t>Rule Id</w:t>
            </w:r>
          </w:p>
        </w:tc>
        <w:tc>
          <w:tcPr>
            <w:tcW w:w="1664" w:type="dxa"/>
            <w:shd w:val="clear" w:color="auto" w:fill="999999"/>
            <w:vAlign w:val="center"/>
          </w:tcPr>
          <w:p w:rsidR="008D51BD" w:rsidRPr="00787B75" w:rsidRDefault="008D51BD" w:rsidP="00567AC8">
            <w:pPr>
              <w:jc w:val="center"/>
              <w:rPr>
                <w:b/>
              </w:rPr>
            </w:pPr>
            <w:r w:rsidRPr="00787B75">
              <w:rPr>
                <w:b/>
              </w:rPr>
              <w:t>Name</w:t>
            </w:r>
          </w:p>
        </w:tc>
        <w:tc>
          <w:tcPr>
            <w:tcW w:w="1440" w:type="dxa"/>
            <w:shd w:val="clear" w:color="auto" w:fill="999999"/>
          </w:tcPr>
          <w:p w:rsidR="008D51BD" w:rsidRPr="00787B75" w:rsidRDefault="008D51BD" w:rsidP="00567AC8">
            <w:pPr>
              <w:jc w:val="center"/>
              <w:rPr>
                <w:b/>
              </w:rPr>
            </w:pPr>
            <w:r w:rsidRPr="00787B75">
              <w:rPr>
                <w:b/>
              </w:rPr>
              <w:t>Type</w:t>
            </w:r>
          </w:p>
        </w:tc>
        <w:tc>
          <w:tcPr>
            <w:tcW w:w="2880" w:type="dxa"/>
            <w:shd w:val="clear" w:color="auto" w:fill="999999"/>
            <w:vAlign w:val="center"/>
          </w:tcPr>
          <w:p w:rsidR="008D51BD" w:rsidRPr="00787B75" w:rsidRDefault="008D51BD" w:rsidP="00567AC8">
            <w:pPr>
              <w:jc w:val="center"/>
              <w:rPr>
                <w:b/>
              </w:rPr>
            </w:pPr>
            <w:r w:rsidRPr="00787B75">
              <w:rPr>
                <w:b/>
              </w:rPr>
              <w:t>Description</w:t>
            </w:r>
          </w:p>
        </w:tc>
        <w:tc>
          <w:tcPr>
            <w:tcW w:w="2160" w:type="dxa"/>
            <w:shd w:val="clear" w:color="auto" w:fill="999999"/>
          </w:tcPr>
          <w:p w:rsidR="008D51BD" w:rsidRPr="00787B75" w:rsidRDefault="008D51BD" w:rsidP="00567AC8">
            <w:pPr>
              <w:jc w:val="center"/>
              <w:rPr>
                <w:b/>
              </w:rPr>
            </w:pPr>
            <w:r>
              <w:rPr>
                <w:b/>
              </w:rPr>
              <w:t>Message</w:t>
            </w:r>
          </w:p>
        </w:tc>
      </w:tr>
      <w:tr w:rsidR="008D51BD" w:rsidRPr="00787B75">
        <w:tc>
          <w:tcPr>
            <w:tcW w:w="2044" w:type="dxa"/>
            <w:vAlign w:val="center"/>
          </w:tcPr>
          <w:p w:rsidR="008D51BD" w:rsidRPr="00787B75" w:rsidRDefault="008D51BD" w:rsidP="00567AC8">
            <w:r w:rsidRPr="00787B75">
              <w:t>CHK_NTS_001</w:t>
            </w:r>
          </w:p>
        </w:tc>
        <w:tc>
          <w:tcPr>
            <w:tcW w:w="1664" w:type="dxa"/>
            <w:vAlign w:val="center"/>
          </w:tcPr>
          <w:p w:rsidR="008D51BD" w:rsidRPr="00787B75" w:rsidRDefault="008D51BD" w:rsidP="00567AC8">
            <w:r w:rsidRPr="00787B75">
              <w:t>Mandatory Items</w:t>
            </w:r>
          </w:p>
        </w:tc>
        <w:tc>
          <w:tcPr>
            <w:tcW w:w="1440" w:type="dxa"/>
            <w:vAlign w:val="center"/>
          </w:tcPr>
          <w:p w:rsidR="008D51BD" w:rsidRPr="00787B75" w:rsidRDefault="008D51BD" w:rsidP="00567AC8">
            <w:pPr>
              <w:jc w:val="center"/>
            </w:pPr>
            <w:r w:rsidRPr="00787B75">
              <w:t>Error</w:t>
            </w:r>
          </w:p>
        </w:tc>
        <w:tc>
          <w:tcPr>
            <w:tcW w:w="2880" w:type="dxa"/>
            <w:vAlign w:val="center"/>
          </w:tcPr>
          <w:p w:rsidR="008D51BD" w:rsidRPr="00787B75" w:rsidRDefault="008D51BD" w:rsidP="00567AC8">
            <w:r w:rsidRPr="00787B75">
              <w:t>The following items must be present &amp; validated:</w:t>
            </w:r>
          </w:p>
          <w:p w:rsidR="008D51BD" w:rsidRPr="00787B75" w:rsidRDefault="008D51BD" w:rsidP="00567AC8">
            <w:r w:rsidRPr="00787B75">
              <w:t>- S_Code = "00", Label = "99"</w:t>
            </w:r>
          </w:p>
          <w:p w:rsidR="008D51BD" w:rsidRPr="00787B75" w:rsidRDefault="008D51BD" w:rsidP="00567AC8">
            <w:r w:rsidRPr="00787B75">
              <w:t>- S_Code = "99", Label = "Action Done"</w:t>
            </w:r>
          </w:p>
          <w:p w:rsidR="008D51BD" w:rsidRPr="00787B75" w:rsidRDefault="008D51BD" w:rsidP="00567AC8">
            <w:r w:rsidRPr="00787B75">
              <w:t>- S_Code = "999", Label = "Deleted"</w:t>
            </w:r>
          </w:p>
        </w:tc>
        <w:tc>
          <w:tcPr>
            <w:tcW w:w="2160" w:type="dxa"/>
          </w:tcPr>
          <w:p w:rsidR="008D51BD" w:rsidRPr="00CF4189" w:rsidRDefault="00FC36D3" w:rsidP="00CF4189">
            <w:pPr>
              <w:autoSpaceDE w:val="0"/>
              <w:autoSpaceDN w:val="0"/>
              <w:adjustRightInd w:val="0"/>
            </w:pPr>
            <w:ins w:id="117" w:author="duydt" w:date="2012-10-24T16:42:00Z">
              <w:r w:rsidRPr="00CF4189">
                <w:t xml:space="preserve"> Missing validated mandatory item(s) with </w:t>
              </w:r>
              <w:r>
                <w:t>code: {Code}</w:t>
              </w:r>
            </w:ins>
          </w:p>
        </w:tc>
      </w:tr>
    </w:tbl>
    <w:p w:rsidR="00FF4098" w:rsidRPr="00787B75" w:rsidRDefault="00FF4098" w:rsidP="00FF4098">
      <w:pPr>
        <w:pStyle w:val="ITEALHEADING5"/>
      </w:pPr>
      <w:r w:rsidRPr="00787B75">
        <w:t>Interviewers</w:t>
      </w:r>
    </w:p>
    <w:p w:rsidR="00223C35" w:rsidRPr="00787B75" w:rsidRDefault="006C33ED" w:rsidP="00223C35">
      <w:r w:rsidRPr="00787B75">
        <w:t>None</w:t>
      </w:r>
    </w:p>
    <w:p w:rsidR="00FF4098" w:rsidRPr="00787B75" w:rsidRDefault="00FF4098" w:rsidP="00FF4098">
      <w:pPr>
        <w:pStyle w:val="ITEALHEADING5"/>
      </w:pPr>
      <w:r w:rsidRPr="00787B75">
        <w:t>Food - Substit table</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4"/>
        <w:gridCol w:w="1664"/>
        <w:gridCol w:w="1440"/>
        <w:gridCol w:w="2700"/>
        <w:gridCol w:w="2340"/>
      </w:tblGrid>
      <w:tr w:rsidR="008D51BD" w:rsidRPr="00787B75">
        <w:trPr>
          <w:trHeight w:val="395"/>
        </w:trPr>
        <w:tc>
          <w:tcPr>
            <w:tcW w:w="2044" w:type="dxa"/>
            <w:shd w:val="clear" w:color="auto" w:fill="999999"/>
            <w:vAlign w:val="center"/>
          </w:tcPr>
          <w:p w:rsidR="008D51BD" w:rsidRPr="00787B75" w:rsidRDefault="008D51BD" w:rsidP="00567AC8">
            <w:pPr>
              <w:jc w:val="center"/>
              <w:rPr>
                <w:b/>
              </w:rPr>
            </w:pPr>
            <w:r w:rsidRPr="00787B75">
              <w:rPr>
                <w:b/>
              </w:rPr>
              <w:t>Rule Id</w:t>
            </w:r>
          </w:p>
        </w:tc>
        <w:tc>
          <w:tcPr>
            <w:tcW w:w="1664" w:type="dxa"/>
            <w:shd w:val="clear" w:color="auto" w:fill="999999"/>
            <w:vAlign w:val="center"/>
          </w:tcPr>
          <w:p w:rsidR="008D51BD" w:rsidRPr="00787B75" w:rsidRDefault="008D51BD" w:rsidP="00567AC8">
            <w:pPr>
              <w:jc w:val="center"/>
              <w:rPr>
                <w:b/>
              </w:rPr>
            </w:pPr>
            <w:r w:rsidRPr="00787B75">
              <w:rPr>
                <w:b/>
              </w:rPr>
              <w:t>Name</w:t>
            </w:r>
          </w:p>
        </w:tc>
        <w:tc>
          <w:tcPr>
            <w:tcW w:w="1440" w:type="dxa"/>
            <w:shd w:val="clear" w:color="auto" w:fill="999999"/>
          </w:tcPr>
          <w:p w:rsidR="008D51BD" w:rsidRPr="00787B75" w:rsidRDefault="008D51BD" w:rsidP="00567AC8">
            <w:pPr>
              <w:jc w:val="center"/>
              <w:rPr>
                <w:b/>
              </w:rPr>
            </w:pPr>
            <w:r w:rsidRPr="00787B75">
              <w:rPr>
                <w:b/>
              </w:rPr>
              <w:t>Type</w:t>
            </w:r>
          </w:p>
        </w:tc>
        <w:tc>
          <w:tcPr>
            <w:tcW w:w="2700" w:type="dxa"/>
            <w:shd w:val="clear" w:color="auto" w:fill="999999"/>
            <w:vAlign w:val="center"/>
          </w:tcPr>
          <w:p w:rsidR="008D51BD" w:rsidRPr="00787B75" w:rsidRDefault="008D51BD" w:rsidP="00567AC8">
            <w:pPr>
              <w:jc w:val="center"/>
              <w:rPr>
                <w:b/>
              </w:rPr>
            </w:pPr>
            <w:r w:rsidRPr="00787B75">
              <w:rPr>
                <w:b/>
              </w:rPr>
              <w:t>Description</w:t>
            </w:r>
          </w:p>
        </w:tc>
        <w:tc>
          <w:tcPr>
            <w:tcW w:w="2340" w:type="dxa"/>
            <w:shd w:val="clear" w:color="auto" w:fill="999999"/>
          </w:tcPr>
          <w:p w:rsidR="008D51BD" w:rsidRPr="00787B75" w:rsidRDefault="008D51BD" w:rsidP="00567AC8">
            <w:pPr>
              <w:jc w:val="center"/>
              <w:rPr>
                <w:b/>
              </w:rPr>
            </w:pPr>
            <w:r>
              <w:rPr>
                <w:b/>
              </w:rPr>
              <w:t>Message</w:t>
            </w:r>
          </w:p>
        </w:tc>
      </w:tr>
      <w:tr w:rsidR="008D51BD" w:rsidRPr="00787B75">
        <w:tc>
          <w:tcPr>
            <w:tcW w:w="2044" w:type="dxa"/>
            <w:vAlign w:val="center"/>
          </w:tcPr>
          <w:p w:rsidR="008D51BD" w:rsidRPr="00787B75" w:rsidRDefault="008D51BD" w:rsidP="00567AC8">
            <w:r w:rsidRPr="00787B75">
              <w:t>CHK_SBT_001</w:t>
            </w:r>
          </w:p>
        </w:tc>
        <w:tc>
          <w:tcPr>
            <w:tcW w:w="1664" w:type="dxa"/>
            <w:vAlign w:val="center"/>
          </w:tcPr>
          <w:p w:rsidR="008D51BD" w:rsidRPr="00787B75" w:rsidRDefault="008D51BD" w:rsidP="00567AC8">
            <w:r w:rsidRPr="00787B75">
              <w:t>Classifications</w:t>
            </w:r>
          </w:p>
        </w:tc>
        <w:tc>
          <w:tcPr>
            <w:tcW w:w="1440" w:type="dxa"/>
            <w:vAlign w:val="center"/>
          </w:tcPr>
          <w:p w:rsidR="008D51BD" w:rsidRPr="00787B75" w:rsidRDefault="008D51BD" w:rsidP="00567AC8">
            <w:pPr>
              <w:jc w:val="center"/>
            </w:pPr>
            <w:r w:rsidRPr="00787B75">
              <w:t>Error</w:t>
            </w:r>
          </w:p>
        </w:tc>
        <w:tc>
          <w:tcPr>
            <w:tcW w:w="2700" w:type="dxa"/>
            <w:vAlign w:val="center"/>
          </w:tcPr>
          <w:p w:rsidR="008D51BD" w:rsidRPr="00787B75" w:rsidRDefault="008D51BD" w:rsidP="00567AC8">
            <w:r w:rsidRPr="00787B75">
              <w:t>All Classification used in this screens must be validated</w:t>
            </w:r>
          </w:p>
        </w:tc>
        <w:tc>
          <w:tcPr>
            <w:tcW w:w="2340" w:type="dxa"/>
          </w:tcPr>
          <w:p w:rsidR="008D51BD" w:rsidRPr="00CF4189" w:rsidRDefault="00FC36D3" w:rsidP="00CF4189">
            <w:pPr>
              <w:autoSpaceDE w:val="0"/>
              <w:autoSpaceDN w:val="0"/>
              <w:adjustRightInd w:val="0"/>
            </w:pPr>
            <w:ins w:id="118" w:author="duydt" w:date="2012-10-24T16:43:00Z">
              <w:r w:rsidRPr="00CF4189">
                <w:t xml:space="preserve"> Not validated classification(s) </w:t>
              </w:r>
              <w:r>
                <w:t>code: {Code}</w:t>
              </w:r>
            </w:ins>
          </w:p>
        </w:tc>
      </w:tr>
    </w:tbl>
    <w:p w:rsidR="00FF4098" w:rsidRPr="00787B75" w:rsidRDefault="00FF4098" w:rsidP="00FF4098">
      <w:pPr>
        <w:pStyle w:val="ITEALHEADING5"/>
      </w:pPr>
      <w:r w:rsidRPr="00787B75">
        <w:t>EPICTEXT</w:t>
      </w:r>
    </w:p>
    <w:p w:rsidR="0046006D" w:rsidRPr="00787B75" w:rsidRDefault="00BA29C4" w:rsidP="0046006D">
      <w:r w:rsidRPr="00787B75">
        <w:t>None</w:t>
      </w:r>
    </w:p>
    <w:p w:rsidR="00BA29C4" w:rsidRPr="00787B75" w:rsidRDefault="00220A44" w:rsidP="00AB2266">
      <w:pPr>
        <w:pStyle w:val="ITEALHEADING4"/>
      </w:pPr>
      <w:r w:rsidRPr="00787B75">
        <w:t xml:space="preserve">Food </w:t>
      </w:r>
      <w:r w:rsidR="006010C7" w:rsidRPr="00787B75">
        <w:t>Classification</w:t>
      </w:r>
    </w:p>
    <w:p w:rsidR="00021472" w:rsidRPr="00787B75" w:rsidRDefault="00021472" w:rsidP="00021472">
      <w:pPr>
        <w:pStyle w:val="ITEALHEADING5"/>
      </w:pPr>
      <w:r w:rsidRPr="00787B75">
        <w:t xml:space="preserve">Food </w:t>
      </w:r>
      <w:r w:rsidR="006010C7" w:rsidRPr="00787B75">
        <w:t>Classification</w:t>
      </w:r>
      <w:r w:rsidRPr="00787B75">
        <w:t xml:space="preserve"> (Group, </w:t>
      </w:r>
      <w:r w:rsidR="006010C7" w:rsidRPr="00787B75">
        <w:t>Subgroup</w:t>
      </w:r>
      <w:r w:rsidRPr="00787B75">
        <w:t xml:space="preserve">, </w:t>
      </w:r>
      <w:r w:rsidR="006010C7" w:rsidRPr="00787B75">
        <w:t>Subsubgroup</w:t>
      </w:r>
      <w:r w:rsidRPr="00787B75">
        <w:t>)</w:t>
      </w:r>
    </w:p>
    <w:p w:rsidR="00021472" w:rsidRPr="00787B75" w:rsidRDefault="00021472" w:rsidP="00021472">
      <w:r w:rsidRPr="00787B75">
        <w:t>None</w:t>
      </w:r>
    </w:p>
    <w:p w:rsidR="00021472" w:rsidRPr="00787B75" w:rsidRDefault="00021472" w:rsidP="00021472">
      <w:pPr>
        <w:pStyle w:val="ITEALHEADING5"/>
      </w:pPr>
      <w:r w:rsidRPr="00787B75">
        <w:t>BrandName</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0"/>
        <w:gridCol w:w="1660"/>
        <w:gridCol w:w="1410"/>
        <w:gridCol w:w="2368"/>
        <w:gridCol w:w="2520"/>
      </w:tblGrid>
      <w:tr w:rsidR="008D51BD" w:rsidRPr="00787B75">
        <w:trPr>
          <w:trHeight w:val="395"/>
        </w:trPr>
        <w:tc>
          <w:tcPr>
            <w:tcW w:w="2230" w:type="dxa"/>
            <w:shd w:val="clear" w:color="auto" w:fill="999999"/>
            <w:vAlign w:val="center"/>
          </w:tcPr>
          <w:p w:rsidR="008D51BD" w:rsidRPr="00787B75" w:rsidRDefault="008D51BD" w:rsidP="00567AC8">
            <w:pPr>
              <w:jc w:val="center"/>
              <w:rPr>
                <w:b/>
              </w:rPr>
            </w:pPr>
            <w:r w:rsidRPr="00787B75">
              <w:rPr>
                <w:b/>
              </w:rPr>
              <w:t>Rule Id</w:t>
            </w:r>
          </w:p>
        </w:tc>
        <w:tc>
          <w:tcPr>
            <w:tcW w:w="1660" w:type="dxa"/>
            <w:shd w:val="clear" w:color="auto" w:fill="999999"/>
            <w:vAlign w:val="center"/>
          </w:tcPr>
          <w:p w:rsidR="008D51BD" w:rsidRPr="00787B75" w:rsidRDefault="008D51BD" w:rsidP="00567AC8">
            <w:pPr>
              <w:jc w:val="center"/>
              <w:rPr>
                <w:b/>
              </w:rPr>
            </w:pPr>
            <w:r w:rsidRPr="00787B75">
              <w:rPr>
                <w:b/>
              </w:rPr>
              <w:t>Name</w:t>
            </w:r>
          </w:p>
        </w:tc>
        <w:tc>
          <w:tcPr>
            <w:tcW w:w="1410" w:type="dxa"/>
            <w:shd w:val="clear" w:color="auto" w:fill="999999"/>
          </w:tcPr>
          <w:p w:rsidR="008D51BD" w:rsidRPr="00787B75" w:rsidRDefault="008D51BD" w:rsidP="00567AC8">
            <w:pPr>
              <w:jc w:val="center"/>
              <w:rPr>
                <w:b/>
              </w:rPr>
            </w:pPr>
            <w:r w:rsidRPr="00787B75">
              <w:rPr>
                <w:b/>
              </w:rPr>
              <w:t>Type</w:t>
            </w:r>
          </w:p>
        </w:tc>
        <w:tc>
          <w:tcPr>
            <w:tcW w:w="2368"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8D51BD" w:rsidRPr="00787B75">
        <w:tc>
          <w:tcPr>
            <w:tcW w:w="2230" w:type="dxa"/>
            <w:vAlign w:val="center"/>
          </w:tcPr>
          <w:p w:rsidR="008D51BD" w:rsidRPr="00787B75" w:rsidRDefault="008D51BD" w:rsidP="00567AC8">
            <w:r w:rsidRPr="00787B75">
              <w:t>CHK_BRAND_001</w:t>
            </w:r>
          </w:p>
        </w:tc>
        <w:tc>
          <w:tcPr>
            <w:tcW w:w="1660" w:type="dxa"/>
            <w:vAlign w:val="center"/>
          </w:tcPr>
          <w:p w:rsidR="008D51BD" w:rsidRPr="00787B75" w:rsidRDefault="008D51BD" w:rsidP="00567AC8">
            <w:r w:rsidRPr="00787B75">
              <w:t>References</w:t>
            </w:r>
          </w:p>
        </w:tc>
        <w:tc>
          <w:tcPr>
            <w:tcW w:w="1410" w:type="dxa"/>
            <w:vAlign w:val="center"/>
          </w:tcPr>
          <w:p w:rsidR="008D51BD" w:rsidRPr="00787B75" w:rsidRDefault="008D51BD" w:rsidP="00567AC8">
            <w:pPr>
              <w:jc w:val="center"/>
            </w:pPr>
            <w:r w:rsidRPr="00787B75">
              <w:t>Error</w:t>
            </w:r>
          </w:p>
        </w:tc>
        <w:tc>
          <w:tcPr>
            <w:tcW w:w="2368" w:type="dxa"/>
            <w:vAlign w:val="center"/>
          </w:tcPr>
          <w:p w:rsidR="008D51BD" w:rsidRPr="00787B75" w:rsidRDefault="008D51BD" w:rsidP="00567AC8">
            <w:r w:rsidRPr="00787B75">
              <w:t>All Classifications used in this screen must be validated</w:t>
            </w:r>
          </w:p>
        </w:tc>
        <w:tc>
          <w:tcPr>
            <w:tcW w:w="2520" w:type="dxa"/>
          </w:tcPr>
          <w:p w:rsidR="008D51BD" w:rsidRPr="00CF4189" w:rsidRDefault="00FC36D3" w:rsidP="00567AC8">
            <w:ins w:id="119" w:author="duydt" w:date="2012-10-24T16:43:00Z">
              <w:r w:rsidRPr="00CF4189">
                <w:t xml:space="preserve"> Not validated classification(s) </w:t>
              </w:r>
              <w:r>
                <w:t>code: {Code}</w:t>
              </w:r>
            </w:ins>
          </w:p>
        </w:tc>
      </w:tr>
      <w:tr w:rsidR="008D51BD" w:rsidRPr="00787B75">
        <w:tc>
          <w:tcPr>
            <w:tcW w:w="2230" w:type="dxa"/>
            <w:vAlign w:val="center"/>
          </w:tcPr>
          <w:p w:rsidR="008D51BD" w:rsidRPr="00787B75" w:rsidRDefault="008D51BD" w:rsidP="00567AC8">
            <w:r w:rsidRPr="00787B75">
              <w:t>CHK_BRAND_002</w:t>
            </w:r>
          </w:p>
        </w:tc>
        <w:tc>
          <w:tcPr>
            <w:tcW w:w="1660" w:type="dxa"/>
            <w:vAlign w:val="center"/>
          </w:tcPr>
          <w:p w:rsidR="008D51BD" w:rsidRPr="00787B75" w:rsidRDefault="008D51BD" w:rsidP="00567AC8">
            <w:r w:rsidRPr="00787B75">
              <w:t>FadeByGroup</w:t>
            </w:r>
          </w:p>
        </w:tc>
        <w:tc>
          <w:tcPr>
            <w:tcW w:w="1410" w:type="dxa"/>
            <w:vAlign w:val="center"/>
          </w:tcPr>
          <w:p w:rsidR="008D51BD" w:rsidRPr="00787B75" w:rsidRDefault="008D51BD" w:rsidP="00567AC8">
            <w:pPr>
              <w:jc w:val="center"/>
            </w:pPr>
            <w:r w:rsidRPr="00787B75">
              <w:t>Error</w:t>
            </w:r>
          </w:p>
        </w:tc>
        <w:tc>
          <w:tcPr>
            <w:tcW w:w="2368" w:type="dxa"/>
            <w:vAlign w:val="center"/>
          </w:tcPr>
          <w:p w:rsidR="008D51BD" w:rsidRPr="00787B75" w:rsidRDefault="008D51BD" w:rsidP="00567AC8">
            <w:r w:rsidRPr="00787B75">
              <w:t>All Classifications used in this screen must be validated in FadeByGroup</w:t>
            </w:r>
          </w:p>
        </w:tc>
        <w:tc>
          <w:tcPr>
            <w:tcW w:w="2520" w:type="dxa"/>
          </w:tcPr>
          <w:p w:rsidR="008D51BD" w:rsidRPr="00CF4189" w:rsidRDefault="00FC36D3" w:rsidP="00567AC8">
            <w:ins w:id="120" w:author="duydt" w:date="2012-10-24T16:43:00Z">
              <w:r w:rsidRPr="00CF4189">
                <w:t xml:space="preserve"> Not validated classification(s) code in fade by group:</w:t>
              </w:r>
              <w:r>
                <w:t xml:space="preserve"> {Code}</w:t>
              </w:r>
            </w:ins>
          </w:p>
        </w:tc>
      </w:tr>
    </w:tbl>
    <w:p w:rsidR="007C51B2" w:rsidRPr="00787B75" w:rsidRDefault="007C51B2" w:rsidP="007C51B2">
      <w:pPr>
        <w:pStyle w:val="ITEALHEADING5"/>
      </w:pPr>
      <w:r w:rsidRPr="00787B75">
        <w:t>Fats/sauces left over in the dish</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302" w:type="dxa"/>
            <w:shd w:val="clear" w:color="auto" w:fill="999999"/>
            <w:vAlign w:val="center"/>
          </w:tcPr>
          <w:p w:rsidR="008D51BD" w:rsidRPr="00787B75" w:rsidRDefault="008D51BD" w:rsidP="005F4EF1">
            <w:pPr>
              <w:jc w:val="center"/>
              <w:rPr>
                <w:b/>
              </w:rPr>
            </w:pPr>
            <w:r w:rsidRPr="00787B75">
              <w:rPr>
                <w:b/>
              </w:rPr>
              <w:t>Description</w:t>
            </w:r>
          </w:p>
        </w:tc>
        <w:tc>
          <w:tcPr>
            <w:tcW w:w="2520" w:type="dxa"/>
            <w:shd w:val="clear" w:color="auto" w:fill="999999"/>
          </w:tcPr>
          <w:p w:rsidR="008D51BD" w:rsidRPr="00787B75" w:rsidRDefault="008D51BD" w:rsidP="005F4EF1">
            <w:pPr>
              <w:jc w:val="center"/>
              <w:rPr>
                <w:b/>
              </w:rPr>
            </w:pPr>
            <w:r>
              <w:rPr>
                <w:b/>
              </w:rPr>
              <w:t>Message</w:t>
            </w:r>
          </w:p>
        </w:tc>
      </w:tr>
      <w:tr w:rsidR="00FC36D3" w:rsidRPr="00787B75">
        <w:tc>
          <w:tcPr>
            <w:tcW w:w="2324" w:type="dxa"/>
            <w:vAlign w:val="center"/>
          </w:tcPr>
          <w:p w:rsidR="00FC36D3" w:rsidRPr="00787B75" w:rsidRDefault="00FC36D3" w:rsidP="005F4EF1">
            <w:r w:rsidRPr="00787B75">
              <w:t>CHK_FDFLO_001</w:t>
            </w:r>
          </w:p>
        </w:tc>
        <w:tc>
          <w:tcPr>
            <w:tcW w:w="1642" w:type="dxa"/>
            <w:vAlign w:val="center"/>
          </w:tcPr>
          <w:p w:rsidR="00FC36D3" w:rsidRPr="00787B75" w:rsidRDefault="00FC36D3" w:rsidP="005F4EF1">
            <w:r w:rsidRPr="00787B75">
              <w:t>References</w:t>
            </w:r>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5F4EF1">
            <w:r w:rsidRPr="00787B75">
              <w:t>All classifications used in this screen must be validated and have FLO = true</w:t>
            </w:r>
          </w:p>
        </w:tc>
        <w:tc>
          <w:tcPr>
            <w:tcW w:w="2520" w:type="dxa"/>
          </w:tcPr>
          <w:p w:rsidR="00FC36D3" w:rsidRPr="00CF4189" w:rsidRDefault="00FC36D3" w:rsidP="005F4EF1">
            <w:ins w:id="121" w:author="duydt" w:date="2012-10-24T16:43:00Z">
              <w:r w:rsidRPr="00CF4189">
                <w:t xml:space="preserve">Not validated or missing FLO property classification(s) </w:t>
              </w:r>
              <w:r>
                <w:t>code: {Code}</w:t>
              </w:r>
            </w:ins>
          </w:p>
        </w:tc>
      </w:tr>
      <w:tr w:rsidR="00FC36D3" w:rsidRPr="00787B75">
        <w:tc>
          <w:tcPr>
            <w:tcW w:w="2324" w:type="dxa"/>
            <w:vAlign w:val="center"/>
          </w:tcPr>
          <w:p w:rsidR="00FC36D3" w:rsidRPr="00787B75" w:rsidRDefault="00FC36D3" w:rsidP="005F4EF1">
            <w:r w:rsidRPr="00787B75">
              <w:t>CHK_FDFLO_002</w:t>
            </w:r>
          </w:p>
        </w:tc>
        <w:tc>
          <w:tcPr>
            <w:tcW w:w="1642" w:type="dxa"/>
            <w:vAlign w:val="center"/>
          </w:tcPr>
          <w:p w:rsidR="00FC36D3" w:rsidRPr="00787B75" w:rsidRDefault="00FC36D3" w:rsidP="005F4EF1">
            <w:r w:rsidRPr="00787B75">
              <w:t>Mandatory</w:t>
            </w:r>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5F4EF1">
            <w:r w:rsidRPr="00787B75">
              <w:t>All classification in MS_Classification with FLO = true must have FLO defined in this screen</w:t>
            </w:r>
          </w:p>
        </w:tc>
        <w:tc>
          <w:tcPr>
            <w:tcW w:w="2520" w:type="dxa"/>
          </w:tcPr>
          <w:p w:rsidR="00FC36D3" w:rsidRPr="00CF4189" w:rsidRDefault="00FC36D3" w:rsidP="005F4EF1">
            <w:ins w:id="122" w:author="duydt" w:date="2012-10-24T16:43:00Z">
              <w:r>
                <w:t xml:space="preserve">Missing FLO defined  </w:t>
              </w:r>
              <w:r w:rsidRPr="00CF4189">
                <w:t xml:space="preserve">classification(s) </w:t>
              </w:r>
              <w:r>
                <w:t>code: {Code}</w:t>
              </w:r>
            </w:ins>
          </w:p>
        </w:tc>
      </w:tr>
    </w:tbl>
    <w:p w:rsidR="00EC5896" w:rsidRPr="00787B75" w:rsidRDefault="00811C79" w:rsidP="00EC5896">
      <w:pPr>
        <w:pStyle w:val="ITEALHEADING4"/>
      </w:pPr>
      <w:r w:rsidRPr="00787B75">
        <w:t>Description</w:t>
      </w:r>
    </w:p>
    <w:p w:rsidR="00882E42" w:rsidRPr="00787B75" w:rsidRDefault="00882E42" w:rsidP="00882E42">
      <w:pPr>
        <w:pStyle w:val="ITEALHEADING5"/>
      </w:pPr>
      <w:r w:rsidRPr="00787B75">
        <w:t>Facets/Descriptors</w:t>
      </w:r>
    </w:p>
    <w:p w:rsidR="00882E42" w:rsidRPr="00787B75" w:rsidRDefault="00882E42" w:rsidP="00882E42">
      <w:r w:rsidRPr="00787B75">
        <w:t>None</w:t>
      </w:r>
    </w:p>
    <w:p w:rsidR="00882E42" w:rsidRPr="00787B75" w:rsidRDefault="005038E3" w:rsidP="00882E42">
      <w:pPr>
        <w:pStyle w:val="ITEALHEADING5"/>
      </w:pPr>
      <w:r w:rsidRPr="00787B75">
        <w:t>Fade By Group</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4"/>
        <w:gridCol w:w="1664"/>
        <w:gridCol w:w="1440"/>
        <w:gridCol w:w="2520"/>
        <w:gridCol w:w="2520"/>
      </w:tblGrid>
      <w:tr w:rsidR="008D51BD" w:rsidRPr="00787B75">
        <w:trPr>
          <w:trHeight w:val="395"/>
        </w:trPr>
        <w:tc>
          <w:tcPr>
            <w:tcW w:w="2044" w:type="dxa"/>
            <w:shd w:val="clear" w:color="auto" w:fill="999999"/>
            <w:vAlign w:val="center"/>
          </w:tcPr>
          <w:p w:rsidR="008D51BD" w:rsidRPr="00787B75" w:rsidRDefault="008D51BD" w:rsidP="00567AC8">
            <w:pPr>
              <w:jc w:val="center"/>
              <w:rPr>
                <w:b/>
              </w:rPr>
            </w:pPr>
            <w:r w:rsidRPr="00787B75">
              <w:rPr>
                <w:b/>
              </w:rPr>
              <w:t>Rule Id</w:t>
            </w:r>
          </w:p>
        </w:tc>
        <w:tc>
          <w:tcPr>
            <w:tcW w:w="1664" w:type="dxa"/>
            <w:shd w:val="clear" w:color="auto" w:fill="999999"/>
            <w:vAlign w:val="center"/>
          </w:tcPr>
          <w:p w:rsidR="008D51BD" w:rsidRPr="00787B75" w:rsidRDefault="008D51BD" w:rsidP="00567AC8">
            <w:pPr>
              <w:jc w:val="center"/>
              <w:rPr>
                <w:b/>
              </w:rPr>
            </w:pPr>
            <w:r w:rsidRPr="00787B75">
              <w:rPr>
                <w:b/>
              </w:rPr>
              <w:t>Name</w:t>
            </w:r>
          </w:p>
        </w:tc>
        <w:tc>
          <w:tcPr>
            <w:tcW w:w="1440" w:type="dxa"/>
            <w:shd w:val="clear" w:color="auto" w:fill="999999"/>
          </w:tcPr>
          <w:p w:rsidR="008D51BD" w:rsidRPr="00787B75" w:rsidRDefault="008D51BD" w:rsidP="00567AC8">
            <w:pPr>
              <w:jc w:val="center"/>
              <w:rPr>
                <w:b/>
              </w:rPr>
            </w:pPr>
            <w:r w:rsidRPr="00787B75">
              <w:rPr>
                <w:b/>
              </w:rPr>
              <w:t>Type</w:t>
            </w:r>
          </w:p>
        </w:tc>
        <w:tc>
          <w:tcPr>
            <w:tcW w:w="2520"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8D51BD" w:rsidRPr="00787B75">
        <w:tc>
          <w:tcPr>
            <w:tcW w:w="2044" w:type="dxa"/>
            <w:vAlign w:val="center"/>
          </w:tcPr>
          <w:p w:rsidR="008D51BD" w:rsidRPr="00787B75" w:rsidRDefault="008D51BD" w:rsidP="00567AC8">
            <w:r w:rsidRPr="00787B75">
              <w:t>CHK_FADE_001</w:t>
            </w:r>
          </w:p>
        </w:tc>
        <w:tc>
          <w:tcPr>
            <w:tcW w:w="1664" w:type="dxa"/>
            <w:vAlign w:val="center"/>
          </w:tcPr>
          <w:p w:rsidR="008D51BD" w:rsidRPr="00787B75" w:rsidRDefault="008D51BD" w:rsidP="00567AC8">
            <w:r w:rsidRPr="00787B75">
              <w:t>References</w:t>
            </w:r>
          </w:p>
        </w:tc>
        <w:tc>
          <w:tcPr>
            <w:tcW w:w="1440" w:type="dxa"/>
            <w:vAlign w:val="center"/>
          </w:tcPr>
          <w:p w:rsidR="008D51BD" w:rsidRPr="00787B75" w:rsidRDefault="008D51BD" w:rsidP="00567AC8">
            <w:pPr>
              <w:jc w:val="center"/>
            </w:pPr>
            <w:r w:rsidRPr="00787B75">
              <w:t>Error</w:t>
            </w:r>
          </w:p>
        </w:tc>
        <w:tc>
          <w:tcPr>
            <w:tcW w:w="2520" w:type="dxa"/>
            <w:vAlign w:val="center"/>
          </w:tcPr>
          <w:p w:rsidR="008D51BD" w:rsidRPr="00787B75" w:rsidRDefault="008D51BD" w:rsidP="00567AC8">
            <w:r w:rsidRPr="00787B75">
              <w:t>All Classifications / Facets / Descriptors used in this screen must be validated</w:t>
            </w:r>
          </w:p>
        </w:tc>
        <w:tc>
          <w:tcPr>
            <w:tcW w:w="2520" w:type="dxa"/>
          </w:tcPr>
          <w:p w:rsidR="00FC36D3" w:rsidRDefault="00FC36D3" w:rsidP="00FC36D3">
            <w:pPr>
              <w:pStyle w:val="ITEALBULLET2"/>
              <w:numPr>
                <w:ilvl w:val="0"/>
                <w:numId w:val="0"/>
                <w:ins w:id="123" w:author="duydt" w:date="2012-10-24T16:43:00Z"/>
              </w:numPr>
              <w:rPr>
                <w:ins w:id="124" w:author="duydt" w:date="2012-10-24T16:43:00Z"/>
              </w:rPr>
            </w:pPr>
            <w:ins w:id="125" w:author="duydt" w:date="2012-10-24T16:43:00Z">
              <w:r>
                <w:t xml:space="preserve">- </w:t>
              </w:r>
              <w:r w:rsidRPr="00CF4189">
                <w:t xml:space="preserve">Not validated classification(s) </w:t>
              </w:r>
              <w:r>
                <w:t>code: {Code}</w:t>
              </w:r>
            </w:ins>
          </w:p>
          <w:p w:rsidR="00FC36D3" w:rsidRDefault="00FC36D3" w:rsidP="00FC36D3">
            <w:pPr>
              <w:pStyle w:val="ITEALBULLET2"/>
              <w:numPr>
                <w:ilvl w:val="0"/>
                <w:numId w:val="0"/>
                <w:ins w:id="126" w:author="duydt" w:date="2012-10-24T16:43:00Z"/>
              </w:numPr>
              <w:rPr>
                <w:ins w:id="127" w:author="duydt" w:date="2012-10-24T16:43:00Z"/>
              </w:rPr>
            </w:pPr>
            <w:ins w:id="128" w:author="duydt" w:date="2012-10-24T16:43:00Z">
              <w:r>
                <w:t xml:space="preserve">- </w:t>
              </w:r>
              <w:r w:rsidRPr="00CF4189">
                <w:t xml:space="preserve">Not validated facet(s) </w:t>
              </w:r>
              <w:r>
                <w:t>code: {Code}</w:t>
              </w:r>
            </w:ins>
          </w:p>
          <w:p w:rsidR="00CF4189" w:rsidRPr="00CF4189" w:rsidRDefault="00FC36D3" w:rsidP="00FC36D3">
            <w:pPr>
              <w:pStyle w:val="ITEALBULLET2"/>
              <w:numPr>
                <w:ilvl w:val="0"/>
                <w:numId w:val="0"/>
              </w:numPr>
            </w:pPr>
            <w:ins w:id="129" w:author="duydt" w:date="2012-10-24T16:43:00Z">
              <w:r>
                <w:t xml:space="preserve">- </w:t>
              </w:r>
              <w:r w:rsidRPr="00CF4189">
                <w:t xml:space="preserve">Not validated descriptor(s) </w:t>
              </w:r>
              <w:r>
                <w:t>code: {Code}</w:t>
              </w:r>
            </w:ins>
          </w:p>
        </w:tc>
      </w:tr>
    </w:tbl>
    <w:p w:rsidR="00882E42" w:rsidRPr="00787B75" w:rsidRDefault="00A37C29" w:rsidP="00882E42">
      <w:pPr>
        <w:pStyle w:val="ITEALHEADING5"/>
      </w:pPr>
      <w:r w:rsidRPr="00787B75">
        <w:t>Facet Rule</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3"/>
        <w:gridCol w:w="1661"/>
        <w:gridCol w:w="1434"/>
        <w:gridCol w:w="2310"/>
        <w:gridCol w:w="2700"/>
      </w:tblGrid>
      <w:tr w:rsidR="008D51BD" w:rsidRPr="00787B75">
        <w:trPr>
          <w:trHeight w:val="395"/>
        </w:trPr>
        <w:tc>
          <w:tcPr>
            <w:tcW w:w="2083" w:type="dxa"/>
            <w:shd w:val="clear" w:color="auto" w:fill="999999"/>
            <w:vAlign w:val="center"/>
          </w:tcPr>
          <w:p w:rsidR="008D51BD" w:rsidRPr="00787B75" w:rsidRDefault="008D51BD" w:rsidP="00567AC8">
            <w:pPr>
              <w:jc w:val="center"/>
              <w:rPr>
                <w:b/>
              </w:rPr>
            </w:pPr>
            <w:r w:rsidRPr="00787B75">
              <w:rPr>
                <w:b/>
              </w:rPr>
              <w:t>Rule Id</w:t>
            </w:r>
          </w:p>
        </w:tc>
        <w:tc>
          <w:tcPr>
            <w:tcW w:w="1661" w:type="dxa"/>
            <w:shd w:val="clear" w:color="auto" w:fill="999999"/>
            <w:vAlign w:val="center"/>
          </w:tcPr>
          <w:p w:rsidR="008D51BD" w:rsidRPr="00787B75" w:rsidRDefault="008D51BD" w:rsidP="00567AC8">
            <w:pPr>
              <w:jc w:val="center"/>
              <w:rPr>
                <w:b/>
              </w:rPr>
            </w:pPr>
            <w:r w:rsidRPr="00787B75">
              <w:rPr>
                <w:b/>
              </w:rPr>
              <w:t>Name</w:t>
            </w:r>
          </w:p>
        </w:tc>
        <w:tc>
          <w:tcPr>
            <w:tcW w:w="1434" w:type="dxa"/>
            <w:shd w:val="clear" w:color="auto" w:fill="999999"/>
          </w:tcPr>
          <w:p w:rsidR="008D51BD" w:rsidRPr="00787B75" w:rsidRDefault="008D51BD" w:rsidP="00567AC8">
            <w:pPr>
              <w:jc w:val="center"/>
              <w:rPr>
                <w:b/>
              </w:rPr>
            </w:pPr>
            <w:r w:rsidRPr="00787B75">
              <w:rPr>
                <w:b/>
              </w:rPr>
              <w:t>Type</w:t>
            </w:r>
          </w:p>
        </w:tc>
        <w:tc>
          <w:tcPr>
            <w:tcW w:w="2310" w:type="dxa"/>
            <w:shd w:val="clear" w:color="auto" w:fill="999999"/>
            <w:vAlign w:val="center"/>
          </w:tcPr>
          <w:p w:rsidR="008D51BD" w:rsidRPr="00787B75" w:rsidRDefault="008D51BD" w:rsidP="00567AC8">
            <w:pPr>
              <w:jc w:val="center"/>
              <w:rPr>
                <w:b/>
              </w:rPr>
            </w:pPr>
            <w:r w:rsidRPr="00787B75">
              <w:rPr>
                <w:b/>
              </w:rPr>
              <w:t>Description</w:t>
            </w:r>
          </w:p>
        </w:tc>
        <w:tc>
          <w:tcPr>
            <w:tcW w:w="2700" w:type="dxa"/>
            <w:shd w:val="clear" w:color="auto" w:fill="999999"/>
          </w:tcPr>
          <w:p w:rsidR="008D51BD" w:rsidRPr="00787B75" w:rsidRDefault="008D51BD" w:rsidP="00567AC8">
            <w:pPr>
              <w:jc w:val="center"/>
              <w:rPr>
                <w:b/>
              </w:rPr>
            </w:pPr>
            <w:r>
              <w:rPr>
                <w:b/>
              </w:rPr>
              <w:t>Message</w:t>
            </w:r>
          </w:p>
        </w:tc>
      </w:tr>
      <w:tr w:rsidR="008D51BD" w:rsidRPr="00787B75">
        <w:tc>
          <w:tcPr>
            <w:tcW w:w="2083" w:type="dxa"/>
            <w:vAlign w:val="center"/>
          </w:tcPr>
          <w:p w:rsidR="008D51BD" w:rsidRPr="00787B75" w:rsidRDefault="008D51BD" w:rsidP="00567AC8">
            <w:r w:rsidRPr="00787B75">
              <w:t>CHK_FRULE_001</w:t>
            </w:r>
          </w:p>
        </w:tc>
        <w:tc>
          <w:tcPr>
            <w:tcW w:w="1661" w:type="dxa"/>
            <w:vAlign w:val="center"/>
          </w:tcPr>
          <w:p w:rsidR="008D51BD" w:rsidRPr="00787B75" w:rsidRDefault="008D51BD" w:rsidP="00567AC8">
            <w:r w:rsidRPr="00787B75">
              <w:t>References</w:t>
            </w:r>
          </w:p>
        </w:tc>
        <w:tc>
          <w:tcPr>
            <w:tcW w:w="1434" w:type="dxa"/>
            <w:vAlign w:val="center"/>
          </w:tcPr>
          <w:p w:rsidR="008D51BD" w:rsidRPr="00787B75" w:rsidRDefault="008D51BD" w:rsidP="00567AC8">
            <w:pPr>
              <w:jc w:val="center"/>
            </w:pPr>
            <w:r w:rsidRPr="00787B75">
              <w:t>Error</w:t>
            </w:r>
          </w:p>
        </w:tc>
        <w:tc>
          <w:tcPr>
            <w:tcW w:w="2310" w:type="dxa"/>
            <w:vAlign w:val="center"/>
          </w:tcPr>
          <w:p w:rsidR="008D51BD" w:rsidRPr="00787B75" w:rsidRDefault="008D51BD" w:rsidP="00567AC8">
            <w:r w:rsidRPr="00787B75">
              <w:t>All Classifications / Facets / Descriptors used in this screen must be validated</w:t>
            </w:r>
          </w:p>
        </w:tc>
        <w:tc>
          <w:tcPr>
            <w:tcW w:w="2700" w:type="dxa"/>
          </w:tcPr>
          <w:p w:rsidR="00FC36D3" w:rsidRDefault="00FC36D3" w:rsidP="00FC36D3">
            <w:pPr>
              <w:pStyle w:val="ITEALBULLET2"/>
              <w:numPr>
                <w:ilvl w:val="0"/>
                <w:numId w:val="0"/>
                <w:ins w:id="130" w:author="duydt" w:date="2012-10-24T16:43:00Z"/>
              </w:numPr>
              <w:rPr>
                <w:ins w:id="131" w:author="duydt" w:date="2012-10-24T16:43:00Z"/>
              </w:rPr>
            </w:pPr>
            <w:ins w:id="132" w:author="duydt" w:date="2012-10-24T16:43:00Z">
              <w:r>
                <w:t xml:space="preserve">- </w:t>
              </w:r>
              <w:r w:rsidRPr="00CF4189">
                <w:t xml:space="preserve">Not validated classification(s) </w:t>
              </w:r>
              <w:r>
                <w:t>code: {Code}</w:t>
              </w:r>
            </w:ins>
          </w:p>
          <w:p w:rsidR="00FC36D3" w:rsidRDefault="00FC36D3" w:rsidP="00FC36D3">
            <w:pPr>
              <w:pStyle w:val="ITEALBULLET2"/>
              <w:numPr>
                <w:ilvl w:val="0"/>
                <w:numId w:val="0"/>
                <w:ins w:id="133" w:author="duydt" w:date="2012-10-24T16:43:00Z"/>
              </w:numPr>
              <w:rPr>
                <w:ins w:id="134" w:author="duydt" w:date="2012-10-24T16:43:00Z"/>
              </w:rPr>
            </w:pPr>
            <w:ins w:id="135" w:author="duydt" w:date="2012-10-24T16:43:00Z">
              <w:r>
                <w:t xml:space="preserve">- </w:t>
              </w:r>
              <w:r w:rsidRPr="00CF4189">
                <w:t xml:space="preserve">Not validated facet(s) </w:t>
              </w:r>
              <w:r>
                <w:t>code: {Code}</w:t>
              </w:r>
            </w:ins>
          </w:p>
          <w:p w:rsidR="008D51BD" w:rsidRPr="00787B75" w:rsidRDefault="00FC36D3" w:rsidP="00FC36D3">
            <w:ins w:id="136" w:author="duydt" w:date="2012-10-24T16:43:00Z">
              <w:r>
                <w:t xml:space="preserve">- </w:t>
              </w:r>
              <w:r w:rsidRPr="00CF4189">
                <w:t xml:space="preserve">Not validated descriptor(s) </w:t>
              </w:r>
              <w:r>
                <w:t>code: {Code}</w:t>
              </w:r>
            </w:ins>
          </w:p>
        </w:tc>
      </w:tr>
    </w:tbl>
    <w:p w:rsidR="00021472" w:rsidRPr="00787B75" w:rsidRDefault="003A2E08" w:rsidP="003A2E08">
      <w:pPr>
        <w:pStyle w:val="ITEALHEADING4"/>
      </w:pPr>
      <w:r w:rsidRPr="00787B75">
        <w:t>Food</w:t>
      </w:r>
    </w:p>
    <w:p w:rsidR="0070762F" w:rsidRPr="00787B75" w:rsidRDefault="0070762F" w:rsidP="0070762F">
      <w:pPr>
        <w:pStyle w:val="ITEALHEADING5"/>
      </w:pPr>
      <w:r w:rsidRPr="00787B75">
        <w:t>Food List</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4"/>
        <w:gridCol w:w="1664"/>
        <w:gridCol w:w="1440"/>
        <w:gridCol w:w="2520"/>
        <w:gridCol w:w="2520"/>
      </w:tblGrid>
      <w:tr w:rsidR="008D51BD" w:rsidRPr="00787B75">
        <w:trPr>
          <w:trHeight w:val="395"/>
        </w:trPr>
        <w:tc>
          <w:tcPr>
            <w:tcW w:w="2044" w:type="dxa"/>
            <w:shd w:val="clear" w:color="auto" w:fill="999999"/>
            <w:vAlign w:val="center"/>
          </w:tcPr>
          <w:p w:rsidR="008D51BD" w:rsidRPr="00787B75" w:rsidRDefault="008D51BD" w:rsidP="00567AC8">
            <w:pPr>
              <w:jc w:val="center"/>
              <w:rPr>
                <w:b/>
              </w:rPr>
            </w:pPr>
            <w:r w:rsidRPr="00787B75">
              <w:rPr>
                <w:b/>
              </w:rPr>
              <w:t>Rule Id</w:t>
            </w:r>
          </w:p>
        </w:tc>
        <w:tc>
          <w:tcPr>
            <w:tcW w:w="1664" w:type="dxa"/>
            <w:shd w:val="clear" w:color="auto" w:fill="999999"/>
            <w:vAlign w:val="center"/>
          </w:tcPr>
          <w:p w:rsidR="008D51BD" w:rsidRPr="00787B75" w:rsidRDefault="008D51BD" w:rsidP="00567AC8">
            <w:pPr>
              <w:jc w:val="center"/>
              <w:rPr>
                <w:b/>
              </w:rPr>
            </w:pPr>
            <w:r w:rsidRPr="00787B75">
              <w:rPr>
                <w:b/>
              </w:rPr>
              <w:t>Name</w:t>
            </w:r>
          </w:p>
        </w:tc>
        <w:tc>
          <w:tcPr>
            <w:tcW w:w="1440" w:type="dxa"/>
            <w:shd w:val="clear" w:color="auto" w:fill="999999"/>
          </w:tcPr>
          <w:p w:rsidR="008D51BD" w:rsidRPr="00787B75" w:rsidRDefault="008D51BD" w:rsidP="00567AC8">
            <w:pPr>
              <w:jc w:val="center"/>
              <w:rPr>
                <w:b/>
              </w:rPr>
            </w:pPr>
            <w:r w:rsidRPr="00787B75">
              <w:rPr>
                <w:b/>
              </w:rPr>
              <w:t>Type</w:t>
            </w:r>
          </w:p>
        </w:tc>
        <w:tc>
          <w:tcPr>
            <w:tcW w:w="2520"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8D51BD" w:rsidRPr="00787B75">
        <w:tc>
          <w:tcPr>
            <w:tcW w:w="2044" w:type="dxa"/>
            <w:vAlign w:val="center"/>
          </w:tcPr>
          <w:p w:rsidR="008D51BD" w:rsidRPr="00787B75" w:rsidRDefault="008D51BD" w:rsidP="00567AC8">
            <w:r w:rsidRPr="00787B75">
              <w:t>CHK_FDL_001</w:t>
            </w:r>
          </w:p>
        </w:tc>
        <w:tc>
          <w:tcPr>
            <w:tcW w:w="1664" w:type="dxa"/>
            <w:vAlign w:val="center"/>
          </w:tcPr>
          <w:p w:rsidR="008D51BD" w:rsidRPr="00787B75" w:rsidRDefault="008D51BD" w:rsidP="00567AC8">
            <w:r w:rsidRPr="00787B75">
              <w:t>References</w:t>
            </w:r>
          </w:p>
        </w:tc>
        <w:tc>
          <w:tcPr>
            <w:tcW w:w="1440" w:type="dxa"/>
            <w:vAlign w:val="center"/>
          </w:tcPr>
          <w:p w:rsidR="008D51BD" w:rsidRPr="00787B75" w:rsidRDefault="008D51BD" w:rsidP="00567AC8">
            <w:pPr>
              <w:jc w:val="center"/>
            </w:pPr>
            <w:r w:rsidRPr="00787B75">
              <w:t>Error</w:t>
            </w:r>
          </w:p>
        </w:tc>
        <w:tc>
          <w:tcPr>
            <w:tcW w:w="2520" w:type="dxa"/>
            <w:vAlign w:val="center"/>
          </w:tcPr>
          <w:p w:rsidR="008D51BD" w:rsidRPr="00787B75" w:rsidRDefault="008D51BD" w:rsidP="00567AC8">
            <w:r w:rsidRPr="00787B75">
              <w:t>All Classifications used in this screen must be validated</w:t>
            </w:r>
          </w:p>
        </w:tc>
        <w:tc>
          <w:tcPr>
            <w:tcW w:w="2520" w:type="dxa"/>
          </w:tcPr>
          <w:p w:rsidR="008D51BD" w:rsidRPr="00CF4189" w:rsidRDefault="00FC36D3" w:rsidP="00567AC8">
            <w:ins w:id="137" w:author="duydt" w:date="2012-10-24T16:43:00Z">
              <w:r w:rsidRPr="00CF4189">
                <w:t xml:space="preserve"> Not validated classification(s) </w:t>
              </w:r>
              <w:r>
                <w:t>code: {Code}</w:t>
              </w:r>
            </w:ins>
          </w:p>
        </w:tc>
      </w:tr>
    </w:tbl>
    <w:p w:rsidR="0070762F" w:rsidRPr="00787B75" w:rsidRDefault="0070762F" w:rsidP="0070762F">
      <w:pPr>
        <w:pStyle w:val="ITEALHEADING5"/>
      </w:pPr>
      <w:r w:rsidRPr="00787B75">
        <w:t>Probing</w:t>
      </w:r>
      <w:r w:rsidR="004A6DE7" w:rsidRPr="00787B75">
        <w:t xml:space="preserve"> by Food</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44"/>
        <w:gridCol w:w="1664"/>
        <w:gridCol w:w="1440"/>
        <w:gridCol w:w="2520"/>
        <w:gridCol w:w="2520"/>
      </w:tblGrid>
      <w:tr w:rsidR="008D51BD" w:rsidRPr="00787B75">
        <w:trPr>
          <w:trHeight w:val="395"/>
        </w:trPr>
        <w:tc>
          <w:tcPr>
            <w:tcW w:w="2044" w:type="dxa"/>
            <w:shd w:val="clear" w:color="auto" w:fill="999999"/>
            <w:vAlign w:val="center"/>
          </w:tcPr>
          <w:p w:rsidR="008D51BD" w:rsidRPr="00787B75" w:rsidRDefault="008D51BD" w:rsidP="00567AC8">
            <w:pPr>
              <w:jc w:val="center"/>
              <w:rPr>
                <w:b/>
              </w:rPr>
            </w:pPr>
            <w:r w:rsidRPr="00787B75">
              <w:rPr>
                <w:b/>
              </w:rPr>
              <w:t>Rule Id</w:t>
            </w:r>
          </w:p>
        </w:tc>
        <w:tc>
          <w:tcPr>
            <w:tcW w:w="1664" w:type="dxa"/>
            <w:shd w:val="clear" w:color="auto" w:fill="999999"/>
            <w:vAlign w:val="center"/>
          </w:tcPr>
          <w:p w:rsidR="008D51BD" w:rsidRPr="00787B75" w:rsidRDefault="008D51BD" w:rsidP="00567AC8">
            <w:pPr>
              <w:jc w:val="center"/>
              <w:rPr>
                <w:b/>
              </w:rPr>
            </w:pPr>
            <w:r w:rsidRPr="00787B75">
              <w:rPr>
                <w:b/>
              </w:rPr>
              <w:t>Name</w:t>
            </w:r>
          </w:p>
        </w:tc>
        <w:tc>
          <w:tcPr>
            <w:tcW w:w="1440" w:type="dxa"/>
            <w:shd w:val="clear" w:color="auto" w:fill="999999"/>
          </w:tcPr>
          <w:p w:rsidR="008D51BD" w:rsidRPr="00787B75" w:rsidRDefault="008D51BD" w:rsidP="00567AC8">
            <w:pPr>
              <w:jc w:val="center"/>
              <w:rPr>
                <w:b/>
              </w:rPr>
            </w:pPr>
            <w:r w:rsidRPr="00787B75">
              <w:rPr>
                <w:b/>
              </w:rPr>
              <w:t>Type</w:t>
            </w:r>
          </w:p>
        </w:tc>
        <w:tc>
          <w:tcPr>
            <w:tcW w:w="2520"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FC36D3" w:rsidRPr="00787B75">
        <w:tc>
          <w:tcPr>
            <w:tcW w:w="2044" w:type="dxa"/>
            <w:vAlign w:val="center"/>
          </w:tcPr>
          <w:p w:rsidR="00FC36D3" w:rsidRPr="00787B75" w:rsidRDefault="00FC36D3" w:rsidP="00567AC8">
            <w:r w:rsidRPr="00787B75">
              <w:t>CHK_FDPB_001</w:t>
            </w:r>
          </w:p>
        </w:tc>
        <w:tc>
          <w:tcPr>
            <w:tcW w:w="1664" w:type="dxa"/>
            <w:vAlign w:val="center"/>
          </w:tcPr>
          <w:p w:rsidR="00FC36D3" w:rsidRPr="00787B75" w:rsidRDefault="00FC36D3" w:rsidP="00567AC8">
            <w:r w:rsidRPr="00787B75">
              <w:t>References</w:t>
            </w:r>
          </w:p>
        </w:tc>
        <w:tc>
          <w:tcPr>
            <w:tcW w:w="1440" w:type="dxa"/>
            <w:vAlign w:val="center"/>
          </w:tcPr>
          <w:p w:rsidR="00FC36D3" w:rsidRPr="00787B75" w:rsidRDefault="00FC36D3" w:rsidP="00567AC8">
            <w:pPr>
              <w:jc w:val="center"/>
            </w:pPr>
            <w:r w:rsidRPr="00787B75">
              <w:t>Error</w:t>
            </w:r>
          </w:p>
        </w:tc>
        <w:tc>
          <w:tcPr>
            <w:tcW w:w="2520" w:type="dxa"/>
            <w:vAlign w:val="center"/>
          </w:tcPr>
          <w:p w:rsidR="00FC36D3" w:rsidRPr="00787B75" w:rsidRDefault="00FC36D3" w:rsidP="00567AC8">
            <w:r w:rsidRPr="00787B75">
              <w:t>At Project Level:</w:t>
            </w:r>
          </w:p>
          <w:p w:rsidR="00FC36D3" w:rsidRPr="00787B75" w:rsidRDefault="00FC36D3" w:rsidP="00567AC8">
            <w:r w:rsidRPr="00787B75">
              <w:t>All Food Classifications, Probing used in this screens must be validated</w:t>
            </w:r>
          </w:p>
        </w:tc>
        <w:tc>
          <w:tcPr>
            <w:tcW w:w="2520" w:type="dxa"/>
          </w:tcPr>
          <w:p w:rsidR="00FC36D3" w:rsidRDefault="00FC36D3" w:rsidP="00FC36D3">
            <w:pPr>
              <w:numPr>
                <w:ins w:id="138" w:author="duydt" w:date="2012-10-24T16:43:00Z"/>
              </w:numPr>
              <w:rPr>
                <w:ins w:id="139" w:author="duydt" w:date="2012-10-24T16:43:00Z"/>
              </w:rPr>
            </w:pPr>
            <w:ins w:id="140" w:author="duydt" w:date="2012-10-24T16:43:00Z">
              <w:r>
                <w:t>- N</w:t>
              </w:r>
              <w:r w:rsidRPr="006D43FA">
                <w:t xml:space="preserve">ot validated classification(s) </w:t>
              </w:r>
              <w:r>
                <w:t>code: {Code}</w:t>
              </w:r>
            </w:ins>
          </w:p>
          <w:p w:rsidR="00FC36D3" w:rsidRPr="006D43FA" w:rsidRDefault="00FC36D3" w:rsidP="00567AC8">
            <w:ins w:id="141" w:author="duydt" w:date="2012-10-24T16:43:00Z">
              <w:r>
                <w:t>- N</w:t>
              </w:r>
              <w:r w:rsidRPr="006D43FA">
                <w:t xml:space="preserve">ot validated </w:t>
              </w:r>
              <w:r>
                <w:t>food</w:t>
              </w:r>
              <w:r w:rsidRPr="006D43FA">
                <w:t xml:space="preserve">(s) </w:t>
              </w:r>
              <w:r>
                <w:t>code: {Code}</w:t>
              </w:r>
            </w:ins>
          </w:p>
        </w:tc>
      </w:tr>
      <w:tr w:rsidR="00FC36D3" w:rsidRPr="00787B75">
        <w:tc>
          <w:tcPr>
            <w:tcW w:w="2044" w:type="dxa"/>
            <w:vAlign w:val="center"/>
          </w:tcPr>
          <w:p w:rsidR="00FC36D3" w:rsidRPr="00787B75" w:rsidRDefault="00FC36D3" w:rsidP="00567AC8">
            <w:r w:rsidRPr="00787B75">
              <w:t>CHK_FDPB_002</w:t>
            </w:r>
          </w:p>
        </w:tc>
        <w:tc>
          <w:tcPr>
            <w:tcW w:w="1664" w:type="dxa"/>
            <w:vAlign w:val="center"/>
          </w:tcPr>
          <w:p w:rsidR="00FC36D3" w:rsidRPr="00787B75" w:rsidRDefault="00FC36D3" w:rsidP="00567AC8">
            <w:r w:rsidRPr="00787B75">
              <w:t>References</w:t>
            </w:r>
          </w:p>
        </w:tc>
        <w:tc>
          <w:tcPr>
            <w:tcW w:w="1440" w:type="dxa"/>
            <w:vAlign w:val="center"/>
          </w:tcPr>
          <w:p w:rsidR="00FC36D3" w:rsidRPr="00787B75" w:rsidRDefault="00FC36D3" w:rsidP="00567AC8">
            <w:pPr>
              <w:jc w:val="center"/>
            </w:pPr>
            <w:r w:rsidRPr="00787B75">
              <w:t>Error</w:t>
            </w:r>
          </w:p>
        </w:tc>
        <w:tc>
          <w:tcPr>
            <w:tcW w:w="2520" w:type="dxa"/>
            <w:vAlign w:val="center"/>
          </w:tcPr>
          <w:p w:rsidR="00FC36D3" w:rsidRPr="00787B75" w:rsidRDefault="00FC36D3" w:rsidP="00E366AE">
            <w:r w:rsidRPr="00787B75">
              <w:t>At Country Level:</w:t>
            </w:r>
          </w:p>
          <w:p w:rsidR="00FC36D3" w:rsidRPr="00787B75" w:rsidRDefault="00FC36D3" w:rsidP="00567AC8">
            <w:r w:rsidRPr="00787B75">
              <w:t>All Foods, Probings used in this screens must be validated</w:t>
            </w:r>
          </w:p>
        </w:tc>
        <w:tc>
          <w:tcPr>
            <w:tcW w:w="2520" w:type="dxa"/>
          </w:tcPr>
          <w:p w:rsidR="00FC36D3" w:rsidRDefault="00FC36D3" w:rsidP="00FC36D3">
            <w:pPr>
              <w:numPr>
                <w:ins w:id="142" w:author="duydt" w:date="2012-10-24T16:43:00Z"/>
              </w:numPr>
              <w:rPr>
                <w:ins w:id="143" w:author="duydt" w:date="2012-10-24T16:43:00Z"/>
              </w:rPr>
            </w:pPr>
            <w:ins w:id="144" w:author="duydt" w:date="2012-10-24T16:43:00Z">
              <w:r>
                <w:t>- N</w:t>
              </w:r>
              <w:r w:rsidRPr="006D43FA">
                <w:t xml:space="preserve">ot validated </w:t>
              </w:r>
              <w:r>
                <w:t>food</w:t>
              </w:r>
              <w:r w:rsidRPr="006D43FA">
                <w:t xml:space="preserve">(s) </w:t>
              </w:r>
              <w:r>
                <w:t>code: {Code}</w:t>
              </w:r>
            </w:ins>
          </w:p>
          <w:p w:rsidR="00FC36D3" w:rsidRPr="00787B75" w:rsidRDefault="00FC36D3" w:rsidP="006D43FA">
            <w:ins w:id="145" w:author="duydt" w:date="2012-10-24T16:43:00Z">
              <w:r>
                <w:t>- N</w:t>
              </w:r>
              <w:r w:rsidRPr="006D43FA">
                <w:t xml:space="preserve">ot validated </w:t>
              </w:r>
              <w:r>
                <w:t>probing</w:t>
              </w:r>
              <w:r w:rsidRPr="006D43FA">
                <w:t xml:space="preserve">(s) </w:t>
              </w:r>
              <w:r>
                <w:t>code: {Code}</w:t>
              </w:r>
            </w:ins>
          </w:p>
        </w:tc>
      </w:tr>
    </w:tbl>
    <w:p w:rsidR="0070762F" w:rsidRPr="00787B75" w:rsidRDefault="0070762F" w:rsidP="0070762F">
      <w:pPr>
        <w:pStyle w:val="ITEALHEADING5"/>
      </w:pPr>
      <w:r w:rsidRPr="00787B75">
        <w:t>Facet by Food</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67AC8">
            <w:pPr>
              <w:jc w:val="center"/>
              <w:rPr>
                <w:b/>
              </w:rPr>
            </w:pPr>
            <w:r w:rsidRPr="00787B75">
              <w:rPr>
                <w:b/>
              </w:rPr>
              <w:t>Rule Id</w:t>
            </w:r>
          </w:p>
          <w:p w:rsidR="008D51BD" w:rsidRPr="00787B75" w:rsidRDefault="008D51BD" w:rsidP="00567AC8">
            <w:pPr>
              <w:jc w:val="center"/>
              <w:rPr>
                <w:b/>
              </w:rPr>
            </w:pPr>
          </w:p>
        </w:tc>
        <w:tc>
          <w:tcPr>
            <w:tcW w:w="1642" w:type="dxa"/>
            <w:shd w:val="clear" w:color="auto" w:fill="999999"/>
            <w:vAlign w:val="center"/>
          </w:tcPr>
          <w:p w:rsidR="008D51BD" w:rsidRPr="00787B75" w:rsidRDefault="008D51BD" w:rsidP="00567AC8">
            <w:pPr>
              <w:jc w:val="center"/>
              <w:rPr>
                <w:b/>
              </w:rPr>
            </w:pPr>
            <w:r w:rsidRPr="00787B75">
              <w:rPr>
                <w:b/>
              </w:rPr>
              <w:t>Name</w:t>
            </w:r>
          </w:p>
        </w:tc>
        <w:tc>
          <w:tcPr>
            <w:tcW w:w="1400" w:type="dxa"/>
            <w:shd w:val="clear" w:color="auto" w:fill="999999"/>
          </w:tcPr>
          <w:p w:rsidR="008D51BD" w:rsidRPr="00787B75" w:rsidRDefault="008D51BD" w:rsidP="00567AC8">
            <w:pPr>
              <w:jc w:val="center"/>
              <w:rPr>
                <w:b/>
              </w:rPr>
            </w:pPr>
            <w:r w:rsidRPr="00787B75">
              <w:rPr>
                <w:b/>
              </w:rPr>
              <w:t>Type</w:t>
            </w:r>
          </w:p>
        </w:tc>
        <w:tc>
          <w:tcPr>
            <w:tcW w:w="2302"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FC36D3" w:rsidRPr="00787B75">
        <w:tc>
          <w:tcPr>
            <w:tcW w:w="2324" w:type="dxa"/>
            <w:vAlign w:val="center"/>
          </w:tcPr>
          <w:p w:rsidR="00FC36D3" w:rsidRPr="00787B75" w:rsidRDefault="00FC36D3" w:rsidP="00567AC8">
            <w:r w:rsidRPr="00787B75">
              <w:t>CHK_FDFAEX_001</w:t>
            </w:r>
          </w:p>
        </w:tc>
        <w:tc>
          <w:tcPr>
            <w:tcW w:w="1642" w:type="dxa"/>
            <w:vAlign w:val="center"/>
          </w:tcPr>
          <w:p w:rsidR="00FC36D3" w:rsidRPr="00787B75" w:rsidRDefault="00FC36D3" w:rsidP="00567AC8">
            <w:r w:rsidRPr="00787B75">
              <w:t>References</w:t>
            </w:r>
          </w:p>
        </w:tc>
        <w:tc>
          <w:tcPr>
            <w:tcW w:w="1400" w:type="dxa"/>
            <w:vAlign w:val="center"/>
          </w:tcPr>
          <w:p w:rsidR="00FC36D3" w:rsidRPr="00787B75" w:rsidRDefault="00FC36D3" w:rsidP="00567AC8">
            <w:pPr>
              <w:jc w:val="center"/>
            </w:pPr>
            <w:r w:rsidRPr="00787B75">
              <w:t>Error</w:t>
            </w:r>
          </w:p>
        </w:tc>
        <w:tc>
          <w:tcPr>
            <w:tcW w:w="2302" w:type="dxa"/>
            <w:vAlign w:val="center"/>
          </w:tcPr>
          <w:p w:rsidR="00FC36D3" w:rsidRPr="00787B75" w:rsidRDefault="00FC36D3" w:rsidP="00567AC8">
            <w:r w:rsidRPr="00787B75">
              <w:t>All Foods, Facets, used in this screens must be validated</w:t>
            </w:r>
          </w:p>
        </w:tc>
        <w:tc>
          <w:tcPr>
            <w:tcW w:w="2520" w:type="dxa"/>
          </w:tcPr>
          <w:p w:rsidR="00FC36D3" w:rsidRDefault="00FC36D3" w:rsidP="00FC36D3">
            <w:pPr>
              <w:numPr>
                <w:ins w:id="146" w:author="duydt" w:date="2012-10-24T16:43:00Z"/>
              </w:numPr>
              <w:rPr>
                <w:ins w:id="147" w:author="duydt" w:date="2012-10-24T16:43:00Z"/>
              </w:rPr>
            </w:pPr>
            <w:ins w:id="148" w:author="duydt" w:date="2012-10-24T16:43:00Z">
              <w:r>
                <w:t xml:space="preserve">- </w:t>
              </w:r>
              <w:r w:rsidRPr="006D43FA">
                <w:t xml:space="preserve">Not validated food(s) </w:t>
              </w:r>
              <w:r>
                <w:t>code: {Code}</w:t>
              </w:r>
            </w:ins>
          </w:p>
          <w:p w:rsidR="00FC36D3" w:rsidRPr="006D43FA" w:rsidRDefault="00FC36D3" w:rsidP="006D43FA">
            <w:ins w:id="149" w:author="duydt" w:date="2012-10-24T16:43:00Z">
              <w:r>
                <w:t xml:space="preserve">- </w:t>
              </w:r>
              <w:r w:rsidRPr="006D43FA">
                <w:t xml:space="preserve">Not validated facet(s) </w:t>
              </w:r>
              <w:r>
                <w:t>code: {Code}</w:t>
              </w:r>
            </w:ins>
          </w:p>
        </w:tc>
      </w:tr>
      <w:tr w:rsidR="00FC36D3" w:rsidRPr="00787B75">
        <w:tc>
          <w:tcPr>
            <w:tcW w:w="2324" w:type="dxa"/>
            <w:vAlign w:val="center"/>
          </w:tcPr>
          <w:p w:rsidR="00FC36D3" w:rsidRPr="00787B75" w:rsidRDefault="00FC36D3" w:rsidP="00567AC8">
            <w:r w:rsidRPr="00787B75">
              <w:t>CHK_FDFAEX_002</w:t>
            </w:r>
          </w:p>
        </w:tc>
        <w:tc>
          <w:tcPr>
            <w:tcW w:w="1642" w:type="dxa"/>
            <w:vAlign w:val="center"/>
          </w:tcPr>
          <w:p w:rsidR="00FC36D3" w:rsidRPr="00787B75" w:rsidRDefault="00FC36D3" w:rsidP="00567AC8">
            <w:r w:rsidRPr="00787B75">
              <w:t>Mandatory</w:t>
            </w:r>
          </w:p>
        </w:tc>
        <w:tc>
          <w:tcPr>
            <w:tcW w:w="1400" w:type="dxa"/>
            <w:vAlign w:val="center"/>
          </w:tcPr>
          <w:p w:rsidR="00FC36D3" w:rsidRPr="00787B75" w:rsidRDefault="00FC36D3" w:rsidP="00567AC8">
            <w:pPr>
              <w:jc w:val="center"/>
            </w:pPr>
            <w:r w:rsidRPr="00787B75">
              <w:t>Error</w:t>
            </w:r>
          </w:p>
        </w:tc>
        <w:tc>
          <w:tcPr>
            <w:tcW w:w="2302" w:type="dxa"/>
            <w:vAlign w:val="center"/>
          </w:tcPr>
          <w:p w:rsidR="00FC36D3" w:rsidRPr="00787B75" w:rsidRDefault="00FC36D3" w:rsidP="00567AC8">
            <w:r w:rsidRPr="00787B75">
              <w:t>All validated foods must have validated FoodFaex</w:t>
            </w:r>
          </w:p>
        </w:tc>
        <w:tc>
          <w:tcPr>
            <w:tcW w:w="2520" w:type="dxa"/>
          </w:tcPr>
          <w:p w:rsidR="00FC36D3" w:rsidRPr="006D43FA" w:rsidRDefault="00FC36D3" w:rsidP="00567AC8">
            <w:ins w:id="150" w:author="duydt" w:date="2012-10-24T16:43:00Z">
              <w:r w:rsidRPr="006D43FA">
                <w:t xml:space="preserve">Validated food(s) missing facet by food. Food(s) </w:t>
              </w:r>
              <w:r>
                <w:t>code: {Code}</w:t>
              </w:r>
            </w:ins>
          </w:p>
        </w:tc>
      </w:tr>
      <w:tr w:rsidR="00FC36D3" w:rsidRPr="00787B75">
        <w:tc>
          <w:tcPr>
            <w:tcW w:w="2324" w:type="dxa"/>
            <w:vAlign w:val="center"/>
          </w:tcPr>
          <w:p w:rsidR="00FC36D3" w:rsidRPr="00787B75" w:rsidRDefault="00FC36D3" w:rsidP="00567AC8">
            <w:r w:rsidRPr="00787B75">
              <w:t>CHK_FDFAEX_003</w:t>
            </w:r>
          </w:p>
        </w:tc>
        <w:tc>
          <w:tcPr>
            <w:tcW w:w="1642" w:type="dxa"/>
            <w:vAlign w:val="center"/>
          </w:tcPr>
          <w:p w:rsidR="00FC36D3" w:rsidRPr="00787B75" w:rsidRDefault="00FC36D3" w:rsidP="00567AC8">
            <w:r w:rsidRPr="00787B75">
              <w:t>Facet Rule + FadeByGroup</w:t>
            </w:r>
          </w:p>
        </w:tc>
        <w:tc>
          <w:tcPr>
            <w:tcW w:w="1400" w:type="dxa"/>
            <w:vAlign w:val="center"/>
          </w:tcPr>
          <w:p w:rsidR="00FC36D3" w:rsidRPr="00787B75" w:rsidRDefault="00FC36D3" w:rsidP="00567AC8">
            <w:pPr>
              <w:jc w:val="center"/>
            </w:pPr>
            <w:r w:rsidRPr="00787B75">
              <w:t>Error</w:t>
            </w:r>
          </w:p>
        </w:tc>
        <w:tc>
          <w:tcPr>
            <w:tcW w:w="2302" w:type="dxa"/>
            <w:vAlign w:val="center"/>
          </w:tcPr>
          <w:p w:rsidR="00FC36D3" w:rsidRPr="00787B75" w:rsidRDefault="00FC36D3" w:rsidP="00567AC8">
            <w:r w:rsidRPr="00787B75">
              <w:t>If Facet 1 is selected for a food (Classif) in Faex and If has (Classif + Descriptors) for Facet 1 in Facet Rules &amp; Fade By Group (Validated).</w:t>
            </w:r>
          </w:p>
          <w:p w:rsidR="00FC36D3" w:rsidRPr="00787B75" w:rsidRDefault="00FC36D3" w:rsidP="00567AC8">
            <w:r w:rsidRPr="00787B75">
              <w:t>The facets attached to these descriptors must be define in Food Faex</w:t>
            </w:r>
          </w:p>
        </w:tc>
        <w:tc>
          <w:tcPr>
            <w:tcW w:w="2520" w:type="dxa"/>
          </w:tcPr>
          <w:p w:rsidR="00FC36D3" w:rsidRPr="006D43FA" w:rsidRDefault="00FC36D3" w:rsidP="00567AC8">
            <w:ins w:id="151" w:author="duydt" w:date="2012-10-24T16:43:00Z">
              <w:r>
                <w:t>T</w:t>
              </w:r>
              <w:r w:rsidRPr="006D43FA">
                <w:t>he following facet missed linked food :</w:t>
              </w:r>
              <w:r>
                <w:t xml:space="preserve"> { Code }</w:t>
              </w:r>
            </w:ins>
          </w:p>
        </w:tc>
      </w:tr>
    </w:tbl>
    <w:p w:rsidR="0070762F" w:rsidRPr="00787B75" w:rsidRDefault="0070762F" w:rsidP="0070762F">
      <w:pPr>
        <w:pStyle w:val="ITEALHEADING5"/>
      </w:pPr>
      <w:r w:rsidRPr="00787B75">
        <w:t>Quantification by Food</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67AC8">
            <w:pPr>
              <w:jc w:val="center"/>
              <w:rPr>
                <w:b/>
              </w:rPr>
            </w:pPr>
            <w:r w:rsidRPr="00787B75">
              <w:rPr>
                <w:b/>
              </w:rPr>
              <w:t>Rule Id</w:t>
            </w:r>
          </w:p>
        </w:tc>
        <w:tc>
          <w:tcPr>
            <w:tcW w:w="1642" w:type="dxa"/>
            <w:shd w:val="clear" w:color="auto" w:fill="999999"/>
            <w:vAlign w:val="center"/>
          </w:tcPr>
          <w:p w:rsidR="008D51BD" w:rsidRPr="00787B75" w:rsidRDefault="008D51BD" w:rsidP="00567AC8">
            <w:pPr>
              <w:jc w:val="center"/>
              <w:rPr>
                <w:b/>
              </w:rPr>
            </w:pPr>
            <w:r w:rsidRPr="00787B75">
              <w:rPr>
                <w:b/>
              </w:rPr>
              <w:t>Name</w:t>
            </w:r>
          </w:p>
        </w:tc>
        <w:tc>
          <w:tcPr>
            <w:tcW w:w="1400" w:type="dxa"/>
            <w:shd w:val="clear" w:color="auto" w:fill="999999"/>
          </w:tcPr>
          <w:p w:rsidR="008D51BD" w:rsidRPr="00787B75" w:rsidRDefault="008D51BD" w:rsidP="00567AC8">
            <w:pPr>
              <w:jc w:val="center"/>
              <w:rPr>
                <w:b/>
              </w:rPr>
            </w:pPr>
            <w:r w:rsidRPr="00787B75">
              <w:rPr>
                <w:b/>
              </w:rPr>
              <w:t>Type</w:t>
            </w:r>
          </w:p>
        </w:tc>
        <w:tc>
          <w:tcPr>
            <w:tcW w:w="2302"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8D51BD" w:rsidRPr="00787B75">
        <w:tc>
          <w:tcPr>
            <w:tcW w:w="2324" w:type="dxa"/>
            <w:vAlign w:val="center"/>
          </w:tcPr>
          <w:p w:rsidR="008D51BD" w:rsidRPr="00787B75" w:rsidRDefault="008D51BD" w:rsidP="00567AC8">
            <w:r w:rsidRPr="00787B75">
              <w:t>CHK_QMFD_001</w:t>
            </w:r>
          </w:p>
        </w:tc>
        <w:tc>
          <w:tcPr>
            <w:tcW w:w="1642" w:type="dxa"/>
            <w:vAlign w:val="center"/>
          </w:tcPr>
          <w:p w:rsidR="008D51BD" w:rsidRPr="00787B75" w:rsidRDefault="008D51BD" w:rsidP="00567AC8">
            <w:r w:rsidRPr="00787B75">
              <w:t>References</w:t>
            </w:r>
          </w:p>
        </w:tc>
        <w:tc>
          <w:tcPr>
            <w:tcW w:w="1400" w:type="dxa"/>
            <w:vAlign w:val="center"/>
          </w:tcPr>
          <w:p w:rsidR="008D51BD" w:rsidRPr="00787B75" w:rsidRDefault="008D51BD" w:rsidP="00567AC8">
            <w:pPr>
              <w:jc w:val="center"/>
            </w:pPr>
            <w:r w:rsidRPr="00787B75">
              <w:t>Error</w:t>
            </w:r>
          </w:p>
        </w:tc>
        <w:tc>
          <w:tcPr>
            <w:tcW w:w="2302" w:type="dxa"/>
            <w:vAlign w:val="center"/>
          </w:tcPr>
          <w:p w:rsidR="008D51BD" w:rsidRPr="00787B75" w:rsidRDefault="008D51BD" w:rsidP="00567AC8">
            <w:r w:rsidRPr="00787B75">
              <w:t>- All Foods used in this screens must be validated</w:t>
            </w:r>
          </w:p>
          <w:p w:rsidR="006D43FA" w:rsidRDefault="008D51BD" w:rsidP="00567AC8">
            <w:r w:rsidRPr="00787B75">
              <w:t xml:space="preserve">- All methods used in this screen </w:t>
            </w:r>
          </w:p>
          <w:p w:rsidR="008D51BD" w:rsidRPr="00787B75" w:rsidRDefault="008D51BD" w:rsidP="00567AC8">
            <w:r w:rsidRPr="00787B75">
              <w:t>must be defined  &amp; validated Quantification by classification for its parent (group, subgroup or subsubgroup)</w:t>
            </w:r>
          </w:p>
        </w:tc>
        <w:tc>
          <w:tcPr>
            <w:tcW w:w="2520" w:type="dxa"/>
          </w:tcPr>
          <w:p w:rsidR="00FC36D3" w:rsidRDefault="00FC36D3" w:rsidP="00FC36D3">
            <w:pPr>
              <w:numPr>
                <w:ins w:id="152" w:author="duydt" w:date="2012-10-24T16:44:00Z"/>
              </w:numPr>
              <w:rPr>
                <w:ins w:id="153" w:author="duydt" w:date="2012-10-24T16:44:00Z"/>
              </w:rPr>
            </w:pPr>
            <w:ins w:id="154" w:author="duydt" w:date="2012-10-24T16:44:00Z">
              <w:r>
                <w:t xml:space="preserve">- </w:t>
              </w:r>
              <w:r w:rsidRPr="006D43FA">
                <w:t xml:space="preserve">Not validated food(s) </w:t>
              </w:r>
              <w:r>
                <w:t>code: {Code}</w:t>
              </w:r>
            </w:ins>
          </w:p>
          <w:p w:rsidR="006D43FA" w:rsidRPr="006D43FA" w:rsidRDefault="00FC36D3" w:rsidP="00FC36D3">
            <w:ins w:id="155" w:author="duydt" w:date="2012-10-24T16:44:00Z">
              <w:r>
                <w:t xml:space="preserve">- </w:t>
              </w:r>
              <w:r w:rsidRPr="006D43FA">
                <w:t xml:space="preserve">Missing QM by Classification(s) defined. Classification code - Method type - Photo series or Shape </w:t>
              </w:r>
              <w:r>
                <w:t>code: {Code} ( Ex: 0102 – P – P001 )</w:t>
              </w:r>
            </w:ins>
          </w:p>
        </w:tc>
      </w:tr>
      <w:tr w:rsidR="008D51BD" w:rsidRPr="00787B75">
        <w:tc>
          <w:tcPr>
            <w:tcW w:w="2324" w:type="dxa"/>
            <w:vAlign w:val="center"/>
          </w:tcPr>
          <w:p w:rsidR="008D51BD" w:rsidRPr="00787B75" w:rsidRDefault="008D51BD" w:rsidP="00567AC8">
            <w:r w:rsidRPr="00787B75">
              <w:t>CHK_QMFD_002</w:t>
            </w:r>
          </w:p>
        </w:tc>
        <w:tc>
          <w:tcPr>
            <w:tcW w:w="1642" w:type="dxa"/>
            <w:vAlign w:val="center"/>
          </w:tcPr>
          <w:p w:rsidR="008D51BD" w:rsidRPr="00787B75" w:rsidRDefault="008D51BD" w:rsidP="00567AC8">
            <w:r w:rsidRPr="00787B75">
              <w:t>Mandatory</w:t>
            </w:r>
          </w:p>
        </w:tc>
        <w:tc>
          <w:tcPr>
            <w:tcW w:w="1400" w:type="dxa"/>
            <w:vAlign w:val="center"/>
          </w:tcPr>
          <w:p w:rsidR="008D51BD" w:rsidRPr="00787B75" w:rsidRDefault="008D51BD" w:rsidP="00567AC8">
            <w:pPr>
              <w:jc w:val="center"/>
            </w:pPr>
            <w:r w:rsidRPr="00787B75">
              <w:t>Error</w:t>
            </w:r>
          </w:p>
        </w:tc>
        <w:tc>
          <w:tcPr>
            <w:tcW w:w="2302" w:type="dxa"/>
            <w:vAlign w:val="center"/>
          </w:tcPr>
          <w:p w:rsidR="008D51BD" w:rsidRPr="00787B75" w:rsidRDefault="008D51BD" w:rsidP="00567AC8">
            <w:r w:rsidRPr="00787B75">
              <w:t>All validated foods must have QM</w:t>
            </w:r>
          </w:p>
        </w:tc>
        <w:tc>
          <w:tcPr>
            <w:tcW w:w="2520" w:type="dxa"/>
          </w:tcPr>
          <w:p w:rsidR="008D51BD" w:rsidRPr="006D43FA" w:rsidRDefault="00FC36D3" w:rsidP="00567AC8">
            <w:ins w:id="156" w:author="duydt" w:date="2012-10-24T16:44:00Z">
              <w:r w:rsidRPr="006D43FA">
                <w:t xml:space="preserve"> Validated food(s) missing QM by Foods defined. Food(s) </w:t>
              </w:r>
              <w:r>
                <w:t>code: {Code}</w:t>
              </w:r>
            </w:ins>
          </w:p>
        </w:tc>
      </w:tr>
      <w:tr w:rsidR="008D51BD" w:rsidRPr="00787B75">
        <w:tc>
          <w:tcPr>
            <w:tcW w:w="2324" w:type="dxa"/>
            <w:vAlign w:val="center"/>
          </w:tcPr>
          <w:p w:rsidR="008D51BD" w:rsidRPr="00787B75" w:rsidRDefault="008D51BD" w:rsidP="00567AC8"/>
        </w:tc>
        <w:tc>
          <w:tcPr>
            <w:tcW w:w="1642" w:type="dxa"/>
            <w:vAlign w:val="center"/>
          </w:tcPr>
          <w:p w:rsidR="008D51BD" w:rsidRPr="00787B75" w:rsidRDefault="008D51BD" w:rsidP="00567AC8"/>
        </w:tc>
        <w:tc>
          <w:tcPr>
            <w:tcW w:w="1400" w:type="dxa"/>
            <w:vAlign w:val="center"/>
          </w:tcPr>
          <w:p w:rsidR="008D51BD" w:rsidRPr="00787B75" w:rsidRDefault="008D51BD" w:rsidP="00567AC8">
            <w:pPr>
              <w:jc w:val="center"/>
            </w:pPr>
          </w:p>
        </w:tc>
        <w:tc>
          <w:tcPr>
            <w:tcW w:w="2302" w:type="dxa"/>
            <w:vAlign w:val="center"/>
          </w:tcPr>
          <w:p w:rsidR="008D51BD" w:rsidRPr="00787B75" w:rsidRDefault="008D51BD" w:rsidP="00567AC8"/>
        </w:tc>
        <w:tc>
          <w:tcPr>
            <w:tcW w:w="2520" w:type="dxa"/>
          </w:tcPr>
          <w:p w:rsidR="008D51BD" w:rsidRPr="00787B75" w:rsidRDefault="008D51BD" w:rsidP="00567AC8"/>
        </w:tc>
      </w:tr>
    </w:tbl>
    <w:p w:rsidR="0070762F" w:rsidRPr="00787B75" w:rsidRDefault="0070762F" w:rsidP="0070762F">
      <w:pPr>
        <w:pStyle w:val="ITEALHEADING5"/>
      </w:pPr>
      <w:r w:rsidRPr="00787B75">
        <w:t>Standard Unit</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67AC8">
            <w:pPr>
              <w:jc w:val="center"/>
              <w:rPr>
                <w:b/>
              </w:rPr>
            </w:pPr>
            <w:r w:rsidRPr="00787B75">
              <w:rPr>
                <w:b/>
              </w:rPr>
              <w:t>Rule Id</w:t>
            </w:r>
          </w:p>
        </w:tc>
        <w:tc>
          <w:tcPr>
            <w:tcW w:w="1642" w:type="dxa"/>
            <w:shd w:val="clear" w:color="auto" w:fill="999999"/>
            <w:vAlign w:val="center"/>
          </w:tcPr>
          <w:p w:rsidR="008D51BD" w:rsidRPr="00787B75" w:rsidRDefault="008D51BD" w:rsidP="00567AC8">
            <w:pPr>
              <w:jc w:val="center"/>
              <w:rPr>
                <w:b/>
              </w:rPr>
            </w:pPr>
            <w:r w:rsidRPr="00787B75">
              <w:rPr>
                <w:b/>
              </w:rPr>
              <w:t>Name</w:t>
            </w:r>
          </w:p>
        </w:tc>
        <w:tc>
          <w:tcPr>
            <w:tcW w:w="1400" w:type="dxa"/>
            <w:shd w:val="clear" w:color="auto" w:fill="999999"/>
          </w:tcPr>
          <w:p w:rsidR="008D51BD" w:rsidRPr="00787B75" w:rsidRDefault="008D51BD" w:rsidP="00567AC8">
            <w:pPr>
              <w:jc w:val="center"/>
              <w:rPr>
                <w:b/>
              </w:rPr>
            </w:pPr>
            <w:r w:rsidRPr="00787B75">
              <w:rPr>
                <w:b/>
              </w:rPr>
              <w:t>Type</w:t>
            </w:r>
          </w:p>
        </w:tc>
        <w:tc>
          <w:tcPr>
            <w:tcW w:w="2302"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8D51BD" w:rsidRPr="00787B75">
        <w:tc>
          <w:tcPr>
            <w:tcW w:w="2324" w:type="dxa"/>
            <w:vAlign w:val="center"/>
          </w:tcPr>
          <w:p w:rsidR="008D51BD" w:rsidRPr="00787B75" w:rsidRDefault="008D51BD" w:rsidP="00567AC8">
            <w:r w:rsidRPr="00787B75">
              <w:t>CHK_FDSTDU_001</w:t>
            </w:r>
          </w:p>
        </w:tc>
        <w:tc>
          <w:tcPr>
            <w:tcW w:w="1642" w:type="dxa"/>
            <w:vAlign w:val="center"/>
          </w:tcPr>
          <w:p w:rsidR="008D51BD" w:rsidRPr="00787B75" w:rsidRDefault="008D51BD" w:rsidP="00567AC8">
            <w:r w:rsidRPr="00787B75">
              <w:t>Mandatory</w:t>
            </w:r>
          </w:p>
        </w:tc>
        <w:tc>
          <w:tcPr>
            <w:tcW w:w="1400" w:type="dxa"/>
            <w:vAlign w:val="center"/>
          </w:tcPr>
          <w:p w:rsidR="008D51BD" w:rsidRPr="00787B75" w:rsidRDefault="008D51BD" w:rsidP="00567AC8">
            <w:pPr>
              <w:jc w:val="center"/>
            </w:pPr>
            <w:r w:rsidRPr="00787B75">
              <w:t>Error</w:t>
            </w:r>
          </w:p>
        </w:tc>
        <w:tc>
          <w:tcPr>
            <w:tcW w:w="2302" w:type="dxa"/>
            <w:vAlign w:val="center"/>
          </w:tcPr>
          <w:p w:rsidR="008D51BD" w:rsidRPr="00787B75" w:rsidRDefault="008D51BD" w:rsidP="00567AC8">
            <w:r w:rsidRPr="00787B75">
              <w:t>All validated foods having the validated quantification method 'U' defined in Qm_food table must have standard units defined</w:t>
            </w:r>
          </w:p>
        </w:tc>
        <w:tc>
          <w:tcPr>
            <w:tcW w:w="2520" w:type="dxa"/>
          </w:tcPr>
          <w:p w:rsidR="008D51BD" w:rsidRPr="006D43FA" w:rsidRDefault="00FC36D3" w:rsidP="00567AC8">
            <w:ins w:id="157" w:author="duydt" w:date="2012-10-24T16:44:00Z">
              <w:r>
                <w:t xml:space="preserve"> Missing standard unit</w:t>
              </w:r>
              <w:r w:rsidRPr="006D43FA">
                <w:t xml:space="preserve"> defined food(s) </w:t>
              </w:r>
              <w:r>
                <w:t>code: {Code}</w:t>
              </w:r>
            </w:ins>
          </w:p>
        </w:tc>
      </w:tr>
    </w:tbl>
    <w:p w:rsidR="0070762F" w:rsidRPr="00787B75" w:rsidRDefault="0070762F" w:rsidP="0070762F">
      <w:pPr>
        <w:pStyle w:val="ITEALHEADING5"/>
      </w:pPr>
      <w:r w:rsidRPr="00787B75">
        <w:t>Standard Portion</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67AC8">
            <w:pPr>
              <w:jc w:val="center"/>
              <w:rPr>
                <w:b/>
              </w:rPr>
            </w:pPr>
            <w:r w:rsidRPr="00787B75">
              <w:rPr>
                <w:b/>
              </w:rPr>
              <w:t>Rule Id</w:t>
            </w:r>
          </w:p>
        </w:tc>
        <w:tc>
          <w:tcPr>
            <w:tcW w:w="1642" w:type="dxa"/>
            <w:shd w:val="clear" w:color="auto" w:fill="999999"/>
            <w:vAlign w:val="center"/>
          </w:tcPr>
          <w:p w:rsidR="008D51BD" w:rsidRPr="00787B75" w:rsidRDefault="008D51BD" w:rsidP="00567AC8">
            <w:pPr>
              <w:jc w:val="center"/>
              <w:rPr>
                <w:b/>
              </w:rPr>
            </w:pPr>
            <w:r w:rsidRPr="00787B75">
              <w:rPr>
                <w:b/>
              </w:rPr>
              <w:t>Name</w:t>
            </w:r>
          </w:p>
        </w:tc>
        <w:tc>
          <w:tcPr>
            <w:tcW w:w="1400" w:type="dxa"/>
            <w:shd w:val="clear" w:color="auto" w:fill="999999"/>
          </w:tcPr>
          <w:p w:rsidR="008D51BD" w:rsidRPr="00787B75" w:rsidRDefault="008D51BD" w:rsidP="00567AC8">
            <w:pPr>
              <w:jc w:val="center"/>
              <w:rPr>
                <w:b/>
              </w:rPr>
            </w:pPr>
            <w:r w:rsidRPr="00787B75">
              <w:rPr>
                <w:b/>
              </w:rPr>
              <w:t>Type</w:t>
            </w:r>
          </w:p>
        </w:tc>
        <w:tc>
          <w:tcPr>
            <w:tcW w:w="2302"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8D51BD" w:rsidRPr="00787B75">
        <w:tc>
          <w:tcPr>
            <w:tcW w:w="2324" w:type="dxa"/>
            <w:vAlign w:val="center"/>
          </w:tcPr>
          <w:p w:rsidR="008D51BD" w:rsidRPr="00787B75" w:rsidRDefault="008D51BD" w:rsidP="00567AC8">
            <w:r w:rsidRPr="00787B75">
              <w:t>CHK_FDSTDP_001</w:t>
            </w:r>
          </w:p>
        </w:tc>
        <w:tc>
          <w:tcPr>
            <w:tcW w:w="1642" w:type="dxa"/>
            <w:vAlign w:val="center"/>
          </w:tcPr>
          <w:p w:rsidR="008D51BD" w:rsidRPr="00787B75" w:rsidRDefault="008D51BD" w:rsidP="00567AC8">
            <w:r w:rsidRPr="00787B75">
              <w:t>Mandatory</w:t>
            </w:r>
          </w:p>
        </w:tc>
        <w:tc>
          <w:tcPr>
            <w:tcW w:w="1400" w:type="dxa"/>
            <w:vAlign w:val="center"/>
          </w:tcPr>
          <w:p w:rsidR="008D51BD" w:rsidRPr="00787B75" w:rsidRDefault="008D51BD" w:rsidP="00567AC8">
            <w:pPr>
              <w:jc w:val="center"/>
            </w:pPr>
            <w:r w:rsidRPr="00787B75">
              <w:t>Error</w:t>
            </w:r>
          </w:p>
        </w:tc>
        <w:tc>
          <w:tcPr>
            <w:tcW w:w="2302" w:type="dxa"/>
            <w:vAlign w:val="center"/>
          </w:tcPr>
          <w:p w:rsidR="008D51BD" w:rsidRPr="00787B75" w:rsidRDefault="008D51BD" w:rsidP="00567AC8">
            <w:r w:rsidRPr="00787B75">
              <w:t>All validated foods having the validated quantification method 'S' defined in Qm_food table must have standard portion defined</w:t>
            </w:r>
          </w:p>
        </w:tc>
        <w:tc>
          <w:tcPr>
            <w:tcW w:w="2520" w:type="dxa"/>
          </w:tcPr>
          <w:p w:rsidR="008D51BD" w:rsidRPr="00787B75" w:rsidRDefault="00FC36D3" w:rsidP="00567AC8">
            <w:ins w:id="158" w:author="duydt" w:date="2012-10-24T16:44:00Z">
              <w:r w:rsidRPr="006D43FA">
                <w:t xml:space="preserve"> Missing standard </w:t>
              </w:r>
              <w:r>
                <w:t>portion</w:t>
              </w:r>
              <w:r w:rsidRPr="006D43FA">
                <w:t xml:space="preserve"> defined food(s) </w:t>
              </w:r>
              <w:r>
                <w:t>code: {Code}</w:t>
              </w:r>
            </w:ins>
          </w:p>
        </w:tc>
      </w:tr>
    </w:tbl>
    <w:p w:rsidR="004537B0" w:rsidRPr="00787B75" w:rsidRDefault="004537B0" w:rsidP="004537B0">
      <w:pPr>
        <w:pStyle w:val="ITEALHEADING5"/>
      </w:pPr>
      <w:r w:rsidRPr="00787B75">
        <w:t>Raw to Cooked</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159" w:author="duydt" w:date="2012-10-24T16:44:00Z">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2324"/>
        <w:gridCol w:w="1642"/>
        <w:gridCol w:w="1400"/>
        <w:gridCol w:w="2482"/>
        <w:gridCol w:w="2340"/>
        <w:tblGridChange w:id="160">
          <w:tblGrid>
            <w:gridCol w:w="2324"/>
            <w:gridCol w:w="1642"/>
            <w:gridCol w:w="1400"/>
            <w:gridCol w:w="2302"/>
            <w:gridCol w:w="2520"/>
          </w:tblGrid>
        </w:tblGridChange>
      </w:tblGrid>
      <w:tr w:rsidR="008D51BD" w:rsidRPr="00787B75">
        <w:trPr>
          <w:trHeight w:val="395"/>
          <w:trPrChange w:id="161" w:author="duydt" w:date="2012-10-24T16:44:00Z">
            <w:trPr>
              <w:trHeight w:val="395"/>
            </w:trPr>
          </w:trPrChange>
        </w:trPr>
        <w:tc>
          <w:tcPr>
            <w:tcW w:w="2324" w:type="dxa"/>
            <w:shd w:val="clear" w:color="auto" w:fill="999999"/>
            <w:vAlign w:val="center"/>
            <w:tcPrChange w:id="162" w:author="duydt" w:date="2012-10-24T16:44:00Z">
              <w:tcPr>
                <w:tcW w:w="2324" w:type="dxa"/>
                <w:shd w:val="clear" w:color="auto" w:fill="999999"/>
                <w:vAlign w:val="center"/>
              </w:tcPr>
            </w:tcPrChange>
          </w:tcPr>
          <w:p w:rsidR="008D51BD" w:rsidRPr="00787B75" w:rsidRDefault="008D51BD" w:rsidP="00567AC8">
            <w:pPr>
              <w:jc w:val="center"/>
              <w:rPr>
                <w:b/>
              </w:rPr>
            </w:pPr>
            <w:r w:rsidRPr="00787B75">
              <w:rPr>
                <w:b/>
              </w:rPr>
              <w:t>Rule Id</w:t>
            </w:r>
          </w:p>
        </w:tc>
        <w:tc>
          <w:tcPr>
            <w:tcW w:w="1642" w:type="dxa"/>
            <w:shd w:val="clear" w:color="auto" w:fill="999999"/>
            <w:vAlign w:val="center"/>
            <w:tcPrChange w:id="163" w:author="duydt" w:date="2012-10-24T16:44:00Z">
              <w:tcPr>
                <w:tcW w:w="1642" w:type="dxa"/>
                <w:shd w:val="clear" w:color="auto" w:fill="999999"/>
                <w:vAlign w:val="center"/>
              </w:tcPr>
            </w:tcPrChange>
          </w:tcPr>
          <w:p w:rsidR="008D51BD" w:rsidRPr="00787B75" w:rsidRDefault="008D51BD" w:rsidP="00567AC8">
            <w:pPr>
              <w:jc w:val="center"/>
              <w:rPr>
                <w:b/>
              </w:rPr>
            </w:pPr>
            <w:r w:rsidRPr="00787B75">
              <w:rPr>
                <w:b/>
              </w:rPr>
              <w:t>Name</w:t>
            </w:r>
          </w:p>
        </w:tc>
        <w:tc>
          <w:tcPr>
            <w:tcW w:w="1400" w:type="dxa"/>
            <w:shd w:val="clear" w:color="auto" w:fill="999999"/>
            <w:tcPrChange w:id="164" w:author="duydt" w:date="2012-10-24T16:44:00Z">
              <w:tcPr>
                <w:tcW w:w="1400" w:type="dxa"/>
                <w:shd w:val="clear" w:color="auto" w:fill="999999"/>
              </w:tcPr>
            </w:tcPrChange>
          </w:tcPr>
          <w:p w:rsidR="008D51BD" w:rsidRPr="00787B75" w:rsidRDefault="008D51BD" w:rsidP="00567AC8">
            <w:pPr>
              <w:jc w:val="center"/>
              <w:rPr>
                <w:b/>
              </w:rPr>
            </w:pPr>
            <w:r w:rsidRPr="00787B75">
              <w:rPr>
                <w:b/>
              </w:rPr>
              <w:t>Type</w:t>
            </w:r>
          </w:p>
        </w:tc>
        <w:tc>
          <w:tcPr>
            <w:tcW w:w="2482" w:type="dxa"/>
            <w:shd w:val="clear" w:color="auto" w:fill="999999"/>
            <w:vAlign w:val="center"/>
            <w:tcPrChange w:id="165" w:author="duydt" w:date="2012-10-24T16:44:00Z">
              <w:tcPr>
                <w:tcW w:w="2302" w:type="dxa"/>
                <w:shd w:val="clear" w:color="auto" w:fill="999999"/>
                <w:vAlign w:val="center"/>
              </w:tcPr>
            </w:tcPrChange>
          </w:tcPr>
          <w:p w:rsidR="008D51BD" w:rsidRPr="00787B75" w:rsidRDefault="008D51BD" w:rsidP="00567AC8">
            <w:pPr>
              <w:jc w:val="center"/>
              <w:rPr>
                <w:b/>
              </w:rPr>
            </w:pPr>
            <w:r w:rsidRPr="00787B75">
              <w:rPr>
                <w:b/>
              </w:rPr>
              <w:t>Description</w:t>
            </w:r>
          </w:p>
        </w:tc>
        <w:tc>
          <w:tcPr>
            <w:tcW w:w="2340" w:type="dxa"/>
            <w:shd w:val="clear" w:color="auto" w:fill="999999"/>
            <w:tcPrChange w:id="166" w:author="duydt" w:date="2012-10-24T16:44:00Z">
              <w:tcPr>
                <w:tcW w:w="2520" w:type="dxa"/>
                <w:shd w:val="clear" w:color="auto" w:fill="999999"/>
              </w:tcPr>
            </w:tcPrChange>
          </w:tcPr>
          <w:p w:rsidR="008D51BD" w:rsidRPr="00787B75" w:rsidRDefault="008D51BD" w:rsidP="00567AC8">
            <w:pPr>
              <w:jc w:val="center"/>
              <w:rPr>
                <w:b/>
              </w:rPr>
            </w:pPr>
            <w:r>
              <w:rPr>
                <w:b/>
              </w:rPr>
              <w:t>Message</w:t>
            </w:r>
          </w:p>
        </w:tc>
      </w:tr>
      <w:tr w:rsidR="00FC36D3" w:rsidRPr="00787B75">
        <w:tc>
          <w:tcPr>
            <w:tcW w:w="2324" w:type="dxa"/>
            <w:vAlign w:val="center"/>
            <w:tcPrChange w:id="167" w:author="duydt" w:date="2012-10-24T16:44:00Z">
              <w:tcPr>
                <w:tcW w:w="2324" w:type="dxa"/>
                <w:vAlign w:val="center"/>
              </w:tcPr>
            </w:tcPrChange>
          </w:tcPr>
          <w:p w:rsidR="00FC36D3" w:rsidRPr="00787B75" w:rsidRDefault="00FC36D3" w:rsidP="00567AC8">
            <w:r w:rsidRPr="00787B75">
              <w:t>CHK_FDRC_001</w:t>
            </w:r>
          </w:p>
        </w:tc>
        <w:tc>
          <w:tcPr>
            <w:tcW w:w="1642" w:type="dxa"/>
            <w:vAlign w:val="center"/>
            <w:tcPrChange w:id="168" w:author="duydt" w:date="2012-10-24T16:44:00Z">
              <w:tcPr>
                <w:tcW w:w="1642" w:type="dxa"/>
                <w:vAlign w:val="center"/>
              </w:tcPr>
            </w:tcPrChange>
          </w:tcPr>
          <w:p w:rsidR="00FC36D3" w:rsidRPr="00787B75" w:rsidRDefault="00FC36D3" w:rsidP="00567AC8">
            <w:r w:rsidRPr="00787B75">
              <w:t>Mandatory</w:t>
            </w:r>
          </w:p>
        </w:tc>
        <w:tc>
          <w:tcPr>
            <w:tcW w:w="1400" w:type="dxa"/>
            <w:vAlign w:val="center"/>
            <w:tcPrChange w:id="169" w:author="duydt" w:date="2012-10-24T16:44:00Z">
              <w:tcPr>
                <w:tcW w:w="1400" w:type="dxa"/>
                <w:vAlign w:val="center"/>
              </w:tcPr>
            </w:tcPrChange>
          </w:tcPr>
          <w:p w:rsidR="00FC36D3" w:rsidRPr="00787B75" w:rsidRDefault="00FC36D3" w:rsidP="00567AC8">
            <w:pPr>
              <w:jc w:val="center"/>
            </w:pPr>
            <w:r w:rsidRPr="00787B75">
              <w:t>Error</w:t>
            </w:r>
          </w:p>
        </w:tc>
        <w:tc>
          <w:tcPr>
            <w:tcW w:w="2482" w:type="dxa"/>
            <w:vAlign w:val="center"/>
            <w:tcPrChange w:id="170" w:author="duydt" w:date="2012-10-24T16:44:00Z">
              <w:tcPr>
                <w:tcW w:w="2302" w:type="dxa"/>
                <w:vAlign w:val="center"/>
              </w:tcPr>
            </w:tcPrChange>
          </w:tcPr>
          <w:p w:rsidR="00FC36D3" w:rsidRPr="00787B75" w:rsidRDefault="00FC36D3" w:rsidP="00567AC8">
            <w:r w:rsidRPr="00787B75">
              <w:t>All validated foods in this screens must be described &amp; validated with the facet 03 cooking method (defined in foodfaex table or Groupfac table)</w:t>
            </w:r>
          </w:p>
        </w:tc>
        <w:tc>
          <w:tcPr>
            <w:tcW w:w="2340" w:type="dxa"/>
            <w:tcPrChange w:id="171" w:author="duydt" w:date="2012-10-24T16:44:00Z">
              <w:tcPr>
                <w:tcW w:w="2520" w:type="dxa"/>
              </w:tcPr>
            </w:tcPrChange>
          </w:tcPr>
          <w:p w:rsidR="00FC36D3" w:rsidRPr="007B17FB" w:rsidRDefault="00FC36D3" w:rsidP="00567AC8">
            <w:ins w:id="172" w:author="duydt" w:date="2012-10-24T16:44:00Z">
              <w:r w:rsidRPr="007B17FB">
                <w:t xml:space="preserve">Validated food missing facet 03 cooking method defined in Facet by food or Fade by group.Food(s) </w:t>
              </w:r>
              <w:r>
                <w:t>code: {Code}</w:t>
              </w:r>
            </w:ins>
          </w:p>
        </w:tc>
      </w:tr>
      <w:tr w:rsidR="00FC36D3" w:rsidRPr="00787B75">
        <w:tc>
          <w:tcPr>
            <w:tcW w:w="2324" w:type="dxa"/>
            <w:vAlign w:val="center"/>
            <w:tcPrChange w:id="173" w:author="duydt" w:date="2012-10-24T16:44:00Z">
              <w:tcPr>
                <w:tcW w:w="2324" w:type="dxa"/>
                <w:vAlign w:val="center"/>
              </w:tcPr>
            </w:tcPrChange>
          </w:tcPr>
          <w:p w:rsidR="00FC36D3" w:rsidRPr="00787B75" w:rsidRDefault="00FC36D3" w:rsidP="00567AC8">
            <w:r w:rsidRPr="00787B75">
              <w:t>CHK_FDRC_002</w:t>
            </w:r>
          </w:p>
        </w:tc>
        <w:tc>
          <w:tcPr>
            <w:tcW w:w="1642" w:type="dxa"/>
            <w:vAlign w:val="center"/>
            <w:tcPrChange w:id="174" w:author="duydt" w:date="2012-10-24T16:44:00Z">
              <w:tcPr>
                <w:tcW w:w="1642" w:type="dxa"/>
                <w:vAlign w:val="center"/>
              </w:tcPr>
            </w:tcPrChange>
          </w:tcPr>
          <w:p w:rsidR="00FC36D3" w:rsidRPr="00787B75" w:rsidRDefault="00FC36D3" w:rsidP="00567AC8">
            <w:r w:rsidRPr="00787B75">
              <w:t>References</w:t>
            </w:r>
          </w:p>
        </w:tc>
        <w:tc>
          <w:tcPr>
            <w:tcW w:w="1400" w:type="dxa"/>
            <w:vAlign w:val="center"/>
            <w:tcPrChange w:id="175" w:author="duydt" w:date="2012-10-24T16:44:00Z">
              <w:tcPr>
                <w:tcW w:w="1400" w:type="dxa"/>
                <w:vAlign w:val="center"/>
              </w:tcPr>
            </w:tcPrChange>
          </w:tcPr>
          <w:p w:rsidR="00FC36D3" w:rsidRPr="00787B75" w:rsidRDefault="00FC36D3" w:rsidP="00567AC8">
            <w:pPr>
              <w:jc w:val="center"/>
            </w:pPr>
            <w:r w:rsidRPr="00787B75">
              <w:t>Error</w:t>
            </w:r>
          </w:p>
        </w:tc>
        <w:tc>
          <w:tcPr>
            <w:tcW w:w="2482" w:type="dxa"/>
            <w:vAlign w:val="center"/>
            <w:tcPrChange w:id="176" w:author="duydt" w:date="2012-10-24T16:44:00Z">
              <w:tcPr>
                <w:tcW w:w="2302" w:type="dxa"/>
                <w:vAlign w:val="center"/>
              </w:tcPr>
            </w:tcPrChange>
          </w:tcPr>
          <w:p w:rsidR="00FC36D3" w:rsidRPr="00787B75" w:rsidRDefault="00FC36D3" w:rsidP="00567AC8">
            <w:r w:rsidRPr="00787B75">
              <w:t>All Facets, descriptors used in this screens must be validated</w:t>
            </w:r>
          </w:p>
        </w:tc>
        <w:tc>
          <w:tcPr>
            <w:tcW w:w="2340" w:type="dxa"/>
            <w:tcPrChange w:id="177" w:author="duydt" w:date="2012-10-24T16:44:00Z">
              <w:tcPr>
                <w:tcW w:w="2520" w:type="dxa"/>
              </w:tcPr>
            </w:tcPrChange>
          </w:tcPr>
          <w:p w:rsidR="00FC36D3" w:rsidRDefault="00FC36D3" w:rsidP="00FC36D3">
            <w:pPr>
              <w:numPr>
                <w:ins w:id="178" w:author="duydt" w:date="2012-10-24T16:44:00Z"/>
              </w:numPr>
              <w:rPr>
                <w:ins w:id="179" w:author="duydt" w:date="2012-10-24T16:44:00Z"/>
              </w:rPr>
            </w:pPr>
            <w:ins w:id="180" w:author="duydt" w:date="2012-10-24T16:44:00Z">
              <w:r>
                <w:t xml:space="preserve">- </w:t>
              </w:r>
              <w:r w:rsidRPr="007B17FB">
                <w:t xml:space="preserve">Not validated facet(s) </w:t>
              </w:r>
              <w:r>
                <w:t>code: {Code}</w:t>
              </w:r>
            </w:ins>
          </w:p>
          <w:p w:rsidR="00FC36D3" w:rsidRPr="007B17FB" w:rsidRDefault="00FC36D3" w:rsidP="00567AC8">
            <w:ins w:id="181" w:author="duydt" w:date="2012-10-24T16:44:00Z">
              <w:r>
                <w:t xml:space="preserve">- </w:t>
              </w:r>
              <w:r w:rsidRPr="007B17FB">
                <w:t xml:space="preserve">Not validated descriptor(s) </w:t>
              </w:r>
              <w:r>
                <w:t>code: {Code}</w:t>
              </w:r>
            </w:ins>
          </w:p>
        </w:tc>
      </w:tr>
      <w:tr w:rsidR="00FC36D3" w:rsidRPr="00787B75">
        <w:tc>
          <w:tcPr>
            <w:tcW w:w="2324" w:type="dxa"/>
            <w:vAlign w:val="center"/>
            <w:tcPrChange w:id="182" w:author="duydt" w:date="2012-10-24T16:44:00Z">
              <w:tcPr>
                <w:tcW w:w="2324" w:type="dxa"/>
                <w:vAlign w:val="center"/>
              </w:tcPr>
            </w:tcPrChange>
          </w:tcPr>
          <w:p w:rsidR="00FC36D3" w:rsidRPr="00787B75" w:rsidRDefault="00FC36D3" w:rsidP="00567AC8">
            <w:r w:rsidRPr="00787B75">
              <w:t>CHK_FDRC_003</w:t>
            </w:r>
          </w:p>
        </w:tc>
        <w:tc>
          <w:tcPr>
            <w:tcW w:w="1642" w:type="dxa"/>
            <w:vAlign w:val="center"/>
            <w:tcPrChange w:id="183" w:author="duydt" w:date="2012-10-24T16:44:00Z">
              <w:tcPr>
                <w:tcW w:w="1642" w:type="dxa"/>
                <w:vAlign w:val="center"/>
              </w:tcPr>
            </w:tcPrChange>
          </w:tcPr>
          <w:p w:rsidR="00FC36D3" w:rsidRPr="00787B75" w:rsidRDefault="00FC36D3" w:rsidP="00567AC8">
            <w:r w:rsidRPr="00787B75">
              <w:t>Facets / Descriptors</w:t>
            </w:r>
          </w:p>
        </w:tc>
        <w:tc>
          <w:tcPr>
            <w:tcW w:w="1400" w:type="dxa"/>
            <w:vAlign w:val="center"/>
            <w:tcPrChange w:id="184" w:author="duydt" w:date="2012-10-24T16:44:00Z">
              <w:tcPr>
                <w:tcW w:w="1400" w:type="dxa"/>
                <w:vAlign w:val="center"/>
              </w:tcPr>
            </w:tcPrChange>
          </w:tcPr>
          <w:p w:rsidR="00FC36D3" w:rsidRPr="00787B75" w:rsidRDefault="00FC36D3" w:rsidP="00567AC8">
            <w:pPr>
              <w:jc w:val="center"/>
            </w:pPr>
            <w:r w:rsidRPr="00787B75">
              <w:t>Error</w:t>
            </w:r>
          </w:p>
        </w:tc>
        <w:tc>
          <w:tcPr>
            <w:tcW w:w="2482" w:type="dxa"/>
            <w:vAlign w:val="center"/>
            <w:tcPrChange w:id="185" w:author="duydt" w:date="2012-10-24T16:44:00Z">
              <w:tcPr>
                <w:tcW w:w="2302" w:type="dxa"/>
                <w:vAlign w:val="center"/>
              </w:tcPr>
            </w:tcPrChange>
          </w:tcPr>
          <w:p w:rsidR="00FC36D3" w:rsidRPr="00787B75" w:rsidRDefault="00FC36D3" w:rsidP="00567AC8">
            <w:r w:rsidRPr="00787B75">
              <w:t>- The facet defined for a food must be validated in foodfaex table for this food</w:t>
            </w:r>
          </w:p>
          <w:p w:rsidR="00FC36D3" w:rsidRPr="00787B75" w:rsidRDefault="00FC36D3" w:rsidP="00567AC8">
            <w:r w:rsidRPr="00787B75">
              <w:t>- The descriptors for a food must belong to the validated facet defined in Groupfac table for the group/subgroup/sub-subgroup of this food</w:t>
            </w:r>
          </w:p>
        </w:tc>
        <w:tc>
          <w:tcPr>
            <w:tcW w:w="2340" w:type="dxa"/>
            <w:tcPrChange w:id="186" w:author="duydt" w:date="2012-10-24T16:44:00Z">
              <w:tcPr>
                <w:tcW w:w="2520" w:type="dxa"/>
              </w:tcPr>
            </w:tcPrChange>
          </w:tcPr>
          <w:p w:rsidR="00FC36D3" w:rsidRDefault="00FC36D3" w:rsidP="00FC36D3">
            <w:pPr>
              <w:numPr>
                <w:ins w:id="187" w:author="duydt" w:date="2012-10-24T16:44:00Z"/>
              </w:numPr>
              <w:rPr>
                <w:ins w:id="188" w:author="duydt" w:date="2012-10-24T16:44:00Z"/>
              </w:rPr>
            </w:pPr>
            <w:ins w:id="189" w:author="duydt" w:date="2012-10-24T16:44:00Z">
              <w:r>
                <w:t xml:space="preserve">- </w:t>
              </w:r>
              <w:r w:rsidRPr="007B17FB">
                <w:t xml:space="preserve">Missing validated facet by food defined. Food - Facet </w:t>
              </w:r>
              <w:r>
                <w:t>code: {Code}</w:t>
              </w:r>
            </w:ins>
          </w:p>
          <w:p w:rsidR="00FC36D3" w:rsidRPr="007B17FB" w:rsidRDefault="00FC36D3" w:rsidP="00567AC8">
            <w:ins w:id="190" w:author="duydt" w:date="2012-10-24T16:44:00Z">
              <w:r>
                <w:t xml:space="preserve">- </w:t>
              </w:r>
              <w:r w:rsidRPr="007B17FB">
                <w:t xml:space="preserve">Missing validated fade by group defined. Group - Descriptor </w:t>
              </w:r>
              <w:r>
                <w:t>code: {Code}</w:t>
              </w:r>
            </w:ins>
          </w:p>
        </w:tc>
      </w:tr>
      <w:tr w:rsidR="00FC36D3" w:rsidRPr="00787B75">
        <w:trPr>
          <w:trHeight w:val="368"/>
          <w:trPrChange w:id="191" w:author="duydt" w:date="2012-10-24T16:44:00Z">
            <w:trPr>
              <w:trHeight w:val="368"/>
            </w:trPr>
          </w:trPrChange>
        </w:trPr>
        <w:tc>
          <w:tcPr>
            <w:tcW w:w="2324" w:type="dxa"/>
            <w:vAlign w:val="center"/>
            <w:tcPrChange w:id="192" w:author="duydt" w:date="2012-10-24T16:44:00Z">
              <w:tcPr>
                <w:tcW w:w="2324" w:type="dxa"/>
                <w:vAlign w:val="center"/>
              </w:tcPr>
            </w:tcPrChange>
          </w:tcPr>
          <w:p w:rsidR="00FC36D3" w:rsidRPr="00787B75" w:rsidRDefault="00FC36D3" w:rsidP="00567AC8">
            <w:r w:rsidRPr="00787B75">
              <w:t>CHK_FDRC_004</w:t>
            </w:r>
          </w:p>
        </w:tc>
        <w:tc>
          <w:tcPr>
            <w:tcW w:w="1642" w:type="dxa"/>
            <w:vAlign w:val="center"/>
            <w:tcPrChange w:id="193" w:author="duydt" w:date="2012-10-24T16:44:00Z">
              <w:tcPr>
                <w:tcW w:w="1642" w:type="dxa"/>
                <w:vAlign w:val="center"/>
              </w:tcPr>
            </w:tcPrChange>
          </w:tcPr>
          <w:p w:rsidR="00FC36D3" w:rsidRPr="00787B75" w:rsidRDefault="00FC36D3" w:rsidP="00567AC8">
            <w:r w:rsidRPr="00787B75">
              <w:t>Coefficients</w:t>
            </w:r>
          </w:p>
        </w:tc>
        <w:tc>
          <w:tcPr>
            <w:tcW w:w="1400" w:type="dxa"/>
            <w:vAlign w:val="center"/>
            <w:tcPrChange w:id="194" w:author="duydt" w:date="2012-10-24T16:44:00Z">
              <w:tcPr>
                <w:tcW w:w="1400" w:type="dxa"/>
                <w:vAlign w:val="center"/>
              </w:tcPr>
            </w:tcPrChange>
          </w:tcPr>
          <w:p w:rsidR="00FC36D3" w:rsidRPr="00787B75" w:rsidRDefault="00FC36D3" w:rsidP="00567AC8">
            <w:pPr>
              <w:jc w:val="center"/>
            </w:pPr>
            <w:r w:rsidRPr="00787B75">
              <w:t>Warning</w:t>
            </w:r>
          </w:p>
        </w:tc>
        <w:tc>
          <w:tcPr>
            <w:tcW w:w="2482" w:type="dxa"/>
            <w:vAlign w:val="center"/>
            <w:tcPrChange w:id="195" w:author="duydt" w:date="2012-10-24T16:44:00Z">
              <w:tcPr>
                <w:tcW w:w="2302" w:type="dxa"/>
                <w:vAlign w:val="center"/>
              </w:tcPr>
            </w:tcPrChange>
          </w:tcPr>
          <w:p w:rsidR="00FC36D3" w:rsidRPr="00787B75" w:rsidRDefault="00FC36D3" w:rsidP="00567AC8">
            <w:r w:rsidRPr="00787B75">
              <w:t>The Coefficient should be &lt;=5</w:t>
            </w:r>
          </w:p>
        </w:tc>
        <w:tc>
          <w:tcPr>
            <w:tcW w:w="2340" w:type="dxa"/>
            <w:tcPrChange w:id="196" w:author="duydt" w:date="2012-10-24T16:44:00Z">
              <w:tcPr>
                <w:tcW w:w="2520" w:type="dxa"/>
              </w:tcPr>
            </w:tcPrChange>
          </w:tcPr>
          <w:p w:rsidR="00FC36D3" w:rsidRPr="007B17FB" w:rsidRDefault="00FC36D3" w:rsidP="00567AC8">
            <w:ins w:id="197" w:author="duydt" w:date="2012-10-24T16:44:00Z">
              <w:r w:rsidRPr="007B17FB">
                <w:t xml:space="preserve">Having coefficient &gt; 5 food(s) </w:t>
              </w:r>
              <w:r>
                <w:t>code: {Code}</w:t>
              </w:r>
            </w:ins>
          </w:p>
        </w:tc>
      </w:tr>
      <w:tr w:rsidR="00FC36D3" w:rsidRPr="00787B75">
        <w:tc>
          <w:tcPr>
            <w:tcW w:w="2324" w:type="dxa"/>
            <w:vAlign w:val="center"/>
            <w:tcPrChange w:id="198" w:author="duydt" w:date="2012-10-24T16:44:00Z">
              <w:tcPr>
                <w:tcW w:w="2324" w:type="dxa"/>
                <w:vAlign w:val="center"/>
              </w:tcPr>
            </w:tcPrChange>
          </w:tcPr>
          <w:p w:rsidR="00FC36D3" w:rsidRPr="00787B75" w:rsidRDefault="00FC36D3" w:rsidP="00567AC8">
            <w:r w:rsidRPr="00787B75">
              <w:t>CHK_FDRC_005</w:t>
            </w:r>
          </w:p>
        </w:tc>
        <w:tc>
          <w:tcPr>
            <w:tcW w:w="1642" w:type="dxa"/>
            <w:vAlign w:val="center"/>
            <w:tcPrChange w:id="199" w:author="duydt" w:date="2012-10-24T16:44:00Z">
              <w:tcPr>
                <w:tcW w:w="1642" w:type="dxa"/>
                <w:vAlign w:val="center"/>
              </w:tcPr>
            </w:tcPrChange>
          </w:tcPr>
          <w:p w:rsidR="00FC36D3" w:rsidRPr="00787B75" w:rsidRDefault="00FC36D3" w:rsidP="00567AC8">
            <w:r w:rsidRPr="00787B75">
              <w:t>Dried Category</w:t>
            </w:r>
          </w:p>
        </w:tc>
        <w:tc>
          <w:tcPr>
            <w:tcW w:w="1400" w:type="dxa"/>
            <w:vAlign w:val="center"/>
            <w:tcPrChange w:id="200" w:author="duydt" w:date="2012-10-24T16:44:00Z">
              <w:tcPr>
                <w:tcW w:w="1400" w:type="dxa"/>
                <w:vAlign w:val="center"/>
              </w:tcPr>
            </w:tcPrChange>
          </w:tcPr>
          <w:p w:rsidR="00FC36D3" w:rsidRPr="00787B75" w:rsidRDefault="00FC36D3" w:rsidP="00567AC8">
            <w:pPr>
              <w:jc w:val="center"/>
            </w:pPr>
            <w:r w:rsidRPr="00787B75">
              <w:t>Error</w:t>
            </w:r>
          </w:p>
        </w:tc>
        <w:tc>
          <w:tcPr>
            <w:tcW w:w="2482" w:type="dxa"/>
            <w:vAlign w:val="center"/>
            <w:tcPrChange w:id="201" w:author="duydt" w:date="2012-10-24T16:44:00Z">
              <w:tcPr>
                <w:tcW w:w="2302" w:type="dxa"/>
                <w:vAlign w:val="center"/>
              </w:tcPr>
            </w:tcPrChange>
          </w:tcPr>
          <w:p w:rsidR="00FC36D3" w:rsidRPr="00787B75" w:rsidRDefault="00FC36D3" w:rsidP="00567AC8">
            <w:r w:rsidRPr="00787B75">
              <w:t>All foods that defined &amp; validated in foodfaex or its classification validated in Groupfac with the dried category (Name in English-UK = "Dried") must have Rawcooked defined</w:t>
            </w:r>
          </w:p>
        </w:tc>
        <w:tc>
          <w:tcPr>
            <w:tcW w:w="2340" w:type="dxa"/>
            <w:tcPrChange w:id="202" w:author="duydt" w:date="2012-10-24T16:44:00Z">
              <w:tcPr>
                <w:tcW w:w="2520" w:type="dxa"/>
              </w:tcPr>
            </w:tcPrChange>
          </w:tcPr>
          <w:p w:rsidR="00FC36D3" w:rsidRPr="007B17FB" w:rsidRDefault="00FC36D3" w:rsidP="00567AC8">
            <w:ins w:id="203" w:author="duydt" w:date="2012-10-24T16:44:00Z">
              <w:r>
                <w:t>F</w:t>
              </w:r>
              <w:r w:rsidRPr="007B17FB">
                <w:t xml:space="preserve">ood with dried category missing Rawcook defined. Food(s) </w:t>
              </w:r>
              <w:r>
                <w:t>code: {Code}</w:t>
              </w:r>
            </w:ins>
          </w:p>
        </w:tc>
      </w:tr>
    </w:tbl>
    <w:p w:rsidR="0070762F" w:rsidRPr="00787B75" w:rsidRDefault="0070762F" w:rsidP="0070762F">
      <w:pPr>
        <w:pStyle w:val="ITEALHEADING5"/>
      </w:pPr>
      <w:r w:rsidRPr="00787B75">
        <w:t>Density</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482"/>
        <w:gridCol w:w="2340"/>
      </w:tblGrid>
      <w:tr w:rsidR="008D51BD" w:rsidRPr="00787B75">
        <w:trPr>
          <w:trHeight w:val="395"/>
        </w:trPr>
        <w:tc>
          <w:tcPr>
            <w:tcW w:w="2324" w:type="dxa"/>
            <w:shd w:val="clear" w:color="auto" w:fill="999999"/>
            <w:vAlign w:val="center"/>
          </w:tcPr>
          <w:p w:rsidR="008D51BD" w:rsidRPr="00787B75" w:rsidRDefault="008D51BD" w:rsidP="00567AC8">
            <w:pPr>
              <w:jc w:val="center"/>
              <w:rPr>
                <w:b/>
              </w:rPr>
            </w:pPr>
            <w:r w:rsidRPr="00787B75">
              <w:rPr>
                <w:b/>
              </w:rPr>
              <w:t>Rule Id</w:t>
            </w:r>
          </w:p>
        </w:tc>
        <w:tc>
          <w:tcPr>
            <w:tcW w:w="1642" w:type="dxa"/>
            <w:shd w:val="clear" w:color="auto" w:fill="999999"/>
            <w:vAlign w:val="center"/>
          </w:tcPr>
          <w:p w:rsidR="008D51BD" w:rsidRPr="00787B75" w:rsidRDefault="008D51BD" w:rsidP="00567AC8">
            <w:pPr>
              <w:jc w:val="center"/>
              <w:rPr>
                <w:b/>
              </w:rPr>
            </w:pPr>
            <w:r w:rsidRPr="00787B75">
              <w:rPr>
                <w:b/>
              </w:rPr>
              <w:t>Name</w:t>
            </w:r>
          </w:p>
        </w:tc>
        <w:tc>
          <w:tcPr>
            <w:tcW w:w="1400" w:type="dxa"/>
            <w:shd w:val="clear" w:color="auto" w:fill="999999"/>
          </w:tcPr>
          <w:p w:rsidR="008D51BD" w:rsidRPr="00787B75" w:rsidRDefault="008D51BD" w:rsidP="00567AC8">
            <w:pPr>
              <w:jc w:val="center"/>
              <w:rPr>
                <w:b/>
              </w:rPr>
            </w:pPr>
            <w:r w:rsidRPr="00787B75">
              <w:rPr>
                <w:b/>
              </w:rPr>
              <w:t>Type</w:t>
            </w:r>
          </w:p>
        </w:tc>
        <w:tc>
          <w:tcPr>
            <w:tcW w:w="2482" w:type="dxa"/>
            <w:shd w:val="clear" w:color="auto" w:fill="999999"/>
            <w:vAlign w:val="center"/>
          </w:tcPr>
          <w:p w:rsidR="008D51BD" w:rsidRPr="00787B75" w:rsidRDefault="008D51BD" w:rsidP="00567AC8">
            <w:pPr>
              <w:jc w:val="center"/>
              <w:rPr>
                <w:b/>
              </w:rPr>
            </w:pPr>
            <w:r w:rsidRPr="00787B75">
              <w:rPr>
                <w:b/>
              </w:rPr>
              <w:t>Description</w:t>
            </w:r>
          </w:p>
        </w:tc>
        <w:tc>
          <w:tcPr>
            <w:tcW w:w="2340" w:type="dxa"/>
            <w:shd w:val="clear" w:color="auto" w:fill="999999"/>
          </w:tcPr>
          <w:p w:rsidR="008D51BD" w:rsidRPr="00787B75" w:rsidRDefault="008D51BD" w:rsidP="00567AC8">
            <w:pPr>
              <w:jc w:val="center"/>
              <w:rPr>
                <w:b/>
              </w:rPr>
            </w:pPr>
            <w:r>
              <w:rPr>
                <w:b/>
              </w:rPr>
              <w:t>Message</w:t>
            </w:r>
          </w:p>
        </w:tc>
      </w:tr>
      <w:tr w:rsidR="00FC36D3" w:rsidRPr="00787B75">
        <w:tc>
          <w:tcPr>
            <w:tcW w:w="2324" w:type="dxa"/>
            <w:vAlign w:val="center"/>
          </w:tcPr>
          <w:p w:rsidR="00FC36D3" w:rsidRPr="00787B75" w:rsidRDefault="00FC36D3" w:rsidP="00567AC8">
            <w:r w:rsidRPr="00787B75">
              <w:t>CHK_FDDEN_001</w:t>
            </w:r>
          </w:p>
        </w:tc>
        <w:tc>
          <w:tcPr>
            <w:tcW w:w="1642" w:type="dxa"/>
            <w:vAlign w:val="center"/>
          </w:tcPr>
          <w:p w:rsidR="00FC36D3" w:rsidRPr="00787B75" w:rsidRDefault="00FC36D3" w:rsidP="00567AC8">
            <w:r w:rsidRPr="00787B75">
              <w:t>References</w:t>
            </w:r>
          </w:p>
        </w:tc>
        <w:tc>
          <w:tcPr>
            <w:tcW w:w="1400" w:type="dxa"/>
            <w:vAlign w:val="center"/>
          </w:tcPr>
          <w:p w:rsidR="00FC36D3" w:rsidRPr="00787B75" w:rsidRDefault="00FC36D3" w:rsidP="00567AC8">
            <w:pPr>
              <w:jc w:val="center"/>
            </w:pPr>
            <w:r w:rsidRPr="00787B75">
              <w:t>Error</w:t>
            </w:r>
          </w:p>
        </w:tc>
        <w:tc>
          <w:tcPr>
            <w:tcW w:w="2482" w:type="dxa"/>
            <w:vAlign w:val="center"/>
          </w:tcPr>
          <w:p w:rsidR="00FC36D3" w:rsidRPr="00787B75" w:rsidRDefault="00FC36D3" w:rsidP="00567AC8">
            <w:r w:rsidRPr="00787B75">
              <w:t>All Facets, descriptors used in this screens must be validated</w:t>
            </w:r>
          </w:p>
        </w:tc>
        <w:tc>
          <w:tcPr>
            <w:tcW w:w="2340" w:type="dxa"/>
          </w:tcPr>
          <w:p w:rsidR="00FC36D3" w:rsidRDefault="00FC36D3" w:rsidP="00FC36D3">
            <w:pPr>
              <w:numPr>
                <w:ins w:id="204" w:author="duydt" w:date="2012-10-24T16:45:00Z"/>
              </w:numPr>
              <w:rPr>
                <w:ins w:id="205" w:author="duydt" w:date="2012-10-24T16:45:00Z"/>
              </w:rPr>
            </w:pPr>
            <w:ins w:id="206" w:author="duydt" w:date="2012-10-24T16:45:00Z">
              <w:r>
                <w:t xml:space="preserve">- </w:t>
              </w:r>
              <w:r w:rsidRPr="007B17FB">
                <w:t xml:space="preserve">Not validated facet(s) </w:t>
              </w:r>
              <w:r>
                <w:t>code: {Code}</w:t>
              </w:r>
            </w:ins>
          </w:p>
          <w:p w:rsidR="00FC36D3" w:rsidRPr="00787B75" w:rsidRDefault="00FC36D3" w:rsidP="00567AC8">
            <w:ins w:id="207" w:author="duydt" w:date="2012-10-24T16:45:00Z">
              <w:r>
                <w:t xml:space="preserve">- </w:t>
              </w:r>
              <w:r w:rsidRPr="007B17FB">
                <w:t xml:space="preserve">Not validated descriptor(s) </w:t>
              </w:r>
              <w:r>
                <w:t>code: {Code}</w:t>
              </w:r>
            </w:ins>
          </w:p>
        </w:tc>
      </w:tr>
      <w:tr w:rsidR="00FC36D3" w:rsidRPr="00787B75">
        <w:tc>
          <w:tcPr>
            <w:tcW w:w="2324" w:type="dxa"/>
            <w:vAlign w:val="center"/>
          </w:tcPr>
          <w:p w:rsidR="00FC36D3" w:rsidRPr="00787B75" w:rsidRDefault="00FC36D3" w:rsidP="00567AC8">
            <w:r w:rsidRPr="00787B75">
              <w:t>CHK_FDDEN_002</w:t>
            </w:r>
          </w:p>
        </w:tc>
        <w:tc>
          <w:tcPr>
            <w:tcW w:w="1642" w:type="dxa"/>
            <w:vAlign w:val="center"/>
          </w:tcPr>
          <w:p w:rsidR="00FC36D3" w:rsidRPr="00787B75" w:rsidRDefault="00FC36D3" w:rsidP="00567AC8">
            <w:r w:rsidRPr="00787B75">
              <w:t>Facets / Descriptors</w:t>
            </w:r>
          </w:p>
        </w:tc>
        <w:tc>
          <w:tcPr>
            <w:tcW w:w="1400" w:type="dxa"/>
            <w:vAlign w:val="center"/>
          </w:tcPr>
          <w:p w:rsidR="00FC36D3" w:rsidRPr="00787B75" w:rsidRDefault="00FC36D3" w:rsidP="00567AC8">
            <w:pPr>
              <w:jc w:val="center"/>
            </w:pPr>
            <w:r w:rsidRPr="00787B75">
              <w:t>Error</w:t>
            </w:r>
          </w:p>
        </w:tc>
        <w:tc>
          <w:tcPr>
            <w:tcW w:w="2482" w:type="dxa"/>
            <w:vAlign w:val="center"/>
          </w:tcPr>
          <w:p w:rsidR="00FC36D3" w:rsidRPr="00787B75" w:rsidRDefault="00FC36D3" w:rsidP="00567AC8">
            <w:r w:rsidRPr="00787B75">
              <w:t>- The facet defined for a food must be validated in foodfaex table for this food</w:t>
            </w:r>
          </w:p>
          <w:p w:rsidR="00FC36D3" w:rsidRPr="00787B75" w:rsidRDefault="00FC36D3" w:rsidP="00567AC8">
            <w:r w:rsidRPr="00787B75">
              <w:t>- The descriptors for a food must belong to the validated facet defined in Groupfac table for the group/subgroup/sub-subgroup of this food</w:t>
            </w:r>
          </w:p>
        </w:tc>
        <w:tc>
          <w:tcPr>
            <w:tcW w:w="2340" w:type="dxa"/>
          </w:tcPr>
          <w:p w:rsidR="00FC36D3" w:rsidRDefault="00FC36D3" w:rsidP="00FC36D3">
            <w:pPr>
              <w:numPr>
                <w:ins w:id="208" w:author="duydt" w:date="2012-10-24T16:45:00Z"/>
              </w:numPr>
              <w:rPr>
                <w:ins w:id="209" w:author="duydt" w:date="2012-10-24T16:45:00Z"/>
              </w:rPr>
            </w:pPr>
            <w:ins w:id="210" w:author="duydt" w:date="2012-10-24T16:45:00Z">
              <w:r>
                <w:t xml:space="preserve">- </w:t>
              </w:r>
              <w:r w:rsidRPr="00791D6D">
                <w:t xml:space="preserve">Missing validated facet by food defined. Food - Facet </w:t>
              </w:r>
              <w:r>
                <w:t>code: {Code}</w:t>
              </w:r>
            </w:ins>
          </w:p>
          <w:p w:rsidR="00FC36D3" w:rsidRPr="00791D6D" w:rsidRDefault="00FC36D3" w:rsidP="00567AC8">
            <w:ins w:id="211" w:author="duydt" w:date="2012-10-24T16:45:00Z">
              <w:r>
                <w:t xml:space="preserve">- </w:t>
              </w:r>
              <w:r w:rsidRPr="00791D6D">
                <w:t xml:space="preserve">Missing validated fade by group defined. Group - Descriptor </w:t>
              </w:r>
              <w:r>
                <w:t>code: {Code}</w:t>
              </w:r>
            </w:ins>
          </w:p>
        </w:tc>
      </w:tr>
      <w:tr w:rsidR="00FC36D3" w:rsidRPr="00787B75">
        <w:trPr>
          <w:trHeight w:val="368"/>
        </w:trPr>
        <w:tc>
          <w:tcPr>
            <w:tcW w:w="2324" w:type="dxa"/>
            <w:vAlign w:val="center"/>
          </w:tcPr>
          <w:p w:rsidR="00FC36D3" w:rsidRPr="00787B75" w:rsidRDefault="00FC36D3" w:rsidP="00567AC8">
            <w:r w:rsidRPr="00787B75">
              <w:t>CHK_FDDEN_003</w:t>
            </w:r>
          </w:p>
        </w:tc>
        <w:tc>
          <w:tcPr>
            <w:tcW w:w="1642" w:type="dxa"/>
            <w:vAlign w:val="center"/>
          </w:tcPr>
          <w:p w:rsidR="00FC36D3" w:rsidRPr="00787B75" w:rsidRDefault="00FC36D3" w:rsidP="00567AC8">
            <w:r w:rsidRPr="00787B75">
              <w:t>Coefficients</w:t>
            </w:r>
          </w:p>
        </w:tc>
        <w:tc>
          <w:tcPr>
            <w:tcW w:w="1400" w:type="dxa"/>
            <w:vAlign w:val="center"/>
          </w:tcPr>
          <w:p w:rsidR="00FC36D3" w:rsidRPr="00787B75" w:rsidRDefault="00FC36D3" w:rsidP="00567AC8">
            <w:pPr>
              <w:jc w:val="center"/>
            </w:pPr>
            <w:r w:rsidRPr="00787B75">
              <w:t>Warning</w:t>
            </w:r>
          </w:p>
        </w:tc>
        <w:tc>
          <w:tcPr>
            <w:tcW w:w="2482" w:type="dxa"/>
            <w:vAlign w:val="center"/>
          </w:tcPr>
          <w:p w:rsidR="00FC36D3" w:rsidRPr="00787B75" w:rsidRDefault="00FC36D3" w:rsidP="00567AC8">
            <w:r w:rsidRPr="00787B75">
              <w:t>The Coefficient should be &lt;=5</w:t>
            </w:r>
          </w:p>
        </w:tc>
        <w:tc>
          <w:tcPr>
            <w:tcW w:w="2340" w:type="dxa"/>
          </w:tcPr>
          <w:p w:rsidR="00FC36D3" w:rsidRPr="00791D6D" w:rsidRDefault="00FC36D3" w:rsidP="00567AC8">
            <w:ins w:id="212" w:author="duydt" w:date="2012-10-24T16:45:00Z">
              <w:r w:rsidRPr="00791D6D">
                <w:t xml:space="preserve">Having coefficient &gt; 5 food(s) </w:t>
              </w:r>
              <w:r>
                <w:t>code: {Code}</w:t>
              </w:r>
            </w:ins>
          </w:p>
        </w:tc>
      </w:tr>
      <w:tr w:rsidR="00FC36D3" w:rsidRPr="00787B75">
        <w:tc>
          <w:tcPr>
            <w:tcW w:w="2324" w:type="dxa"/>
            <w:vAlign w:val="center"/>
          </w:tcPr>
          <w:p w:rsidR="00FC36D3" w:rsidRPr="00787B75" w:rsidRDefault="00FC36D3" w:rsidP="005F4EF1">
            <w:r w:rsidRPr="00787B75">
              <w:t>CHK_FDDEN_004</w:t>
            </w:r>
          </w:p>
        </w:tc>
        <w:tc>
          <w:tcPr>
            <w:tcW w:w="1642" w:type="dxa"/>
            <w:vAlign w:val="center"/>
          </w:tcPr>
          <w:p w:rsidR="00FC36D3" w:rsidRPr="00787B75" w:rsidRDefault="00FC36D3" w:rsidP="005F4EF1">
            <w:r w:rsidRPr="00787B75">
              <w:t>Mandatory</w:t>
            </w:r>
          </w:p>
        </w:tc>
        <w:tc>
          <w:tcPr>
            <w:tcW w:w="1400" w:type="dxa"/>
            <w:vAlign w:val="center"/>
          </w:tcPr>
          <w:p w:rsidR="00FC36D3" w:rsidRPr="00787B75" w:rsidRDefault="00FC36D3" w:rsidP="005F4EF1">
            <w:pPr>
              <w:jc w:val="center"/>
            </w:pPr>
            <w:r w:rsidRPr="00787B75">
              <w:t>Error</w:t>
            </w:r>
          </w:p>
        </w:tc>
        <w:tc>
          <w:tcPr>
            <w:tcW w:w="2482" w:type="dxa"/>
            <w:vAlign w:val="center"/>
          </w:tcPr>
          <w:p w:rsidR="00FC36D3" w:rsidRPr="00787B75" w:rsidRDefault="00FC36D3" w:rsidP="005F4EF1">
            <w:r w:rsidRPr="00787B75">
              <w:t>Each validated food must have at least 1 Density</w:t>
            </w:r>
          </w:p>
        </w:tc>
        <w:tc>
          <w:tcPr>
            <w:tcW w:w="2340" w:type="dxa"/>
          </w:tcPr>
          <w:p w:rsidR="00FC36D3" w:rsidRPr="00791D6D" w:rsidRDefault="00FC36D3" w:rsidP="005F4EF1">
            <w:ins w:id="213" w:author="duydt" w:date="2012-10-24T16:45:00Z">
              <w:r w:rsidRPr="00791D6D">
                <w:t xml:space="preserve">Validated food must have at least 1 Density. Missing Density Food(s) </w:t>
              </w:r>
              <w:r>
                <w:t>code: {Code}</w:t>
              </w:r>
            </w:ins>
          </w:p>
        </w:tc>
      </w:tr>
    </w:tbl>
    <w:p w:rsidR="0070762F" w:rsidRPr="00787B75" w:rsidRDefault="0070762F" w:rsidP="0070762F">
      <w:pPr>
        <w:pStyle w:val="ITEALHEADING5"/>
      </w:pPr>
      <w:r w:rsidRPr="00787B75">
        <w:t>Edible</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67AC8">
            <w:pPr>
              <w:jc w:val="center"/>
              <w:rPr>
                <w:b/>
              </w:rPr>
            </w:pPr>
            <w:r w:rsidRPr="00787B75">
              <w:rPr>
                <w:b/>
              </w:rPr>
              <w:t>Rule Id</w:t>
            </w:r>
          </w:p>
        </w:tc>
        <w:tc>
          <w:tcPr>
            <w:tcW w:w="1642" w:type="dxa"/>
            <w:shd w:val="clear" w:color="auto" w:fill="999999"/>
            <w:vAlign w:val="center"/>
          </w:tcPr>
          <w:p w:rsidR="008D51BD" w:rsidRPr="00787B75" w:rsidRDefault="008D51BD" w:rsidP="00567AC8">
            <w:pPr>
              <w:jc w:val="center"/>
              <w:rPr>
                <w:b/>
              </w:rPr>
            </w:pPr>
            <w:r w:rsidRPr="00787B75">
              <w:rPr>
                <w:b/>
              </w:rPr>
              <w:t>Name</w:t>
            </w:r>
          </w:p>
        </w:tc>
        <w:tc>
          <w:tcPr>
            <w:tcW w:w="1400" w:type="dxa"/>
            <w:shd w:val="clear" w:color="auto" w:fill="999999"/>
          </w:tcPr>
          <w:p w:rsidR="008D51BD" w:rsidRPr="00787B75" w:rsidRDefault="008D51BD" w:rsidP="00567AC8">
            <w:pPr>
              <w:jc w:val="center"/>
              <w:rPr>
                <w:b/>
              </w:rPr>
            </w:pPr>
            <w:r w:rsidRPr="00787B75">
              <w:rPr>
                <w:b/>
              </w:rPr>
              <w:t>Type</w:t>
            </w:r>
          </w:p>
        </w:tc>
        <w:tc>
          <w:tcPr>
            <w:tcW w:w="2302" w:type="dxa"/>
            <w:shd w:val="clear" w:color="auto" w:fill="999999"/>
            <w:vAlign w:val="center"/>
          </w:tcPr>
          <w:p w:rsidR="008D51BD" w:rsidRPr="00787B75" w:rsidRDefault="008D51BD" w:rsidP="00567AC8">
            <w:pPr>
              <w:jc w:val="center"/>
              <w:rPr>
                <w:b/>
              </w:rPr>
            </w:pPr>
            <w:r w:rsidRPr="00787B75">
              <w:rPr>
                <w:b/>
              </w:rPr>
              <w:t>Description</w:t>
            </w:r>
          </w:p>
        </w:tc>
        <w:tc>
          <w:tcPr>
            <w:tcW w:w="2520" w:type="dxa"/>
            <w:shd w:val="clear" w:color="auto" w:fill="999999"/>
          </w:tcPr>
          <w:p w:rsidR="008D51BD" w:rsidRPr="00787B75" w:rsidRDefault="008D51BD" w:rsidP="00567AC8">
            <w:pPr>
              <w:jc w:val="center"/>
              <w:rPr>
                <w:b/>
              </w:rPr>
            </w:pPr>
            <w:r>
              <w:rPr>
                <w:b/>
              </w:rPr>
              <w:t>Message</w:t>
            </w:r>
          </w:p>
        </w:tc>
      </w:tr>
      <w:tr w:rsidR="00FC36D3" w:rsidRPr="00787B75">
        <w:tc>
          <w:tcPr>
            <w:tcW w:w="2324" w:type="dxa"/>
            <w:vAlign w:val="center"/>
          </w:tcPr>
          <w:p w:rsidR="00FC36D3" w:rsidRPr="00787B75" w:rsidRDefault="00FC36D3" w:rsidP="00567AC8">
            <w:r w:rsidRPr="00787B75">
              <w:t>CHK_FDEDIB_001</w:t>
            </w:r>
          </w:p>
        </w:tc>
        <w:tc>
          <w:tcPr>
            <w:tcW w:w="1642" w:type="dxa"/>
            <w:vAlign w:val="center"/>
          </w:tcPr>
          <w:p w:rsidR="00FC36D3" w:rsidRPr="00787B75" w:rsidRDefault="00FC36D3" w:rsidP="00567AC8">
            <w:r w:rsidRPr="00787B75">
              <w:t>References</w:t>
            </w:r>
          </w:p>
        </w:tc>
        <w:tc>
          <w:tcPr>
            <w:tcW w:w="1400" w:type="dxa"/>
            <w:vAlign w:val="center"/>
          </w:tcPr>
          <w:p w:rsidR="00FC36D3" w:rsidRPr="00787B75" w:rsidRDefault="00FC36D3" w:rsidP="00567AC8">
            <w:pPr>
              <w:jc w:val="center"/>
            </w:pPr>
            <w:r w:rsidRPr="00787B75">
              <w:t>Error</w:t>
            </w:r>
          </w:p>
        </w:tc>
        <w:tc>
          <w:tcPr>
            <w:tcW w:w="2302" w:type="dxa"/>
            <w:vAlign w:val="center"/>
          </w:tcPr>
          <w:p w:rsidR="00FC36D3" w:rsidRPr="00787B75" w:rsidRDefault="00FC36D3" w:rsidP="00567AC8">
            <w:r w:rsidRPr="00787B75">
              <w:t>All Facets, descriptors used in this screens must be validated</w:t>
            </w:r>
          </w:p>
        </w:tc>
        <w:tc>
          <w:tcPr>
            <w:tcW w:w="2520" w:type="dxa"/>
          </w:tcPr>
          <w:p w:rsidR="00FC36D3" w:rsidRDefault="00FC36D3" w:rsidP="00FC36D3">
            <w:pPr>
              <w:numPr>
                <w:ins w:id="214" w:author="duydt" w:date="2012-10-24T16:45:00Z"/>
              </w:numPr>
              <w:rPr>
                <w:ins w:id="215" w:author="duydt" w:date="2012-10-24T16:45:00Z"/>
              </w:rPr>
            </w:pPr>
            <w:ins w:id="216" w:author="duydt" w:date="2012-10-24T16:45:00Z">
              <w:r>
                <w:t xml:space="preserve">- </w:t>
              </w:r>
              <w:r w:rsidRPr="007B17FB">
                <w:t xml:space="preserve">Not validated facet(s) </w:t>
              </w:r>
              <w:r>
                <w:t>code: {Code}</w:t>
              </w:r>
            </w:ins>
          </w:p>
          <w:p w:rsidR="00FC36D3" w:rsidRPr="00787B75" w:rsidRDefault="00FC36D3" w:rsidP="00791D6D">
            <w:ins w:id="217" w:author="duydt" w:date="2012-10-24T16:45:00Z">
              <w:r>
                <w:t xml:space="preserve">- </w:t>
              </w:r>
              <w:r w:rsidRPr="007B17FB">
                <w:t xml:space="preserve">Not validated descriptor(s) </w:t>
              </w:r>
              <w:r>
                <w:t>code: {Code}</w:t>
              </w:r>
            </w:ins>
          </w:p>
        </w:tc>
      </w:tr>
      <w:tr w:rsidR="00FC36D3" w:rsidRPr="00787B75">
        <w:tc>
          <w:tcPr>
            <w:tcW w:w="2324" w:type="dxa"/>
            <w:vAlign w:val="center"/>
          </w:tcPr>
          <w:p w:rsidR="00FC36D3" w:rsidRPr="00787B75" w:rsidRDefault="00FC36D3" w:rsidP="00567AC8">
            <w:r w:rsidRPr="00787B75">
              <w:t>CHK_FDEDIB_002</w:t>
            </w:r>
          </w:p>
        </w:tc>
        <w:tc>
          <w:tcPr>
            <w:tcW w:w="1642" w:type="dxa"/>
            <w:vAlign w:val="center"/>
          </w:tcPr>
          <w:p w:rsidR="00FC36D3" w:rsidRPr="00787B75" w:rsidRDefault="00FC36D3" w:rsidP="00567AC8">
            <w:r w:rsidRPr="00787B75">
              <w:t>Mandatory</w:t>
            </w:r>
          </w:p>
        </w:tc>
        <w:tc>
          <w:tcPr>
            <w:tcW w:w="1400" w:type="dxa"/>
            <w:vAlign w:val="center"/>
          </w:tcPr>
          <w:p w:rsidR="00FC36D3" w:rsidRPr="00787B75" w:rsidRDefault="00FC36D3" w:rsidP="00567AC8">
            <w:pPr>
              <w:jc w:val="center"/>
            </w:pPr>
            <w:r w:rsidRPr="00787B75">
              <w:t>Error</w:t>
            </w:r>
          </w:p>
        </w:tc>
        <w:tc>
          <w:tcPr>
            <w:tcW w:w="2302" w:type="dxa"/>
            <w:vAlign w:val="center"/>
          </w:tcPr>
          <w:p w:rsidR="00FC36D3" w:rsidRPr="00787B75" w:rsidRDefault="00FC36D3" w:rsidP="00567AC8">
            <w:r w:rsidRPr="00787B75">
              <w:t>Each validated food must have at least 1 Edib</w:t>
            </w:r>
          </w:p>
        </w:tc>
        <w:tc>
          <w:tcPr>
            <w:tcW w:w="2520" w:type="dxa"/>
          </w:tcPr>
          <w:p w:rsidR="00FC36D3" w:rsidRPr="00791D6D" w:rsidRDefault="00FC36D3" w:rsidP="00567AC8">
            <w:ins w:id="218" w:author="duydt" w:date="2012-10-24T16:45:00Z">
              <w:r w:rsidRPr="00791D6D">
                <w:t xml:space="preserve">Validated food must have at least 1 Edible. Missing Edible Food(s) </w:t>
              </w:r>
              <w:r>
                <w:t>code: {Code}</w:t>
              </w:r>
            </w:ins>
          </w:p>
        </w:tc>
      </w:tr>
    </w:tbl>
    <w:p w:rsidR="0070762F" w:rsidRPr="00787B75" w:rsidRDefault="0070762F" w:rsidP="0070762F">
      <w:pPr>
        <w:pStyle w:val="ITEALHEADING5"/>
      </w:pPr>
      <w:r w:rsidRPr="00787B75">
        <w:t>Maximum</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482"/>
        <w:gridCol w:w="234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482" w:type="dxa"/>
            <w:shd w:val="clear" w:color="auto" w:fill="999999"/>
            <w:vAlign w:val="center"/>
          </w:tcPr>
          <w:p w:rsidR="008D51BD" w:rsidRPr="00787B75" w:rsidRDefault="008D51BD" w:rsidP="005F4EF1">
            <w:pPr>
              <w:jc w:val="center"/>
              <w:rPr>
                <w:b/>
              </w:rPr>
            </w:pPr>
            <w:r w:rsidRPr="00787B75">
              <w:rPr>
                <w:b/>
              </w:rPr>
              <w:t>Description</w:t>
            </w:r>
          </w:p>
        </w:tc>
        <w:tc>
          <w:tcPr>
            <w:tcW w:w="2340" w:type="dxa"/>
            <w:shd w:val="clear" w:color="auto" w:fill="999999"/>
          </w:tcPr>
          <w:p w:rsidR="008D51BD" w:rsidRPr="00787B75" w:rsidRDefault="008D51BD" w:rsidP="005F4EF1">
            <w:pPr>
              <w:jc w:val="center"/>
              <w:rPr>
                <w:b/>
              </w:rPr>
            </w:pPr>
            <w:r>
              <w:rPr>
                <w:b/>
              </w:rPr>
              <w:t>Message</w:t>
            </w:r>
          </w:p>
        </w:tc>
      </w:tr>
      <w:tr w:rsidR="00FC36D3" w:rsidRPr="00787B75">
        <w:tc>
          <w:tcPr>
            <w:tcW w:w="2324" w:type="dxa"/>
            <w:vAlign w:val="center"/>
          </w:tcPr>
          <w:p w:rsidR="00FC36D3" w:rsidRPr="00787B75" w:rsidRDefault="00FC36D3" w:rsidP="005F4EF1">
            <w:r w:rsidRPr="00787B75">
              <w:t>CHK_FDMAX_001</w:t>
            </w:r>
          </w:p>
        </w:tc>
        <w:tc>
          <w:tcPr>
            <w:tcW w:w="1642" w:type="dxa"/>
            <w:vAlign w:val="center"/>
          </w:tcPr>
          <w:p w:rsidR="00FC36D3" w:rsidRPr="00787B75" w:rsidRDefault="00FC36D3" w:rsidP="005F4EF1">
            <w:r w:rsidRPr="00787B75">
              <w:t>References</w:t>
            </w:r>
          </w:p>
        </w:tc>
        <w:tc>
          <w:tcPr>
            <w:tcW w:w="1400" w:type="dxa"/>
            <w:vAlign w:val="center"/>
          </w:tcPr>
          <w:p w:rsidR="00FC36D3" w:rsidRPr="00787B75" w:rsidRDefault="00FC36D3" w:rsidP="005F4EF1">
            <w:pPr>
              <w:jc w:val="center"/>
            </w:pPr>
            <w:r w:rsidRPr="00787B75">
              <w:t>Error</w:t>
            </w:r>
          </w:p>
        </w:tc>
        <w:tc>
          <w:tcPr>
            <w:tcW w:w="2482" w:type="dxa"/>
            <w:vAlign w:val="center"/>
          </w:tcPr>
          <w:p w:rsidR="00FC36D3" w:rsidRPr="00787B75" w:rsidRDefault="00FC36D3" w:rsidP="005F4EF1">
            <w:r w:rsidRPr="00787B75">
              <w:t>All Facets, descriptors used in this screens must be validated</w:t>
            </w:r>
          </w:p>
        </w:tc>
        <w:tc>
          <w:tcPr>
            <w:tcW w:w="2340" w:type="dxa"/>
          </w:tcPr>
          <w:p w:rsidR="00FC36D3" w:rsidRDefault="00FC36D3" w:rsidP="00FC36D3">
            <w:pPr>
              <w:numPr>
                <w:ins w:id="219" w:author="duydt" w:date="2012-10-24T16:45:00Z"/>
              </w:numPr>
              <w:rPr>
                <w:ins w:id="220" w:author="duydt" w:date="2012-10-24T16:45:00Z"/>
              </w:rPr>
            </w:pPr>
            <w:ins w:id="221" w:author="duydt" w:date="2012-10-24T16:45:00Z">
              <w:r>
                <w:t xml:space="preserve">- </w:t>
              </w:r>
              <w:r w:rsidRPr="007B17FB">
                <w:t xml:space="preserve">Not validated facet(s) </w:t>
              </w:r>
              <w:r>
                <w:t>code: {Code}</w:t>
              </w:r>
            </w:ins>
          </w:p>
          <w:p w:rsidR="00FC36D3" w:rsidRPr="00787B75" w:rsidRDefault="00FC36D3" w:rsidP="00791D6D">
            <w:ins w:id="222" w:author="duydt" w:date="2012-10-24T16:45:00Z">
              <w:r>
                <w:t xml:space="preserve">- </w:t>
              </w:r>
              <w:r w:rsidRPr="007B17FB">
                <w:t xml:space="preserve">Not validated descriptor(s) </w:t>
              </w:r>
              <w:r>
                <w:t>code: {Code}</w:t>
              </w:r>
            </w:ins>
          </w:p>
        </w:tc>
      </w:tr>
      <w:tr w:rsidR="00FC36D3" w:rsidRPr="00787B75">
        <w:tc>
          <w:tcPr>
            <w:tcW w:w="2324" w:type="dxa"/>
            <w:vAlign w:val="center"/>
          </w:tcPr>
          <w:p w:rsidR="00FC36D3" w:rsidRPr="00787B75" w:rsidRDefault="00FC36D3" w:rsidP="005F4EF1">
            <w:r w:rsidRPr="00787B75">
              <w:t>CHK_FDMAX_002</w:t>
            </w:r>
          </w:p>
        </w:tc>
        <w:tc>
          <w:tcPr>
            <w:tcW w:w="1642" w:type="dxa"/>
            <w:vAlign w:val="center"/>
          </w:tcPr>
          <w:p w:rsidR="00FC36D3" w:rsidRPr="00787B75" w:rsidRDefault="00FC36D3" w:rsidP="005F4EF1">
            <w:r w:rsidRPr="00787B75">
              <w:t>Facets / Descriptors</w:t>
            </w:r>
          </w:p>
        </w:tc>
        <w:tc>
          <w:tcPr>
            <w:tcW w:w="1400" w:type="dxa"/>
            <w:vAlign w:val="center"/>
          </w:tcPr>
          <w:p w:rsidR="00FC36D3" w:rsidRPr="00787B75" w:rsidRDefault="00FC36D3" w:rsidP="005F4EF1">
            <w:pPr>
              <w:jc w:val="center"/>
            </w:pPr>
            <w:r w:rsidRPr="00787B75">
              <w:t>Error</w:t>
            </w:r>
          </w:p>
        </w:tc>
        <w:tc>
          <w:tcPr>
            <w:tcW w:w="2482" w:type="dxa"/>
            <w:vAlign w:val="center"/>
          </w:tcPr>
          <w:p w:rsidR="00FC36D3" w:rsidRPr="00787B75" w:rsidRDefault="00FC36D3" w:rsidP="005F4EF1">
            <w:r w:rsidRPr="00787B75">
              <w:t>- The facet defined for a food must be validated in foodfaex table for this food</w:t>
            </w:r>
          </w:p>
          <w:p w:rsidR="00FC36D3" w:rsidRPr="00787B75" w:rsidRDefault="00FC36D3" w:rsidP="005F4EF1">
            <w:r w:rsidRPr="00787B75">
              <w:t>- The descriptors for a food must belong to the validated facet defined in Groupfac table for the group/subgroup/sub-subgroup of this food</w:t>
            </w:r>
          </w:p>
          <w:p w:rsidR="00FC36D3" w:rsidRPr="00787B75" w:rsidRDefault="00FC36D3" w:rsidP="005F4EF1">
            <w:r w:rsidRPr="00787B75">
              <w:t>- The descriptor(s) defined for a classification must be validated in Groupfac table for the same group / subgroup / sub-subgroup.</w:t>
            </w:r>
          </w:p>
        </w:tc>
        <w:tc>
          <w:tcPr>
            <w:tcW w:w="2340" w:type="dxa"/>
          </w:tcPr>
          <w:p w:rsidR="00FC36D3" w:rsidRDefault="00FC36D3" w:rsidP="00FC36D3">
            <w:pPr>
              <w:numPr>
                <w:ins w:id="223" w:author="duydt" w:date="2012-10-24T16:45:00Z"/>
              </w:numPr>
              <w:rPr>
                <w:ins w:id="224" w:author="duydt" w:date="2012-10-24T16:45:00Z"/>
              </w:rPr>
            </w:pPr>
            <w:ins w:id="225" w:author="duydt" w:date="2012-10-24T16:45:00Z">
              <w:r>
                <w:t xml:space="preserve">- </w:t>
              </w:r>
              <w:r w:rsidRPr="00791D6D">
                <w:t xml:space="preserve">Missing validated facet by food defined. Food - Facet </w:t>
              </w:r>
              <w:r>
                <w:t>code: {Code}</w:t>
              </w:r>
            </w:ins>
          </w:p>
          <w:p w:rsidR="00FC36D3" w:rsidRDefault="00FC36D3" w:rsidP="00FC36D3">
            <w:pPr>
              <w:numPr>
                <w:ins w:id="226" w:author="duydt" w:date="2012-10-24T16:45:00Z"/>
              </w:numPr>
              <w:rPr>
                <w:ins w:id="227" w:author="duydt" w:date="2012-10-24T16:45:00Z"/>
              </w:rPr>
            </w:pPr>
            <w:ins w:id="228" w:author="duydt" w:date="2012-10-24T16:45:00Z">
              <w:r>
                <w:t xml:space="preserve">- </w:t>
              </w:r>
              <w:r w:rsidRPr="00791D6D">
                <w:t xml:space="preserve">Descriptor for food missing validated fade by group defined. Food - Descriptor </w:t>
              </w:r>
              <w:r>
                <w:t>code: {Code}</w:t>
              </w:r>
            </w:ins>
          </w:p>
          <w:p w:rsidR="00FC36D3" w:rsidRDefault="00FC36D3" w:rsidP="00FC36D3">
            <w:pPr>
              <w:numPr>
                <w:ins w:id="229" w:author="duydt" w:date="2012-10-24T16:45:00Z"/>
              </w:numPr>
              <w:rPr>
                <w:ins w:id="230" w:author="duydt" w:date="2012-10-24T16:45:00Z"/>
              </w:rPr>
            </w:pPr>
          </w:p>
          <w:p w:rsidR="00FC36D3" w:rsidRDefault="00FC36D3" w:rsidP="00FC36D3">
            <w:pPr>
              <w:numPr>
                <w:ins w:id="231" w:author="duydt" w:date="2012-10-24T16:45:00Z"/>
              </w:numPr>
              <w:rPr>
                <w:ins w:id="232" w:author="duydt" w:date="2012-10-24T16:45:00Z"/>
              </w:rPr>
            </w:pPr>
          </w:p>
          <w:p w:rsidR="00FC36D3" w:rsidRPr="00791D6D" w:rsidRDefault="00FC36D3" w:rsidP="005F4EF1">
            <w:ins w:id="233" w:author="duydt" w:date="2012-10-24T16:45:00Z">
              <w:r>
                <w:t xml:space="preserve">- </w:t>
              </w:r>
              <w:r w:rsidRPr="00791D6D">
                <w:t xml:space="preserve">Descriptor for classification missing validated fade by group defined.Group - Descriptor </w:t>
              </w:r>
              <w:r>
                <w:t>code: {Code}</w:t>
              </w:r>
            </w:ins>
          </w:p>
        </w:tc>
      </w:tr>
      <w:tr w:rsidR="00FC36D3" w:rsidRPr="00787B75">
        <w:trPr>
          <w:trHeight w:val="368"/>
        </w:trPr>
        <w:tc>
          <w:tcPr>
            <w:tcW w:w="2324" w:type="dxa"/>
            <w:vAlign w:val="center"/>
          </w:tcPr>
          <w:p w:rsidR="00FC36D3" w:rsidRPr="00787B75" w:rsidRDefault="00FC36D3" w:rsidP="005F4EF1">
            <w:r w:rsidRPr="00787B75">
              <w:t>CHK_FDMAX_003</w:t>
            </w:r>
          </w:p>
        </w:tc>
        <w:tc>
          <w:tcPr>
            <w:tcW w:w="1642" w:type="dxa"/>
            <w:vAlign w:val="center"/>
          </w:tcPr>
          <w:p w:rsidR="00FC36D3" w:rsidRPr="00787B75" w:rsidRDefault="00FC36D3" w:rsidP="005F4EF1">
            <w:r w:rsidRPr="00787B75">
              <w:t>Coefficients</w:t>
            </w:r>
          </w:p>
        </w:tc>
        <w:tc>
          <w:tcPr>
            <w:tcW w:w="1400" w:type="dxa"/>
            <w:vAlign w:val="center"/>
          </w:tcPr>
          <w:p w:rsidR="00FC36D3" w:rsidRPr="00787B75" w:rsidRDefault="00FC36D3" w:rsidP="005F4EF1">
            <w:pPr>
              <w:jc w:val="center"/>
            </w:pPr>
            <w:r w:rsidRPr="00787B75">
              <w:t>Warning</w:t>
            </w:r>
          </w:p>
        </w:tc>
        <w:tc>
          <w:tcPr>
            <w:tcW w:w="2482" w:type="dxa"/>
            <w:vAlign w:val="center"/>
          </w:tcPr>
          <w:p w:rsidR="00FC36D3" w:rsidRPr="00787B75" w:rsidRDefault="00FC36D3" w:rsidP="005F4EF1">
            <w:r w:rsidRPr="00787B75">
              <w:t>The maxima should be &lt;=10000</w:t>
            </w:r>
          </w:p>
        </w:tc>
        <w:tc>
          <w:tcPr>
            <w:tcW w:w="2340" w:type="dxa"/>
          </w:tcPr>
          <w:p w:rsidR="00FC36D3" w:rsidRPr="00791D6D" w:rsidRDefault="00FC36D3" w:rsidP="005F4EF1">
            <w:ins w:id="234" w:author="duydt" w:date="2012-10-24T16:45:00Z">
              <w:r w:rsidRPr="00791D6D">
                <w:t xml:space="preserve">Having maxima &gt;= 10000 food(s) </w:t>
              </w:r>
              <w:r>
                <w:t>code: {Code}</w:t>
              </w:r>
            </w:ins>
          </w:p>
        </w:tc>
      </w:tr>
      <w:tr w:rsidR="00FC36D3" w:rsidRPr="00787B75">
        <w:tc>
          <w:tcPr>
            <w:tcW w:w="2324" w:type="dxa"/>
            <w:vAlign w:val="center"/>
          </w:tcPr>
          <w:p w:rsidR="00FC36D3" w:rsidRPr="00787B75" w:rsidRDefault="00FC36D3" w:rsidP="005F4EF1">
            <w:r w:rsidRPr="00787B75">
              <w:t>CHK_FDMAX_004</w:t>
            </w:r>
          </w:p>
        </w:tc>
        <w:tc>
          <w:tcPr>
            <w:tcW w:w="1642" w:type="dxa"/>
            <w:vAlign w:val="center"/>
          </w:tcPr>
          <w:p w:rsidR="00FC36D3" w:rsidRPr="00787B75" w:rsidRDefault="00FC36D3" w:rsidP="005F4EF1">
            <w:r w:rsidRPr="00787B75">
              <w:t>Mandatory</w:t>
            </w:r>
          </w:p>
        </w:tc>
        <w:tc>
          <w:tcPr>
            <w:tcW w:w="1400" w:type="dxa"/>
            <w:vAlign w:val="center"/>
          </w:tcPr>
          <w:p w:rsidR="00FC36D3" w:rsidRPr="00787B75" w:rsidRDefault="00FC36D3" w:rsidP="005F4EF1">
            <w:pPr>
              <w:jc w:val="center"/>
            </w:pPr>
            <w:r w:rsidRPr="00787B75">
              <w:t>Error</w:t>
            </w:r>
          </w:p>
        </w:tc>
        <w:tc>
          <w:tcPr>
            <w:tcW w:w="2482" w:type="dxa"/>
            <w:vAlign w:val="center"/>
          </w:tcPr>
          <w:p w:rsidR="00FC36D3" w:rsidRPr="00787B75" w:rsidRDefault="00FC36D3" w:rsidP="005F4EF1">
            <w:r w:rsidRPr="00787B75">
              <w:t>Each validated food must have at least 1 Maximun</w:t>
            </w:r>
          </w:p>
        </w:tc>
        <w:tc>
          <w:tcPr>
            <w:tcW w:w="2340" w:type="dxa"/>
          </w:tcPr>
          <w:p w:rsidR="00FC36D3" w:rsidRPr="00791D6D" w:rsidRDefault="00FC36D3" w:rsidP="005F4EF1">
            <w:ins w:id="235" w:author="duydt" w:date="2012-10-24T16:45:00Z">
              <w:r w:rsidRPr="00791D6D">
                <w:t xml:space="preserve">Validated food must have at least 1 Maximum. Missing Maximum Food(s) </w:t>
              </w:r>
              <w:r>
                <w:t>code: {Code}</w:t>
              </w:r>
            </w:ins>
          </w:p>
        </w:tc>
      </w:tr>
    </w:tbl>
    <w:p w:rsidR="0070762F" w:rsidRPr="00787B75" w:rsidRDefault="0070762F" w:rsidP="0070762F">
      <w:pPr>
        <w:pStyle w:val="ITEALHEADING5"/>
      </w:pPr>
      <w:r w:rsidRPr="00787B75">
        <w:t>Fat during cooking</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482"/>
        <w:gridCol w:w="234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482" w:type="dxa"/>
            <w:shd w:val="clear" w:color="auto" w:fill="999999"/>
            <w:vAlign w:val="center"/>
          </w:tcPr>
          <w:p w:rsidR="008D51BD" w:rsidRPr="00787B75" w:rsidRDefault="008D51BD" w:rsidP="005F4EF1">
            <w:pPr>
              <w:jc w:val="center"/>
              <w:rPr>
                <w:b/>
              </w:rPr>
            </w:pPr>
            <w:r w:rsidRPr="00787B75">
              <w:rPr>
                <w:b/>
              </w:rPr>
              <w:t>Description</w:t>
            </w:r>
          </w:p>
        </w:tc>
        <w:tc>
          <w:tcPr>
            <w:tcW w:w="2340" w:type="dxa"/>
            <w:shd w:val="clear" w:color="auto" w:fill="999999"/>
          </w:tcPr>
          <w:p w:rsidR="008D51BD" w:rsidRPr="00787B75" w:rsidRDefault="008D51BD" w:rsidP="005F4EF1">
            <w:pPr>
              <w:jc w:val="center"/>
              <w:rPr>
                <w:b/>
              </w:rPr>
            </w:pPr>
            <w:r>
              <w:rPr>
                <w:b/>
              </w:rPr>
              <w:t>Message</w:t>
            </w:r>
          </w:p>
        </w:tc>
      </w:tr>
      <w:tr w:rsidR="00FC36D3" w:rsidRPr="00787B75">
        <w:tc>
          <w:tcPr>
            <w:tcW w:w="2324" w:type="dxa"/>
            <w:vAlign w:val="center"/>
          </w:tcPr>
          <w:p w:rsidR="00FC36D3" w:rsidRPr="00787B75" w:rsidRDefault="00FC36D3" w:rsidP="005F4EF1">
            <w:r w:rsidRPr="00787B75">
              <w:t>CHK_FDFDC_001</w:t>
            </w:r>
          </w:p>
        </w:tc>
        <w:tc>
          <w:tcPr>
            <w:tcW w:w="1642" w:type="dxa"/>
            <w:vAlign w:val="center"/>
          </w:tcPr>
          <w:p w:rsidR="00FC36D3" w:rsidRPr="00787B75" w:rsidRDefault="00FC36D3" w:rsidP="005F4EF1">
            <w:r w:rsidRPr="00787B75">
              <w:t>References</w:t>
            </w:r>
          </w:p>
        </w:tc>
        <w:tc>
          <w:tcPr>
            <w:tcW w:w="1400" w:type="dxa"/>
            <w:vAlign w:val="center"/>
          </w:tcPr>
          <w:p w:rsidR="00FC36D3" w:rsidRPr="00787B75" w:rsidRDefault="00FC36D3" w:rsidP="005F4EF1">
            <w:pPr>
              <w:jc w:val="center"/>
            </w:pPr>
            <w:r w:rsidRPr="00787B75">
              <w:t>Error</w:t>
            </w:r>
          </w:p>
        </w:tc>
        <w:tc>
          <w:tcPr>
            <w:tcW w:w="2482" w:type="dxa"/>
            <w:vAlign w:val="center"/>
          </w:tcPr>
          <w:p w:rsidR="00FC36D3" w:rsidRPr="00787B75" w:rsidRDefault="00FC36D3" w:rsidP="005F4EF1">
            <w:r w:rsidRPr="00787B75">
              <w:t>- All Facets, descriptors used in this screens must be validated</w:t>
            </w:r>
          </w:p>
          <w:p w:rsidR="00FC36D3" w:rsidRPr="00787B75" w:rsidRDefault="00FC36D3" w:rsidP="005F4EF1">
            <w:r w:rsidRPr="00787B75">
              <w:t>- All classifications, FAT Classification used in this screen must be validated</w:t>
            </w:r>
          </w:p>
        </w:tc>
        <w:tc>
          <w:tcPr>
            <w:tcW w:w="2340" w:type="dxa"/>
          </w:tcPr>
          <w:p w:rsidR="00FC36D3" w:rsidRDefault="00FC36D3" w:rsidP="00FC36D3">
            <w:pPr>
              <w:numPr>
                <w:ins w:id="236" w:author="duydt" w:date="2012-10-24T16:45:00Z"/>
              </w:numPr>
              <w:rPr>
                <w:ins w:id="237" w:author="duydt" w:date="2012-10-24T16:45:00Z"/>
              </w:rPr>
            </w:pPr>
            <w:ins w:id="238" w:author="duydt" w:date="2012-10-24T16:45:00Z">
              <w:r>
                <w:t xml:space="preserve">- </w:t>
              </w:r>
              <w:r w:rsidRPr="007B17FB">
                <w:t xml:space="preserve">Not validated facet(s) </w:t>
              </w:r>
              <w:r>
                <w:t>code: {Code}</w:t>
              </w:r>
            </w:ins>
          </w:p>
          <w:p w:rsidR="00FC36D3" w:rsidRDefault="00FC36D3" w:rsidP="00FC36D3">
            <w:pPr>
              <w:numPr>
                <w:ins w:id="239" w:author="duydt" w:date="2012-10-24T16:45:00Z"/>
              </w:numPr>
              <w:rPr>
                <w:ins w:id="240" w:author="duydt" w:date="2012-10-24T16:45:00Z"/>
              </w:rPr>
            </w:pPr>
            <w:ins w:id="241" w:author="duydt" w:date="2012-10-24T16:45:00Z">
              <w:r>
                <w:t xml:space="preserve">- </w:t>
              </w:r>
              <w:r w:rsidRPr="007B17FB">
                <w:t xml:space="preserve">Not validated descriptor(s) </w:t>
              </w:r>
              <w:r>
                <w:t>code: {Code}</w:t>
              </w:r>
            </w:ins>
          </w:p>
          <w:p w:rsidR="00FC36D3" w:rsidRDefault="00FC36D3" w:rsidP="00FC36D3">
            <w:pPr>
              <w:numPr>
                <w:ins w:id="242" w:author="duydt" w:date="2012-10-24T16:45:00Z"/>
              </w:numPr>
              <w:rPr>
                <w:ins w:id="243" w:author="duydt" w:date="2012-10-24T16:45:00Z"/>
              </w:rPr>
            </w:pPr>
            <w:ins w:id="244" w:author="duydt" w:date="2012-10-24T16:45:00Z">
              <w:r>
                <w:t xml:space="preserve">- </w:t>
              </w:r>
              <w:r w:rsidRPr="00791D6D">
                <w:t xml:space="preserve">Not validated classification(s) </w:t>
              </w:r>
              <w:r>
                <w:t>code: {Code}</w:t>
              </w:r>
            </w:ins>
          </w:p>
          <w:p w:rsidR="00FC36D3" w:rsidRPr="00791D6D" w:rsidRDefault="00FC36D3" w:rsidP="00791D6D">
            <w:ins w:id="245" w:author="duydt" w:date="2012-10-24T16:45:00Z">
              <w:r>
                <w:t xml:space="preserve">- </w:t>
              </w:r>
              <w:r w:rsidRPr="00791D6D">
                <w:t xml:space="preserve">Not validated FAT classification(s) </w:t>
              </w:r>
              <w:r>
                <w:t>code: {Code}</w:t>
              </w:r>
            </w:ins>
          </w:p>
        </w:tc>
      </w:tr>
      <w:tr w:rsidR="00FC36D3" w:rsidRPr="00787B75">
        <w:tc>
          <w:tcPr>
            <w:tcW w:w="2324" w:type="dxa"/>
            <w:vAlign w:val="center"/>
          </w:tcPr>
          <w:p w:rsidR="00FC36D3" w:rsidRPr="00787B75" w:rsidRDefault="00FC36D3" w:rsidP="005F4EF1">
            <w:r w:rsidRPr="00787B75">
              <w:t>CHK_FDFDC_002</w:t>
            </w:r>
          </w:p>
        </w:tc>
        <w:tc>
          <w:tcPr>
            <w:tcW w:w="1642" w:type="dxa"/>
            <w:vAlign w:val="center"/>
          </w:tcPr>
          <w:p w:rsidR="00FC36D3" w:rsidRPr="00787B75" w:rsidRDefault="00FC36D3" w:rsidP="005F4EF1">
            <w:r w:rsidRPr="00787B75">
              <w:t>Classification</w:t>
            </w:r>
          </w:p>
        </w:tc>
        <w:tc>
          <w:tcPr>
            <w:tcW w:w="1400" w:type="dxa"/>
            <w:vAlign w:val="center"/>
          </w:tcPr>
          <w:p w:rsidR="00FC36D3" w:rsidRPr="00787B75" w:rsidRDefault="00FC36D3" w:rsidP="005F4EF1">
            <w:pPr>
              <w:jc w:val="center"/>
            </w:pPr>
            <w:r w:rsidRPr="00787B75">
              <w:t>Error</w:t>
            </w:r>
          </w:p>
        </w:tc>
        <w:tc>
          <w:tcPr>
            <w:tcW w:w="2482" w:type="dxa"/>
            <w:vAlign w:val="center"/>
          </w:tcPr>
          <w:p w:rsidR="00FC36D3" w:rsidRPr="00787B75" w:rsidRDefault="00FC36D3" w:rsidP="003F0FAA">
            <w:r w:rsidRPr="00787B75">
              <w:t>- All Classifications used in this screens must be defined and validated with Facet 03 in Groupfac</w:t>
            </w:r>
          </w:p>
          <w:p w:rsidR="00FC36D3" w:rsidRPr="00787B75" w:rsidRDefault="00FC36D3" w:rsidP="003F0FAA">
            <w:r w:rsidRPr="00787B75">
              <w:t xml:space="preserve">- All FAT Classiffications used in this screen must be validated in Food Classificiation Screen with FCO=1 </w:t>
            </w:r>
          </w:p>
        </w:tc>
        <w:tc>
          <w:tcPr>
            <w:tcW w:w="2340" w:type="dxa"/>
          </w:tcPr>
          <w:p w:rsidR="00FC36D3" w:rsidRDefault="00FC36D3" w:rsidP="00FC36D3">
            <w:pPr>
              <w:numPr>
                <w:ins w:id="246" w:author="duydt" w:date="2012-10-24T16:45:00Z"/>
              </w:numPr>
              <w:rPr>
                <w:ins w:id="247" w:author="duydt" w:date="2012-10-24T16:45:00Z"/>
              </w:rPr>
            </w:pPr>
            <w:ins w:id="248" w:author="duydt" w:date="2012-10-24T16:45:00Z">
              <w:r>
                <w:t xml:space="preserve">- </w:t>
              </w:r>
              <w:r w:rsidRPr="00791D6D">
                <w:t>Missing validated fade by group defined with facet 03. Classification(s) code :</w:t>
              </w:r>
            </w:ins>
          </w:p>
          <w:p w:rsidR="00FC36D3" w:rsidRPr="00791D6D" w:rsidRDefault="00FC36D3" w:rsidP="003F0FAA">
            <w:ins w:id="249" w:author="duydt" w:date="2012-10-24T16:45:00Z">
              <w:r>
                <w:t xml:space="preserve">- </w:t>
              </w:r>
              <w:r w:rsidRPr="00791D6D">
                <w:t xml:space="preserve">Not validated FAT classification(s) with FCO. Classification(s) </w:t>
              </w:r>
              <w:r>
                <w:t>code: {Code}</w:t>
              </w:r>
            </w:ins>
          </w:p>
        </w:tc>
      </w:tr>
      <w:tr w:rsidR="00FC36D3" w:rsidRPr="00787B75">
        <w:tc>
          <w:tcPr>
            <w:tcW w:w="2324" w:type="dxa"/>
            <w:vAlign w:val="center"/>
          </w:tcPr>
          <w:p w:rsidR="00FC36D3" w:rsidRPr="00787B75" w:rsidRDefault="00FC36D3" w:rsidP="005F4EF1">
            <w:r w:rsidRPr="00787B75">
              <w:t>CHK_FDFDC_003</w:t>
            </w:r>
          </w:p>
        </w:tc>
        <w:tc>
          <w:tcPr>
            <w:tcW w:w="1642" w:type="dxa"/>
            <w:vAlign w:val="center"/>
          </w:tcPr>
          <w:p w:rsidR="00FC36D3" w:rsidRPr="00787B75" w:rsidRDefault="00FC36D3" w:rsidP="005F4EF1">
            <w:r w:rsidRPr="00787B75">
              <w:t>Food - Facet / Descriptors</w:t>
            </w:r>
          </w:p>
        </w:tc>
        <w:tc>
          <w:tcPr>
            <w:tcW w:w="1400" w:type="dxa"/>
            <w:vAlign w:val="center"/>
          </w:tcPr>
          <w:p w:rsidR="00FC36D3" w:rsidRPr="00787B75" w:rsidRDefault="00FC36D3" w:rsidP="005F4EF1">
            <w:pPr>
              <w:jc w:val="center"/>
            </w:pPr>
            <w:r w:rsidRPr="00787B75">
              <w:t>Error</w:t>
            </w:r>
          </w:p>
        </w:tc>
        <w:tc>
          <w:tcPr>
            <w:tcW w:w="2482" w:type="dxa"/>
            <w:vAlign w:val="center"/>
          </w:tcPr>
          <w:p w:rsidR="00FC36D3" w:rsidRPr="00787B75" w:rsidRDefault="00FC36D3" w:rsidP="00D14D53">
            <w:r w:rsidRPr="00787B75">
              <w:t>All food in this screen are defined and validated with the facet 03 cooking method (defined in foodfaex table) + descriptors attached with FAT Category (Category with En-GB Name = “FAT” – Case insensitive)</w:t>
            </w:r>
          </w:p>
        </w:tc>
        <w:tc>
          <w:tcPr>
            <w:tcW w:w="2340" w:type="dxa"/>
          </w:tcPr>
          <w:p w:rsidR="00FC36D3" w:rsidRDefault="00FC36D3" w:rsidP="00FC36D3">
            <w:pPr>
              <w:numPr>
                <w:ins w:id="250" w:author="duydt" w:date="2012-10-24T16:45:00Z"/>
              </w:numPr>
              <w:rPr>
                <w:ins w:id="251" w:author="duydt" w:date="2012-10-24T16:45:00Z"/>
              </w:rPr>
            </w:pPr>
            <w:ins w:id="252" w:author="duydt" w:date="2012-10-24T16:45:00Z">
              <w:r>
                <w:t xml:space="preserve">- </w:t>
              </w:r>
              <w:r w:rsidRPr="00062B33">
                <w:t xml:space="preserve">Missing facet by food defined with facet 03. Food(s) </w:t>
              </w:r>
              <w:r>
                <w:t>code: {Code}</w:t>
              </w:r>
            </w:ins>
          </w:p>
          <w:p w:rsidR="00FC36D3" w:rsidRPr="00062B33" w:rsidRDefault="00FC36D3" w:rsidP="00D14D53">
            <w:ins w:id="253" w:author="duydt" w:date="2012-10-24T16:45:00Z">
              <w:r>
                <w:t xml:space="preserve">- </w:t>
              </w:r>
              <w:r w:rsidRPr="00062B33">
                <w:t xml:space="preserve">Food's classification missing descriptor attached with FAT category. Food(s) </w:t>
              </w:r>
              <w:r>
                <w:t>code: {Code}</w:t>
              </w:r>
            </w:ins>
          </w:p>
        </w:tc>
      </w:tr>
    </w:tbl>
    <w:p w:rsidR="0070762F" w:rsidRPr="00787B75" w:rsidRDefault="007C32B4" w:rsidP="0070762F">
      <w:pPr>
        <w:pStyle w:val="ITEALHEADING5"/>
      </w:pPr>
      <w:r w:rsidRPr="00787B75">
        <w:t>Fats/sauces/sweeteners after cooking</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302" w:type="dxa"/>
            <w:shd w:val="clear" w:color="auto" w:fill="999999"/>
            <w:vAlign w:val="center"/>
          </w:tcPr>
          <w:p w:rsidR="008D51BD" w:rsidRPr="00787B75" w:rsidRDefault="008D51BD" w:rsidP="005F4EF1">
            <w:pPr>
              <w:jc w:val="center"/>
              <w:rPr>
                <w:b/>
              </w:rPr>
            </w:pPr>
            <w:r w:rsidRPr="00787B75">
              <w:rPr>
                <w:b/>
              </w:rPr>
              <w:t>Description</w:t>
            </w:r>
          </w:p>
        </w:tc>
        <w:tc>
          <w:tcPr>
            <w:tcW w:w="2520" w:type="dxa"/>
            <w:shd w:val="clear" w:color="auto" w:fill="999999"/>
          </w:tcPr>
          <w:p w:rsidR="008D51BD" w:rsidRPr="00787B75" w:rsidRDefault="008D51BD" w:rsidP="005F4EF1">
            <w:pPr>
              <w:jc w:val="center"/>
              <w:rPr>
                <w:b/>
              </w:rPr>
            </w:pPr>
            <w:r>
              <w:rPr>
                <w:b/>
              </w:rPr>
              <w:t>Message</w:t>
            </w:r>
          </w:p>
        </w:tc>
      </w:tr>
      <w:tr w:rsidR="00FC36D3" w:rsidRPr="00787B75">
        <w:tc>
          <w:tcPr>
            <w:tcW w:w="2324" w:type="dxa"/>
            <w:vAlign w:val="center"/>
          </w:tcPr>
          <w:p w:rsidR="00FC36D3" w:rsidRPr="00787B75" w:rsidRDefault="00FC36D3" w:rsidP="005F4EF1">
            <w:r w:rsidRPr="00787B75">
              <w:t>CHK_FDFSS_001</w:t>
            </w:r>
          </w:p>
        </w:tc>
        <w:tc>
          <w:tcPr>
            <w:tcW w:w="1642" w:type="dxa"/>
            <w:vAlign w:val="center"/>
          </w:tcPr>
          <w:p w:rsidR="00FC36D3" w:rsidRPr="00787B75" w:rsidRDefault="00FC36D3" w:rsidP="005F4EF1">
            <w:r w:rsidRPr="00787B75">
              <w:t>References</w:t>
            </w:r>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5F4EF1">
            <w:r w:rsidRPr="00787B75">
              <w:t>- All classifications, FAT Classification used in this screen must be validated</w:t>
            </w:r>
          </w:p>
        </w:tc>
        <w:tc>
          <w:tcPr>
            <w:tcW w:w="2520" w:type="dxa"/>
          </w:tcPr>
          <w:p w:rsidR="00FC36D3" w:rsidRDefault="00FC36D3" w:rsidP="00FC36D3">
            <w:pPr>
              <w:numPr>
                <w:ins w:id="254" w:author="duydt" w:date="2012-10-24T16:45:00Z"/>
              </w:numPr>
              <w:rPr>
                <w:ins w:id="255" w:author="duydt" w:date="2012-10-24T16:45:00Z"/>
              </w:rPr>
            </w:pPr>
            <w:ins w:id="256" w:author="duydt" w:date="2012-10-24T16:45:00Z">
              <w:r>
                <w:t xml:space="preserve">- </w:t>
              </w:r>
              <w:r w:rsidRPr="00791D6D">
                <w:t xml:space="preserve">Not validated classification(s) </w:t>
              </w:r>
              <w:r>
                <w:t>code: {Code}</w:t>
              </w:r>
            </w:ins>
          </w:p>
          <w:p w:rsidR="00FC36D3" w:rsidRPr="00787B75" w:rsidRDefault="00FC36D3" w:rsidP="00062B33">
            <w:ins w:id="257" w:author="duydt" w:date="2012-10-24T16:45:00Z">
              <w:r>
                <w:t xml:space="preserve">- </w:t>
              </w:r>
              <w:r w:rsidRPr="00791D6D">
                <w:t xml:space="preserve">Not validated FAT classification(s) </w:t>
              </w:r>
              <w:r>
                <w:t>code: {Code}</w:t>
              </w:r>
            </w:ins>
          </w:p>
        </w:tc>
      </w:tr>
      <w:tr w:rsidR="00FC36D3" w:rsidRPr="00787B75">
        <w:tc>
          <w:tcPr>
            <w:tcW w:w="2324" w:type="dxa"/>
            <w:vAlign w:val="center"/>
          </w:tcPr>
          <w:p w:rsidR="00FC36D3" w:rsidRPr="00787B75" w:rsidRDefault="00FC36D3" w:rsidP="005F4EF1">
            <w:r w:rsidRPr="00787B75">
              <w:t>CHK_FDFSS_002</w:t>
            </w:r>
          </w:p>
        </w:tc>
        <w:tc>
          <w:tcPr>
            <w:tcW w:w="1642" w:type="dxa"/>
            <w:vAlign w:val="center"/>
          </w:tcPr>
          <w:p w:rsidR="00FC36D3" w:rsidRPr="00787B75" w:rsidRDefault="00FC36D3" w:rsidP="005F4EF1">
            <w:r w:rsidRPr="00787B75">
              <w:t xml:space="preserve">Food </w:t>
            </w:r>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5F4EF1">
            <w:r w:rsidRPr="00787B75">
              <w:t>All food in this screen must belong to a validated classification with FSS = true</w:t>
            </w:r>
          </w:p>
        </w:tc>
        <w:tc>
          <w:tcPr>
            <w:tcW w:w="2520" w:type="dxa"/>
          </w:tcPr>
          <w:p w:rsidR="00FC36D3" w:rsidRPr="00062B33" w:rsidRDefault="00FC36D3" w:rsidP="005F4EF1">
            <w:ins w:id="258" w:author="duydt" w:date="2012-10-24T16:45:00Z">
              <w:r w:rsidRPr="00062B33">
                <w:t xml:space="preserve">Food(s) not belong to validated FSS classification. Food(s) </w:t>
              </w:r>
              <w:r>
                <w:t>code: {Code}</w:t>
              </w:r>
            </w:ins>
          </w:p>
        </w:tc>
      </w:tr>
      <w:tr w:rsidR="00FC36D3" w:rsidRPr="00787B75">
        <w:tc>
          <w:tcPr>
            <w:tcW w:w="2324" w:type="dxa"/>
            <w:vAlign w:val="center"/>
          </w:tcPr>
          <w:p w:rsidR="00FC36D3" w:rsidRPr="00787B75" w:rsidRDefault="00FC36D3" w:rsidP="005F4EF1">
            <w:r w:rsidRPr="00787B75">
              <w:t>CHK_FDFSS_003</w:t>
            </w:r>
          </w:p>
        </w:tc>
        <w:tc>
          <w:tcPr>
            <w:tcW w:w="1642" w:type="dxa"/>
            <w:vAlign w:val="center"/>
          </w:tcPr>
          <w:p w:rsidR="00FC36D3" w:rsidRPr="00787B75" w:rsidRDefault="00FC36D3" w:rsidP="005F4EF1">
            <w:r w:rsidRPr="00787B75">
              <w:t>Mandatory</w:t>
            </w:r>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BA24B6">
            <w:r w:rsidRPr="00787B75">
              <w:t>If a Probing (With FSS Category) has been defined  &amp; validated for 1 Food or 1 Classification --&gt; The FSS must be defined &amp; validated for this food or classificaiton with the same category</w:t>
            </w:r>
          </w:p>
        </w:tc>
        <w:tc>
          <w:tcPr>
            <w:tcW w:w="2520" w:type="dxa"/>
          </w:tcPr>
          <w:p w:rsidR="00FC36D3" w:rsidRDefault="00FC36D3" w:rsidP="00FC36D3">
            <w:pPr>
              <w:numPr>
                <w:ins w:id="259" w:author="duydt" w:date="2012-10-24T16:45:00Z"/>
              </w:numPr>
              <w:rPr>
                <w:ins w:id="260" w:author="duydt" w:date="2012-10-24T16:45:00Z"/>
              </w:rPr>
            </w:pPr>
            <w:ins w:id="261" w:author="duydt" w:date="2012-10-24T16:45:00Z">
              <w:r>
                <w:t xml:space="preserve">- </w:t>
              </w:r>
              <w:r w:rsidRPr="00062B33">
                <w:t xml:space="preserve">Missing validated FSS for food(s) with Probing defined. Food(s) </w:t>
              </w:r>
              <w:r>
                <w:t>code: {Code}</w:t>
              </w:r>
            </w:ins>
          </w:p>
          <w:p w:rsidR="00FC36D3" w:rsidRPr="00062B33" w:rsidRDefault="00FC36D3" w:rsidP="00BA24B6">
            <w:ins w:id="262" w:author="duydt" w:date="2012-10-24T16:45:00Z">
              <w:r>
                <w:t xml:space="preserve">- </w:t>
              </w:r>
              <w:r w:rsidRPr="00062B33">
                <w:t xml:space="preserve">Missing validated FSS for classification(s) with Probing defined. Classification(s) </w:t>
              </w:r>
              <w:r>
                <w:t>code: {Code}</w:t>
              </w:r>
            </w:ins>
          </w:p>
        </w:tc>
      </w:tr>
    </w:tbl>
    <w:p w:rsidR="00C559E1" w:rsidRPr="00787B75" w:rsidRDefault="00C559E1" w:rsidP="00C559E1">
      <w:pPr>
        <w:pStyle w:val="ITEALHEADING5"/>
      </w:pPr>
      <w:r w:rsidRPr="00787B75">
        <w:t>Nutritional Value</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6"/>
        <w:gridCol w:w="1639"/>
        <w:gridCol w:w="1391"/>
        <w:gridCol w:w="2222"/>
        <w:gridCol w:w="2520"/>
      </w:tblGrid>
      <w:tr w:rsidR="008D51BD" w:rsidRPr="00787B75">
        <w:trPr>
          <w:trHeight w:val="395"/>
        </w:trPr>
        <w:tc>
          <w:tcPr>
            <w:tcW w:w="2416" w:type="dxa"/>
            <w:shd w:val="clear" w:color="auto" w:fill="999999"/>
            <w:vAlign w:val="center"/>
          </w:tcPr>
          <w:p w:rsidR="008D51BD" w:rsidRPr="00787B75" w:rsidRDefault="008D51BD" w:rsidP="00900272">
            <w:pPr>
              <w:jc w:val="center"/>
              <w:rPr>
                <w:b/>
              </w:rPr>
            </w:pPr>
            <w:r w:rsidRPr="00787B75">
              <w:rPr>
                <w:b/>
              </w:rPr>
              <w:t>Rule Id</w:t>
            </w:r>
          </w:p>
        </w:tc>
        <w:tc>
          <w:tcPr>
            <w:tcW w:w="1639" w:type="dxa"/>
            <w:shd w:val="clear" w:color="auto" w:fill="999999"/>
            <w:vAlign w:val="center"/>
          </w:tcPr>
          <w:p w:rsidR="008D51BD" w:rsidRPr="00787B75" w:rsidRDefault="008D51BD" w:rsidP="00900272">
            <w:pPr>
              <w:jc w:val="center"/>
              <w:rPr>
                <w:b/>
              </w:rPr>
            </w:pPr>
            <w:r w:rsidRPr="00787B75">
              <w:rPr>
                <w:b/>
              </w:rPr>
              <w:t>Name</w:t>
            </w:r>
          </w:p>
        </w:tc>
        <w:tc>
          <w:tcPr>
            <w:tcW w:w="1391" w:type="dxa"/>
            <w:shd w:val="clear" w:color="auto" w:fill="999999"/>
          </w:tcPr>
          <w:p w:rsidR="008D51BD" w:rsidRPr="00787B75" w:rsidRDefault="008D51BD" w:rsidP="00900272">
            <w:pPr>
              <w:jc w:val="center"/>
              <w:rPr>
                <w:b/>
              </w:rPr>
            </w:pPr>
            <w:r w:rsidRPr="00787B75">
              <w:rPr>
                <w:b/>
              </w:rPr>
              <w:t>Type</w:t>
            </w:r>
          </w:p>
        </w:tc>
        <w:tc>
          <w:tcPr>
            <w:tcW w:w="2222" w:type="dxa"/>
            <w:shd w:val="clear" w:color="auto" w:fill="999999"/>
            <w:vAlign w:val="center"/>
          </w:tcPr>
          <w:p w:rsidR="008D51BD" w:rsidRPr="00787B75" w:rsidRDefault="008D51BD" w:rsidP="00900272">
            <w:pPr>
              <w:jc w:val="center"/>
              <w:rPr>
                <w:b/>
              </w:rPr>
            </w:pPr>
            <w:r w:rsidRPr="00787B75">
              <w:rPr>
                <w:b/>
              </w:rPr>
              <w:t>Description</w:t>
            </w:r>
          </w:p>
        </w:tc>
        <w:tc>
          <w:tcPr>
            <w:tcW w:w="2520" w:type="dxa"/>
            <w:shd w:val="clear" w:color="auto" w:fill="999999"/>
          </w:tcPr>
          <w:p w:rsidR="008D51BD" w:rsidRPr="00787B75" w:rsidRDefault="008D51BD" w:rsidP="00900272">
            <w:pPr>
              <w:jc w:val="center"/>
              <w:rPr>
                <w:b/>
              </w:rPr>
            </w:pPr>
            <w:r>
              <w:rPr>
                <w:b/>
              </w:rPr>
              <w:t>Message</w:t>
            </w:r>
          </w:p>
        </w:tc>
      </w:tr>
      <w:tr w:rsidR="00FC36D3" w:rsidRPr="00787B75">
        <w:tc>
          <w:tcPr>
            <w:tcW w:w="2416" w:type="dxa"/>
            <w:vAlign w:val="center"/>
          </w:tcPr>
          <w:p w:rsidR="00FC36D3" w:rsidRPr="00787B75" w:rsidRDefault="00FC36D3" w:rsidP="00900272">
            <w:r w:rsidRPr="00787B75">
              <w:t>CHK_NTR_VAL_001</w:t>
            </w:r>
          </w:p>
        </w:tc>
        <w:tc>
          <w:tcPr>
            <w:tcW w:w="1639" w:type="dxa"/>
            <w:vAlign w:val="center"/>
          </w:tcPr>
          <w:p w:rsidR="00FC36D3" w:rsidRPr="00787B75" w:rsidRDefault="00FC36D3" w:rsidP="00900272">
            <w:r w:rsidRPr="00787B75">
              <w:t>Food / Classification</w:t>
            </w:r>
          </w:p>
        </w:tc>
        <w:tc>
          <w:tcPr>
            <w:tcW w:w="1391" w:type="dxa"/>
            <w:vAlign w:val="center"/>
          </w:tcPr>
          <w:p w:rsidR="00FC36D3" w:rsidRPr="00787B75" w:rsidRDefault="00FC36D3" w:rsidP="00900272">
            <w:pPr>
              <w:jc w:val="center"/>
            </w:pPr>
            <w:r w:rsidRPr="00787B75">
              <w:t>Error</w:t>
            </w:r>
          </w:p>
        </w:tc>
        <w:tc>
          <w:tcPr>
            <w:tcW w:w="2222" w:type="dxa"/>
            <w:vAlign w:val="center"/>
          </w:tcPr>
          <w:p w:rsidR="00FC36D3" w:rsidRPr="00787B75" w:rsidRDefault="00FC36D3" w:rsidP="00900272">
            <w:r w:rsidRPr="00787B75">
              <w:t>All Foods, Classifications refered by this screen must be validated</w:t>
            </w:r>
          </w:p>
        </w:tc>
        <w:tc>
          <w:tcPr>
            <w:tcW w:w="2520" w:type="dxa"/>
          </w:tcPr>
          <w:p w:rsidR="00FC36D3" w:rsidRDefault="00FC36D3" w:rsidP="00FC36D3">
            <w:pPr>
              <w:numPr>
                <w:ins w:id="263" w:author="duydt" w:date="2012-10-24T16:46:00Z"/>
              </w:numPr>
              <w:rPr>
                <w:ins w:id="264" w:author="duydt" w:date="2012-10-24T16:46:00Z"/>
              </w:rPr>
            </w:pPr>
            <w:ins w:id="265" w:author="duydt" w:date="2012-10-24T16:46:00Z">
              <w:r>
                <w:t>- N</w:t>
              </w:r>
              <w:r w:rsidRPr="006D43FA">
                <w:t xml:space="preserve">ot validated classification(s) </w:t>
              </w:r>
              <w:r>
                <w:t>code: {Code}</w:t>
              </w:r>
            </w:ins>
          </w:p>
          <w:p w:rsidR="00FC36D3" w:rsidRPr="00787B75" w:rsidRDefault="00FC36D3" w:rsidP="00CD2638">
            <w:ins w:id="266" w:author="duydt" w:date="2012-10-24T16:46:00Z">
              <w:r>
                <w:t>- N</w:t>
              </w:r>
              <w:r w:rsidRPr="006D43FA">
                <w:t xml:space="preserve">ot validated </w:t>
              </w:r>
              <w:r>
                <w:t>food</w:t>
              </w:r>
              <w:r w:rsidRPr="006D43FA">
                <w:t xml:space="preserve">(s) </w:t>
              </w:r>
              <w:r>
                <w:t>code: {Code}</w:t>
              </w:r>
            </w:ins>
          </w:p>
        </w:tc>
      </w:tr>
      <w:tr w:rsidR="00FC36D3" w:rsidRPr="00787B75">
        <w:tc>
          <w:tcPr>
            <w:tcW w:w="2416" w:type="dxa"/>
            <w:vAlign w:val="center"/>
          </w:tcPr>
          <w:p w:rsidR="00FC36D3" w:rsidRPr="00787B75" w:rsidRDefault="00FC36D3" w:rsidP="00900272">
            <w:r w:rsidRPr="00787B75">
              <w:t>CHK_NTR_VAL_002</w:t>
            </w:r>
          </w:p>
        </w:tc>
        <w:tc>
          <w:tcPr>
            <w:tcW w:w="1639" w:type="dxa"/>
            <w:vAlign w:val="center"/>
          </w:tcPr>
          <w:p w:rsidR="00FC36D3" w:rsidRPr="00787B75" w:rsidRDefault="00FC36D3" w:rsidP="00900272">
            <w:r w:rsidRPr="00787B75">
              <w:t>Facets / Descriptors</w:t>
            </w:r>
          </w:p>
        </w:tc>
        <w:tc>
          <w:tcPr>
            <w:tcW w:w="1391" w:type="dxa"/>
            <w:vAlign w:val="center"/>
          </w:tcPr>
          <w:p w:rsidR="00FC36D3" w:rsidRPr="00787B75" w:rsidRDefault="00FC36D3" w:rsidP="00900272">
            <w:pPr>
              <w:jc w:val="center"/>
            </w:pPr>
            <w:r w:rsidRPr="00787B75">
              <w:t>Error</w:t>
            </w:r>
          </w:p>
        </w:tc>
        <w:tc>
          <w:tcPr>
            <w:tcW w:w="2222" w:type="dxa"/>
            <w:vAlign w:val="center"/>
          </w:tcPr>
          <w:p w:rsidR="00FC36D3" w:rsidRPr="00787B75" w:rsidRDefault="00FC36D3" w:rsidP="00900272">
            <w:r w:rsidRPr="00787B75">
              <w:t>All Facets, descriptors used in this screens must be validated</w:t>
            </w:r>
          </w:p>
        </w:tc>
        <w:tc>
          <w:tcPr>
            <w:tcW w:w="2520" w:type="dxa"/>
          </w:tcPr>
          <w:p w:rsidR="00FC36D3" w:rsidRDefault="00FC36D3" w:rsidP="00FC36D3">
            <w:pPr>
              <w:numPr>
                <w:ins w:id="267" w:author="duydt" w:date="2012-10-24T16:46:00Z"/>
              </w:numPr>
              <w:rPr>
                <w:ins w:id="268" w:author="duydt" w:date="2012-10-24T16:46:00Z"/>
              </w:rPr>
            </w:pPr>
            <w:ins w:id="269" w:author="duydt" w:date="2012-10-24T16:46:00Z">
              <w:r>
                <w:t xml:space="preserve">- </w:t>
              </w:r>
              <w:r w:rsidRPr="007B17FB">
                <w:t xml:space="preserve">Not validated facet(s) </w:t>
              </w:r>
              <w:r>
                <w:t>code: {Code}</w:t>
              </w:r>
            </w:ins>
          </w:p>
          <w:p w:rsidR="00FC36D3" w:rsidRDefault="00FC36D3" w:rsidP="00FC36D3">
            <w:pPr>
              <w:numPr>
                <w:ins w:id="270" w:author="duydt" w:date="2012-10-24T16:46:00Z"/>
              </w:numPr>
              <w:rPr>
                <w:ins w:id="271" w:author="duydt" w:date="2012-10-24T16:46:00Z"/>
              </w:rPr>
            </w:pPr>
            <w:ins w:id="272" w:author="duydt" w:date="2012-10-24T16:46:00Z">
              <w:r>
                <w:t xml:space="preserve">- </w:t>
              </w:r>
              <w:r w:rsidRPr="007B17FB">
                <w:t xml:space="preserve">Not validated descriptor(s) </w:t>
              </w:r>
              <w:r>
                <w:t>code: {Code}</w:t>
              </w:r>
            </w:ins>
          </w:p>
          <w:p w:rsidR="00FC36D3" w:rsidRPr="00787B75" w:rsidRDefault="00FC36D3" w:rsidP="00900272"/>
        </w:tc>
      </w:tr>
      <w:tr w:rsidR="00FC36D3" w:rsidRPr="00787B75">
        <w:tc>
          <w:tcPr>
            <w:tcW w:w="2416" w:type="dxa"/>
            <w:vAlign w:val="center"/>
          </w:tcPr>
          <w:p w:rsidR="00FC36D3" w:rsidRPr="00787B75" w:rsidRDefault="00FC36D3" w:rsidP="00900272">
            <w:r w:rsidRPr="00787B75">
              <w:t>CHK_NTR_VAL_003</w:t>
            </w:r>
          </w:p>
        </w:tc>
        <w:tc>
          <w:tcPr>
            <w:tcW w:w="1639" w:type="dxa"/>
            <w:vAlign w:val="center"/>
          </w:tcPr>
          <w:p w:rsidR="00FC36D3" w:rsidRPr="00787B75" w:rsidRDefault="00FC36D3" w:rsidP="00900272">
            <w:r w:rsidRPr="00787B75">
              <w:t>BrandName</w:t>
            </w:r>
          </w:p>
        </w:tc>
        <w:tc>
          <w:tcPr>
            <w:tcW w:w="1391" w:type="dxa"/>
            <w:vAlign w:val="center"/>
          </w:tcPr>
          <w:p w:rsidR="00FC36D3" w:rsidRPr="00787B75" w:rsidRDefault="00FC36D3" w:rsidP="00900272">
            <w:pPr>
              <w:jc w:val="center"/>
            </w:pPr>
            <w:r w:rsidRPr="00787B75">
              <w:t>Error</w:t>
            </w:r>
          </w:p>
        </w:tc>
        <w:tc>
          <w:tcPr>
            <w:tcW w:w="2222" w:type="dxa"/>
            <w:vAlign w:val="center"/>
          </w:tcPr>
          <w:p w:rsidR="00FC36D3" w:rsidRPr="00787B75" w:rsidRDefault="00FC36D3" w:rsidP="00900272">
            <w:r w:rsidRPr="00787B75">
              <w:t>All brandnames used in this screens must be validated</w:t>
            </w:r>
          </w:p>
        </w:tc>
        <w:tc>
          <w:tcPr>
            <w:tcW w:w="2520" w:type="dxa"/>
          </w:tcPr>
          <w:p w:rsidR="00FC36D3" w:rsidRPr="00CD2638" w:rsidRDefault="00FC36D3" w:rsidP="00900272">
            <w:ins w:id="273" w:author="duydt" w:date="2012-10-24T16:46:00Z">
              <w:r w:rsidRPr="00CD2638">
                <w:t>Not validated Brandname(s)</w:t>
              </w:r>
              <w:r>
                <w:t>:</w:t>
              </w:r>
            </w:ins>
          </w:p>
        </w:tc>
      </w:tr>
      <w:tr w:rsidR="00FC36D3" w:rsidRPr="00787B75">
        <w:tc>
          <w:tcPr>
            <w:tcW w:w="2416" w:type="dxa"/>
            <w:vAlign w:val="center"/>
          </w:tcPr>
          <w:p w:rsidR="00FC36D3" w:rsidRPr="00787B75" w:rsidRDefault="00FC36D3" w:rsidP="00900272">
            <w:r w:rsidRPr="00787B75">
              <w:t>CHK_NTR_VAL_004</w:t>
            </w:r>
          </w:p>
        </w:tc>
        <w:tc>
          <w:tcPr>
            <w:tcW w:w="1639" w:type="dxa"/>
            <w:vAlign w:val="center"/>
          </w:tcPr>
          <w:p w:rsidR="00FC36D3" w:rsidRPr="00787B75" w:rsidRDefault="00FC36D3" w:rsidP="00900272">
            <w:r w:rsidRPr="00787B75">
              <w:t>Item Sequence</w:t>
            </w:r>
          </w:p>
        </w:tc>
        <w:tc>
          <w:tcPr>
            <w:tcW w:w="1391" w:type="dxa"/>
            <w:vAlign w:val="center"/>
          </w:tcPr>
          <w:p w:rsidR="00FC36D3" w:rsidRPr="00787B75" w:rsidRDefault="00FC36D3" w:rsidP="00900272">
            <w:pPr>
              <w:jc w:val="center"/>
            </w:pPr>
            <w:r w:rsidRPr="00787B75">
              <w:t>Error</w:t>
            </w:r>
          </w:p>
        </w:tc>
        <w:tc>
          <w:tcPr>
            <w:tcW w:w="2222" w:type="dxa"/>
            <w:vAlign w:val="center"/>
          </w:tcPr>
          <w:p w:rsidR="00FC36D3" w:rsidRPr="00787B75" w:rsidRDefault="00FC36D3" w:rsidP="00900272">
            <w:r w:rsidRPr="00787B75">
              <w:t>The Items refered by ITEM_SEQ_SEQ must be validated</w:t>
            </w:r>
          </w:p>
        </w:tc>
        <w:tc>
          <w:tcPr>
            <w:tcW w:w="2520" w:type="dxa"/>
          </w:tcPr>
          <w:p w:rsidR="00FC36D3" w:rsidRPr="00CD2638" w:rsidRDefault="00FC36D3" w:rsidP="00900272">
            <w:ins w:id="274" w:author="duydt" w:date="2012-10-24T16:46:00Z">
              <w:r w:rsidRPr="00CD2638">
                <w:t>The Items refered by ITEM_SEQ_SEQ must be validated. Sequence of Item(s) not validated:</w:t>
              </w:r>
            </w:ins>
          </w:p>
        </w:tc>
      </w:tr>
      <w:tr w:rsidR="00FC36D3" w:rsidRPr="00787B75">
        <w:tc>
          <w:tcPr>
            <w:tcW w:w="2416" w:type="dxa"/>
            <w:vAlign w:val="center"/>
          </w:tcPr>
          <w:p w:rsidR="00FC36D3" w:rsidRPr="00787B75" w:rsidRDefault="00FC36D3" w:rsidP="00900272">
            <w:r w:rsidRPr="00787B75">
              <w:t>CHK_NTR_VAL_005</w:t>
            </w:r>
          </w:p>
        </w:tc>
        <w:tc>
          <w:tcPr>
            <w:tcW w:w="1639" w:type="dxa"/>
            <w:vAlign w:val="center"/>
          </w:tcPr>
          <w:p w:rsidR="00FC36D3" w:rsidRPr="00787B75" w:rsidRDefault="00FC36D3" w:rsidP="00900272">
            <w:r w:rsidRPr="00787B75">
              <w:t>Food without NTR</w:t>
            </w:r>
          </w:p>
        </w:tc>
        <w:tc>
          <w:tcPr>
            <w:tcW w:w="1391" w:type="dxa"/>
            <w:vAlign w:val="center"/>
          </w:tcPr>
          <w:p w:rsidR="00FC36D3" w:rsidRPr="00787B75" w:rsidRDefault="00FC36D3" w:rsidP="00900272">
            <w:pPr>
              <w:jc w:val="center"/>
            </w:pPr>
            <w:r w:rsidRPr="00787B75">
              <w:t>Warning</w:t>
            </w:r>
          </w:p>
        </w:tc>
        <w:tc>
          <w:tcPr>
            <w:tcW w:w="2222" w:type="dxa"/>
            <w:vAlign w:val="center"/>
          </w:tcPr>
          <w:p w:rsidR="00FC36D3" w:rsidRPr="00787B75" w:rsidRDefault="00FC36D3" w:rsidP="00900272">
            <w:r w:rsidRPr="00787B75">
              <w:t>List of validated foods without validated NTR values</w:t>
            </w:r>
          </w:p>
        </w:tc>
        <w:tc>
          <w:tcPr>
            <w:tcW w:w="2520" w:type="dxa"/>
          </w:tcPr>
          <w:p w:rsidR="00FC36D3" w:rsidRPr="00CD2638" w:rsidRDefault="00FC36D3" w:rsidP="00900272">
            <w:ins w:id="275" w:author="duydt" w:date="2012-10-24T16:46:00Z">
              <w:r w:rsidRPr="00CD2638">
                <w:t xml:space="preserve">Validated Food missing Nutritional value. Food(s) </w:t>
              </w:r>
              <w:r>
                <w:t>code: {Code}</w:t>
              </w:r>
            </w:ins>
          </w:p>
        </w:tc>
      </w:tr>
    </w:tbl>
    <w:p w:rsidR="00C559E1" w:rsidRPr="00787B75" w:rsidRDefault="00C559E1" w:rsidP="00C559E1"/>
    <w:p w:rsidR="00123224" w:rsidRPr="00787B75" w:rsidRDefault="00123224" w:rsidP="00123224">
      <w:pPr>
        <w:pStyle w:val="ITEALHEADING4"/>
      </w:pPr>
      <w:r w:rsidRPr="00787B75">
        <w:t>Quantification</w:t>
      </w:r>
    </w:p>
    <w:p w:rsidR="00123224" w:rsidRPr="00787B75" w:rsidRDefault="00123224" w:rsidP="00123224">
      <w:pPr>
        <w:pStyle w:val="ITEALHEADING5"/>
      </w:pPr>
      <w:r w:rsidRPr="00787B75">
        <w:t>Shape</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302" w:type="dxa"/>
            <w:shd w:val="clear" w:color="auto" w:fill="999999"/>
            <w:vAlign w:val="center"/>
          </w:tcPr>
          <w:p w:rsidR="008D51BD" w:rsidRPr="00787B75" w:rsidRDefault="008D51BD" w:rsidP="005F4EF1">
            <w:pPr>
              <w:jc w:val="center"/>
              <w:rPr>
                <w:b/>
              </w:rPr>
            </w:pPr>
            <w:r w:rsidRPr="00787B75">
              <w:rPr>
                <w:b/>
              </w:rPr>
              <w:t>Description</w:t>
            </w:r>
          </w:p>
        </w:tc>
        <w:tc>
          <w:tcPr>
            <w:tcW w:w="2520" w:type="dxa"/>
            <w:shd w:val="clear" w:color="auto" w:fill="999999"/>
          </w:tcPr>
          <w:p w:rsidR="008D51BD" w:rsidRPr="00787B75" w:rsidRDefault="008D51BD" w:rsidP="005F4EF1">
            <w:pPr>
              <w:jc w:val="center"/>
              <w:rPr>
                <w:b/>
              </w:rPr>
            </w:pPr>
            <w:r>
              <w:rPr>
                <w:b/>
              </w:rPr>
              <w:t>Message</w:t>
            </w:r>
          </w:p>
        </w:tc>
      </w:tr>
      <w:tr w:rsidR="008D51BD" w:rsidRPr="00787B75">
        <w:tc>
          <w:tcPr>
            <w:tcW w:w="2324" w:type="dxa"/>
            <w:vAlign w:val="center"/>
          </w:tcPr>
          <w:p w:rsidR="008D51BD" w:rsidRPr="00787B75" w:rsidRDefault="008D51BD" w:rsidP="005F4EF1">
            <w:r w:rsidRPr="00787B75">
              <w:t>CHK_SHAPE_001</w:t>
            </w:r>
          </w:p>
        </w:tc>
        <w:tc>
          <w:tcPr>
            <w:tcW w:w="1642" w:type="dxa"/>
            <w:vAlign w:val="center"/>
          </w:tcPr>
          <w:p w:rsidR="008D51BD" w:rsidRPr="00787B75" w:rsidRDefault="008D51BD" w:rsidP="005F4EF1">
            <w:r w:rsidRPr="00787B75">
              <w:t>Not Used</w:t>
            </w:r>
          </w:p>
        </w:tc>
        <w:tc>
          <w:tcPr>
            <w:tcW w:w="1400" w:type="dxa"/>
            <w:vAlign w:val="center"/>
          </w:tcPr>
          <w:p w:rsidR="008D51BD" w:rsidRPr="00787B75" w:rsidRDefault="008D51BD" w:rsidP="005F4EF1">
            <w:pPr>
              <w:jc w:val="center"/>
            </w:pPr>
            <w:r w:rsidRPr="00787B75">
              <w:t>Warning</w:t>
            </w:r>
          </w:p>
        </w:tc>
        <w:tc>
          <w:tcPr>
            <w:tcW w:w="2302" w:type="dxa"/>
            <w:vAlign w:val="center"/>
          </w:tcPr>
          <w:p w:rsidR="008D51BD" w:rsidRPr="00787B75" w:rsidRDefault="008D51BD" w:rsidP="005F4EF1">
            <w:r w:rsidRPr="00787B75">
              <w:t>Country: Check for Item not used</w:t>
            </w:r>
          </w:p>
        </w:tc>
        <w:tc>
          <w:tcPr>
            <w:tcW w:w="2520" w:type="dxa"/>
          </w:tcPr>
          <w:p w:rsidR="008D51BD" w:rsidRPr="00CD2638" w:rsidRDefault="00FC36D3" w:rsidP="005F4EF1">
            <w:ins w:id="276" w:author="duydt" w:date="2012-10-24T16:46:00Z">
              <w:r w:rsidRPr="00CD2638">
                <w:t xml:space="preserve"> Not used item(s) </w:t>
              </w:r>
              <w:r>
                <w:t>code: {Code}</w:t>
              </w:r>
            </w:ins>
          </w:p>
        </w:tc>
      </w:tr>
    </w:tbl>
    <w:p w:rsidR="00123224" w:rsidRPr="00787B75" w:rsidRDefault="00123224" w:rsidP="00123224">
      <w:pPr>
        <w:pStyle w:val="ITEALHEADING5"/>
      </w:pPr>
      <w:r w:rsidRPr="00787B75">
        <w:t>Photo Series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302" w:type="dxa"/>
            <w:shd w:val="clear" w:color="auto" w:fill="999999"/>
            <w:vAlign w:val="center"/>
          </w:tcPr>
          <w:p w:rsidR="008D51BD" w:rsidRPr="00787B75" w:rsidRDefault="008D51BD" w:rsidP="005F4EF1">
            <w:pPr>
              <w:jc w:val="center"/>
              <w:rPr>
                <w:b/>
              </w:rPr>
            </w:pPr>
            <w:r w:rsidRPr="00787B75">
              <w:rPr>
                <w:b/>
              </w:rPr>
              <w:t>Description</w:t>
            </w:r>
          </w:p>
        </w:tc>
        <w:tc>
          <w:tcPr>
            <w:tcW w:w="2520" w:type="dxa"/>
            <w:shd w:val="clear" w:color="auto" w:fill="999999"/>
          </w:tcPr>
          <w:p w:rsidR="008D51BD" w:rsidRPr="00787B75" w:rsidRDefault="008D51BD" w:rsidP="005F4EF1">
            <w:pPr>
              <w:jc w:val="center"/>
              <w:rPr>
                <w:b/>
              </w:rPr>
            </w:pPr>
            <w:r>
              <w:rPr>
                <w:b/>
              </w:rPr>
              <w:t>Message</w:t>
            </w:r>
          </w:p>
        </w:tc>
      </w:tr>
      <w:tr w:rsidR="008D51BD" w:rsidRPr="00787B75">
        <w:tc>
          <w:tcPr>
            <w:tcW w:w="2324" w:type="dxa"/>
            <w:vAlign w:val="center"/>
          </w:tcPr>
          <w:p w:rsidR="008D51BD" w:rsidRPr="00787B75" w:rsidRDefault="008D51BD" w:rsidP="005F4EF1">
            <w:r w:rsidRPr="00787B75">
              <w:t>CHK_SERIES_001</w:t>
            </w:r>
          </w:p>
        </w:tc>
        <w:tc>
          <w:tcPr>
            <w:tcW w:w="1642" w:type="dxa"/>
            <w:vAlign w:val="center"/>
          </w:tcPr>
          <w:p w:rsidR="008D51BD" w:rsidRPr="00787B75" w:rsidRDefault="008D51BD" w:rsidP="005F4EF1">
            <w:r w:rsidRPr="00787B75">
              <w:t>Not Used</w:t>
            </w:r>
          </w:p>
        </w:tc>
        <w:tc>
          <w:tcPr>
            <w:tcW w:w="1400" w:type="dxa"/>
            <w:vAlign w:val="center"/>
          </w:tcPr>
          <w:p w:rsidR="008D51BD" w:rsidRPr="00787B75" w:rsidRDefault="008D51BD" w:rsidP="005F4EF1">
            <w:pPr>
              <w:jc w:val="center"/>
            </w:pPr>
            <w:r w:rsidRPr="00787B75">
              <w:t>Warning</w:t>
            </w:r>
          </w:p>
        </w:tc>
        <w:tc>
          <w:tcPr>
            <w:tcW w:w="2302" w:type="dxa"/>
            <w:vAlign w:val="center"/>
          </w:tcPr>
          <w:p w:rsidR="008D51BD" w:rsidRPr="00787B75" w:rsidRDefault="008D51BD" w:rsidP="005F4EF1">
            <w:r w:rsidRPr="00787B75">
              <w:t>Country: Check for Item not used</w:t>
            </w:r>
          </w:p>
        </w:tc>
        <w:tc>
          <w:tcPr>
            <w:tcW w:w="2520" w:type="dxa"/>
          </w:tcPr>
          <w:p w:rsidR="008D51BD" w:rsidRPr="00CD2638" w:rsidRDefault="00FC36D3" w:rsidP="005F4EF1">
            <w:ins w:id="277" w:author="duydt" w:date="2012-10-24T16:46:00Z">
              <w:r w:rsidRPr="00CD2638">
                <w:t xml:space="preserve"> Not used item(s) </w:t>
              </w:r>
              <w:r>
                <w:t>code: {Code}</w:t>
              </w:r>
            </w:ins>
          </w:p>
        </w:tc>
      </w:tr>
    </w:tbl>
    <w:p w:rsidR="00123224" w:rsidRPr="00787B75" w:rsidRDefault="00123224" w:rsidP="00123224">
      <w:pPr>
        <w:pStyle w:val="ITEALHEADING5"/>
      </w:pPr>
      <w:r w:rsidRPr="00787B75">
        <w:t>Thickness</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302" w:type="dxa"/>
            <w:shd w:val="clear" w:color="auto" w:fill="999999"/>
            <w:vAlign w:val="center"/>
          </w:tcPr>
          <w:p w:rsidR="008D51BD" w:rsidRPr="00787B75" w:rsidRDefault="008D51BD" w:rsidP="005F4EF1">
            <w:pPr>
              <w:jc w:val="center"/>
              <w:rPr>
                <w:b/>
              </w:rPr>
            </w:pPr>
            <w:r w:rsidRPr="00787B75">
              <w:rPr>
                <w:b/>
              </w:rPr>
              <w:t>Description</w:t>
            </w:r>
          </w:p>
        </w:tc>
        <w:tc>
          <w:tcPr>
            <w:tcW w:w="2520" w:type="dxa"/>
            <w:shd w:val="clear" w:color="auto" w:fill="999999"/>
          </w:tcPr>
          <w:p w:rsidR="008D51BD" w:rsidRPr="00787B75" w:rsidRDefault="008D51BD" w:rsidP="005F4EF1">
            <w:pPr>
              <w:jc w:val="center"/>
              <w:rPr>
                <w:b/>
              </w:rPr>
            </w:pPr>
            <w:r>
              <w:rPr>
                <w:b/>
              </w:rPr>
              <w:t>Message</w:t>
            </w:r>
          </w:p>
        </w:tc>
      </w:tr>
      <w:tr w:rsidR="008D51BD" w:rsidRPr="00787B75">
        <w:tc>
          <w:tcPr>
            <w:tcW w:w="2324" w:type="dxa"/>
            <w:vAlign w:val="center"/>
          </w:tcPr>
          <w:p w:rsidR="008D51BD" w:rsidRPr="00787B75" w:rsidRDefault="008D51BD" w:rsidP="005F4EF1">
            <w:r w:rsidRPr="00787B75">
              <w:t>CHK_THICK_001</w:t>
            </w:r>
          </w:p>
        </w:tc>
        <w:tc>
          <w:tcPr>
            <w:tcW w:w="1642" w:type="dxa"/>
            <w:vAlign w:val="center"/>
          </w:tcPr>
          <w:p w:rsidR="008D51BD" w:rsidRPr="00787B75" w:rsidRDefault="008D51BD" w:rsidP="005F4EF1">
            <w:r w:rsidRPr="00787B75">
              <w:t>References</w:t>
            </w:r>
          </w:p>
        </w:tc>
        <w:tc>
          <w:tcPr>
            <w:tcW w:w="1400" w:type="dxa"/>
            <w:vAlign w:val="center"/>
          </w:tcPr>
          <w:p w:rsidR="008D51BD" w:rsidRPr="00787B75" w:rsidRDefault="008D51BD" w:rsidP="005F4EF1">
            <w:pPr>
              <w:jc w:val="center"/>
            </w:pPr>
            <w:r w:rsidRPr="00787B75">
              <w:t>Error</w:t>
            </w:r>
          </w:p>
        </w:tc>
        <w:tc>
          <w:tcPr>
            <w:tcW w:w="2302" w:type="dxa"/>
            <w:vAlign w:val="center"/>
          </w:tcPr>
          <w:p w:rsidR="008D51BD" w:rsidRPr="00787B75" w:rsidRDefault="008D51BD" w:rsidP="005F4EF1">
            <w:r w:rsidRPr="00787B75">
              <w:t>- All classifications used in this screen must be validated</w:t>
            </w:r>
          </w:p>
        </w:tc>
        <w:tc>
          <w:tcPr>
            <w:tcW w:w="2520" w:type="dxa"/>
          </w:tcPr>
          <w:p w:rsidR="008D51BD" w:rsidRPr="00CD2638" w:rsidRDefault="00FC36D3" w:rsidP="005F4EF1">
            <w:ins w:id="278" w:author="duydt" w:date="2012-10-24T16:46:00Z">
              <w:r w:rsidRPr="00CD2638">
                <w:t xml:space="preserve">Not validated classification(s) </w:t>
              </w:r>
              <w:r>
                <w:t>code: {Code}</w:t>
              </w:r>
            </w:ins>
          </w:p>
        </w:tc>
      </w:tr>
      <w:tr w:rsidR="008D51BD" w:rsidRPr="00787B75">
        <w:tc>
          <w:tcPr>
            <w:tcW w:w="2324" w:type="dxa"/>
            <w:vAlign w:val="center"/>
          </w:tcPr>
          <w:p w:rsidR="008D51BD" w:rsidRPr="00787B75" w:rsidRDefault="008D51BD" w:rsidP="005F4EF1">
            <w:r w:rsidRPr="00787B75">
              <w:t>CHK_THICK_002</w:t>
            </w:r>
          </w:p>
        </w:tc>
        <w:tc>
          <w:tcPr>
            <w:tcW w:w="1642" w:type="dxa"/>
            <w:vAlign w:val="center"/>
          </w:tcPr>
          <w:p w:rsidR="008D51BD" w:rsidRPr="00787B75" w:rsidRDefault="008D51BD" w:rsidP="005F4EF1">
            <w:r w:rsidRPr="00787B75">
              <w:t>Quantification</w:t>
            </w:r>
          </w:p>
        </w:tc>
        <w:tc>
          <w:tcPr>
            <w:tcW w:w="1400" w:type="dxa"/>
            <w:vAlign w:val="center"/>
          </w:tcPr>
          <w:p w:rsidR="008D51BD" w:rsidRPr="00787B75" w:rsidRDefault="008D51BD" w:rsidP="005F4EF1">
            <w:pPr>
              <w:jc w:val="center"/>
            </w:pPr>
            <w:r w:rsidRPr="00787B75">
              <w:t>Error</w:t>
            </w:r>
          </w:p>
        </w:tc>
        <w:tc>
          <w:tcPr>
            <w:tcW w:w="2302" w:type="dxa"/>
            <w:vAlign w:val="center"/>
          </w:tcPr>
          <w:p w:rsidR="008D51BD" w:rsidRPr="00787B75" w:rsidRDefault="008D51BD" w:rsidP="005F4EF1">
            <w:r w:rsidRPr="00787B75">
              <w:t>- All classifications used in this screen must have validated Shape method attached in QM_Group table for foods and in M-Rclass for recipes</w:t>
            </w:r>
          </w:p>
        </w:tc>
        <w:tc>
          <w:tcPr>
            <w:tcW w:w="2520" w:type="dxa"/>
          </w:tcPr>
          <w:p w:rsidR="00FC36D3" w:rsidRDefault="00FC36D3" w:rsidP="00FC36D3">
            <w:pPr>
              <w:numPr>
                <w:ins w:id="279" w:author="duydt" w:date="2012-10-24T16:46:00Z"/>
              </w:numPr>
              <w:rPr>
                <w:ins w:id="280" w:author="duydt" w:date="2012-10-24T16:46:00Z"/>
              </w:rPr>
            </w:pPr>
            <w:ins w:id="281" w:author="duydt" w:date="2012-10-24T16:46:00Z">
              <w:r>
                <w:t xml:space="preserve">- </w:t>
              </w:r>
              <w:r w:rsidRPr="00CD2638">
                <w:t xml:space="preserve">Classification missing validated Shape method attached in Quantification by Group. Classification(s) </w:t>
              </w:r>
              <w:r>
                <w:t>code: {Code}</w:t>
              </w:r>
            </w:ins>
          </w:p>
          <w:p w:rsidR="00CD2638" w:rsidRPr="00CD2638" w:rsidRDefault="00FC36D3" w:rsidP="00FC36D3">
            <w:ins w:id="282" w:author="duydt" w:date="2012-10-24T16:46:00Z">
              <w:r>
                <w:t xml:space="preserve">- </w:t>
              </w:r>
              <w:r w:rsidRPr="00CD2638">
                <w:t xml:space="preserve">Classification missing M-R Class for recipe. Classification(s) </w:t>
              </w:r>
              <w:r>
                <w:t>code: {Code}</w:t>
              </w:r>
            </w:ins>
          </w:p>
        </w:tc>
      </w:tr>
    </w:tbl>
    <w:p w:rsidR="00123224" w:rsidRPr="00787B75" w:rsidRDefault="00123224" w:rsidP="00123224">
      <w:pPr>
        <w:pStyle w:val="ITEALHEADING5"/>
      </w:pPr>
      <w:r w:rsidRPr="00787B75">
        <w:t>HHM</w:t>
      </w:r>
    </w:p>
    <w:p w:rsidR="000E5F6D" w:rsidRPr="00787B75" w:rsidRDefault="000E5F6D" w:rsidP="000E5F6D">
      <w:r w:rsidRPr="00787B75">
        <w:t>None</w:t>
      </w:r>
    </w:p>
    <w:p w:rsidR="00123224" w:rsidRPr="00787B75" w:rsidRDefault="00123224" w:rsidP="00123224">
      <w:pPr>
        <w:pStyle w:val="ITEALHEADING5"/>
      </w:pPr>
      <w:r w:rsidRPr="00787B75">
        <w:t>Quantification by gr/subgr</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4"/>
        <w:gridCol w:w="1642"/>
        <w:gridCol w:w="1400"/>
        <w:gridCol w:w="2302"/>
        <w:gridCol w:w="2520"/>
      </w:tblGrid>
      <w:tr w:rsidR="008D51BD" w:rsidRPr="00787B75">
        <w:trPr>
          <w:trHeight w:val="395"/>
        </w:trPr>
        <w:tc>
          <w:tcPr>
            <w:tcW w:w="2324" w:type="dxa"/>
            <w:shd w:val="clear" w:color="auto" w:fill="999999"/>
            <w:vAlign w:val="center"/>
          </w:tcPr>
          <w:p w:rsidR="008D51BD" w:rsidRPr="00787B75" w:rsidRDefault="008D51BD" w:rsidP="005F4EF1">
            <w:pPr>
              <w:jc w:val="center"/>
              <w:rPr>
                <w:b/>
              </w:rPr>
            </w:pPr>
            <w:r w:rsidRPr="00787B75">
              <w:rPr>
                <w:b/>
              </w:rPr>
              <w:t>Rule Id</w:t>
            </w:r>
          </w:p>
        </w:tc>
        <w:tc>
          <w:tcPr>
            <w:tcW w:w="1642" w:type="dxa"/>
            <w:shd w:val="clear" w:color="auto" w:fill="999999"/>
            <w:vAlign w:val="center"/>
          </w:tcPr>
          <w:p w:rsidR="008D51BD" w:rsidRPr="00787B75" w:rsidRDefault="008D51BD" w:rsidP="005F4EF1">
            <w:pPr>
              <w:jc w:val="center"/>
              <w:rPr>
                <w:b/>
              </w:rPr>
            </w:pPr>
            <w:r w:rsidRPr="00787B75">
              <w:rPr>
                <w:b/>
              </w:rPr>
              <w:t>Name</w:t>
            </w:r>
          </w:p>
        </w:tc>
        <w:tc>
          <w:tcPr>
            <w:tcW w:w="1400" w:type="dxa"/>
            <w:shd w:val="clear" w:color="auto" w:fill="999999"/>
          </w:tcPr>
          <w:p w:rsidR="008D51BD" w:rsidRPr="00787B75" w:rsidRDefault="008D51BD" w:rsidP="005F4EF1">
            <w:pPr>
              <w:jc w:val="center"/>
              <w:rPr>
                <w:b/>
              </w:rPr>
            </w:pPr>
            <w:r w:rsidRPr="00787B75">
              <w:rPr>
                <w:b/>
              </w:rPr>
              <w:t>Type</w:t>
            </w:r>
          </w:p>
        </w:tc>
        <w:tc>
          <w:tcPr>
            <w:tcW w:w="2302" w:type="dxa"/>
            <w:shd w:val="clear" w:color="auto" w:fill="999999"/>
            <w:vAlign w:val="center"/>
          </w:tcPr>
          <w:p w:rsidR="008D51BD" w:rsidRPr="00787B75" w:rsidRDefault="008D51BD" w:rsidP="005F4EF1">
            <w:pPr>
              <w:jc w:val="center"/>
              <w:rPr>
                <w:b/>
              </w:rPr>
            </w:pPr>
            <w:r w:rsidRPr="00787B75">
              <w:rPr>
                <w:b/>
              </w:rPr>
              <w:t>Description</w:t>
            </w:r>
          </w:p>
        </w:tc>
        <w:tc>
          <w:tcPr>
            <w:tcW w:w="2520" w:type="dxa"/>
            <w:shd w:val="clear" w:color="auto" w:fill="999999"/>
          </w:tcPr>
          <w:p w:rsidR="008D51BD" w:rsidRPr="00787B75" w:rsidRDefault="008D51BD" w:rsidP="005F4EF1">
            <w:pPr>
              <w:jc w:val="center"/>
              <w:rPr>
                <w:b/>
              </w:rPr>
            </w:pPr>
            <w:r>
              <w:rPr>
                <w:b/>
              </w:rPr>
              <w:t>Message</w:t>
            </w:r>
          </w:p>
        </w:tc>
      </w:tr>
      <w:tr w:rsidR="00FC36D3" w:rsidRPr="00787B75">
        <w:tc>
          <w:tcPr>
            <w:tcW w:w="2324" w:type="dxa"/>
            <w:vAlign w:val="center"/>
          </w:tcPr>
          <w:p w:rsidR="00FC36D3" w:rsidRPr="00787B75" w:rsidRDefault="00FC36D3" w:rsidP="005F4EF1">
            <w:r w:rsidRPr="00787B75">
              <w:t>CHK_QMGR_001</w:t>
            </w:r>
          </w:p>
        </w:tc>
        <w:tc>
          <w:tcPr>
            <w:tcW w:w="1642" w:type="dxa"/>
            <w:vAlign w:val="center"/>
          </w:tcPr>
          <w:p w:rsidR="00FC36D3" w:rsidRPr="00787B75" w:rsidRDefault="00FC36D3" w:rsidP="005F4EF1">
            <w:r w:rsidRPr="00787B75">
              <w:t>References</w:t>
            </w:r>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5F4EF1">
            <w:r w:rsidRPr="00787B75">
              <w:t>- All classifications used in this screen must be validated</w:t>
            </w:r>
          </w:p>
          <w:p w:rsidR="00FC36D3" w:rsidRPr="00787B75" w:rsidRDefault="00FC36D3" w:rsidP="005F4EF1">
            <w:r w:rsidRPr="00787B75">
              <w:t>- All Shape, Series used in this screen must be validated</w:t>
            </w:r>
          </w:p>
          <w:p w:rsidR="00FC36D3" w:rsidRPr="00787B75" w:rsidRDefault="00FC36D3" w:rsidP="005F4EF1">
            <w:r w:rsidRPr="00787B75">
              <w:t>- All Descriptor (</w:t>
            </w:r>
            <w:smartTag w:uri="urn:schemas-microsoft-com:office:smarttags" w:element="place">
              <w:smartTag w:uri="urn:schemas-microsoft-com:office:smarttags" w:element="PlaceName">
                <w:r w:rsidRPr="00787B75">
                  <w:t>Physical</w:t>
                </w:r>
              </w:smartTag>
              <w:r w:rsidRPr="00787B75">
                <w:t xml:space="preserve"> </w:t>
              </w:r>
              <w:smartTag w:uri="urn:schemas-microsoft-com:office:smarttags" w:element="PlaceType">
                <w:r w:rsidRPr="00787B75">
                  <w:t>State</w:t>
                </w:r>
              </w:smartTag>
            </w:smartTag>
            <w:r w:rsidRPr="00787B75">
              <w:t>) used in this screen must be validated</w:t>
            </w:r>
          </w:p>
        </w:tc>
        <w:tc>
          <w:tcPr>
            <w:tcW w:w="2520" w:type="dxa"/>
          </w:tcPr>
          <w:p w:rsidR="00FC36D3" w:rsidRDefault="00FC36D3" w:rsidP="00FC36D3">
            <w:pPr>
              <w:numPr>
                <w:ins w:id="283" w:author="duydt" w:date="2012-10-24T16:47:00Z"/>
              </w:numPr>
              <w:rPr>
                <w:ins w:id="284" w:author="duydt" w:date="2012-10-24T16:47:00Z"/>
              </w:rPr>
            </w:pPr>
            <w:ins w:id="285" w:author="duydt" w:date="2012-10-24T16:47:00Z">
              <w:r>
                <w:t>- N</w:t>
              </w:r>
              <w:r w:rsidRPr="006D43FA">
                <w:t xml:space="preserve">ot validated classification(s) </w:t>
              </w:r>
              <w:r>
                <w:t>code: {Code}</w:t>
              </w:r>
            </w:ins>
          </w:p>
          <w:p w:rsidR="00FC36D3" w:rsidRDefault="00FC36D3" w:rsidP="00FC36D3">
            <w:pPr>
              <w:numPr>
                <w:ins w:id="286" w:author="duydt" w:date="2012-10-24T16:47:00Z"/>
              </w:numPr>
              <w:rPr>
                <w:ins w:id="287" w:author="duydt" w:date="2012-10-24T16:47:00Z"/>
              </w:rPr>
            </w:pPr>
            <w:ins w:id="288" w:author="duydt" w:date="2012-10-24T16:47:00Z">
              <w:r>
                <w:t xml:space="preserve">- </w:t>
              </w:r>
              <w:r w:rsidRPr="00CD2638">
                <w:t xml:space="preserve">Not validated shape(s) </w:t>
              </w:r>
              <w:r>
                <w:t>code: {Code}</w:t>
              </w:r>
            </w:ins>
          </w:p>
          <w:p w:rsidR="00FC36D3" w:rsidRPr="00CD2638" w:rsidRDefault="00FC36D3" w:rsidP="00FC36D3">
            <w:pPr>
              <w:numPr>
                <w:ins w:id="289" w:author="duydt" w:date="2012-10-24T16:47:00Z"/>
              </w:numPr>
              <w:rPr>
                <w:ins w:id="290" w:author="duydt" w:date="2012-10-24T16:47:00Z"/>
              </w:rPr>
            </w:pPr>
            <w:ins w:id="291" w:author="duydt" w:date="2012-10-24T16:47:00Z">
              <w:r>
                <w:t xml:space="preserve">- </w:t>
              </w:r>
              <w:r w:rsidRPr="00CD2638">
                <w:t xml:space="preserve">Not validated series(s) </w:t>
              </w:r>
              <w:r>
                <w:t>code: {Code}</w:t>
              </w:r>
            </w:ins>
          </w:p>
          <w:p w:rsidR="00FC36D3" w:rsidRPr="00CD2638" w:rsidRDefault="00FC36D3" w:rsidP="005F4EF1">
            <w:ins w:id="292" w:author="duydt" w:date="2012-10-24T16:47:00Z">
              <w:r>
                <w:t xml:space="preserve">- </w:t>
              </w:r>
              <w:r w:rsidRPr="00CD2638">
                <w:t xml:space="preserve">Not validated descriptor(s) </w:t>
              </w:r>
              <w:r>
                <w:t>code: {Code}</w:t>
              </w:r>
            </w:ins>
          </w:p>
        </w:tc>
      </w:tr>
      <w:tr w:rsidR="00FC36D3" w:rsidRPr="00787B75">
        <w:tc>
          <w:tcPr>
            <w:tcW w:w="2324" w:type="dxa"/>
            <w:vAlign w:val="center"/>
          </w:tcPr>
          <w:p w:rsidR="00FC36D3" w:rsidRPr="00787B75" w:rsidRDefault="00FC36D3" w:rsidP="005F4EF1">
            <w:r w:rsidRPr="00787B75">
              <w:t>CHK_QMGR_003</w:t>
            </w:r>
          </w:p>
        </w:tc>
        <w:tc>
          <w:tcPr>
            <w:tcW w:w="1642" w:type="dxa"/>
            <w:vAlign w:val="center"/>
          </w:tcPr>
          <w:p w:rsidR="00FC36D3" w:rsidRPr="00787B75" w:rsidRDefault="00FC36D3" w:rsidP="005F4EF1">
            <w:smartTag w:uri="urn:schemas-microsoft-com:office:smarttags" w:element="place">
              <w:smartTag w:uri="urn:schemas-microsoft-com:office:smarttags" w:element="PlaceName">
                <w:r w:rsidRPr="00787B75">
                  <w:t>Physical</w:t>
                </w:r>
              </w:smartTag>
              <w:r w:rsidRPr="00787B75">
                <w:t xml:space="preserve"> </w:t>
              </w:r>
              <w:smartTag w:uri="urn:schemas-microsoft-com:office:smarttags" w:element="PlaceType">
                <w:r w:rsidRPr="00787B75">
                  <w:t>State</w:t>
                </w:r>
              </w:smartTag>
            </w:smartTag>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5F4EF1">
            <w:r w:rsidRPr="00787B75">
              <w:t xml:space="preserve">The </w:t>
            </w:r>
            <w:smartTag w:uri="urn:schemas-microsoft-com:office:smarttags" w:element="place">
              <w:smartTag w:uri="urn:schemas-microsoft-com:office:smarttags" w:element="PlaceName">
                <w:r w:rsidRPr="00787B75">
                  <w:t>Physical</w:t>
                </w:r>
              </w:smartTag>
              <w:r w:rsidRPr="00787B75">
                <w:t xml:space="preserve"> </w:t>
              </w:r>
              <w:smartTag w:uri="urn:schemas-microsoft-com:office:smarttags" w:element="PlaceType">
                <w:r w:rsidRPr="00787B75">
                  <w:t>State</w:t>
                </w:r>
              </w:smartTag>
            </w:smartTag>
            <w:r w:rsidRPr="00787B75">
              <w:t xml:space="preserve"> defined for 1 Classification must be defined &amp; validated in Groupfac for this classification.</w:t>
            </w:r>
          </w:p>
        </w:tc>
        <w:tc>
          <w:tcPr>
            <w:tcW w:w="2520" w:type="dxa"/>
          </w:tcPr>
          <w:p w:rsidR="00FC36D3" w:rsidRPr="00CD2638" w:rsidRDefault="00FC36D3" w:rsidP="005F4EF1">
            <w:ins w:id="293" w:author="duydt" w:date="2012-10-24T16:47:00Z">
              <w:r w:rsidRPr="00CD2638">
                <w:t xml:space="preserve">Descriptor(s) Missing validated classification defined in fade by group. Classification - Descriptor </w:t>
              </w:r>
              <w:r>
                <w:t>code: {Code}</w:t>
              </w:r>
            </w:ins>
          </w:p>
        </w:tc>
      </w:tr>
      <w:tr w:rsidR="00FC36D3" w:rsidRPr="00787B75">
        <w:tc>
          <w:tcPr>
            <w:tcW w:w="2324" w:type="dxa"/>
            <w:vAlign w:val="center"/>
          </w:tcPr>
          <w:p w:rsidR="00FC36D3" w:rsidRPr="00787B75" w:rsidRDefault="00FC36D3" w:rsidP="005F4EF1">
            <w:r w:rsidRPr="00787B75">
              <w:t>CHK_QMGR_004</w:t>
            </w:r>
          </w:p>
        </w:tc>
        <w:tc>
          <w:tcPr>
            <w:tcW w:w="1642" w:type="dxa"/>
            <w:vAlign w:val="center"/>
          </w:tcPr>
          <w:p w:rsidR="00FC36D3" w:rsidRPr="00787B75" w:rsidRDefault="00FC36D3" w:rsidP="005F4EF1">
            <w:r w:rsidRPr="00787B75">
              <w:t>Thickness</w:t>
            </w:r>
          </w:p>
        </w:tc>
        <w:tc>
          <w:tcPr>
            <w:tcW w:w="1400" w:type="dxa"/>
            <w:vAlign w:val="center"/>
          </w:tcPr>
          <w:p w:rsidR="00FC36D3" w:rsidRPr="00787B75" w:rsidRDefault="00FC36D3" w:rsidP="005F4EF1">
            <w:pPr>
              <w:jc w:val="center"/>
            </w:pPr>
            <w:r w:rsidRPr="00787B75">
              <w:t>Error</w:t>
            </w:r>
          </w:p>
        </w:tc>
        <w:tc>
          <w:tcPr>
            <w:tcW w:w="2302" w:type="dxa"/>
            <w:vAlign w:val="center"/>
          </w:tcPr>
          <w:p w:rsidR="00FC36D3" w:rsidRPr="00787B75" w:rsidRDefault="00FC36D3" w:rsidP="005F4EF1">
            <w:r w:rsidRPr="00787B75">
              <w:t>A Classification with method = "A" must be defined &amp; validated in Thickness table</w:t>
            </w:r>
          </w:p>
        </w:tc>
        <w:tc>
          <w:tcPr>
            <w:tcW w:w="2520" w:type="dxa"/>
          </w:tcPr>
          <w:p w:rsidR="00FC36D3" w:rsidRPr="00CD2638" w:rsidRDefault="00FC36D3" w:rsidP="005F4EF1">
            <w:ins w:id="294" w:author="duydt" w:date="2012-10-24T16:47:00Z">
              <w:r w:rsidRPr="00CD2638">
                <w:t xml:space="preserve">Classification missing validated defined thickness. Classification(s) </w:t>
              </w:r>
              <w:r>
                <w:t>code: {Code}</w:t>
              </w:r>
            </w:ins>
          </w:p>
        </w:tc>
      </w:tr>
    </w:tbl>
    <w:p w:rsidR="0094477E" w:rsidRPr="00787B75" w:rsidRDefault="0094477E" w:rsidP="0094477E"/>
    <w:p w:rsidR="007C4FC2" w:rsidRPr="00787B75" w:rsidRDefault="00307D19" w:rsidP="000A4140">
      <w:pPr>
        <w:pStyle w:val="ITEALHEADING1"/>
      </w:pPr>
      <w:bookmarkStart w:id="295" w:name="_Ref325531714"/>
      <w:bookmarkStart w:id="296" w:name="_Toc338859358"/>
      <w:r w:rsidRPr="00787B75">
        <w:t>Import</w:t>
      </w:r>
      <w:bookmarkEnd w:id="295"/>
      <w:bookmarkEnd w:id="296"/>
    </w:p>
    <w:p w:rsidR="00D101F2" w:rsidRPr="00787B75" w:rsidRDefault="00D101F2" w:rsidP="002D7E8A">
      <w:r w:rsidRPr="00787B75">
        <w:t>CC: This part correspond to a screen/appraoch so perhaps it will be more logical to not have it here in general concept</w:t>
      </w:r>
      <w:r w:rsidR="00911153" w:rsidRPr="00787B75">
        <w:t>/design</w:t>
      </w:r>
      <w:r w:rsidRPr="00787B75">
        <w:t xml:space="preserve"> but in a special word document as a checklist.</w:t>
      </w:r>
      <w:r w:rsidR="00911153" w:rsidRPr="00787B75">
        <w:t xml:space="preserve"> What do you think?</w:t>
      </w:r>
    </w:p>
    <w:p w:rsidR="002D7E8A" w:rsidRPr="00787B75" w:rsidRDefault="002D7E8A" w:rsidP="002D7E8A">
      <w:r w:rsidRPr="00787B75">
        <w:t>[dtta]: This is GUI design document, not general concept</w:t>
      </w:r>
      <w:r w:rsidR="00A34A2E" w:rsidRPr="00787B75">
        <w:t>, we don't need another document</w:t>
      </w:r>
      <w:r w:rsidR="008803E0" w:rsidRPr="00787B75">
        <w:t xml:space="preserve">. In addition, we cannot </w:t>
      </w:r>
      <w:r w:rsidR="005674E7" w:rsidRPr="00787B75">
        <w:t>have a</w:t>
      </w:r>
      <w:r w:rsidR="008803E0" w:rsidRPr="00787B75">
        <w:t xml:space="preserve"> specific design on each screen like checklist because it's huge work. So the GUI design for import is only principle</w:t>
      </w:r>
    </w:p>
    <w:p w:rsidR="00AB5D29" w:rsidRPr="00787B75" w:rsidRDefault="00AB5D29" w:rsidP="000A4140">
      <w:pPr>
        <w:pStyle w:val="ITEALHEADING2"/>
      </w:pPr>
      <w:bookmarkStart w:id="297" w:name="_Toc338859359"/>
      <w:r w:rsidRPr="00787B75">
        <w:t>Total Import</w:t>
      </w:r>
      <w:bookmarkEnd w:id="297"/>
    </w:p>
    <w:p w:rsidR="003324BE" w:rsidRPr="00787B75" w:rsidRDefault="00DB05F3" w:rsidP="003324BE">
      <w:r w:rsidRPr="00787B75">
        <w:t>In the Project Fiche Screen, if a project has parent (has been saved to database), the total import will be available:</w:t>
      </w:r>
    </w:p>
    <w:p w:rsidR="00C259B8" w:rsidRPr="00787B75" w:rsidRDefault="00C259B8" w:rsidP="003324BE">
      <w:r w:rsidRPr="00787B75">
        <w:rPr>
          <w:highlight w:val="green"/>
        </w:rPr>
        <w:t>Gwh: this restrict</w:t>
      </w:r>
      <w:r w:rsidR="008635CB" w:rsidRPr="00787B75">
        <w:rPr>
          <w:highlight w:val="green"/>
        </w:rPr>
        <w:t>s</w:t>
      </w:r>
      <w:r w:rsidRPr="00787B75">
        <w:rPr>
          <w:highlight w:val="green"/>
        </w:rPr>
        <w:t xml:space="preserve"> the use </w:t>
      </w:r>
      <w:r w:rsidR="008635CB" w:rsidRPr="00787B75">
        <w:rPr>
          <w:highlight w:val="green"/>
        </w:rPr>
        <w:t>of total import to projects that are linked together.</w:t>
      </w:r>
      <w:r w:rsidR="00D101F2" w:rsidRPr="00787B75">
        <w:t xml:space="preserve"> A total import can be done from another project even if this project is not parent to the current one.</w:t>
      </w:r>
    </w:p>
    <w:p w:rsidR="00547290" w:rsidRPr="00787B75" w:rsidRDefault="00547290" w:rsidP="003324BE">
      <w:r w:rsidRPr="00787B75">
        <w:t>[dtta]: Design Updated</w:t>
      </w:r>
    </w:p>
    <w:p w:rsidR="00DB05F3" w:rsidRPr="00787B75" w:rsidRDefault="00014E8A" w:rsidP="00D343CE">
      <w:pPr>
        <w:jc w:val="center"/>
      </w:pPr>
      <w:r>
        <w:rPr>
          <w:noProof/>
          <w:lang w:val="en-GB" w:eastAsia="en-GB"/>
        </w:rPr>
        <w:drawing>
          <wp:inline distT="0" distB="0" distL="0" distR="0">
            <wp:extent cx="6387465" cy="38893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87465" cy="3889375"/>
                    </a:xfrm>
                    <a:prstGeom prst="rect">
                      <a:avLst/>
                    </a:prstGeom>
                    <a:noFill/>
                    <a:ln>
                      <a:noFill/>
                    </a:ln>
                  </pic:spPr>
                </pic:pic>
              </a:graphicData>
            </a:graphic>
          </wp:inline>
        </w:drawing>
      </w:r>
    </w:p>
    <w:p w:rsidR="00DB05F3" w:rsidRPr="00787B75" w:rsidRDefault="00DB05F3" w:rsidP="00D343CE">
      <w:pPr>
        <w:pStyle w:val="ITEALFigure"/>
        <w:rPr>
          <w:lang w:val="en-US"/>
        </w:rPr>
      </w:pPr>
      <w:bookmarkStart w:id="298" w:name="_Toc338859416"/>
      <w:r w:rsidRPr="00787B75">
        <w:rPr>
          <w:lang w:val="en-US"/>
        </w:rPr>
        <w:t>Import From Parent Project</w:t>
      </w:r>
      <w:bookmarkEnd w:id="298"/>
    </w:p>
    <w:p w:rsidR="00DB05F3" w:rsidRPr="00787B75" w:rsidRDefault="00DB05F3" w:rsidP="00DB05F3">
      <w:r w:rsidRPr="00787B75">
        <w:t>After click on the Total Import Button, a popup dialog will be displayed to allow user select the data to be imported:</w:t>
      </w:r>
    </w:p>
    <w:p w:rsidR="00DB05F3" w:rsidRPr="00787B75" w:rsidRDefault="00014E8A" w:rsidP="00DB05F3">
      <w:pPr>
        <w:jc w:val="center"/>
      </w:pPr>
      <w:r>
        <w:rPr>
          <w:noProof/>
          <w:lang w:val="en-GB" w:eastAsia="en-GB"/>
        </w:rPr>
        <w:drawing>
          <wp:inline distT="0" distB="0" distL="0" distR="0">
            <wp:extent cx="4776470" cy="171958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776470" cy="1719580"/>
                    </a:xfrm>
                    <a:prstGeom prst="rect">
                      <a:avLst/>
                    </a:prstGeom>
                    <a:noFill/>
                    <a:ln>
                      <a:noFill/>
                    </a:ln>
                  </pic:spPr>
                </pic:pic>
              </a:graphicData>
            </a:graphic>
          </wp:inline>
        </w:drawing>
      </w:r>
    </w:p>
    <w:p w:rsidR="00DB05F3" w:rsidRPr="00787B75" w:rsidRDefault="00DB05F3" w:rsidP="00175387">
      <w:pPr>
        <w:pStyle w:val="ITEALFigure"/>
        <w:rPr>
          <w:lang w:val="en-US"/>
        </w:rPr>
      </w:pPr>
      <w:bookmarkStart w:id="299" w:name="_Toc338859417"/>
      <w:r w:rsidRPr="00787B75">
        <w:rPr>
          <w:lang w:val="en-US"/>
        </w:rPr>
        <w:t>Select data to be Import</w:t>
      </w:r>
      <w:bookmarkEnd w:id="299"/>
    </w:p>
    <w:p w:rsidR="00DB05F3" w:rsidRPr="00787B75" w:rsidRDefault="00DB05F3" w:rsidP="00DB05F3">
      <w:r w:rsidRPr="00787B75">
        <w:t>In this dialog:</w:t>
      </w:r>
    </w:p>
    <w:p w:rsidR="00DB05F3" w:rsidRPr="00787B75" w:rsidRDefault="00443D7D" w:rsidP="008635CB">
      <w:pPr>
        <w:pStyle w:val="ITEALBULLET2"/>
      </w:pPr>
      <w:r w:rsidRPr="00787B75">
        <w:t>If User selects a country --&gt; Project Data is selected automatically</w:t>
      </w:r>
      <w:r w:rsidR="00DB05F3" w:rsidRPr="00787B75">
        <w:t>.</w:t>
      </w:r>
    </w:p>
    <w:p w:rsidR="00443D7D" w:rsidRPr="00787B75" w:rsidRDefault="00443D7D" w:rsidP="008635CB">
      <w:pPr>
        <w:pStyle w:val="ITEALBULLET2"/>
      </w:pPr>
      <w:r w:rsidRPr="00787B75">
        <w:t>If User un-selects the Project Data --&gt; All is un-selected</w:t>
      </w:r>
    </w:p>
    <w:p w:rsidR="00DB05F3" w:rsidRPr="00787B75" w:rsidRDefault="00443D7D" w:rsidP="008635CB">
      <w:pPr>
        <w:pStyle w:val="ITEALBULLET2"/>
      </w:pPr>
      <w:r w:rsidRPr="00787B75">
        <w:t>The Total import can only be done once which requires to clear all existing data</w:t>
      </w:r>
    </w:p>
    <w:p w:rsidR="008635CB" w:rsidRPr="00787B75" w:rsidRDefault="008635CB" w:rsidP="008635CB">
      <w:pPr>
        <w:pStyle w:val="ITEALBULLET2"/>
        <w:numPr>
          <w:ilvl w:val="0"/>
          <w:numId w:val="0"/>
        </w:numPr>
        <w:rPr>
          <w:highlight w:val="green"/>
        </w:rPr>
      </w:pPr>
      <w:r w:rsidRPr="00787B75">
        <w:rPr>
          <w:highlight w:val="green"/>
        </w:rPr>
        <w:t xml:space="preserve">Gwh: </w:t>
      </w:r>
    </w:p>
    <w:p w:rsidR="008635CB" w:rsidRPr="00787B75" w:rsidRDefault="008635CB" w:rsidP="008635CB">
      <w:pPr>
        <w:pStyle w:val="ITEALBULLET2"/>
        <w:rPr>
          <w:highlight w:val="green"/>
        </w:rPr>
      </w:pPr>
      <w:r w:rsidRPr="00787B75">
        <w:rPr>
          <w:highlight w:val="green"/>
        </w:rPr>
        <w:t xml:space="preserve">either it can only be done once _or_ it clears all the data. If it’s the second then there’s no reason to allow only one use. </w:t>
      </w:r>
    </w:p>
    <w:p w:rsidR="008635CB" w:rsidRPr="00787B75" w:rsidRDefault="008635CB" w:rsidP="008635CB">
      <w:pPr>
        <w:pStyle w:val="ITEALBULLET2"/>
        <w:rPr>
          <w:highlight w:val="green"/>
        </w:rPr>
      </w:pPr>
      <w:r w:rsidRPr="00787B75">
        <w:rPr>
          <w:highlight w:val="green"/>
        </w:rPr>
        <w:t>We should be able to import a country without importing the project data</w:t>
      </w:r>
      <w:r w:rsidR="00D101F2" w:rsidRPr="00787B75">
        <w:rPr>
          <w:highlight w:val="green"/>
        </w:rPr>
        <w:t xml:space="preserve"> (with the condition that project data are already available)</w:t>
      </w:r>
    </w:p>
    <w:p w:rsidR="00FA167D" w:rsidRPr="00787B75" w:rsidRDefault="00FA167D" w:rsidP="00FA167D">
      <w:pPr>
        <w:pStyle w:val="ITEALBULLET2"/>
        <w:numPr>
          <w:ilvl w:val="0"/>
          <w:numId w:val="0"/>
        </w:numPr>
        <w:ind w:left="360"/>
        <w:rPr>
          <w:highlight w:val="green"/>
        </w:rPr>
      </w:pPr>
    </w:p>
    <w:p w:rsidR="00FA167D" w:rsidRPr="00787B75" w:rsidRDefault="00FA167D" w:rsidP="00FA167D">
      <w:r w:rsidRPr="00787B75">
        <w:t>[dtta]: We cannot do like this because it might cause a lot of incoherences in data from 2</w:t>
      </w:r>
      <w:r w:rsidRPr="00787B75">
        <w:rPr>
          <w:vertAlign w:val="superscript"/>
        </w:rPr>
        <w:t>nd</w:t>
      </w:r>
      <w:r w:rsidRPr="00787B75">
        <w:t xml:space="preserve"> import. This's very complicate solution that we cannot have effort to do.</w:t>
      </w:r>
    </w:p>
    <w:p w:rsidR="00FA167D" w:rsidRPr="00787B75" w:rsidRDefault="00FA167D" w:rsidP="00FA167D">
      <w:pPr>
        <w:rPr>
          <w:highlight w:val="green"/>
        </w:rPr>
      </w:pPr>
    </w:p>
    <w:p w:rsidR="00D06F3B" w:rsidRPr="00787B75" w:rsidRDefault="00D06F3B" w:rsidP="00D06F3B">
      <w:pPr>
        <w:rPr>
          <w:i/>
        </w:rPr>
      </w:pPr>
      <w:r w:rsidRPr="00787B75">
        <w:t xml:space="preserve">Click on OK button, a warning displayed: </w:t>
      </w:r>
      <w:r w:rsidRPr="00787B75">
        <w:rPr>
          <w:i/>
        </w:rPr>
        <w:t>"This import action will require to clear all existing data, do you want to continue</w:t>
      </w:r>
      <w:r w:rsidR="00E07868" w:rsidRPr="00787B75">
        <w:rPr>
          <w:i/>
        </w:rPr>
        <w:t>?</w:t>
      </w:r>
      <w:r w:rsidRPr="00787B75">
        <w:rPr>
          <w:i/>
        </w:rPr>
        <w:t>". Yes / No</w:t>
      </w:r>
    </w:p>
    <w:p w:rsidR="00D06F3B" w:rsidRPr="00787B75" w:rsidRDefault="00D06F3B" w:rsidP="00D06F3B"/>
    <w:p w:rsidR="00D06F3B" w:rsidRPr="00787B75" w:rsidRDefault="00D06F3B" w:rsidP="00D06F3B">
      <w:r w:rsidRPr="00787B75">
        <w:t>If user clicks on Yes --&gt; All data in selected Perimeter w</w:t>
      </w:r>
      <w:r w:rsidR="00583A23" w:rsidRPr="00787B75">
        <w:t>ill be imported to new projects with</w:t>
      </w:r>
    </w:p>
    <w:p w:rsidR="00583A23" w:rsidRPr="00787B75" w:rsidRDefault="00583A23" w:rsidP="008635CB">
      <w:pPr>
        <w:pStyle w:val="ITEALBULLET2"/>
      </w:pPr>
      <w:r w:rsidRPr="00787B75">
        <w:t>All Data</w:t>
      </w:r>
    </w:p>
    <w:p w:rsidR="00583A23" w:rsidRPr="00787B75" w:rsidRDefault="00583A23" w:rsidP="008635CB">
      <w:pPr>
        <w:pStyle w:val="ITEALBULLET2"/>
      </w:pPr>
      <w:r w:rsidRPr="00787B75">
        <w:t>Translation: of the language</w:t>
      </w:r>
      <w:r w:rsidR="008635CB" w:rsidRPr="00787B75">
        <w:rPr>
          <w:highlight w:val="green"/>
        </w:rPr>
        <w:t>s</w:t>
      </w:r>
      <w:r w:rsidRPr="00787B75">
        <w:t xml:space="preserve"> which </w:t>
      </w:r>
      <w:r w:rsidR="008635CB" w:rsidRPr="00787B75">
        <w:rPr>
          <w:highlight w:val="green"/>
        </w:rPr>
        <w:t>are</w:t>
      </w:r>
      <w:r w:rsidRPr="00787B75">
        <w:t xml:space="preserve"> common between 2 perimeters. (For example: PANKAGE / FRANCE has: English, French &amp; German. EFCOVAL has: English, French, Spanish --&gt; the English &amp; French will be copy)</w:t>
      </w:r>
    </w:p>
    <w:p w:rsidR="00911153" w:rsidRPr="00787B75" w:rsidRDefault="00911153" w:rsidP="00911153">
      <w:pPr>
        <w:pStyle w:val="ITEALBULLET2"/>
        <w:numPr>
          <w:ilvl w:val="0"/>
          <w:numId w:val="0"/>
        </w:numPr>
      </w:pPr>
    </w:p>
    <w:p w:rsidR="00911153" w:rsidRPr="00787B75" w:rsidRDefault="00911153" w:rsidP="00911153">
      <w:pPr>
        <w:pStyle w:val="ITEALBULLET2"/>
        <w:numPr>
          <w:ilvl w:val="0"/>
          <w:numId w:val="0"/>
        </w:numPr>
      </w:pPr>
      <w:r w:rsidRPr="00787B75">
        <w:t xml:space="preserve">CC: In reality, we have different situations. The “Parent” project can be a national one (with only 1 country) or an international one with several countries attached. </w:t>
      </w:r>
    </w:p>
    <w:p w:rsidR="00911153" w:rsidRPr="00787B75" w:rsidRDefault="00911153" w:rsidP="00911153">
      <w:pPr>
        <w:pStyle w:val="ITEALBULLET2"/>
        <w:numPr>
          <w:ilvl w:val="0"/>
          <w:numId w:val="0"/>
        </w:numPr>
      </w:pPr>
      <w:r w:rsidRPr="00787B75">
        <w:t>In the first case, the total import will copy all the project and country-specific data.</w:t>
      </w:r>
    </w:p>
    <w:p w:rsidR="00911153" w:rsidRPr="00787B75" w:rsidRDefault="00911153" w:rsidP="00911153">
      <w:pPr>
        <w:pStyle w:val="ITEALBULLET2"/>
        <w:numPr>
          <w:ilvl w:val="0"/>
          <w:numId w:val="0"/>
        </w:numPr>
      </w:pPr>
      <w:r w:rsidRPr="00787B75">
        <w:t>In the second case, the user car copy the project data and the country-specif data attached to one country only (the most advanced in the fieldwork). This country will work on project data and country one. Then, when a second country is ready, the total import will have to copy the country-specific data and no more the project one (that are ongoing management)</w:t>
      </w:r>
      <w:r w:rsidR="00E70E58" w:rsidRPr="00787B75">
        <w:t>.</w:t>
      </w:r>
    </w:p>
    <w:p w:rsidR="00E70E58" w:rsidRPr="00787B75" w:rsidRDefault="00E70E58" w:rsidP="00911153">
      <w:pPr>
        <w:pStyle w:val="ITEALBULLET2"/>
        <w:numPr>
          <w:ilvl w:val="0"/>
          <w:numId w:val="0"/>
        </w:numPr>
      </w:pPr>
      <w:r w:rsidRPr="00787B75">
        <w:t>In conclusion, the total import has to propose the copy of:</w:t>
      </w:r>
    </w:p>
    <w:p w:rsidR="00E70E58" w:rsidRPr="00787B75" w:rsidRDefault="00E70E58" w:rsidP="00E70E58">
      <w:pPr>
        <w:pStyle w:val="ITEALBULLET2"/>
      </w:pPr>
      <w:r w:rsidRPr="00787B75">
        <w:t>project data (y/n)</w:t>
      </w:r>
    </w:p>
    <w:p w:rsidR="00E70E58" w:rsidRPr="00787B75" w:rsidRDefault="00E70E58" w:rsidP="00E70E58">
      <w:pPr>
        <w:pStyle w:val="ITEALBULLET2"/>
      </w:pPr>
      <w:r w:rsidRPr="00787B75">
        <w:t>country 1 (y/n)</w:t>
      </w:r>
    </w:p>
    <w:p w:rsidR="00E70E58" w:rsidRPr="00787B75" w:rsidRDefault="00E70E58" w:rsidP="00E70E58">
      <w:pPr>
        <w:pStyle w:val="ITEALBULLET2"/>
      </w:pPr>
      <w:r w:rsidRPr="00787B75">
        <w:t>country 2 (y/n)</w:t>
      </w:r>
    </w:p>
    <w:p w:rsidR="00E70E58" w:rsidRPr="00787B75" w:rsidRDefault="00E70E58" w:rsidP="00E70E58">
      <w:pPr>
        <w:pStyle w:val="ITEALBULLET2"/>
      </w:pPr>
      <w:r w:rsidRPr="00787B75">
        <w:t>etc…</w:t>
      </w:r>
    </w:p>
    <w:p w:rsidR="00E70E58" w:rsidRPr="00787B75" w:rsidRDefault="00E70E58" w:rsidP="00E70E58">
      <w:pPr>
        <w:pStyle w:val="ITEALBULLET2"/>
        <w:numPr>
          <w:ilvl w:val="0"/>
          <w:numId w:val="0"/>
        </w:numPr>
      </w:pPr>
      <w:r w:rsidRPr="00787B75">
        <w:t>The project cannot be automatically copied when a country is selected. Can you review the pop-up design according to these cases?</w:t>
      </w:r>
    </w:p>
    <w:p w:rsidR="00E70E58" w:rsidRPr="00787B75" w:rsidRDefault="00E70E58" w:rsidP="00E70E58">
      <w:pPr>
        <w:pStyle w:val="ITEALBULLET2"/>
        <w:numPr>
          <w:ilvl w:val="0"/>
          <w:numId w:val="0"/>
        </w:numPr>
      </w:pPr>
      <w:r w:rsidRPr="00787B75">
        <w:t>This functionality can be available in the “feux verts” screen (or with the project screen?).</w:t>
      </w:r>
    </w:p>
    <w:p w:rsidR="00E70E58" w:rsidRPr="00787B75" w:rsidRDefault="00E70E58" w:rsidP="00E70E58">
      <w:pPr>
        <w:pStyle w:val="ITEALBULLET2"/>
        <w:numPr>
          <w:ilvl w:val="0"/>
          <w:numId w:val="0"/>
        </w:numPr>
      </w:pPr>
    </w:p>
    <w:p w:rsidR="00FA167D" w:rsidRPr="00787B75" w:rsidRDefault="00FA167D" w:rsidP="00E70E58">
      <w:pPr>
        <w:pStyle w:val="ITEALBULLET2"/>
        <w:numPr>
          <w:ilvl w:val="0"/>
          <w:numId w:val="0"/>
        </w:numPr>
      </w:pPr>
      <w:r w:rsidRPr="00787B75">
        <w:t xml:space="preserve">[dtta]: See my </w:t>
      </w:r>
      <w:r w:rsidR="00156E9B" w:rsidRPr="00787B75">
        <w:t>previous</w:t>
      </w:r>
      <w:r w:rsidRPr="00787B75">
        <w:t xml:space="preserve"> comment</w:t>
      </w:r>
    </w:p>
    <w:p w:rsidR="00AB5D29" w:rsidRPr="00787B75" w:rsidRDefault="00AB5D29" w:rsidP="000A4140">
      <w:pPr>
        <w:pStyle w:val="ITEALHEADING2"/>
      </w:pPr>
      <w:bookmarkStart w:id="300" w:name="_Toc338859360"/>
      <w:r w:rsidRPr="00787B75">
        <w:t>Table Import</w:t>
      </w:r>
      <w:bookmarkEnd w:id="300"/>
    </w:p>
    <w:p w:rsidR="006449E3" w:rsidRPr="00787B75" w:rsidRDefault="00620952" w:rsidP="006449E3">
      <w:r w:rsidRPr="00787B75">
        <w:t>In each screen, there'll have a button in action bar for "Table Import":</w:t>
      </w:r>
    </w:p>
    <w:p w:rsidR="005F4AE5" w:rsidRPr="00787B75" w:rsidRDefault="005F4AE5" w:rsidP="006449E3">
      <w:r w:rsidRPr="00787B75">
        <w:rPr>
          <w:highlight w:val="green"/>
        </w:rPr>
        <w:t>Gwh: this action should also be possible in the “Feux verts” screen.</w:t>
      </w:r>
      <w:r w:rsidR="00E70E58" w:rsidRPr="00787B75">
        <w:t xml:space="preserve"> CC: The table import can only be done by a coordinator with hight level, so in most of the case, done in this “feux verts” screen</w:t>
      </w:r>
      <w:r w:rsidR="002F0274" w:rsidRPr="00787B75">
        <w:t xml:space="preserve">. After this import, </w:t>
      </w:r>
      <w:r w:rsidR="00E70E58" w:rsidRPr="00787B75">
        <w:t xml:space="preserve">he/she </w:t>
      </w:r>
      <w:r w:rsidR="002F0274" w:rsidRPr="00787B75">
        <w:t xml:space="preserve">will </w:t>
      </w:r>
      <w:r w:rsidR="00E70E58" w:rsidRPr="00787B75">
        <w:t>open the screen to users.</w:t>
      </w:r>
    </w:p>
    <w:p w:rsidR="00E70E58" w:rsidRPr="00787B75" w:rsidRDefault="00E70E58" w:rsidP="006449E3"/>
    <w:p w:rsidR="00156E9B" w:rsidRPr="00787B75" w:rsidRDefault="00156E9B" w:rsidP="006449E3">
      <w:r w:rsidRPr="00787B75">
        <w:t>[dtta]: What's is "Feux verts" screen, is this new definition?</w:t>
      </w:r>
    </w:p>
    <w:p w:rsidR="00156E9B" w:rsidRPr="00787B75" w:rsidRDefault="00156E9B" w:rsidP="006449E3"/>
    <w:p w:rsidR="00620952" w:rsidRPr="00787B75" w:rsidRDefault="00014E8A" w:rsidP="006449E3">
      <w:r>
        <w:rPr>
          <w:noProof/>
          <w:lang w:val="en-GB" w:eastAsia="en-GB"/>
        </w:rPr>
        <w:drawing>
          <wp:inline distT="0" distB="0" distL="0" distR="0">
            <wp:extent cx="6387465" cy="292036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87465" cy="2920365"/>
                    </a:xfrm>
                    <a:prstGeom prst="rect">
                      <a:avLst/>
                    </a:prstGeom>
                    <a:noFill/>
                    <a:ln>
                      <a:noFill/>
                    </a:ln>
                  </pic:spPr>
                </pic:pic>
              </a:graphicData>
            </a:graphic>
          </wp:inline>
        </w:drawing>
      </w:r>
    </w:p>
    <w:p w:rsidR="00620952" w:rsidRPr="00787B75" w:rsidRDefault="00620952" w:rsidP="00175387">
      <w:pPr>
        <w:pStyle w:val="ITEALFigure"/>
        <w:rPr>
          <w:lang w:val="en-US"/>
        </w:rPr>
      </w:pPr>
      <w:bookmarkStart w:id="301" w:name="_Toc338859418"/>
      <w:r w:rsidRPr="00787B75">
        <w:rPr>
          <w:lang w:val="en-US"/>
        </w:rPr>
        <w:t>Action Bar with "Table Import" button.</w:t>
      </w:r>
      <w:bookmarkEnd w:id="301"/>
    </w:p>
    <w:p w:rsidR="00221D53" w:rsidRPr="00787B75" w:rsidRDefault="00221D53" w:rsidP="00221D53">
      <w:r w:rsidRPr="00787B75">
        <w:t>Click on Table Import button, a popup will be displayed:</w:t>
      </w:r>
    </w:p>
    <w:p w:rsidR="00221D53" w:rsidRPr="00787B75" w:rsidRDefault="00014E8A" w:rsidP="00221D53">
      <w:pPr>
        <w:jc w:val="center"/>
      </w:pPr>
      <w:r>
        <w:rPr>
          <w:noProof/>
          <w:lang w:val="en-GB" w:eastAsia="en-GB"/>
        </w:rPr>
        <w:drawing>
          <wp:inline distT="0" distB="0" distL="0" distR="0">
            <wp:extent cx="3889375" cy="11874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89375" cy="1187450"/>
                    </a:xfrm>
                    <a:prstGeom prst="rect">
                      <a:avLst/>
                    </a:prstGeom>
                    <a:noFill/>
                    <a:ln>
                      <a:noFill/>
                    </a:ln>
                  </pic:spPr>
                </pic:pic>
              </a:graphicData>
            </a:graphic>
          </wp:inline>
        </w:drawing>
      </w:r>
    </w:p>
    <w:p w:rsidR="00FD4E91" w:rsidRPr="00787B75" w:rsidRDefault="00FD4E91" w:rsidP="00175387">
      <w:pPr>
        <w:pStyle w:val="ITEALFigure"/>
        <w:rPr>
          <w:lang w:val="en-US"/>
        </w:rPr>
      </w:pPr>
      <w:bookmarkStart w:id="302" w:name="_Toc338859419"/>
      <w:r w:rsidRPr="00787B75">
        <w:rPr>
          <w:lang w:val="en-US"/>
        </w:rPr>
        <w:t>Select Perimeter to import from</w:t>
      </w:r>
      <w:bookmarkEnd w:id="302"/>
    </w:p>
    <w:p w:rsidR="00FD4E91" w:rsidRPr="00787B75" w:rsidRDefault="00CA098D" w:rsidP="00FD4E91">
      <w:r w:rsidRPr="00787B75">
        <w:t>The Perimeter list contains all perimeters that the current perimeter has visibility as the same level.</w:t>
      </w:r>
    </w:p>
    <w:p w:rsidR="00156E9B" w:rsidRPr="00787B75" w:rsidRDefault="00CA098D" w:rsidP="00FD4E91">
      <w:r w:rsidRPr="00787B75">
        <w:t xml:space="preserve">Special case: For photo (HHM, Shape, Thickness, Series): Country can import from Library --&gt; this special point </w:t>
      </w:r>
      <w:r w:rsidR="006C7FF7" w:rsidRPr="00787B75">
        <w:t>has</w:t>
      </w:r>
      <w:r w:rsidRPr="00787B75">
        <w:t xml:space="preserve"> be</w:t>
      </w:r>
      <w:r w:rsidR="006C7FF7" w:rsidRPr="00787B75">
        <w:t>en</w:t>
      </w:r>
      <w:r w:rsidRPr="00787B75">
        <w:t xml:space="preserve"> defined in each checklist if has.</w:t>
      </w:r>
      <w:r w:rsidR="002F0274" w:rsidRPr="00787B75">
        <w:t xml:space="preserve"> </w:t>
      </w:r>
    </w:p>
    <w:p w:rsidR="00156E9B" w:rsidRPr="00787B75" w:rsidRDefault="00156E9B" w:rsidP="00FD4E91"/>
    <w:p w:rsidR="00CA098D" w:rsidRPr="00787B75" w:rsidRDefault="002F0274" w:rsidP="00FD4E91">
      <w:r w:rsidRPr="00787B75">
        <w:t xml:space="preserve">CC: I don’t undertand this remark? The table import is always from a same table from another project or another project/country. </w:t>
      </w:r>
      <w:r w:rsidR="00C178BE" w:rsidRPr="00787B75">
        <w:t>How do you plan for some project tables where data come from the library? For example for the food classification, if the project table is empty, then the library data has to be copied automatically or using the table import?</w:t>
      </w:r>
    </w:p>
    <w:p w:rsidR="00156E9B" w:rsidRPr="00787B75" w:rsidRDefault="00156E9B" w:rsidP="00FD4E91"/>
    <w:p w:rsidR="00156E9B" w:rsidRPr="00787B75" w:rsidRDefault="00156E9B" w:rsidP="00FD4E91">
      <w:r w:rsidRPr="00787B75">
        <w:t xml:space="preserve">[dtta]: As discuss with Gwh before, for almost cases (food classification for example), after importing to project data, the country can use them. </w:t>
      </w:r>
      <w:r w:rsidR="006D22CF" w:rsidRPr="00787B75">
        <w:t>F</w:t>
      </w:r>
      <w:r w:rsidRPr="00787B75">
        <w:t>or the photo, if photos are imported to PANKAGE but not to PANKAGE-FRANCE</w:t>
      </w:r>
      <w:r w:rsidR="006D22CF" w:rsidRPr="00787B75">
        <w:t>,</w:t>
      </w:r>
      <w:r w:rsidRPr="00787B75">
        <w:t xml:space="preserve"> we cannot use this for PANKAGE – FRANCE.</w:t>
      </w:r>
    </w:p>
    <w:p w:rsidR="00156E9B" w:rsidRPr="00787B75" w:rsidRDefault="00156E9B" w:rsidP="00FD4E91"/>
    <w:p w:rsidR="00E07868" w:rsidRPr="00787B75" w:rsidRDefault="00E07868" w:rsidP="006D22CF">
      <w:pPr>
        <w:autoSpaceDE w:val="0"/>
        <w:autoSpaceDN w:val="0"/>
        <w:adjustRightInd w:val="0"/>
        <w:rPr>
          <w:i/>
        </w:rPr>
      </w:pPr>
      <w:r w:rsidRPr="00787B75">
        <w:t>Click on OK --&gt; a warning will be displayed: "</w:t>
      </w:r>
      <w:r w:rsidR="006D22CF" w:rsidRPr="00787B75">
        <w:t xml:space="preserve">This action requires to clear all existing data.Do you want to continue? </w:t>
      </w:r>
      <w:r w:rsidRPr="00787B75">
        <w:rPr>
          <w:i/>
        </w:rPr>
        <w:t>". Yes / No.</w:t>
      </w:r>
    </w:p>
    <w:p w:rsidR="00E07868" w:rsidRPr="00787B75" w:rsidRDefault="00DC4592" w:rsidP="00FD4E91">
      <w:r w:rsidRPr="00787B75">
        <w:t>Click Yes to do the import.</w:t>
      </w:r>
    </w:p>
    <w:p w:rsidR="00B01401" w:rsidRPr="00787B75" w:rsidRDefault="00B01401" w:rsidP="00FD4E91">
      <w:r w:rsidRPr="00787B75">
        <w:t>The following table sh</w:t>
      </w:r>
      <w:r w:rsidR="006815C6" w:rsidRPr="00787B75">
        <w:t>ows the references between data (the clear of table in the left will require to clear all table in the right)</w:t>
      </w:r>
      <w:r w:rsidR="00F46C36" w:rsidRPr="00787B75">
        <w:t>:</w:t>
      </w:r>
    </w:p>
    <w:tbl>
      <w:tblPr>
        <w:tblStyle w:val="TableGrid"/>
        <w:tblW w:w="10188" w:type="dxa"/>
        <w:tblLook w:val="01E0" w:firstRow="1" w:lastRow="1" w:firstColumn="1" w:lastColumn="1" w:noHBand="0" w:noVBand="0"/>
      </w:tblPr>
      <w:tblGrid>
        <w:gridCol w:w="3888"/>
        <w:gridCol w:w="6300"/>
      </w:tblGrid>
      <w:tr w:rsidR="00F46C36" w:rsidRPr="00787B75">
        <w:tc>
          <w:tcPr>
            <w:tcW w:w="3888" w:type="dxa"/>
            <w:shd w:val="clear" w:color="auto" w:fill="999999"/>
          </w:tcPr>
          <w:p w:rsidR="00F46C36" w:rsidRPr="00787B75" w:rsidRDefault="00F46C36" w:rsidP="00F46C36">
            <w:pPr>
              <w:jc w:val="center"/>
              <w:rPr>
                <w:b/>
              </w:rPr>
            </w:pPr>
            <w:r w:rsidRPr="00787B75">
              <w:rPr>
                <w:b/>
              </w:rPr>
              <w:t>Table</w:t>
            </w:r>
          </w:p>
        </w:tc>
        <w:tc>
          <w:tcPr>
            <w:tcW w:w="6300" w:type="dxa"/>
            <w:shd w:val="clear" w:color="auto" w:fill="999999"/>
          </w:tcPr>
          <w:p w:rsidR="00F46C36" w:rsidRPr="00787B75" w:rsidRDefault="00F46C36" w:rsidP="00F46C36">
            <w:pPr>
              <w:jc w:val="center"/>
              <w:rPr>
                <w:b/>
              </w:rPr>
            </w:pPr>
            <w:r w:rsidRPr="00787B75">
              <w:rPr>
                <w:b/>
              </w:rPr>
              <w:t>Referent Table</w:t>
            </w:r>
            <w:r w:rsidR="003E4843" w:rsidRPr="00787B75">
              <w:rPr>
                <w:b/>
              </w:rPr>
              <w:t xml:space="preserve"> (to be cleared)</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Days</w:t>
            </w:r>
          </w:p>
        </w:tc>
        <w:tc>
          <w:tcPr>
            <w:tcW w:w="6300" w:type="dxa"/>
          </w:tcPr>
          <w:p w:rsidR="003E4843" w:rsidRPr="00787B75" w:rsidRDefault="00156E9B" w:rsidP="00FD4E91">
            <w:r w:rsidRPr="00787B75">
              <w:t>No Import</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Months</w:t>
            </w:r>
          </w:p>
        </w:tc>
        <w:tc>
          <w:tcPr>
            <w:tcW w:w="6300" w:type="dxa"/>
          </w:tcPr>
          <w:p w:rsidR="003E4843" w:rsidRPr="00787B75" w:rsidRDefault="00156E9B" w:rsidP="00FD4E91">
            <w:r w:rsidRPr="00787B75">
              <w:t>No Import</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Food Consumption Occasion</w:t>
            </w:r>
          </w:p>
        </w:tc>
        <w:tc>
          <w:tcPr>
            <w:tcW w:w="6300" w:type="dxa"/>
          </w:tcPr>
          <w:p w:rsidR="003E4843" w:rsidRPr="00787B75" w:rsidRDefault="00F6394D" w:rsidP="00A146BF">
            <w:pPr>
              <w:ind w:right="-108"/>
            </w:pPr>
            <w:r w:rsidRPr="00787B75">
              <w:t>N/A</w:t>
            </w:r>
            <w:r w:rsidR="003E4843" w:rsidRPr="00787B75">
              <w:t xml:space="preserve">: </w:t>
            </w:r>
          </w:p>
          <w:p w:rsidR="00F6394D" w:rsidRPr="00787B75" w:rsidRDefault="003E4843" w:rsidP="00A146BF">
            <w:pPr>
              <w:ind w:right="-108"/>
            </w:pPr>
            <w:r w:rsidRPr="00787B75">
              <w:t>CC: importing the FCO table, can also clean the checklist table but not by deleting all the records (only records attached to fco no nore available).</w:t>
            </w:r>
          </w:p>
          <w:p w:rsidR="00156E9B" w:rsidRPr="00787B75" w:rsidRDefault="00156E9B" w:rsidP="00A146BF">
            <w:pPr>
              <w:ind w:right="-108"/>
            </w:pPr>
          </w:p>
          <w:p w:rsidR="00156E9B" w:rsidRPr="00787B75" w:rsidRDefault="00156E9B" w:rsidP="00A146BF">
            <w:pPr>
              <w:ind w:right="-108"/>
            </w:pPr>
            <w:r w:rsidRPr="00787B75">
              <w:t>[dtta]: The Table import requires to clear all data in this table first --&gt; so all checklist has to be clear.</w:t>
            </w:r>
          </w:p>
          <w:p w:rsidR="00156E9B" w:rsidRPr="00787B75" w:rsidRDefault="00156E9B" w:rsidP="00A146BF">
            <w:pPr>
              <w:ind w:right="-108"/>
            </w:pPr>
          </w:p>
          <w:p w:rsidR="00156E9B" w:rsidRPr="00787B75" w:rsidRDefault="00156E9B" w:rsidP="00A146BF">
            <w:pPr>
              <w:ind w:right="-108"/>
            </w:pPr>
            <w:r w:rsidRPr="00787B75">
              <w:rPr>
                <w:rFonts w:ascii="Arial" w:hAnsi="Arial" w:cs="Arial"/>
                <w:sz w:val="20"/>
                <w:szCs w:val="20"/>
              </w:rPr>
              <w:t>Checklist FCO</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Checklist FCO</w:t>
            </w:r>
          </w:p>
        </w:tc>
        <w:tc>
          <w:tcPr>
            <w:tcW w:w="6300" w:type="dxa"/>
          </w:tcPr>
          <w:p w:rsidR="003E4843" w:rsidRPr="00787B75" w:rsidRDefault="00156E9B"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Place of Consumption</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Spec. Days</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Spec. Diets</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Probing</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EA5691">
            <w:pPr>
              <w:rPr>
                <w:rFonts w:ascii="Arial" w:hAnsi="Arial" w:cs="Arial"/>
                <w:sz w:val="20"/>
                <w:szCs w:val="20"/>
              </w:rPr>
            </w:pPr>
            <w:r w:rsidRPr="00787B75">
              <w:rPr>
                <w:rFonts w:ascii="Arial" w:hAnsi="Arial" w:cs="Arial"/>
                <w:sz w:val="20"/>
                <w:szCs w:val="20"/>
              </w:rPr>
              <w:t>Anthropometry</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Nutrients</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Nutrilimit</w:t>
            </w:r>
          </w:p>
        </w:tc>
        <w:tc>
          <w:tcPr>
            <w:tcW w:w="6300" w:type="dxa"/>
          </w:tcPr>
          <w:p w:rsidR="003E4843" w:rsidRPr="00787B75" w:rsidRDefault="00156E9B" w:rsidP="00FD4E91">
            <w:r w:rsidRPr="00787B75">
              <w:t>No Import</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Improbable sequence of descriptors</w:t>
            </w:r>
          </w:p>
        </w:tc>
        <w:tc>
          <w:tcPr>
            <w:tcW w:w="6300" w:type="dxa"/>
          </w:tcPr>
          <w:p w:rsidR="003E4843" w:rsidRPr="00787B75" w:rsidRDefault="00156E9B" w:rsidP="00FD4E91">
            <w:r w:rsidRPr="00787B75">
              <w:t>No Import</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Recipe pathway</w:t>
            </w:r>
          </w:p>
        </w:tc>
        <w:tc>
          <w:tcPr>
            <w:tcW w:w="6300" w:type="dxa"/>
          </w:tcPr>
          <w:p w:rsidR="003E4843" w:rsidRPr="00787B75" w:rsidRDefault="00156E9B" w:rsidP="00FD4E91">
            <w:r w:rsidRPr="00787B75">
              <w:t>No Import</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ES Parameters</w:t>
            </w:r>
          </w:p>
        </w:tc>
        <w:tc>
          <w:tcPr>
            <w:tcW w:w="6300" w:type="dxa"/>
          </w:tcPr>
          <w:p w:rsidR="003E4843"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Note Status</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Interviewers</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Substit table (Food)</w:t>
            </w:r>
          </w:p>
        </w:tc>
        <w:tc>
          <w:tcPr>
            <w:tcW w:w="6300" w:type="dxa"/>
          </w:tcPr>
          <w:p w:rsidR="00F6394D" w:rsidRPr="00787B75" w:rsidRDefault="00F6394D" w:rsidP="00FD4E91">
            <w:r w:rsidRPr="00787B75">
              <w:t>N/A</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Food Classification</w:t>
            </w:r>
          </w:p>
        </w:tc>
        <w:tc>
          <w:tcPr>
            <w:tcW w:w="6300" w:type="dxa"/>
          </w:tcPr>
          <w:p w:rsidR="00C178BE" w:rsidRPr="00787B75" w:rsidRDefault="00196965" w:rsidP="00FD4E91">
            <w:r w:rsidRPr="00787B75">
              <w:t>No Table Import, because all classification will be copied from Library automatically</w:t>
            </w:r>
            <w:r w:rsidR="00C178BE" w:rsidRPr="00787B75">
              <w:t xml:space="preserve"> </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Food Facets/Descriptors</w:t>
            </w:r>
          </w:p>
        </w:tc>
        <w:tc>
          <w:tcPr>
            <w:tcW w:w="6300" w:type="dxa"/>
          </w:tcPr>
          <w:p w:rsidR="00F6394D" w:rsidRPr="00787B75" w:rsidRDefault="00F6394D" w:rsidP="00FD4E91">
            <w:r w:rsidRPr="00787B75">
              <w:t>All Countries Data</w:t>
            </w:r>
          </w:p>
          <w:p w:rsidR="003E4843" w:rsidRPr="00787B75" w:rsidRDefault="003E4843" w:rsidP="00FD4E91">
            <w:r w:rsidRPr="00787B75">
              <w:t>CC: no this case is not possible! The message is “you cannot import this table because country data are already available. Please use the “unitary import”.</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Food FadebyGroup</w:t>
            </w:r>
          </w:p>
        </w:tc>
        <w:tc>
          <w:tcPr>
            <w:tcW w:w="6300" w:type="dxa"/>
          </w:tcPr>
          <w:p w:rsidR="00F6394D" w:rsidRPr="00787B75" w:rsidRDefault="00F6394D" w:rsidP="00FD4E91">
            <w:r w:rsidRPr="00787B75">
              <w:t>A</w:t>
            </w:r>
            <w:r w:rsidRPr="00787B75">
              <w:rPr>
                <w:highlight w:val="green"/>
              </w:rPr>
              <w:t>ll</w:t>
            </w:r>
            <w:r w:rsidRPr="00787B75">
              <w:t xml:space="preserve"> Countries Data</w:t>
            </w:r>
          </w:p>
          <w:p w:rsidR="003E4843" w:rsidRPr="00787B75" w:rsidRDefault="003E4843" w:rsidP="00FD4E91">
            <w:r w:rsidRPr="00787B75">
              <w:t>CC: no this case is not possible! The message is “you cannot import this table because country data are already available. Please use the “unitary import”.</w:t>
            </w:r>
          </w:p>
          <w:p w:rsidR="007B0650" w:rsidRPr="00787B75" w:rsidRDefault="007B0650" w:rsidP="00FD4E91"/>
          <w:p w:rsidR="007B0650" w:rsidRPr="00787B75" w:rsidRDefault="007B0650" w:rsidP="00FD4E91">
            <w:r w:rsidRPr="00787B75">
              <w:t>[dtta]</w:t>
            </w:r>
            <w:r w:rsidR="0073310B" w:rsidRPr="00787B75">
              <w:t>:</w:t>
            </w:r>
            <w:r w:rsidRPr="00787B75">
              <w:t xml:space="preserve"> OK</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EPICTEXT</w:t>
            </w:r>
          </w:p>
        </w:tc>
        <w:tc>
          <w:tcPr>
            <w:tcW w:w="6300" w:type="dxa"/>
          </w:tcPr>
          <w:p w:rsidR="003E4843" w:rsidRPr="00787B75" w:rsidRDefault="007F3B9E" w:rsidP="00FD4E91">
            <w:r w:rsidRPr="00787B75">
              <w:t>No Import</w:t>
            </w:r>
          </w:p>
        </w:tc>
      </w:tr>
      <w:tr w:rsidR="00B05C6B" w:rsidRPr="00787B75">
        <w:tc>
          <w:tcPr>
            <w:tcW w:w="3888" w:type="dxa"/>
            <w:vAlign w:val="bottom"/>
          </w:tcPr>
          <w:p w:rsidR="00B05C6B" w:rsidRPr="00787B75" w:rsidRDefault="00B05C6B">
            <w:pPr>
              <w:rPr>
                <w:rFonts w:ascii="Arial" w:hAnsi="Arial" w:cs="Arial"/>
                <w:sz w:val="20"/>
                <w:szCs w:val="20"/>
              </w:rPr>
            </w:pPr>
            <w:r w:rsidRPr="00787B75">
              <w:rPr>
                <w:rFonts w:ascii="Arial" w:hAnsi="Arial" w:cs="Arial"/>
                <w:sz w:val="20"/>
                <w:szCs w:val="20"/>
              </w:rPr>
              <w:t>Food Facet rules</w:t>
            </w:r>
          </w:p>
        </w:tc>
        <w:tc>
          <w:tcPr>
            <w:tcW w:w="6300" w:type="dxa"/>
            <w:vAlign w:val="bottom"/>
          </w:tcPr>
          <w:p w:rsidR="00B05C6B" w:rsidRPr="00787B75" w:rsidRDefault="00B05C6B" w:rsidP="00684364">
            <w:r w:rsidRPr="00787B75">
              <w:t>All Countries Data</w:t>
            </w:r>
          </w:p>
          <w:p w:rsidR="00175387" w:rsidRPr="00787B75" w:rsidRDefault="00175387" w:rsidP="00684364">
            <w:r w:rsidRPr="00787B75">
              <w:t>CC: not impact on country data. This table depends on fadebygroup and facets/descriptors and classification. Not the opposite.</w:t>
            </w:r>
          </w:p>
          <w:p w:rsidR="00496DB9" w:rsidRPr="00787B75" w:rsidRDefault="00496DB9" w:rsidP="00684364">
            <w:pPr>
              <w:rPr>
                <w:rFonts w:ascii="Arial" w:hAnsi="Arial" w:cs="Arial"/>
                <w:sz w:val="20"/>
                <w:szCs w:val="20"/>
              </w:rPr>
            </w:pPr>
            <w:r w:rsidRPr="00787B75">
              <w:t>[dtta]: OK</w:t>
            </w:r>
          </w:p>
        </w:tc>
      </w:tr>
      <w:tr w:rsidR="002E16A5" w:rsidRPr="00787B75">
        <w:tc>
          <w:tcPr>
            <w:tcW w:w="3888" w:type="dxa"/>
            <w:vAlign w:val="bottom"/>
          </w:tcPr>
          <w:p w:rsidR="002E16A5" w:rsidRPr="00787B75" w:rsidRDefault="002E16A5" w:rsidP="000A4140">
            <w:pPr>
              <w:rPr>
                <w:rFonts w:ascii="Arial" w:hAnsi="Arial" w:cs="Arial"/>
                <w:sz w:val="20"/>
                <w:szCs w:val="20"/>
              </w:rPr>
            </w:pPr>
            <w:r w:rsidRPr="00787B75">
              <w:rPr>
                <w:rFonts w:ascii="Arial" w:hAnsi="Arial" w:cs="Arial"/>
                <w:sz w:val="20"/>
                <w:szCs w:val="20"/>
              </w:rPr>
              <w:t>Food Quantification by gr/subgr.</w:t>
            </w:r>
          </w:p>
        </w:tc>
        <w:tc>
          <w:tcPr>
            <w:tcW w:w="6300" w:type="dxa"/>
          </w:tcPr>
          <w:p w:rsidR="002E16A5" w:rsidRPr="00787B75" w:rsidRDefault="002E16A5" w:rsidP="000A4140">
            <w:r w:rsidRPr="00787B75">
              <w:t>CC: no this case is not possible! The message is “you cannot import this table because country data are already available. Please use the “unitary import”.</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Food Brand Name</w:t>
            </w:r>
          </w:p>
        </w:tc>
        <w:tc>
          <w:tcPr>
            <w:tcW w:w="6300" w:type="dxa"/>
          </w:tcPr>
          <w:p w:rsidR="00F6394D" w:rsidRPr="00787B75" w:rsidRDefault="00F6394D" w:rsidP="00FD4E91">
            <w:r w:rsidRPr="00787B75">
              <w:t>N/A</w:t>
            </w:r>
          </w:p>
        </w:tc>
      </w:tr>
      <w:tr w:rsidR="000B5A11" w:rsidRPr="00787B75">
        <w:tc>
          <w:tcPr>
            <w:tcW w:w="3888" w:type="dxa"/>
            <w:vAlign w:val="bottom"/>
          </w:tcPr>
          <w:p w:rsidR="000B5A11" w:rsidRPr="00787B75" w:rsidRDefault="000B5A11" w:rsidP="00684364">
            <w:pPr>
              <w:rPr>
                <w:rFonts w:ascii="Arial" w:hAnsi="Arial" w:cs="Arial"/>
                <w:sz w:val="20"/>
                <w:szCs w:val="20"/>
              </w:rPr>
            </w:pPr>
            <w:r w:rsidRPr="00787B75">
              <w:rPr>
                <w:rFonts w:ascii="Arial" w:hAnsi="Arial" w:cs="Arial"/>
                <w:sz w:val="20"/>
                <w:szCs w:val="20"/>
              </w:rPr>
              <w:t>HHM</w:t>
            </w:r>
          </w:p>
        </w:tc>
        <w:tc>
          <w:tcPr>
            <w:tcW w:w="6300" w:type="dxa"/>
          </w:tcPr>
          <w:p w:rsidR="000B5A11" w:rsidRPr="00787B75" w:rsidRDefault="000B5A11" w:rsidP="00684364"/>
        </w:tc>
      </w:tr>
      <w:tr w:rsidR="000B5A11" w:rsidRPr="00787B75">
        <w:tc>
          <w:tcPr>
            <w:tcW w:w="3888" w:type="dxa"/>
            <w:vAlign w:val="bottom"/>
          </w:tcPr>
          <w:p w:rsidR="000B5A11" w:rsidRPr="00787B75" w:rsidRDefault="000B5A11" w:rsidP="00684364">
            <w:pPr>
              <w:rPr>
                <w:rFonts w:ascii="Arial" w:hAnsi="Arial" w:cs="Arial"/>
                <w:sz w:val="20"/>
                <w:szCs w:val="20"/>
              </w:rPr>
            </w:pPr>
            <w:r w:rsidRPr="00787B75">
              <w:rPr>
                <w:rFonts w:ascii="Arial" w:hAnsi="Arial" w:cs="Arial"/>
                <w:sz w:val="20"/>
                <w:szCs w:val="20"/>
              </w:rPr>
              <w:t>Photo Series</w:t>
            </w:r>
          </w:p>
        </w:tc>
        <w:tc>
          <w:tcPr>
            <w:tcW w:w="6300" w:type="dxa"/>
          </w:tcPr>
          <w:p w:rsidR="000B5A11" w:rsidRPr="00787B75" w:rsidRDefault="00F61886" w:rsidP="00684364">
            <w:r w:rsidRPr="00787B75">
              <w:t>Quantification by Food</w:t>
            </w:r>
          </w:p>
          <w:p w:rsidR="00AB5AF7" w:rsidRPr="00787B75" w:rsidRDefault="00AB5AF7" w:rsidP="00684364">
            <w:r w:rsidRPr="00787B75">
              <w:t>Quantification by gr/subgr.</w:t>
            </w:r>
          </w:p>
        </w:tc>
      </w:tr>
      <w:tr w:rsidR="000B5A11" w:rsidRPr="00787B75">
        <w:tc>
          <w:tcPr>
            <w:tcW w:w="3888" w:type="dxa"/>
            <w:vAlign w:val="bottom"/>
          </w:tcPr>
          <w:p w:rsidR="000B5A11" w:rsidRPr="00787B75" w:rsidRDefault="000B5A11" w:rsidP="00684364">
            <w:pPr>
              <w:rPr>
                <w:rFonts w:ascii="Arial" w:hAnsi="Arial" w:cs="Arial"/>
                <w:sz w:val="20"/>
                <w:szCs w:val="20"/>
              </w:rPr>
            </w:pPr>
            <w:r w:rsidRPr="00787B75">
              <w:rPr>
                <w:rFonts w:ascii="Arial" w:hAnsi="Arial" w:cs="Arial"/>
                <w:sz w:val="20"/>
                <w:szCs w:val="20"/>
              </w:rPr>
              <w:t xml:space="preserve">Shape </w:t>
            </w:r>
          </w:p>
        </w:tc>
        <w:tc>
          <w:tcPr>
            <w:tcW w:w="6300" w:type="dxa"/>
          </w:tcPr>
          <w:p w:rsidR="000B5A11" w:rsidRPr="00787B75" w:rsidRDefault="00F61886" w:rsidP="00684364">
            <w:r w:rsidRPr="00787B75">
              <w:t>Quantification by Food</w:t>
            </w:r>
          </w:p>
          <w:p w:rsidR="00AB5AF7" w:rsidRPr="00787B75" w:rsidRDefault="00AB5AF7" w:rsidP="00684364">
            <w:r w:rsidRPr="00787B75">
              <w:t>Quantification by gr/subgr.</w:t>
            </w:r>
          </w:p>
        </w:tc>
      </w:tr>
      <w:tr w:rsidR="000B5A11" w:rsidRPr="00787B75">
        <w:tc>
          <w:tcPr>
            <w:tcW w:w="3888" w:type="dxa"/>
            <w:vAlign w:val="bottom"/>
          </w:tcPr>
          <w:p w:rsidR="000B5A11" w:rsidRPr="00787B75" w:rsidRDefault="000B5A11" w:rsidP="00684364">
            <w:pPr>
              <w:rPr>
                <w:rFonts w:ascii="Arial" w:hAnsi="Arial" w:cs="Arial"/>
                <w:sz w:val="20"/>
                <w:szCs w:val="20"/>
              </w:rPr>
            </w:pPr>
            <w:r w:rsidRPr="00787B75">
              <w:rPr>
                <w:rFonts w:ascii="Arial" w:hAnsi="Arial" w:cs="Arial"/>
                <w:sz w:val="20"/>
                <w:szCs w:val="20"/>
              </w:rPr>
              <w:t>Thickness</w:t>
            </w:r>
          </w:p>
        </w:tc>
        <w:tc>
          <w:tcPr>
            <w:tcW w:w="6300" w:type="dxa"/>
          </w:tcPr>
          <w:p w:rsidR="000B5A11" w:rsidRPr="00787B75" w:rsidRDefault="000B5A11" w:rsidP="00684364"/>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Food List</w:t>
            </w:r>
          </w:p>
        </w:tc>
        <w:tc>
          <w:tcPr>
            <w:tcW w:w="6300" w:type="dxa"/>
          </w:tcPr>
          <w:p w:rsidR="00F6394D" w:rsidRPr="00787B75" w:rsidRDefault="000B5A11" w:rsidP="00FD4E91">
            <w:r w:rsidRPr="00787B75">
              <w:t>All FoodLinks</w:t>
            </w:r>
          </w:p>
        </w:tc>
      </w:tr>
      <w:tr w:rsidR="000B5A11" w:rsidRPr="00787B75">
        <w:tc>
          <w:tcPr>
            <w:tcW w:w="3888" w:type="dxa"/>
            <w:vAlign w:val="bottom"/>
          </w:tcPr>
          <w:p w:rsidR="000B5A11" w:rsidRPr="00787B75" w:rsidRDefault="000B5A11" w:rsidP="00684364">
            <w:pPr>
              <w:rPr>
                <w:rFonts w:ascii="Arial" w:hAnsi="Arial" w:cs="Arial"/>
                <w:sz w:val="20"/>
                <w:szCs w:val="20"/>
              </w:rPr>
            </w:pPr>
            <w:r w:rsidRPr="00787B75">
              <w:rPr>
                <w:rFonts w:ascii="Arial" w:hAnsi="Arial" w:cs="Arial"/>
                <w:sz w:val="20"/>
                <w:szCs w:val="20"/>
              </w:rPr>
              <w:t>Foods: probing</w:t>
            </w:r>
          </w:p>
        </w:tc>
        <w:tc>
          <w:tcPr>
            <w:tcW w:w="6300" w:type="dxa"/>
          </w:tcPr>
          <w:p w:rsidR="001050EB" w:rsidRPr="00787B75" w:rsidRDefault="001050EB" w:rsidP="00684364">
            <w:r w:rsidRPr="00787B75">
              <w:t>With total Import Only</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Facet by Food</w:t>
            </w:r>
          </w:p>
        </w:tc>
        <w:tc>
          <w:tcPr>
            <w:tcW w:w="6300" w:type="dxa"/>
          </w:tcPr>
          <w:p w:rsidR="00175387" w:rsidRPr="00787B75" w:rsidRDefault="001050EB" w:rsidP="00FD4E91">
            <w:r w:rsidRPr="00787B75">
              <w:t>With total Import Only</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Quantification by Food</w:t>
            </w:r>
          </w:p>
        </w:tc>
        <w:tc>
          <w:tcPr>
            <w:tcW w:w="6300" w:type="dxa"/>
          </w:tcPr>
          <w:p w:rsidR="00175387" w:rsidRPr="00787B75" w:rsidRDefault="001050EB" w:rsidP="00FD4E91">
            <w:r w:rsidRPr="00787B75">
              <w:t>With total Import Only</w:t>
            </w:r>
          </w:p>
        </w:tc>
      </w:tr>
      <w:tr w:rsidR="00F6394D" w:rsidRPr="00787B75">
        <w:tc>
          <w:tcPr>
            <w:tcW w:w="3888" w:type="dxa"/>
            <w:vAlign w:val="bottom"/>
          </w:tcPr>
          <w:p w:rsidR="00F6394D" w:rsidRPr="00787B75" w:rsidRDefault="00F6394D">
            <w:pPr>
              <w:rPr>
                <w:rFonts w:ascii="Arial" w:hAnsi="Arial" w:cs="Arial"/>
                <w:sz w:val="20"/>
                <w:szCs w:val="20"/>
              </w:rPr>
            </w:pPr>
            <w:r w:rsidRPr="00787B75">
              <w:rPr>
                <w:rFonts w:ascii="Arial" w:hAnsi="Arial" w:cs="Arial"/>
                <w:sz w:val="20"/>
                <w:szCs w:val="20"/>
              </w:rPr>
              <w:t>Raw to Cooked</w:t>
            </w:r>
          </w:p>
        </w:tc>
        <w:tc>
          <w:tcPr>
            <w:tcW w:w="6300" w:type="dxa"/>
          </w:tcPr>
          <w:p w:rsidR="00F6394D" w:rsidRPr="00787B75" w:rsidRDefault="001050EB" w:rsidP="00FD4E91">
            <w:r w:rsidRPr="00787B75">
              <w:t xml:space="preserve">Table </w:t>
            </w:r>
            <w:r w:rsidR="005B5DA1" w:rsidRPr="00787B75">
              <w:t>Import with Food List</w:t>
            </w:r>
          </w:p>
          <w:p w:rsidR="00175387" w:rsidRPr="00787B75" w:rsidRDefault="00175387" w:rsidP="00FD4E91">
            <w:r w:rsidRPr="00787B75">
              <w:t>CC: can also be imported alone not always with the food list.</w:t>
            </w:r>
          </w:p>
          <w:p w:rsidR="001050EB" w:rsidRPr="00787B75" w:rsidRDefault="001050EB" w:rsidP="00FD4E91">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Standard Unit</w:t>
            </w:r>
          </w:p>
        </w:tc>
        <w:tc>
          <w:tcPr>
            <w:tcW w:w="6300" w:type="dxa"/>
          </w:tcPr>
          <w:p w:rsidR="00175387" w:rsidRPr="00787B75" w:rsidRDefault="001050EB" w:rsidP="00175387">
            <w:r w:rsidRPr="00787B75">
              <w:t xml:space="preserve">Table </w:t>
            </w:r>
            <w:r w:rsidR="005B5DA1"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Standard Portion</w:t>
            </w:r>
          </w:p>
        </w:tc>
        <w:tc>
          <w:tcPr>
            <w:tcW w:w="6300" w:type="dxa"/>
          </w:tcPr>
          <w:p w:rsidR="00175387" w:rsidRPr="00787B75" w:rsidRDefault="001050EB" w:rsidP="00175387">
            <w:r w:rsidRPr="00787B75">
              <w:t xml:space="preserve">Table </w:t>
            </w:r>
            <w:r w:rsidR="005B5DA1"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Density</w:t>
            </w:r>
          </w:p>
        </w:tc>
        <w:tc>
          <w:tcPr>
            <w:tcW w:w="6300" w:type="dxa"/>
          </w:tcPr>
          <w:p w:rsidR="00175387" w:rsidRPr="00787B75" w:rsidRDefault="001050EB" w:rsidP="00175387">
            <w:r w:rsidRPr="00787B75">
              <w:t xml:space="preserve">Table </w:t>
            </w:r>
            <w:r w:rsidR="005B5DA1"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Edible</w:t>
            </w:r>
          </w:p>
        </w:tc>
        <w:tc>
          <w:tcPr>
            <w:tcW w:w="6300" w:type="dxa"/>
          </w:tcPr>
          <w:p w:rsidR="00175387" w:rsidRPr="00787B75" w:rsidRDefault="001050EB" w:rsidP="00175387">
            <w:r w:rsidRPr="00787B75">
              <w:t xml:space="preserve">Table </w:t>
            </w:r>
            <w:r w:rsidR="005B5DA1"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Maximum</w:t>
            </w:r>
          </w:p>
        </w:tc>
        <w:tc>
          <w:tcPr>
            <w:tcW w:w="6300" w:type="dxa"/>
          </w:tcPr>
          <w:p w:rsidR="00175387" w:rsidRPr="00787B75" w:rsidRDefault="005B5DA1" w:rsidP="00175387">
            <w:r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Nutritional Value</w:t>
            </w:r>
          </w:p>
        </w:tc>
        <w:tc>
          <w:tcPr>
            <w:tcW w:w="6300" w:type="dxa"/>
          </w:tcPr>
          <w:p w:rsidR="00175387" w:rsidRPr="00787B75" w:rsidRDefault="005B5DA1" w:rsidP="00175387">
            <w:r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Fat during cooking</w:t>
            </w:r>
          </w:p>
        </w:tc>
        <w:tc>
          <w:tcPr>
            <w:tcW w:w="6300" w:type="dxa"/>
          </w:tcPr>
          <w:p w:rsidR="00175387" w:rsidRPr="00787B75" w:rsidRDefault="005B5DA1" w:rsidP="00175387">
            <w:r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Fats/sauces/sweeteners adding</w:t>
            </w:r>
          </w:p>
        </w:tc>
        <w:tc>
          <w:tcPr>
            <w:tcW w:w="6300" w:type="dxa"/>
          </w:tcPr>
          <w:p w:rsidR="00175387" w:rsidRPr="00787B75" w:rsidRDefault="005B5DA1" w:rsidP="00175387">
            <w:r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pPr>
              <w:rPr>
                <w:rFonts w:ascii="Arial" w:hAnsi="Arial" w:cs="Arial"/>
                <w:sz w:val="20"/>
                <w:szCs w:val="20"/>
              </w:rPr>
            </w:pPr>
            <w:r w:rsidRPr="00787B75">
              <w:rPr>
                <w:rFonts w:ascii="Arial" w:hAnsi="Arial" w:cs="Arial"/>
                <w:sz w:val="20"/>
                <w:szCs w:val="20"/>
              </w:rPr>
              <w:t>Fats/sauces left over in the dish</w:t>
            </w:r>
          </w:p>
        </w:tc>
        <w:tc>
          <w:tcPr>
            <w:tcW w:w="6300" w:type="dxa"/>
          </w:tcPr>
          <w:p w:rsidR="00175387" w:rsidRPr="00787B75" w:rsidRDefault="005B5DA1" w:rsidP="00175387">
            <w:r w:rsidRPr="00787B75">
              <w:t>Import with Food List</w:t>
            </w:r>
            <w:r w:rsidR="00175387" w:rsidRPr="00787B75">
              <w:t xml:space="preserve"> </w:t>
            </w:r>
          </w:p>
          <w:p w:rsidR="005B5DA1" w:rsidRPr="00787B75" w:rsidRDefault="00175387" w:rsidP="00175387">
            <w:r w:rsidRPr="00787B75">
              <w:t>CC: can also be imported alone not always with the food list.</w:t>
            </w:r>
          </w:p>
          <w:p w:rsidR="001050EB" w:rsidRPr="00787B75" w:rsidRDefault="001050EB" w:rsidP="00175387">
            <w:r w:rsidRPr="00787B75">
              <w:t>[dtta]: this is Unit import (defined in checklist)</w:t>
            </w:r>
          </w:p>
        </w:tc>
      </w:tr>
      <w:tr w:rsidR="005B5DA1" w:rsidRPr="00787B75">
        <w:tc>
          <w:tcPr>
            <w:tcW w:w="3888" w:type="dxa"/>
            <w:vAlign w:val="bottom"/>
          </w:tcPr>
          <w:p w:rsidR="005B5DA1" w:rsidRPr="00787B75" w:rsidRDefault="005B5DA1" w:rsidP="00684364">
            <w:pPr>
              <w:rPr>
                <w:rFonts w:ascii="Arial" w:hAnsi="Arial" w:cs="Arial"/>
                <w:sz w:val="20"/>
                <w:szCs w:val="20"/>
              </w:rPr>
            </w:pPr>
            <w:r w:rsidRPr="00787B75">
              <w:rPr>
                <w:rFonts w:ascii="Arial" w:hAnsi="Arial" w:cs="Arial"/>
                <w:sz w:val="20"/>
                <w:szCs w:val="20"/>
              </w:rPr>
              <w:t>FUF</w:t>
            </w:r>
          </w:p>
        </w:tc>
        <w:tc>
          <w:tcPr>
            <w:tcW w:w="6300" w:type="dxa"/>
          </w:tcPr>
          <w:p w:rsidR="005B5DA1" w:rsidRPr="00787B75" w:rsidRDefault="005B5DA1">
            <w:r w:rsidRPr="00787B75">
              <w:t>Import with Food List</w:t>
            </w:r>
          </w:p>
          <w:p w:rsidR="00175387" w:rsidRPr="00787B75" w:rsidRDefault="00175387">
            <w:r w:rsidRPr="00787B75">
              <w:t>CC: ?? not import?? I don’t understand</w:t>
            </w:r>
          </w:p>
          <w:p w:rsidR="00F6704F" w:rsidRPr="00787B75" w:rsidRDefault="00F6704F">
            <w:r w:rsidRPr="00787B75">
              <w:t>[dtta]: No Import because FUF is all above links</w:t>
            </w:r>
          </w:p>
        </w:tc>
      </w:tr>
      <w:tr w:rsidR="00567C54" w:rsidRPr="00787B75">
        <w:tc>
          <w:tcPr>
            <w:tcW w:w="10188" w:type="dxa"/>
            <w:gridSpan w:val="2"/>
            <w:vAlign w:val="bottom"/>
          </w:tcPr>
          <w:p w:rsidR="00567C54" w:rsidRPr="00787B75" w:rsidRDefault="00567C54">
            <w:r w:rsidRPr="00787B75">
              <w:rPr>
                <w:highlight w:val="yellow"/>
              </w:rPr>
              <w:t>To be defined for Recipe &amp; Supplement</w:t>
            </w:r>
          </w:p>
        </w:tc>
      </w:tr>
      <w:tr w:rsidR="00567C54" w:rsidRPr="00787B75">
        <w:tc>
          <w:tcPr>
            <w:tcW w:w="3888" w:type="dxa"/>
            <w:vAlign w:val="bottom"/>
          </w:tcPr>
          <w:p w:rsidR="00567C54" w:rsidRPr="00787B75" w:rsidRDefault="00567C54" w:rsidP="00684364">
            <w:pPr>
              <w:rPr>
                <w:rFonts w:ascii="Arial" w:hAnsi="Arial" w:cs="Arial"/>
                <w:sz w:val="20"/>
                <w:szCs w:val="20"/>
              </w:rPr>
            </w:pPr>
          </w:p>
        </w:tc>
        <w:tc>
          <w:tcPr>
            <w:tcW w:w="6300" w:type="dxa"/>
          </w:tcPr>
          <w:p w:rsidR="00567C54" w:rsidRPr="00787B75" w:rsidRDefault="00567C54"/>
        </w:tc>
      </w:tr>
    </w:tbl>
    <w:p w:rsidR="003E4843" w:rsidRPr="00787B75" w:rsidRDefault="003E4843" w:rsidP="00FD4E91">
      <w:r w:rsidRPr="00787B75">
        <w:t xml:space="preserve">CC: </w:t>
      </w:r>
      <w:r w:rsidR="00175387" w:rsidRPr="00787B75">
        <w:t xml:space="preserve">Please can you review this table according to Annex 4 in the SFG document (point 10) where the list of tables with import is specified? </w:t>
      </w:r>
    </w:p>
    <w:p w:rsidR="002E16A5" w:rsidRPr="00787B75" w:rsidRDefault="002E16A5" w:rsidP="00FD4E91">
      <w:r w:rsidRPr="00787B75">
        <w:t>[dtta]: Checked and updated</w:t>
      </w:r>
    </w:p>
    <w:p w:rsidR="00AB5D29" w:rsidRPr="00787B75" w:rsidRDefault="00AB5D29" w:rsidP="000A4140">
      <w:pPr>
        <w:pStyle w:val="ITEALHEADING2"/>
      </w:pPr>
      <w:bookmarkStart w:id="303" w:name="_Toc338859361"/>
      <w:r w:rsidRPr="00787B75">
        <w:t>Unit Import</w:t>
      </w:r>
      <w:bookmarkEnd w:id="303"/>
    </w:p>
    <w:p w:rsidR="00537850" w:rsidRPr="00787B75" w:rsidRDefault="00537850" w:rsidP="000A4140">
      <w:pPr>
        <w:pStyle w:val="ITEALHEADING3"/>
      </w:pPr>
      <w:bookmarkStart w:id="304" w:name="_Toc338859362"/>
      <w:r w:rsidRPr="00787B75">
        <w:t>Common Case</w:t>
      </w:r>
      <w:bookmarkEnd w:id="304"/>
    </w:p>
    <w:p w:rsidR="00AB5D29" w:rsidRPr="00787B75" w:rsidRDefault="00AB5D29" w:rsidP="000A4140">
      <w:r w:rsidRPr="00787B75">
        <w:t>On the list screen, click on Unit Import button:</w:t>
      </w:r>
    </w:p>
    <w:p w:rsidR="00AB5D29" w:rsidRPr="00787B75" w:rsidRDefault="00014E8A" w:rsidP="00AB5D29">
      <w:r>
        <w:rPr>
          <w:noProof/>
          <w:lang w:val="en-GB" w:eastAsia="en-GB"/>
        </w:rPr>
        <w:drawing>
          <wp:inline distT="0" distB="0" distL="0" distR="0">
            <wp:extent cx="6632575" cy="3016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632575" cy="3016250"/>
                    </a:xfrm>
                    <a:prstGeom prst="rect">
                      <a:avLst/>
                    </a:prstGeom>
                    <a:noFill/>
                    <a:ln>
                      <a:noFill/>
                    </a:ln>
                  </pic:spPr>
                </pic:pic>
              </a:graphicData>
            </a:graphic>
          </wp:inline>
        </w:drawing>
      </w:r>
    </w:p>
    <w:p w:rsidR="00696AE0" w:rsidRPr="00787B75" w:rsidRDefault="00696AE0" w:rsidP="00175387">
      <w:pPr>
        <w:pStyle w:val="ITEALFigure"/>
        <w:rPr>
          <w:lang w:val="en-US"/>
        </w:rPr>
      </w:pPr>
      <w:bookmarkStart w:id="305" w:name="_Toc338859420"/>
      <w:r w:rsidRPr="00787B75">
        <w:rPr>
          <w:lang w:val="en-US"/>
        </w:rPr>
        <w:t>Unit Import Button in red border</w:t>
      </w:r>
      <w:bookmarkEnd w:id="305"/>
    </w:p>
    <w:p w:rsidR="00696AE0" w:rsidRPr="00787B75" w:rsidRDefault="00696AE0" w:rsidP="00696AE0">
      <w:r w:rsidRPr="00787B75">
        <w:t xml:space="preserve">A popup dialog will be </w:t>
      </w:r>
      <w:r w:rsidR="005674E7" w:rsidRPr="00787B75">
        <w:t>displayed;</w:t>
      </w:r>
      <w:r w:rsidRPr="00787B75">
        <w:t xml:space="preserve"> the content of this dialog is the same with list</w:t>
      </w:r>
      <w:r w:rsidR="00DD5F6F" w:rsidRPr="00787B75">
        <w:t xml:space="preserve"> screen. User can select the perimeter to import from the search and select data to be imported.</w:t>
      </w:r>
    </w:p>
    <w:p w:rsidR="00696AE0" w:rsidRPr="00787B75" w:rsidRDefault="00014E8A" w:rsidP="00DD5F6F">
      <w:pPr>
        <w:jc w:val="center"/>
      </w:pPr>
      <w:r>
        <w:rPr>
          <w:noProof/>
          <w:lang w:val="en-GB" w:eastAsia="en-GB"/>
        </w:rPr>
        <w:drawing>
          <wp:inline distT="0" distB="0" distL="0" distR="0">
            <wp:extent cx="5718175" cy="405320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18175" cy="4053205"/>
                    </a:xfrm>
                    <a:prstGeom prst="rect">
                      <a:avLst/>
                    </a:prstGeom>
                    <a:noFill/>
                    <a:ln>
                      <a:noFill/>
                    </a:ln>
                  </pic:spPr>
                </pic:pic>
              </a:graphicData>
            </a:graphic>
          </wp:inline>
        </w:drawing>
      </w:r>
    </w:p>
    <w:p w:rsidR="00DD5F6F" w:rsidRPr="00787B75" w:rsidRDefault="00DD5F6F" w:rsidP="00175387">
      <w:pPr>
        <w:pStyle w:val="ITEALFigure"/>
        <w:rPr>
          <w:lang w:val="en-US"/>
        </w:rPr>
      </w:pPr>
      <w:bookmarkStart w:id="306" w:name="_Toc338859421"/>
      <w:r w:rsidRPr="00787B75">
        <w:rPr>
          <w:lang w:val="en-US"/>
        </w:rPr>
        <w:t>Import Data</w:t>
      </w:r>
      <w:bookmarkEnd w:id="306"/>
    </w:p>
    <w:p w:rsidR="00DD5F6F" w:rsidRPr="00787B75" w:rsidRDefault="00680126" w:rsidP="00DD5F6F">
      <w:r w:rsidRPr="00787B75">
        <w:t>Click on OK button, all selected records will be imported to current perimeter:</w:t>
      </w:r>
    </w:p>
    <w:p w:rsidR="00680126" w:rsidRPr="00787B75" w:rsidRDefault="00014E8A" w:rsidP="00FC3C85">
      <w:pPr>
        <w:jc w:val="center"/>
      </w:pPr>
      <w:r>
        <w:rPr>
          <w:noProof/>
          <w:lang w:val="en-GB" w:eastAsia="en-GB"/>
        </w:rPr>
        <w:drawing>
          <wp:inline distT="0" distB="0" distL="0" distR="0">
            <wp:extent cx="5950585" cy="268859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50585" cy="2688590"/>
                    </a:xfrm>
                    <a:prstGeom prst="rect">
                      <a:avLst/>
                    </a:prstGeom>
                    <a:noFill/>
                    <a:ln>
                      <a:noFill/>
                    </a:ln>
                  </pic:spPr>
                </pic:pic>
              </a:graphicData>
            </a:graphic>
          </wp:inline>
        </w:drawing>
      </w:r>
    </w:p>
    <w:p w:rsidR="00FC3C85" w:rsidRPr="00787B75" w:rsidRDefault="00FC3C85" w:rsidP="00175387">
      <w:pPr>
        <w:pStyle w:val="ITEALFigure"/>
        <w:rPr>
          <w:lang w:val="en-US"/>
        </w:rPr>
      </w:pPr>
      <w:bookmarkStart w:id="307" w:name="_Toc338859422"/>
      <w:r w:rsidRPr="00787B75">
        <w:rPr>
          <w:lang w:val="en-US"/>
        </w:rPr>
        <w:t>Imported Data</w:t>
      </w:r>
      <w:bookmarkEnd w:id="307"/>
    </w:p>
    <w:p w:rsidR="00175387" w:rsidRPr="00787B75" w:rsidRDefault="00175387" w:rsidP="00B62AF1">
      <w:r w:rsidRPr="00787B75">
        <w:t xml:space="preserve">CC: In this example, it is a unitary import for setting data, where screen is simple. How does it work with the food list for example? </w:t>
      </w:r>
      <w:r w:rsidR="00C82FDE" w:rsidRPr="00787B75">
        <w:t>It can be interesting to specify it because the copied items are not only the food but all thea attached data (std units, coefficients…).</w:t>
      </w:r>
    </w:p>
    <w:p w:rsidR="00B62AF1" w:rsidRPr="00787B75" w:rsidRDefault="00B62AF1" w:rsidP="00B62AF1">
      <w:r w:rsidRPr="00787B75">
        <w:t>[dtta]</w:t>
      </w:r>
      <w:r w:rsidR="00537850" w:rsidRPr="00787B75">
        <w:t>: see updated below</w:t>
      </w:r>
    </w:p>
    <w:p w:rsidR="00537850" w:rsidRPr="00787B75" w:rsidRDefault="00537850" w:rsidP="00537850">
      <w:pPr>
        <w:pStyle w:val="ITEALHEADING3"/>
      </w:pPr>
      <w:bookmarkStart w:id="308" w:name="_Toc338859363"/>
      <w:r w:rsidRPr="00787B75">
        <w:t>Unit Import for Food Links / Recipe Links</w:t>
      </w:r>
      <w:bookmarkEnd w:id="308"/>
    </w:p>
    <w:p w:rsidR="00537850" w:rsidRPr="00787B75" w:rsidRDefault="00537850" w:rsidP="00537850">
      <w:r w:rsidRPr="00787B75">
        <w:t>This type of import is applied for:</w:t>
      </w:r>
    </w:p>
    <w:p w:rsidR="00537850" w:rsidRPr="00787B75" w:rsidRDefault="00537850" w:rsidP="00537850">
      <w:pPr>
        <w:pStyle w:val="ITEALBULLET2"/>
      </w:pPr>
      <w:r w:rsidRPr="00787B75">
        <w:t>Raw to Cooked</w:t>
      </w:r>
    </w:p>
    <w:p w:rsidR="00537850" w:rsidRPr="00787B75" w:rsidRDefault="00537850" w:rsidP="00537850">
      <w:pPr>
        <w:pStyle w:val="ITEALBULLET2"/>
      </w:pPr>
      <w:r w:rsidRPr="00787B75">
        <w:t>Standard Unit</w:t>
      </w:r>
    </w:p>
    <w:p w:rsidR="00537850" w:rsidRPr="00787B75" w:rsidRDefault="00537850" w:rsidP="00537850">
      <w:pPr>
        <w:pStyle w:val="ITEALBULLET2"/>
      </w:pPr>
      <w:r w:rsidRPr="00787B75">
        <w:t>Standard Portion</w:t>
      </w:r>
    </w:p>
    <w:p w:rsidR="00537850" w:rsidRPr="00787B75" w:rsidRDefault="00537850" w:rsidP="00537850">
      <w:pPr>
        <w:pStyle w:val="ITEALBULLET2"/>
      </w:pPr>
      <w:r w:rsidRPr="00787B75">
        <w:t>Density</w:t>
      </w:r>
    </w:p>
    <w:p w:rsidR="00537850" w:rsidRPr="00787B75" w:rsidRDefault="00537850" w:rsidP="00537850">
      <w:pPr>
        <w:pStyle w:val="ITEALBULLET2"/>
      </w:pPr>
      <w:r w:rsidRPr="00787B75">
        <w:t>Edible</w:t>
      </w:r>
    </w:p>
    <w:p w:rsidR="00537850" w:rsidRPr="00787B75" w:rsidRDefault="00537850" w:rsidP="00537850">
      <w:pPr>
        <w:pStyle w:val="ITEALBULLET2"/>
      </w:pPr>
      <w:r w:rsidRPr="00787B75">
        <w:t>Maximum</w:t>
      </w:r>
    </w:p>
    <w:p w:rsidR="00537850" w:rsidRPr="00787B75" w:rsidRDefault="00537850" w:rsidP="00537850">
      <w:pPr>
        <w:pStyle w:val="ITEALBULLET2"/>
      </w:pPr>
      <w:r w:rsidRPr="00787B75">
        <w:t>Nutritional Value</w:t>
      </w:r>
    </w:p>
    <w:p w:rsidR="00537850" w:rsidRPr="00787B75" w:rsidRDefault="00537850" w:rsidP="00537850">
      <w:pPr>
        <w:pStyle w:val="ITEALBULLET2"/>
      </w:pPr>
      <w:r w:rsidRPr="00787B75">
        <w:t>Fat during cooking</w:t>
      </w:r>
    </w:p>
    <w:p w:rsidR="00537850" w:rsidRPr="00787B75" w:rsidRDefault="00537850" w:rsidP="00537850">
      <w:pPr>
        <w:pStyle w:val="ITEALBULLET2"/>
      </w:pPr>
      <w:r w:rsidRPr="00787B75">
        <w:t>Fats/sauces/sweeteners adding</w:t>
      </w:r>
    </w:p>
    <w:p w:rsidR="00537850" w:rsidRPr="00787B75" w:rsidRDefault="00537850" w:rsidP="00537850">
      <w:pPr>
        <w:pStyle w:val="ITEALBULLET2"/>
      </w:pPr>
      <w:r w:rsidRPr="00787B75">
        <w:t>Fats/sauces left over in the dish</w:t>
      </w:r>
    </w:p>
    <w:p w:rsidR="00383FBA" w:rsidRPr="00787B75" w:rsidRDefault="00383FBA" w:rsidP="00E424B1"/>
    <w:p w:rsidR="008F3CE7" w:rsidRPr="00787B75" w:rsidRDefault="008F3CE7" w:rsidP="00E424B1">
      <w:r w:rsidRPr="00787B75">
        <w:t>This example will show the Unit import for Food Maximun:</w:t>
      </w:r>
    </w:p>
    <w:p w:rsidR="008F3CE7" w:rsidRPr="00787B75" w:rsidRDefault="008F3CE7" w:rsidP="00E424B1">
      <w:r w:rsidRPr="00787B75">
        <w:t>In the Food Maximun, select a food in grid --&gt; the Unit import button will be enabled:</w:t>
      </w:r>
    </w:p>
    <w:p w:rsidR="008F3CE7" w:rsidRPr="00787B75" w:rsidRDefault="00014E8A" w:rsidP="008F3CE7">
      <w:r>
        <w:rPr>
          <w:noProof/>
          <w:lang w:val="en-GB" w:eastAsia="en-GB"/>
        </w:rPr>
        <w:drawing>
          <wp:inline distT="0" distB="0" distL="0" distR="0">
            <wp:extent cx="6387465" cy="320738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87465" cy="3207385"/>
                    </a:xfrm>
                    <a:prstGeom prst="rect">
                      <a:avLst/>
                    </a:prstGeom>
                    <a:noFill/>
                    <a:ln>
                      <a:noFill/>
                    </a:ln>
                  </pic:spPr>
                </pic:pic>
              </a:graphicData>
            </a:graphic>
          </wp:inline>
        </w:drawing>
      </w:r>
    </w:p>
    <w:p w:rsidR="00AF7B1C" w:rsidRPr="00787B75" w:rsidRDefault="00AF7B1C" w:rsidP="00AF7B1C">
      <w:pPr>
        <w:pStyle w:val="ITEALFigure"/>
        <w:rPr>
          <w:lang w:val="en-US"/>
        </w:rPr>
      </w:pPr>
      <w:bookmarkStart w:id="309" w:name="_Toc338859423"/>
      <w:r w:rsidRPr="00787B75">
        <w:rPr>
          <w:lang w:val="en-US"/>
        </w:rPr>
        <w:t>Unit Import for Food Maximum</w:t>
      </w:r>
      <w:bookmarkEnd w:id="309"/>
    </w:p>
    <w:p w:rsidR="00AF7B1C" w:rsidRPr="00787B75" w:rsidRDefault="00AF7B1C" w:rsidP="00AF7B1C">
      <w:r w:rsidRPr="00787B75">
        <w:t>The popup dialog will be displayed:</w:t>
      </w:r>
    </w:p>
    <w:p w:rsidR="00AF7B1C" w:rsidRPr="00787B75" w:rsidRDefault="00014E8A" w:rsidP="00AF7B1C">
      <w:r>
        <w:rPr>
          <w:noProof/>
          <w:lang w:val="en-GB" w:eastAsia="en-GB"/>
        </w:rPr>
        <w:drawing>
          <wp:inline distT="0" distB="0" distL="0" distR="0">
            <wp:extent cx="6387465" cy="36982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387465" cy="3698240"/>
                    </a:xfrm>
                    <a:prstGeom prst="rect">
                      <a:avLst/>
                    </a:prstGeom>
                    <a:noFill/>
                    <a:ln>
                      <a:noFill/>
                    </a:ln>
                  </pic:spPr>
                </pic:pic>
              </a:graphicData>
            </a:graphic>
          </wp:inline>
        </w:drawing>
      </w:r>
    </w:p>
    <w:p w:rsidR="00B00884" w:rsidRPr="00787B75" w:rsidRDefault="00AF7B1C" w:rsidP="00AF7B1C">
      <w:pPr>
        <w:pStyle w:val="ITEALFigure"/>
        <w:rPr>
          <w:lang w:val="en-US"/>
        </w:rPr>
      </w:pPr>
      <w:bookmarkStart w:id="310" w:name="_Toc338859424"/>
      <w:r w:rsidRPr="00787B75">
        <w:rPr>
          <w:lang w:val="en-US"/>
        </w:rPr>
        <w:t>Select maximun to import for selected food</w:t>
      </w:r>
      <w:bookmarkEnd w:id="310"/>
    </w:p>
    <w:p w:rsidR="00AF7B1C" w:rsidRPr="00787B75" w:rsidRDefault="00AF7B1C" w:rsidP="00AF7B1C">
      <w:r w:rsidRPr="00787B75">
        <w:t>In this dialog, user can select</w:t>
      </w:r>
      <w:r w:rsidR="00D4158C" w:rsidRPr="00787B75">
        <w:t xml:space="preserve"> (single)</w:t>
      </w:r>
      <w:r w:rsidRPr="00787B75">
        <w:t xml:space="preserve"> a maximun to import to the selected food in list screen.</w:t>
      </w:r>
      <w:r w:rsidR="00D4158C" w:rsidRPr="00787B75">
        <w:t xml:space="preserve"> </w:t>
      </w:r>
    </w:p>
    <w:p w:rsidR="00D4158C" w:rsidRPr="00787B75" w:rsidRDefault="00D4158C" w:rsidP="00AF7B1C">
      <w:r w:rsidRPr="00787B75">
        <w:t>Click OK, the selected maximun in popup dialog will be copied to selected food of list screen.</w:t>
      </w:r>
    </w:p>
    <w:p w:rsidR="00537850" w:rsidRPr="00787B75" w:rsidRDefault="00537850" w:rsidP="00537850">
      <w:pPr>
        <w:pStyle w:val="ITEALHEADING3"/>
      </w:pPr>
      <w:bookmarkStart w:id="311" w:name="_Toc338859364"/>
      <w:r w:rsidRPr="00787B75">
        <w:t>Unit Import for FoodList / Recipe List</w:t>
      </w:r>
      <w:bookmarkEnd w:id="311"/>
      <w:r w:rsidRPr="00787B75">
        <w:t xml:space="preserve"> </w:t>
      </w:r>
    </w:p>
    <w:p w:rsidR="008F3CE7" w:rsidRPr="00787B75" w:rsidRDefault="008F3CE7" w:rsidP="008F3CE7">
      <w:r w:rsidRPr="00787B75">
        <w:t>In Unit Import screen, click Import button:</w:t>
      </w:r>
    </w:p>
    <w:p w:rsidR="008F3CE7" w:rsidRPr="00787B75" w:rsidRDefault="00014E8A" w:rsidP="008F3CE7">
      <w:r>
        <w:rPr>
          <w:noProof/>
          <w:lang w:val="en-GB" w:eastAsia="en-GB"/>
        </w:rPr>
        <w:drawing>
          <wp:inline distT="0" distB="0" distL="0" distR="0">
            <wp:extent cx="6400800" cy="323469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400800" cy="3234690"/>
                    </a:xfrm>
                    <a:prstGeom prst="rect">
                      <a:avLst/>
                    </a:prstGeom>
                    <a:noFill/>
                    <a:ln>
                      <a:noFill/>
                    </a:ln>
                  </pic:spPr>
                </pic:pic>
              </a:graphicData>
            </a:graphic>
          </wp:inline>
        </w:drawing>
      </w:r>
    </w:p>
    <w:p w:rsidR="008F3CE7" w:rsidRPr="00787B75" w:rsidRDefault="008F3CE7" w:rsidP="008F3CE7">
      <w:pPr>
        <w:pStyle w:val="ITEALFigure"/>
        <w:rPr>
          <w:lang w:val="en-US"/>
        </w:rPr>
      </w:pPr>
      <w:bookmarkStart w:id="312" w:name="_Toc338859425"/>
      <w:r w:rsidRPr="00787B75">
        <w:rPr>
          <w:lang w:val="en-US"/>
        </w:rPr>
        <w:t>Unit Import for food list</w:t>
      </w:r>
      <w:bookmarkEnd w:id="312"/>
    </w:p>
    <w:p w:rsidR="008F3CE7" w:rsidRPr="00787B75" w:rsidRDefault="008F3CE7" w:rsidP="008F3CE7">
      <w:r w:rsidRPr="00787B75">
        <w:t>Popup display for selecting food(s):</w:t>
      </w:r>
    </w:p>
    <w:p w:rsidR="008F3CE7" w:rsidRPr="00787B75" w:rsidRDefault="008F3CE7" w:rsidP="008F3CE7"/>
    <w:p w:rsidR="008F3CE7" w:rsidRPr="00787B75" w:rsidRDefault="00014E8A" w:rsidP="008F3CE7">
      <w:r>
        <w:rPr>
          <w:noProof/>
          <w:lang w:val="en-GB" w:eastAsia="en-GB"/>
        </w:rPr>
        <w:drawing>
          <wp:inline distT="0" distB="0" distL="0" distR="0">
            <wp:extent cx="6400800" cy="36576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F3CE7" w:rsidRPr="00787B75" w:rsidRDefault="008F3CE7" w:rsidP="008F3CE7">
      <w:pPr>
        <w:pStyle w:val="ITEALFigure"/>
        <w:rPr>
          <w:lang w:val="en-US"/>
        </w:rPr>
      </w:pPr>
      <w:bookmarkStart w:id="313" w:name="_Toc338859426"/>
      <w:r w:rsidRPr="00787B75">
        <w:rPr>
          <w:lang w:val="en-US"/>
        </w:rPr>
        <w:t>Select Food to Import</w:t>
      </w:r>
      <w:bookmarkEnd w:id="313"/>
    </w:p>
    <w:p w:rsidR="008F3CE7" w:rsidRPr="00787B75" w:rsidRDefault="008F3CE7" w:rsidP="008F3CE7">
      <w:r w:rsidRPr="00787B75">
        <w:t>Display a summary screen:</w:t>
      </w:r>
    </w:p>
    <w:p w:rsidR="008F3CE7" w:rsidRPr="00787B75" w:rsidRDefault="00014E8A" w:rsidP="008F3CE7">
      <w:r>
        <w:rPr>
          <w:noProof/>
          <w:lang w:val="en-GB" w:eastAsia="en-GB"/>
        </w:rPr>
        <w:drawing>
          <wp:inline distT="0" distB="0" distL="0" distR="0">
            <wp:extent cx="6400800" cy="3425825"/>
            <wp:effectExtent l="0" t="0" r="0" b="3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400800" cy="3425825"/>
                    </a:xfrm>
                    <a:prstGeom prst="rect">
                      <a:avLst/>
                    </a:prstGeom>
                    <a:noFill/>
                    <a:ln>
                      <a:noFill/>
                    </a:ln>
                  </pic:spPr>
                </pic:pic>
              </a:graphicData>
            </a:graphic>
          </wp:inline>
        </w:drawing>
      </w:r>
    </w:p>
    <w:p w:rsidR="008F3CE7" w:rsidRPr="00787B75" w:rsidRDefault="008F3CE7" w:rsidP="008F3CE7">
      <w:pPr>
        <w:pStyle w:val="ITEALFigure"/>
        <w:rPr>
          <w:lang w:val="en-US"/>
        </w:rPr>
      </w:pPr>
      <w:bookmarkStart w:id="314" w:name="_Toc338859427"/>
      <w:r w:rsidRPr="00787B75">
        <w:rPr>
          <w:lang w:val="en-US"/>
        </w:rPr>
        <w:t>Import FoodList – Summary</w:t>
      </w:r>
      <w:bookmarkEnd w:id="314"/>
    </w:p>
    <w:p w:rsidR="008F3CE7" w:rsidRPr="00787B75" w:rsidRDefault="008F3CE7" w:rsidP="008F3CE7">
      <w:r w:rsidRPr="00787B75">
        <w:t>In this dialog:</w:t>
      </w:r>
    </w:p>
    <w:p w:rsidR="008F3CE7" w:rsidRPr="00787B75" w:rsidRDefault="008F3CE7" w:rsidP="008F3CE7">
      <w:pPr>
        <w:pStyle w:val="ITEALBULLET2"/>
      </w:pPr>
      <w:r w:rsidRPr="00787B75">
        <w:t>Choose which data to be imported with the selected food</w:t>
      </w:r>
    </w:p>
    <w:p w:rsidR="008F3CE7" w:rsidRPr="00787B75" w:rsidRDefault="008F3CE7" w:rsidP="008F3CE7">
      <w:pPr>
        <w:pStyle w:val="ITEALBULLET2"/>
      </w:pPr>
      <w:r w:rsidRPr="00787B75">
        <w:t>Double click on each row to change classification</w:t>
      </w:r>
    </w:p>
    <w:p w:rsidR="008F3CE7" w:rsidRPr="00787B75" w:rsidRDefault="008F3CE7" w:rsidP="008F3CE7">
      <w:pPr>
        <w:pStyle w:val="ITEALBULLET2"/>
      </w:pPr>
      <w:r w:rsidRPr="00787B75">
        <w:t>There'll have no checkbox for data which isn't available</w:t>
      </w:r>
    </w:p>
    <w:p w:rsidR="008F3CE7" w:rsidRPr="00787B75" w:rsidRDefault="008F3CE7" w:rsidP="008F3CE7"/>
    <w:p w:rsidR="008F3CE7" w:rsidRPr="00787B75" w:rsidRDefault="008F3CE7" w:rsidP="008F3CE7">
      <w:r w:rsidRPr="00787B75">
        <w:t>Click on OK --&gt; the selected data will be import to current perimeter</w:t>
      </w:r>
    </w:p>
    <w:p w:rsidR="00AB5D29" w:rsidRPr="00787B75" w:rsidRDefault="00AB5D29" w:rsidP="000A4140">
      <w:pPr>
        <w:pStyle w:val="ITEALHEADING2"/>
      </w:pPr>
      <w:bookmarkStart w:id="315" w:name="_Toc338859365"/>
      <w:r w:rsidRPr="00787B75">
        <w:t>CSV Import</w:t>
      </w:r>
      <w:bookmarkEnd w:id="315"/>
    </w:p>
    <w:p w:rsidR="00AB5D29" w:rsidRPr="00787B75" w:rsidRDefault="00AB5D29" w:rsidP="00AB5D29">
      <w:r w:rsidRPr="00787B75">
        <w:t>Integrated in the design of each screen if has (checklist)</w:t>
      </w:r>
    </w:p>
    <w:p w:rsidR="005F4AE5" w:rsidRPr="00787B75" w:rsidRDefault="005F4AE5" w:rsidP="00AB5D29">
      <w:r w:rsidRPr="00787B75">
        <w:rPr>
          <w:highlight w:val="green"/>
        </w:rPr>
        <w:t>Gwh: need to detail the process. Could be similar to the upload interviews process for example (upload file, check, import)</w:t>
      </w:r>
      <w:r w:rsidR="00C82FDE" w:rsidRPr="00787B75">
        <w:t>. The user has to click on one button to do these 3 actions. A log file is generated specifying the accured problems/warning/well import.</w:t>
      </w:r>
    </w:p>
    <w:p w:rsidR="00C82FDE" w:rsidRPr="00787B75" w:rsidRDefault="00C82FDE" w:rsidP="00AB5D29"/>
    <w:p w:rsidR="00C82FDE" w:rsidRPr="00787B75" w:rsidRDefault="00C82FDE" w:rsidP="00AB5D29">
      <w:r w:rsidRPr="00787B75">
        <w:t>CC: can you specify here the already asked csv-import already mentioned in the checklists.</w:t>
      </w:r>
    </w:p>
    <w:p w:rsidR="005674E7" w:rsidRPr="00787B75" w:rsidRDefault="005674E7" w:rsidP="00AB5D29">
      <w:r w:rsidRPr="00787B75">
        <w:t>The csv import will be available in:</w:t>
      </w:r>
    </w:p>
    <w:p w:rsidR="005674E7" w:rsidRPr="00787B75" w:rsidRDefault="005674E7" w:rsidP="005674E7">
      <w:pPr>
        <w:pStyle w:val="ITEALBULLET2"/>
      </w:pPr>
      <w:r w:rsidRPr="00787B75">
        <w:t>Food list</w:t>
      </w:r>
    </w:p>
    <w:p w:rsidR="005674E7" w:rsidRPr="00787B75" w:rsidRDefault="005674E7" w:rsidP="005674E7">
      <w:pPr>
        <w:pStyle w:val="ITEALBULLET2"/>
      </w:pPr>
      <w:r w:rsidRPr="00787B75">
        <w:t>Recipe list</w:t>
      </w:r>
    </w:p>
    <w:p w:rsidR="005674E7" w:rsidRPr="00787B75" w:rsidRDefault="005674E7" w:rsidP="005674E7">
      <w:pPr>
        <w:pStyle w:val="ITEALBULLET2"/>
      </w:pPr>
      <w:r w:rsidRPr="00787B75">
        <w:t>Supplement List</w:t>
      </w:r>
    </w:p>
    <w:p w:rsidR="005674E7" w:rsidRPr="00787B75" w:rsidRDefault="004076FA" w:rsidP="005674E7">
      <w:pPr>
        <w:pStyle w:val="ITEALBULLET2"/>
      </w:pPr>
      <w:r w:rsidRPr="00787B75">
        <w:t xml:space="preserve">Food </w:t>
      </w:r>
      <w:r w:rsidR="005674E7" w:rsidRPr="00787B75">
        <w:t>BrandName</w:t>
      </w:r>
    </w:p>
    <w:p w:rsidR="007C41B4" w:rsidRPr="00787B75" w:rsidRDefault="007C41B4" w:rsidP="000A4140">
      <w:pPr>
        <w:pStyle w:val="ITEALHEADING3"/>
      </w:pPr>
      <w:bookmarkStart w:id="316" w:name="_Toc338859366"/>
      <w:r w:rsidRPr="00787B75">
        <w:t>Ex</w:t>
      </w:r>
      <w:r w:rsidR="00863C9A" w:rsidRPr="00787B75">
        <w:t>ample of csv import</w:t>
      </w:r>
      <w:bookmarkEnd w:id="316"/>
    </w:p>
    <w:p w:rsidR="007C41B4" w:rsidRPr="00787B75" w:rsidRDefault="00014E8A" w:rsidP="007C41B4">
      <w:r>
        <w:rPr>
          <w:noProof/>
          <w:lang w:val="en-GB" w:eastAsia="en-GB"/>
        </w:rPr>
        <w:drawing>
          <wp:inline distT="0" distB="0" distL="0" distR="0">
            <wp:extent cx="6400800" cy="324802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00800" cy="3248025"/>
                    </a:xfrm>
                    <a:prstGeom prst="rect">
                      <a:avLst/>
                    </a:prstGeom>
                    <a:noFill/>
                    <a:ln>
                      <a:noFill/>
                    </a:ln>
                  </pic:spPr>
                </pic:pic>
              </a:graphicData>
            </a:graphic>
          </wp:inline>
        </w:drawing>
      </w:r>
    </w:p>
    <w:p w:rsidR="00863C9A" w:rsidRPr="00787B75" w:rsidRDefault="00863C9A" w:rsidP="00863C9A">
      <w:pPr>
        <w:pStyle w:val="ITEALFigure"/>
        <w:rPr>
          <w:lang w:val="en-US"/>
        </w:rPr>
      </w:pPr>
      <w:bookmarkStart w:id="317" w:name="_Toc338859428"/>
      <w:r w:rsidRPr="00787B75">
        <w:rPr>
          <w:lang w:val="en-US"/>
        </w:rPr>
        <w:t>Import csv</w:t>
      </w:r>
      <w:bookmarkEnd w:id="317"/>
    </w:p>
    <w:p w:rsidR="00863C9A" w:rsidRPr="00787B75" w:rsidRDefault="00863C9A" w:rsidP="00863C9A">
      <w:r w:rsidRPr="00787B75">
        <w:t>C</w:t>
      </w:r>
      <w:r w:rsidR="0073525B" w:rsidRPr="00787B75">
        <w:t>lick on import csv button (red), popup displayed to select csv file:</w:t>
      </w:r>
    </w:p>
    <w:p w:rsidR="0073525B" w:rsidRPr="00787B75" w:rsidRDefault="00014E8A" w:rsidP="00863C9A">
      <w:r>
        <w:rPr>
          <w:noProof/>
          <w:lang w:val="en-GB" w:eastAsia="en-GB"/>
        </w:rPr>
        <w:drawing>
          <wp:inline distT="0" distB="0" distL="0" distR="0">
            <wp:extent cx="6400800" cy="383476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400800" cy="3834765"/>
                    </a:xfrm>
                    <a:prstGeom prst="rect">
                      <a:avLst/>
                    </a:prstGeom>
                    <a:noFill/>
                    <a:ln>
                      <a:noFill/>
                    </a:ln>
                  </pic:spPr>
                </pic:pic>
              </a:graphicData>
            </a:graphic>
          </wp:inline>
        </w:drawing>
      </w:r>
    </w:p>
    <w:p w:rsidR="0073525B" w:rsidRPr="00787B75" w:rsidRDefault="0073525B" w:rsidP="0073525B">
      <w:pPr>
        <w:pStyle w:val="ITEALFigure"/>
        <w:rPr>
          <w:lang w:val="en-US"/>
        </w:rPr>
      </w:pPr>
      <w:bookmarkStart w:id="318" w:name="_Toc338859429"/>
      <w:r w:rsidRPr="00787B75">
        <w:rPr>
          <w:lang w:val="en-US"/>
        </w:rPr>
        <w:t>Select csv file to be import</w:t>
      </w:r>
      <w:bookmarkEnd w:id="318"/>
    </w:p>
    <w:p w:rsidR="0073525B" w:rsidRPr="00787B75" w:rsidRDefault="00B23932" w:rsidP="0073525B">
      <w:r w:rsidRPr="00787B75">
        <w:t xml:space="preserve">Select 1 file and click on open, ESMP will do the import for the selected file. </w:t>
      </w:r>
    </w:p>
    <w:p w:rsidR="00B23932" w:rsidRPr="00787B75" w:rsidRDefault="00B23932" w:rsidP="00B23932">
      <w:pPr>
        <w:pStyle w:val="ITEALBULLET2"/>
      </w:pPr>
      <w:r w:rsidRPr="00787B75">
        <w:t>If the format if not correct --&gt; ESMP will display error message</w:t>
      </w:r>
    </w:p>
    <w:p w:rsidR="00B23932" w:rsidRPr="00787B75" w:rsidRDefault="00B23932" w:rsidP="00B23932">
      <w:pPr>
        <w:pStyle w:val="ITEALBULLET2"/>
      </w:pPr>
      <w:r w:rsidRPr="00787B75">
        <w:t>After the importation --&gt; ESMP will display a log:</w:t>
      </w:r>
    </w:p>
    <w:p w:rsidR="00B23932" w:rsidRPr="00787B75" w:rsidRDefault="00014E8A" w:rsidP="009B448F">
      <w:pPr>
        <w:jc w:val="center"/>
      </w:pPr>
      <w:r>
        <w:rPr>
          <w:noProof/>
          <w:lang w:val="en-GB" w:eastAsia="en-GB"/>
        </w:rPr>
        <w:drawing>
          <wp:inline distT="0" distB="0" distL="0" distR="0">
            <wp:extent cx="4749165" cy="28384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749165" cy="2838450"/>
                    </a:xfrm>
                    <a:prstGeom prst="rect">
                      <a:avLst/>
                    </a:prstGeom>
                    <a:noFill/>
                    <a:ln>
                      <a:noFill/>
                    </a:ln>
                  </pic:spPr>
                </pic:pic>
              </a:graphicData>
            </a:graphic>
          </wp:inline>
        </w:drawing>
      </w:r>
    </w:p>
    <w:p w:rsidR="009B448F" w:rsidRPr="00787B75" w:rsidRDefault="009B448F" w:rsidP="009B448F">
      <w:pPr>
        <w:pStyle w:val="ITEALFigure"/>
        <w:rPr>
          <w:lang w:val="en-US"/>
        </w:rPr>
      </w:pPr>
      <w:bookmarkStart w:id="319" w:name="_Toc338859430"/>
      <w:r w:rsidRPr="00787B75">
        <w:rPr>
          <w:lang w:val="en-US"/>
        </w:rPr>
        <w:t>Log of csv Import</w:t>
      </w:r>
      <w:bookmarkEnd w:id="319"/>
    </w:p>
    <w:p w:rsidR="000A4140" w:rsidRPr="00787B75" w:rsidRDefault="000A4140" w:rsidP="000A4140">
      <w:pPr>
        <w:pStyle w:val="ITEALHEADING3"/>
      </w:pPr>
      <w:bookmarkStart w:id="320" w:name="_Toc338859367"/>
      <w:r w:rsidRPr="00787B75">
        <w:t>FoodList</w:t>
      </w:r>
      <w:bookmarkEnd w:id="320"/>
    </w:p>
    <w:p w:rsidR="007C41B4" w:rsidRPr="00787B75" w:rsidRDefault="000A4140" w:rsidP="007C41B4">
      <w:r w:rsidRPr="00787B75">
        <w:t>Format of csv:</w:t>
      </w:r>
      <w:r w:rsidR="007C41B4" w:rsidRPr="00787B75">
        <w:t xml:space="preserve"> FoodNum, Name, Type, Supplement, Order, Group Code</w:t>
      </w:r>
    </w:p>
    <w:p w:rsidR="007C41B4" w:rsidRPr="00787B75" w:rsidRDefault="007C41B4" w:rsidP="007C41B4"/>
    <w:p w:rsidR="007C41B4" w:rsidRPr="00787B75" w:rsidRDefault="007C41B4" w:rsidP="007C41B4">
      <w:r w:rsidRPr="00787B75">
        <w:t>The FoodNum is used to map between a food &amp; its shadow only--&gt; this will not be used as "FoodNum" in the application.</w:t>
      </w:r>
    </w:p>
    <w:p w:rsidR="000A4140" w:rsidRPr="00787B75" w:rsidRDefault="007C41B4" w:rsidP="007C41B4">
      <w:r w:rsidRPr="00787B75">
        <w:t>Shadow of a food has the same food num with food and Type = SH</w:t>
      </w:r>
    </w:p>
    <w:p w:rsidR="000A4140" w:rsidRPr="00787B75" w:rsidRDefault="000A4140" w:rsidP="000A4140">
      <w:pPr>
        <w:pStyle w:val="ITEALHEADING3"/>
      </w:pPr>
      <w:bookmarkStart w:id="321" w:name="_Toc338859368"/>
      <w:r w:rsidRPr="00787B75">
        <w:t>BrandName</w:t>
      </w:r>
      <w:bookmarkEnd w:id="321"/>
    </w:p>
    <w:p w:rsidR="007C41B4" w:rsidRPr="00787B75" w:rsidRDefault="007C41B4" w:rsidP="007C41B4">
      <w:r w:rsidRPr="00787B75">
        <w:t>Format of csv: ClassificationCode, Name</w:t>
      </w:r>
    </w:p>
    <w:p w:rsidR="007C41B4" w:rsidRPr="00787B75" w:rsidRDefault="007C41B4" w:rsidP="007C41B4"/>
    <w:p w:rsidR="007C41B4" w:rsidRPr="00787B75" w:rsidRDefault="007C41B4" w:rsidP="007C41B4">
      <w:r w:rsidRPr="00787B75">
        <w:t xml:space="preserve">Note: Classification code = Group Code + Subgroup Code  (if has) +  SubsubGroup Code (if has). For example: </w:t>
      </w:r>
    </w:p>
    <w:p w:rsidR="007C41B4" w:rsidRPr="00787B75" w:rsidRDefault="007C41B4" w:rsidP="007C41B4">
      <w:pPr>
        <w:pStyle w:val="ITEALBULLET2"/>
      </w:pPr>
      <w:r w:rsidRPr="00787B75">
        <w:t>01</w:t>
      </w:r>
    </w:p>
    <w:p w:rsidR="007C41B4" w:rsidRPr="00787B75" w:rsidRDefault="007C41B4" w:rsidP="007C41B4">
      <w:pPr>
        <w:pStyle w:val="ITEALBULLET2"/>
      </w:pPr>
      <w:r w:rsidRPr="00787B75">
        <w:t>0102</w:t>
      </w:r>
    </w:p>
    <w:p w:rsidR="007C41B4" w:rsidRPr="00787B75" w:rsidRDefault="007C41B4" w:rsidP="007C41B4">
      <w:pPr>
        <w:pStyle w:val="ITEALBULLET2"/>
      </w:pPr>
      <w:r w:rsidRPr="00787B75">
        <w:t>010203</w:t>
      </w:r>
    </w:p>
    <w:p w:rsidR="00307D19" w:rsidRPr="00787B75" w:rsidRDefault="00556E6D" w:rsidP="000A4140">
      <w:pPr>
        <w:pStyle w:val="ITEALHEADING1"/>
      </w:pPr>
      <w:bookmarkStart w:id="322" w:name="_Toc338859369"/>
      <w:r w:rsidRPr="00787B75">
        <w:t>Export</w:t>
      </w:r>
      <w:bookmarkEnd w:id="322"/>
    </w:p>
    <w:p w:rsidR="00C82FDE" w:rsidRPr="00787B75" w:rsidRDefault="00C82FDE" w:rsidP="00FD4874">
      <w:r w:rsidRPr="00787B75">
        <w:t>CC: This part correspond to a screen/appraoch so it will be more logical to not have it here in general concept/design but in a special word document as a checklist. What do you think?</w:t>
      </w:r>
    </w:p>
    <w:p w:rsidR="00066594" w:rsidRPr="00787B75" w:rsidRDefault="00066594" w:rsidP="00FD4874"/>
    <w:p w:rsidR="00A437A3" w:rsidRPr="00787B75" w:rsidRDefault="00A437A3" w:rsidP="00FD4874">
      <w:r w:rsidRPr="00787B75">
        <w:t>[dtta]: See my comment in part (4)</w:t>
      </w:r>
    </w:p>
    <w:p w:rsidR="004871C7" w:rsidRPr="00787B75" w:rsidRDefault="00930938" w:rsidP="004871C7">
      <w:r w:rsidRPr="00787B75">
        <w:t>The Export Epicsoft Database is available only in Country.</w:t>
      </w:r>
      <w:r w:rsidR="007A3B0E" w:rsidRPr="00787B75">
        <w:t xml:space="preserve"> </w:t>
      </w:r>
      <w:r w:rsidR="004871C7" w:rsidRPr="00787B75">
        <w:t>In MS Menu / Tools, Click on "Export Epicsoft Database" to open the versions management screen:</w:t>
      </w:r>
    </w:p>
    <w:p w:rsidR="004871C7" w:rsidRPr="00787B75" w:rsidRDefault="00014E8A" w:rsidP="004871C7">
      <w:r>
        <w:rPr>
          <w:noProof/>
          <w:lang w:val="en-GB" w:eastAsia="en-GB"/>
        </w:rPr>
        <w:drawing>
          <wp:inline distT="0" distB="0" distL="0" distR="0">
            <wp:extent cx="6400800" cy="18834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400800" cy="1883410"/>
                    </a:xfrm>
                    <a:prstGeom prst="rect">
                      <a:avLst/>
                    </a:prstGeom>
                    <a:noFill/>
                    <a:ln>
                      <a:noFill/>
                    </a:ln>
                  </pic:spPr>
                </pic:pic>
              </a:graphicData>
            </a:graphic>
          </wp:inline>
        </w:drawing>
      </w:r>
    </w:p>
    <w:p w:rsidR="004871C7" w:rsidRPr="00787B75" w:rsidRDefault="004871C7" w:rsidP="00175387">
      <w:pPr>
        <w:pStyle w:val="ITEALFigure"/>
        <w:rPr>
          <w:lang w:val="en-US"/>
        </w:rPr>
      </w:pPr>
      <w:bookmarkStart w:id="323" w:name="_Toc338859431"/>
      <w:r w:rsidRPr="00787B75">
        <w:rPr>
          <w:lang w:val="en-US"/>
        </w:rPr>
        <w:t>Export Epicsoft Database</w:t>
      </w:r>
      <w:bookmarkEnd w:id="323"/>
    </w:p>
    <w:p w:rsidR="004871C7" w:rsidRPr="00787B75" w:rsidRDefault="00014E8A" w:rsidP="004871C7">
      <w:r>
        <w:rPr>
          <w:noProof/>
          <w:lang w:val="en-GB" w:eastAsia="en-GB"/>
        </w:rPr>
        <w:drawing>
          <wp:inline distT="0" distB="0" distL="0" distR="0">
            <wp:extent cx="6400800" cy="26479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00800" cy="2647950"/>
                    </a:xfrm>
                    <a:prstGeom prst="rect">
                      <a:avLst/>
                    </a:prstGeom>
                    <a:noFill/>
                    <a:ln>
                      <a:noFill/>
                    </a:ln>
                  </pic:spPr>
                </pic:pic>
              </a:graphicData>
            </a:graphic>
          </wp:inline>
        </w:drawing>
      </w:r>
    </w:p>
    <w:p w:rsidR="00903671" w:rsidRPr="00787B75" w:rsidRDefault="00903671" w:rsidP="00175387">
      <w:pPr>
        <w:pStyle w:val="ITEALFigure"/>
        <w:rPr>
          <w:lang w:val="en-US"/>
        </w:rPr>
      </w:pPr>
      <w:bookmarkStart w:id="324" w:name="_Toc338859432"/>
      <w:r w:rsidRPr="00787B75">
        <w:rPr>
          <w:lang w:val="en-US"/>
        </w:rPr>
        <w:t>Version Management Screen</w:t>
      </w:r>
      <w:bookmarkEnd w:id="324"/>
    </w:p>
    <w:p w:rsidR="00903671" w:rsidRPr="00787B75" w:rsidRDefault="00A8521B" w:rsidP="00903671">
      <w:r w:rsidRPr="00787B75">
        <w:t>In this screen user can see all exported versions in this perimeter:</w:t>
      </w:r>
    </w:p>
    <w:p w:rsidR="00A8521B" w:rsidRPr="00787B75" w:rsidRDefault="007D2B69" w:rsidP="008635CB">
      <w:pPr>
        <w:pStyle w:val="ITEALBULLET2"/>
      </w:pPr>
      <w:r w:rsidRPr="00787B75">
        <w:t>Create Epicsoft DB</w:t>
      </w:r>
      <w:r w:rsidR="00E47444" w:rsidRPr="00787B75">
        <w:t xml:space="preserve"> (</w:t>
      </w:r>
      <w:r w:rsidR="00014E8A">
        <w:rPr>
          <w:noProof/>
          <w:lang w:val="en-GB" w:eastAsia="en-GB"/>
        </w:rPr>
        <w:drawing>
          <wp:inline distT="0" distB="0" distL="0" distR="0">
            <wp:extent cx="245745" cy="259080"/>
            <wp:effectExtent l="0" t="0" r="1905"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5745" cy="259080"/>
                    </a:xfrm>
                    <a:prstGeom prst="rect">
                      <a:avLst/>
                    </a:prstGeom>
                    <a:noFill/>
                    <a:ln>
                      <a:noFill/>
                    </a:ln>
                  </pic:spPr>
                </pic:pic>
              </a:graphicData>
            </a:graphic>
          </wp:inline>
        </w:drawing>
      </w:r>
      <w:r w:rsidR="00E47444" w:rsidRPr="00787B75">
        <w:t>)</w:t>
      </w:r>
      <w:r w:rsidR="00A8521B" w:rsidRPr="00787B75">
        <w:t xml:space="preserve">: Create new version of </w:t>
      </w:r>
      <w:r w:rsidR="00EA5691" w:rsidRPr="00787B75">
        <w:t>Epicsoft</w:t>
      </w:r>
      <w:r w:rsidR="00A8521B" w:rsidRPr="00787B75">
        <w:t xml:space="preserve"> database </w:t>
      </w:r>
      <w:r w:rsidR="00655DFA" w:rsidRPr="00787B75">
        <w:t>(xml)</w:t>
      </w:r>
    </w:p>
    <w:p w:rsidR="00A8521B" w:rsidRPr="00787B75" w:rsidRDefault="00A8521B" w:rsidP="008635CB">
      <w:pPr>
        <w:pStyle w:val="ITEALBULLET2"/>
      </w:pPr>
      <w:r w:rsidRPr="00787B75">
        <w:t>Delete</w:t>
      </w:r>
      <w:r w:rsidR="00AE5FDA" w:rsidRPr="00787B75">
        <w:t xml:space="preserve"> (</w:t>
      </w:r>
      <w:r w:rsidR="00014E8A">
        <w:rPr>
          <w:noProof/>
          <w:lang w:val="en-GB" w:eastAsia="en-GB"/>
        </w:rPr>
        <w:drawing>
          <wp:inline distT="0" distB="0" distL="0" distR="0">
            <wp:extent cx="313690" cy="31369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13690" cy="313690"/>
                    </a:xfrm>
                    <a:prstGeom prst="rect">
                      <a:avLst/>
                    </a:prstGeom>
                    <a:noFill/>
                    <a:ln>
                      <a:noFill/>
                    </a:ln>
                  </pic:spPr>
                </pic:pic>
              </a:graphicData>
            </a:graphic>
          </wp:inline>
        </w:drawing>
      </w:r>
      <w:r w:rsidR="00AE5FDA" w:rsidRPr="00787B75">
        <w:t>)</w:t>
      </w:r>
      <w:r w:rsidRPr="00787B75">
        <w:t>: Delete a version</w:t>
      </w:r>
    </w:p>
    <w:p w:rsidR="00A8521B" w:rsidRPr="00787B75" w:rsidRDefault="00A8521B" w:rsidP="008635CB">
      <w:pPr>
        <w:pStyle w:val="ITEALBULLET2"/>
        <w:rPr>
          <w:highlight w:val="yellow"/>
        </w:rPr>
      </w:pPr>
      <w:r w:rsidRPr="00787B75">
        <w:t>Download</w:t>
      </w:r>
      <w:r w:rsidR="00AE5FDA" w:rsidRPr="00787B75">
        <w:t xml:space="preserve"> (</w:t>
      </w:r>
      <w:r w:rsidR="00014E8A">
        <w:rPr>
          <w:noProof/>
          <w:lang w:val="en-GB" w:eastAsia="en-GB"/>
        </w:rPr>
        <w:drawing>
          <wp:inline distT="0" distB="0" distL="0" distR="0">
            <wp:extent cx="300355" cy="286385"/>
            <wp:effectExtent l="0" t="0" r="444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0355" cy="286385"/>
                    </a:xfrm>
                    <a:prstGeom prst="rect">
                      <a:avLst/>
                    </a:prstGeom>
                    <a:noFill/>
                    <a:ln>
                      <a:noFill/>
                    </a:ln>
                  </pic:spPr>
                </pic:pic>
              </a:graphicData>
            </a:graphic>
          </wp:inline>
        </w:drawing>
      </w:r>
      <w:r w:rsidR="00AE5FDA" w:rsidRPr="00787B75">
        <w:t>)</w:t>
      </w:r>
      <w:r w:rsidRPr="00787B75">
        <w:t>: Download all selected version (s) in zip</w:t>
      </w:r>
      <w:r w:rsidR="005F4AE5" w:rsidRPr="00787B75">
        <w:t xml:space="preserve"> </w:t>
      </w:r>
      <w:r w:rsidR="005F4AE5" w:rsidRPr="00787B75">
        <w:rPr>
          <w:highlight w:val="green"/>
        </w:rPr>
        <w:t>Gwh: need selection checkboxes for this</w:t>
      </w:r>
    </w:p>
    <w:p w:rsidR="00627319" w:rsidRPr="00787B75" w:rsidRDefault="00627319" w:rsidP="008635CB">
      <w:pPr>
        <w:pStyle w:val="ITEALBULLET2"/>
        <w:rPr>
          <w:highlight w:val="yellow"/>
        </w:rPr>
      </w:pPr>
      <w:r w:rsidRPr="00787B75">
        <w:t>Type: Epicsoft Database, IM Database or IM Parameters</w:t>
      </w:r>
      <w:r w:rsidR="001D2012" w:rsidRPr="00787B75">
        <w:t xml:space="preserve"> </w:t>
      </w:r>
      <w:r w:rsidR="001D2012" w:rsidRPr="00787B75">
        <w:rPr>
          <w:highlight w:val="green"/>
        </w:rPr>
        <w:t>Gwh: what’s the difference between IM Database and IM Parameters?</w:t>
      </w:r>
    </w:p>
    <w:p w:rsidR="00465861" w:rsidRPr="00787B75" w:rsidRDefault="00465861" w:rsidP="00465861">
      <w:pPr>
        <w:pStyle w:val="ITEALBULLET2"/>
        <w:numPr>
          <w:ilvl w:val="0"/>
          <w:numId w:val="0"/>
        </w:numPr>
        <w:ind w:left="360"/>
        <w:rPr>
          <w:highlight w:val="yellow"/>
        </w:rPr>
      </w:pPr>
    </w:p>
    <w:p w:rsidR="00465861" w:rsidRPr="00787B75" w:rsidRDefault="00465861" w:rsidP="00465861">
      <w:pPr>
        <w:pStyle w:val="ITEALBULLET2"/>
        <w:numPr>
          <w:ilvl w:val="0"/>
          <w:numId w:val="0"/>
        </w:numPr>
        <w:ind w:left="360"/>
        <w:rPr>
          <w:highlight w:val="green"/>
        </w:rPr>
      </w:pPr>
      <w:r w:rsidRPr="00787B75">
        <w:rPr>
          <w:highlight w:val="green"/>
        </w:rPr>
        <w:t xml:space="preserve">CC: this part is not clear at all! </w:t>
      </w:r>
    </w:p>
    <w:p w:rsidR="00465861" w:rsidRPr="00787B75" w:rsidRDefault="00465861" w:rsidP="00465861">
      <w:pPr>
        <w:pStyle w:val="ITEALBULLET2"/>
        <w:numPr>
          <w:ilvl w:val="0"/>
          <w:numId w:val="0"/>
        </w:numPr>
        <w:ind w:left="360"/>
        <w:rPr>
          <w:highlight w:val="green"/>
        </w:rPr>
      </w:pPr>
      <w:r w:rsidRPr="00787B75">
        <w:rPr>
          <w:highlight w:val="green"/>
        </w:rPr>
        <w:t>1. For the installation of IMapp in another server we will have to export:</w:t>
      </w:r>
    </w:p>
    <w:p w:rsidR="00465861" w:rsidRPr="00787B75" w:rsidRDefault="00465861" w:rsidP="00E436FD">
      <w:pPr>
        <w:pStyle w:val="ITEALBULLET2"/>
        <w:tabs>
          <w:tab w:val="clear" w:pos="360"/>
          <w:tab w:val="num" w:pos="1080"/>
        </w:tabs>
        <w:ind w:left="1080" w:hanging="360"/>
        <w:rPr>
          <w:highlight w:val="green"/>
        </w:rPr>
      </w:pPr>
      <w:r w:rsidRPr="00787B75">
        <w:rPr>
          <w:highlight w:val="green"/>
        </w:rPr>
        <w:t>esmp-im database without interviews but some parameter data</w:t>
      </w:r>
    </w:p>
    <w:p w:rsidR="00465861" w:rsidRPr="00787B75" w:rsidRDefault="00465861" w:rsidP="00E436FD">
      <w:pPr>
        <w:pStyle w:val="ITEALBULLET2"/>
        <w:tabs>
          <w:tab w:val="clear" w:pos="360"/>
          <w:tab w:val="num" w:pos="1080"/>
        </w:tabs>
        <w:ind w:left="1080" w:hanging="360"/>
        <w:rPr>
          <w:highlight w:val="yellow"/>
        </w:rPr>
      </w:pPr>
      <w:r w:rsidRPr="00787B75">
        <w:rPr>
          <w:highlight w:val="green"/>
        </w:rPr>
        <w:t>esmp-sc database with limited contain (only the data attached to the appropriate project)</w:t>
      </w:r>
    </w:p>
    <w:p w:rsidR="00465861" w:rsidRPr="00787B75" w:rsidRDefault="00465861" w:rsidP="00E436FD">
      <w:pPr>
        <w:pStyle w:val="ITEALBULLET2"/>
        <w:tabs>
          <w:tab w:val="clear" w:pos="360"/>
          <w:tab w:val="num" w:pos="1080"/>
        </w:tabs>
        <w:ind w:left="1080" w:hanging="360"/>
        <w:rPr>
          <w:highlight w:val="green"/>
        </w:rPr>
      </w:pPr>
      <w:r w:rsidRPr="00787B75">
        <w:rPr>
          <w:highlight w:val="green"/>
        </w:rPr>
        <w:t>esmp-ms database with limited contain (only the data attached to the appropriate project)</w:t>
      </w:r>
    </w:p>
    <w:p w:rsidR="00E436FD" w:rsidRPr="00787B75" w:rsidRDefault="00E436FD" w:rsidP="00E436FD">
      <w:pPr>
        <w:pStyle w:val="ITEALBULLET2"/>
        <w:numPr>
          <w:ilvl w:val="0"/>
          <w:numId w:val="0"/>
        </w:numPr>
        <w:ind w:left="720"/>
        <w:rPr>
          <w:highlight w:val="green"/>
        </w:rPr>
      </w:pPr>
      <w:r w:rsidRPr="00787B75">
        <w:rPr>
          <w:highlight w:val="green"/>
        </w:rPr>
        <w:t xml:space="preserve">Why do we have to go in MSapp to export esmp-im and -sc databases? </w:t>
      </w:r>
    </w:p>
    <w:p w:rsidR="00E436FD" w:rsidRPr="00787B75" w:rsidRDefault="00E436FD" w:rsidP="00465861">
      <w:pPr>
        <w:pStyle w:val="ITEALBULLET2"/>
        <w:numPr>
          <w:ilvl w:val="0"/>
          <w:numId w:val="0"/>
        </w:numPr>
        <w:ind w:left="360"/>
        <w:rPr>
          <w:highlight w:val="green"/>
        </w:rPr>
      </w:pPr>
      <w:r w:rsidRPr="00787B75">
        <w:rPr>
          <w:highlight w:val="green"/>
        </w:rPr>
        <w:t>2. Create  Epicsoft DB:</w:t>
      </w:r>
    </w:p>
    <w:p w:rsidR="00E436FD" w:rsidRPr="00787B75" w:rsidRDefault="00E436FD" w:rsidP="00E436FD">
      <w:pPr>
        <w:pStyle w:val="ITEALBULLET2"/>
        <w:tabs>
          <w:tab w:val="clear" w:pos="360"/>
          <w:tab w:val="num" w:pos="1080"/>
        </w:tabs>
        <w:ind w:left="1080" w:hanging="360"/>
        <w:rPr>
          <w:highlight w:val="green"/>
        </w:rPr>
      </w:pPr>
      <w:r w:rsidRPr="00787B75">
        <w:rPr>
          <w:highlight w:val="green"/>
        </w:rPr>
        <w:t xml:space="preserve">This export will generate a xml-file and then the user will have to click on download </w:t>
      </w:r>
      <w:r w:rsidR="00B93F3D" w:rsidRPr="00787B75">
        <w:rPr>
          <w:highlight w:val="green"/>
        </w:rPr>
        <w:t xml:space="preserve">buton </w:t>
      </w:r>
      <w:r w:rsidRPr="00787B75">
        <w:rPr>
          <w:highlight w:val="green"/>
        </w:rPr>
        <w:t>to copy it on its own PC. Isn’t it?</w:t>
      </w:r>
    </w:p>
    <w:p w:rsidR="00B93F3D" w:rsidRPr="00787B75" w:rsidRDefault="00B93F3D" w:rsidP="00E436FD">
      <w:pPr>
        <w:pStyle w:val="ITEALBULLET2"/>
        <w:tabs>
          <w:tab w:val="clear" w:pos="360"/>
          <w:tab w:val="num" w:pos="1080"/>
        </w:tabs>
        <w:ind w:left="1080" w:hanging="360"/>
        <w:rPr>
          <w:highlight w:val="green"/>
        </w:rPr>
      </w:pPr>
      <w:r w:rsidRPr="00787B75">
        <w:rPr>
          <w:highlight w:val="green"/>
        </w:rPr>
        <w:t xml:space="preserve">As described in the SFG point 9.2.10: </w:t>
      </w:r>
    </w:p>
    <w:p w:rsidR="00E436FD" w:rsidRPr="00787B75" w:rsidRDefault="00B93F3D" w:rsidP="000A4140">
      <w:pPr>
        <w:pStyle w:val="ITEALBULLET2"/>
        <w:numPr>
          <w:ilvl w:val="1"/>
          <w:numId w:val="46"/>
        </w:numPr>
        <w:rPr>
          <w:highlight w:val="green"/>
        </w:rPr>
      </w:pPr>
      <w:r w:rsidRPr="00787B75">
        <w:rPr>
          <w:highlight w:val="green"/>
        </w:rPr>
        <w:t xml:space="preserve">The export can be done on </w:t>
      </w:r>
      <w:r w:rsidRPr="00787B75">
        <w:rPr>
          <w:highlight w:val="green"/>
          <w:u w:val="single"/>
        </w:rPr>
        <w:t>validated data only</w:t>
      </w:r>
      <w:r w:rsidRPr="00787B75">
        <w:rPr>
          <w:highlight w:val="green"/>
        </w:rPr>
        <w:t>. So the controls have to be run first and if an error message is generated, then the export cannot be done.</w:t>
      </w:r>
    </w:p>
    <w:p w:rsidR="00B93F3D" w:rsidRPr="00787B75" w:rsidRDefault="00B93F3D" w:rsidP="000A4140">
      <w:pPr>
        <w:pStyle w:val="ITEALBULLET2"/>
        <w:numPr>
          <w:ilvl w:val="1"/>
          <w:numId w:val="46"/>
        </w:numPr>
        <w:rPr>
          <w:highlight w:val="green"/>
        </w:rPr>
      </w:pPr>
      <w:r w:rsidRPr="00787B75">
        <w:rPr>
          <w:highlight w:val="green"/>
        </w:rPr>
        <w:t>If the export is possible, the user has to specify if it is a Epicsoft db export for the recipe manager application of for a check/pilot phase. If yes then all the values of State variable are not changed else, they are moved to “In use”.</w:t>
      </w:r>
    </w:p>
    <w:p w:rsidR="00B93F3D" w:rsidRPr="00787B75" w:rsidRDefault="00B93F3D" w:rsidP="000A4140">
      <w:pPr>
        <w:pStyle w:val="ITEALBULLET2"/>
        <w:numPr>
          <w:ilvl w:val="1"/>
          <w:numId w:val="46"/>
        </w:numPr>
        <w:rPr>
          <w:highlight w:val="green"/>
        </w:rPr>
      </w:pPr>
      <w:r w:rsidRPr="00787B75">
        <w:rPr>
          <w:highlight w:val="green"/>
        </w:rPr>
        <w:t>Once the export done, the dietitians have to be informed and can connect to the platform to download the generated Epicsoft xlm-file and to import it in they PC sql database using the EPIC-Soft application.</w:t>
      </w:r>
    </w:p>
    <w:p w:rsidR="00B93F3D" w:rsidRPr="00787B75" w:rsidRDefault="00E436FD" w:rsidP="00E436FD">
      <w:pPr>
        <w:pStyle w:val="ITEALBULLET2"/>
        <w:tabs>
          <w:tab w:val="clear" w:pos="360"/>
          <w:tab w:val="num" w:pos="1080"/>
        </w:tabs>
        <w:ind w:left="1080" w:hanging="360"/>
        <w:rPr>
          <w:highlight w:val="green"/>
        </w:rPr>
      </w:pPr>
      <w:r w:rsidRPr="00787B75">
        <w:rPr>
          <w:highlight w:val="green"/>
        </w:rPr>
        <w:t xml:space="preserve">In this </w:t>
      </w:r>
      <w:r w:rsidR="00B93F3D" w:rsidRPr="00787B75">
        <w:rPr>
          <w:highlight w:val="green"/>
        </w:rPr>
        <w:t>proposed screen:</w:t>
      </w:r>
    </w:p>
    <w:p w:rsidR="00B93F3D" w:rsidRPr="00787B75" w:rsidRDefault="00B93F3D" w:rsidP="000A4140">
      <w:pPr>
        <w:pStyle w:val="ITEALBULLET2"/>
        <w:numPr>
          <w:ilvl w:val="1"/>
          <w:numId w:val="46"/>
        </w:numPr>
        <w:rPr>
          <w:highlight w:val="green"/>
        </w:rPr>
      </w:pPr>
      <w:r w:rsidRPr="00787B75">
        <w:rPr>
          <w:highlight w:val="green"/>
        </w:rPr>
        <w:t>We do not see the control run.</w:t>
      </w:r>
    </w:p>
    <w:p w:rsidR="00E436FD" w:rsidRPr="00787B75" w:rsidRDefault="00B93F3D" w:rsidP="000A4140">
      <w:pPr>
        <w:pStyle w:val="ITEALBULLET2"/>
        <w:numPr>
          <w:ilvl w:val="1"/>
          <w:numId w:val="46"/>
        </w:numPr>
        <w:rPr>
          <w:highlight w:val="green"/>
        </w:rPr>
      </w:pPr>
      <w:r w:rsidRPr="00787B75">
        <w:rPr>
          <w:highlight w:val="green"/>
        </w:rPr>
        <w:t>Y</w:t>
      </w:r>
      <w:r w:rsidR="00E436FD" w:rsidRPr="00787B75">
        <w:rPr>
          <w:highlight w:val="green"/>
        </w:rPr>
        <w:t>ou propose to list all the Epicsoft xml-files available. I am not sure that it is what we need. Effectively, when the user export</w:t>
      </w:r>
      <w:r w:rsidRPr="00787B75">
        <w:rPr>
          <w:highlight w:val="green"/>
        </w:rPr>
        <w:t>s</w:t>
      </w:r>
      <w:r w:rsidR="00E436FD" w:rsidRPr="00787B75">
        <w:rPr>
          <w:highlight w:val="green"/>
        </w:rPr>
        <w:t xml:space="preserve"> the Epicsoft database, the previous export is automatically absolete and cannot be used anymore. </w:t>
      </w:r>
      <w:r w:rsidRPr="00787B75">
        <w:rPr>
          <w:highlight w:val="green"/>
        </w:rPr>
        <w:t>Also for the dietitians that will download the database, we have to be sure that they use the last up-to-date one. We don’t want to stored all the xml-files available for all the projects/countries in our serveur; to much space). We can store a historic of the generation but not the xml-files.</w:t>
      </w:r>
    </w:p>
    <w:p w:rsidR="00465861" w:rsidRPr="00787B75" w:rsidRDefault="00465861" w:rsidP="00465861">
      <w:pPr>
        <w:pStyle w:val="ITEALBULLET2"/>
        <w:numPr>
          <w:ilvl w:val="0"/>
          <w:numId w:val="0"/>
        </w:numPr>
        <w:ind w:left="360"/>
        <w:rPr>
          <w:highlight w:val="green"/>
        </w:rPr>
      </w:pPr>
    </w:p>
    <w:p w:rsidR="00A8521B" w:rsidRPr="00787B75" w:rsidRDefault="00A8521B" w:rsidP="00A8521B"/>
    <w:p w:rsidR="00C604AE" w:rsidRPr="00787B75" w:rsidRDefault="00C604AE" w:rsidP="00A8521B">
      <w:r w:rsidRPr="00787B75">
        <w:t xml:space="preserve">[dtta]:  Please see the </w:t>
      </w:r>
      <w:r w:rsidRPr="00787B75">
        <w:fldChar w:fldCharType="begin"/>
      </w:r>
      <w:r w:rsidRPr="00787B75">
        <w:instrText xml:space="preserve"> REF _Ref325534652 \r \h </w:instrText>
      </w:r>
      <w:r w:rsidRPr="00787B75">
        <w:fldChar w:fldCharType="separate"/>
      </w:r>
      <w:r w:rsidR="00B27815">
        <w:t>5.1</w:t>
      </w:r>
      <w:r w:rsidRPr="00787B75">
        <w:fldChar w:fldCharType="end"/>
      </w:r>
      <w:r w:rsidRPr="00787B75">
        <w:t xml:space="preserve">, </w:t>
      </w:r>
      <w:r w:rsidRPr="00787B75">
        <w:fldChar w:fldCharType="begin"/>
      </w:r>
      <w:r w:rsidRPr="00787B75">
        <w:instrText xml:space="preserve"> REF _Ref326846702 \r \h </w:instrText>
      </w:r>
      <w:r w:rsidRPr="00787B75">
        <w:fldChar w:fldCharType="separate"/>
      </w:r>
      <w:r w:rsidR="00B27815">
        <w:t>5.2</w:t>
      </w:r>
      <w:r w:rsidRPr="00787B75">
        <w:fldChar w:fldCharType="end"/>
      </w:r>
      <w:r w:rsidRPr="00787B75">
        <w:t xml:space="preserve"> and </w:t>
      </w:r>
      <w:r w:rsidRPr="00787B75">
        <w:fldChar w:fldCharType="begin"/>
      </w:r>
      <w:r w:rsidRPr="00787B75">
        <w:instrText xml:space="preserve"> REF _Ref326846704 \r \h </w:instrText>
      </w:r>
      <w:r w:rsidRPr="00787B75">
        <w:fldChar w:fldCharType="separate"/>
      </w:r>
      <w:r w:rsidR="00B27815">
        <w:t>5.3</w:t>
      </w:r>
      <w:r w:rsidRPr="00787B75">
        <w:fldChar w:fldCharType="end"/>
      </w:r>
    </w:p>
    <w:p w:rsidR="009338E5" w:rsidRPr="00787B75" w:rsidRDefault="009338E5" w:rsidP="00A8521B">
      <w:r w:rsidRPr="00787B75">
        <w:t>Each user can do 1 or all these actions based on their function &amp; role.</w:t>
      </w:r>
    </w:p>
    <w:p w:rsidR="009338E5" w:rsidRPr="00787B75" w:rsidRDefault="00375ABE" w:rsidP="000A4140">
      <w:pPr>
        <w:pStyle w:val="ITEALHEADING2"/>
      </w:pPr>
      <w:bookmarkStart w:id="325" w:name="_Ref325534652"/>
      <w:bookmarkStart w:id="326" w:name="_Toc338859370"/>
      <w:r w:rsidRPr="00787B75">
        <w:t>Create Epicsoft Database</w:t>
      </w:r>
      <w:bookmarkEnd w:id="325"/>
      <w:bookmarkEnd w:id="326"/>
    </w:p>
    <w:p w:rsidR="00375ABE" w:rsidRPr="00787B75" w:rsidRDefault="00375ABE" w:rsidP="00E20DAF">
      <w:r w:rsidRPr="00787B75">
        <w:t>The Exporting of Epicsoft Database will need times (</w:t>
      </w:r>
      <w:r w:rsidR="00E20DAF" w:rsidRPr="00787B75">
        <w:t xml:space="preserve">up </w:t>
      </w:r>
      <w:r w:rsidRPr="00787B75">
        <w:t xml:space="preserve">to 15 mins). If MS data is changed during this period, database might be incoherent. So during the exporting Epicsoft Database --&gt; The Modification of Data is </w:t>
      </w:r>
      <w:r w:rsidR="00E94257" w:rsidRPr="00787B75">
        <w:t>locked</w:t>
      </w:r>
      <w:r w:rsidRPr="00787B75">
        <w:t xml:space="preserve"> for </w:t>
      </w:r>
      <w:r w:rsidR="0027701C" w:rsidRPr="00787B75">
        <w:t>the exported perimeter:</w:t>
      </w:r>
      <w:r w:rsidR="00617D8C" w:rsidRPr="00787B75">
        <w:t xml:space="preserve"> </w:t>
      </w:r>
    </w:p>
    <w:p w:rsidR="0027701C" w:rsidRPr="00787B75" w:rsidRDefault="00FF72DB" w:rsidP="00375ABE">
      <w:r w:rsidRPr="00787B75">
        <w:t>The exporting will be done as following:</w:t>
      </w:r>
    </w:p>
    <w:p w:rsidR="00FF72DB" w:rsidRPr="00787B75" w:rsidRDefault="008311F0" w:rsidP="008635CB">
      <w:pPr>
        <w:pStyle w:val="ITEALBULLET2"/>
      </w:pPr>
      <w:r w:rsidRPr="00787B75">
        <w:t xml:space="preserve">Step 1: Do the control on all database (see part </w:t>
      </w:r>
      <w:r w:rsidRPr="00787B75">
        <w:fldChar w:fldCharType="begin"/>
      </w:r>
      <w:r w:rsidRPr="00787B75">
        <w:instrText xml:space="preserve"> REF _Ref325531714 \r \h </w:instrText>
      </w:r>
      <w:r w:rsidRPr="00787B75">
        <w:fldChar w:fldCharType="separate"/>
      </w:r>
      <w:r w:rsidR="00B27815">
        <w:t>4</w:t>
      </w:r>
      <w:r w:rsidRPr="00787B75">
        <w:fldChar w:fldCharType="end"/>
      </w:r>
      <w:r w:rsidRPr="00787B75">
        <w:t>)</w:t>
      </w:r>
    </w:p>
    <w:p w:rsidR="008311F0" w:rsidRPr="00787B75" w:rsidRDefault="008311F0" w:rsidP="008635CB">
      <w:pPr>
        <w:pStyle w:val="ITEALBULLET2"/>
      </w:pPr>
      <w:r w:rsidRPr="00787B75">
        <w:t xml:space="preserve">If all the controls are good --&gt; </w:t>
      </w:r>
      <w:r w:rsidR="00E94257" w:rsidRPr="00787B75">
        <w:t>do</w:t>
      </w:r>
      <w:r w:rsidRPr="00787B75">
        <w:t xml:space="preserve"> the exportation.</w:t>
      </w:r>
    </w:p>
    <w:p w:rsidR="00856044" w:rsidRPr="00787B75" w:rsidRDefault="00856044" w:rsidP="00856044">
      <w:pPr>
        <w:jc w:val="center"/>
      </w:pPr>
    </w:p>
    <w:p w:rsidR="00856044" w:rsidRPr="00787B75" w:rsidRDefault="00856044" w:rsidP="00E20DAF">
      <w:r w:rsidRPr="00787B75">
        <w:t xml:space="preserve">At the </w:t>
      </w:r>
      <w:r w:rsidR="00E20DAF" w:rsidRPr="00787B75">
        <w:t>beginning</w:t>
      </w:r>
      <w:r w:rsidRPr="00787B75">
        <w:t xml:space="preserve"> of </w:t>
      </w:r>
      <w:r w:rsidR="00E20DAF" w:rsidRPr="00787B75">
        <w:t xml:space="preserve">the </w:t>
      </w:r>
      <w:r w:rsidRPr="00787B75">
        <w:t xml:space="preserve">exportation, a confirmation might </w:t>
      </w:r>
      <w:r w:rsidR="00E20DAF" w:rsidRPr="00787B75">
        <w:t xml:space="preserve">be </w:t>
      </w:r>
      <w:r w:rsidRPr="00787B75">
        <w:t>need</w:t>
      </w:r>
      <w:r w:rsidR="00E20DAF" w:rsidRPr="00787B75">
        <w:t>ed</w:t>
      </w:r>
      <w:r w:rsidRPr="00787B75">
        <w:t>.</w:t>
      </w:r>
      <w:r w:rsidR="00617D8C" w:rsidRPr="00787B75">
        <w:t xml:space="preserve"> OK: a</w:t>
      </w:r>
      <w:r w:rsidR="00D34DBC" w:rsidRPr="00787B75">
        <w:t>n</w:t>
      </w:r>
      <w:r w:rsidR="00617D8C" w:rsidRPr="00787B75">
        <w:t xml:space="preserve"> message can be displayed explaining the locked data.</w:t>
      </w:r>
    </w:p>
    <w:p w:rsidR="00291346" w:rsidRPr="00787B75" w:rsidRDefault="00014E8A" w:rsidP="00856044">
      <w:pPr>
        <w:jc w:val="center"/>
      </w:pPr>
      <w:r>
        <w:rPr>
          <w:noProof/>
          <w:lang w:val="en-GB" w:eastAsia="en-GB"/>
        </w:rPr>
        <w:drawing>
          <wp:inline distT="0" distB="0" distL="0" distR="0">
            <wp:extent cx="4831080" cy="2224405"/>
            <wp:effectExtent l="0" t="0" r="762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31080" cy="2224405"/>
                    </a:xfrm>
                    <a:prstGeom prst="rect">
                      <a:avLst/>
                    </a:prstGeom>
                    <a:noFill/>
                    <a:ln>
                      <a:noFill/>
                    </a:ln>
                  </pic:spPr>
                </pic:pic>
              </a:graphicData>
            </a:graphic>
          </wp:inline>
        </w:drawing>
      </w:r>
    </w:p>
    <w:p w:rsidR="005519C8" w:rsidRPr="00787B75" w:rsidRDefault="005519C8" w:rsidP="005519C8">
      <w:r w:rsidRPr="00787B75">
        <w:t>In this dialog, you can choose to export parameter for IM or not (default = not checked).</w:t>
      </w:r>
    </w:p>
    <w:p w:rsidR="00D34DBC" w:rsidRPr="00787B75" w:rsidRDefault="00D34DBC" w:rsidP="005519C8"/>
    <w:p w:rsidR="00D34DBC" w:rsidRPr="00787B75" w:rsidRDefault="00D34DBC" w:rsidP="005519C8">
      <w:r w:rsidRPr="00787B75">
        <w:t>CC: For me this export is completely dependent of Epicsoft export. That can be 2 different buttons.</w:t>
      </w:r>
    </w:p>
    <w:p w:rsidR="00535991" w:rsidRPr="00787B75" w:rsidRDefault="00535991" w:rsidP="005519C8"/>
    <w:p w:rsidR="00535991" w:rsidRPr="00787B75" w:rsidRDefault="00535991" w:rsidP="005519C8">
      <w:r w:rsidRPr="00787B75">
        <w:t>[dtta]: They must be exported at once to ensure the coherent (right after control)</w:t>
      </w:r>
    </w:p>
    <w:p w:rsidR="00D34DBC" w:rsidRPr="00787B75" w:rsidRDefault="00D34DBC" w:rsidP="005519C8"/>
    <w:p w:rsidR="00B10E6E" w:rsidRPr="00787B75" w:rsidRDefault="00B10E6E" w:rsidP="00B10E6E">
      <w:r w:rsidRPr="00787B75">
        <w:t>Version Number: x.x.x.y: Where x.x.x is official version of epicsoft database, y is test version. For example:</w:t>
      </w:r>
    </w:p>
    <w:p w:rsidR="00B10E6E" w:rsidRPr="00787B75" w:rsidRDefault="00B10E6E" w:rsidP="00B10E6E">
      <w:pPr>
        <w:pStyle w:val="ITEALBULLET2"/>
        <w:numPr>
          <w:ilvl w:val="0"/>
          <w:numId w:val="55"/>
        </w:numPr>
      </w:pPr>
      <w:r w:rsidRPr="00787B75">
        <w:t>Official version: 0.0.1.0, 0.0.2.0, 0.1.1.0....</w:t>
      </w:r>
    </w:p>
    <w:p w:rsidR="00B10E6E" w:rsidRPr="00787B75" w:rsidRDefault="00B10E6E" w:rsidP="00B10E6E">
      <w:pPr>
        <w:pStyle w:val="ITEALBULLET2"/>
        <w:numPr>
          <w:ilvl w:val="0"/>
          <w:numId w:val="55"/>
        </w:numPr>
      </w:pPr>
      <w:r w:rsidRPr="00787B75">
        <w:t>Test version: 0.0.0.1, 0.0.0.2.....</w:t>
      </w:r>
    </w:p>
    <w:p w:rsidR="00B44553" w:rsidRPr="00787B75" w:rsidRDefault="00B44553" w:rsidP="005519C8"/>
    <w:p w:rsidR="00B44553" w:rsidRPr="00787B75" w:rsidRDefault="00B44553" w:rsidP="005519C8"/>
    <w:p w:rsidR="00233B2C" w:rsidRPr="00787B75" w:rsidRDefault="00233B2C" w:rsidP="005519C8">
      <w:r w:rsidRPr="00787B75">
        <w:t>Parameter for IM includes:</w:t>
      </w:r>
    </w:p>
    <w:p w:rsidR="0098157B" w:rsidRPr="00787B75" w:rsidRDefault="0098157B" w:rsidP="00C04B43">
      <w:pPr>
        <w:pStyle w:val="ITEALBULLET1"/>
        <w:rPr>
          <w:lang w:val="en-US"/>
        </w:rPr>
      </w:pPr>
      <w:r w:rsidRPr="00787B75">
        <w:rPr>
          <w:lang w:val="en-US"/>
        </w:rPr>
        <w:t>Identification of setting: Project – Version – Country – Used Language and an Identification of the interview version.</w:t>
      </w:r>
    </w:p>
    <w:p w:rsidR="0098157B" w:rsidRPr="00787B75" w:rsidRDefault="0098157B" w:rsidP="00C04B43">
      <w:pPr>
        <w:pStyle w:val="ITEALBULLET1"/>
        <w:rPr>
          <w:lang w:val="en-US"/>
        </w:rPr>
      </w:pPr>
      <w:r w:rsidRPr="00787B75">
        <w:rPr>
          <w:lang w:val="en-US"/>
        </w:rPr>
        <w:t>Translation for some of MS Data</w:t>
      </w:r>
      <w:r w:rsidR="0052214C" w:rsidRPr="00787B75">
        <w:rPr>
          <w:lang w:val="en-US"/>
        </w:rPr>
        <w:t xml:space="preserve"> to exported language</w:t>
      </w:r>
      <w:r w:rsidRPr="00787B75">
        <w:rPr>
          <w:lang w:val="en-US"/>
        </w:rPr>
        <w:t>:</w:t>
      </w:r>
    </w:p>
    <w:p w:rsidR="0098157B" w:rsidRPr="00787B75" w:rsidRDefault="0052214C" w:rsidP="008635CB">
      <w:pPr>
        <w:pStyle w:val="ITEALBULLET2"/>
      </w:pPr>
      <w:r w:rsidRPr="00787B75">
        <w:t>Special Diet</w:t>
      </w:r>
    </w:p>
    <w:p w:rsidR="0052214C" w:rsidRPr="00787B75" w:rsidRDefault="0052214C" w:rsidP="008635CB">
      <w:pPr>
        <w:pStyle w:val="ITEALBULLET2"/>
      </w:pPr>
      <w:r w:rsidRPr="00787B75">
        <w:t>Special Day</w:t>
      </w:r>
    </w:p>
    <w:p w:rsidR="007F2ED5" w:rsidRPr="00787B75" w:rsidRDefault="007F2ED5" w:rsidP="008635CB">
      <w:pPr>
        <w:pStyle w:val="ITEALBULLET2"/>
      </w:pPr>
      <w:r w:rsidRPr="00787B75">
        <w:t>POC</w:t>
      </w:r>
    </w:p>
    <w:p w:rsidR="007F2ED5" w:rsidRPr="00787B75" w:rsidRDefault="007F2ED5" w:rsidP="008635CB">
      <w:pPr>
        <w:pStyle w:val="ITEALBULLET2"/>
      </w:pPr>
      <w:r w:rsidRPr="00787B75">
        <w:t>NoteStatuts</w:t>
      </w:r>
    </w:p>
    <w:p w:rsidR="007F2ED5" w:rsidRPr="00787B75" w:rsidRDefault="007F2ED5" w:rsidP="008635CB">
      <w:pPr>
        <w:pStyle w:val="ITEALBULLET2"/>
      </w:pPr>
      <w:r w:rsidRPr="00787B75">
        <w:t>FCO</w:t>
      </w:r>
    </w:p>
    <w:p w:rsidR="00233B2C" w:rsidRPr="00787B75" w:rsidRDefault="00521496" w:rsidP="008635CB">
      <w:pPr>
        <w:pStyle w:val="ITEALBULLET2"/>
      </w:pPr>
      <w:r w:rsidRPr="00787B75">
        <w:t>Quantification Method</w:t>
      </w:r>
    </w:p>
    <w:p w:rsidR="001E431A" w:rsidRPr="00787B75" w:rsidRDefault="009C2700" w:rsidP="001E431A">
      <w:r w:rsidRPr="00787B75">
        <w:t>CC: In reality, we will need a maximum of tables of MSapp because the future Recompute program available in IMapp will use a maximum of Epicsoft database.</w:t>
      </w:r>
    </w:p>
    <w:p w:rsidR="00AB0BF0" w:rsidRPr="00787B75" w:rsidRDefault="00AB0BF0" w:rsidP="001E431A"/>
    <w:p w:rsidR="00AB0BF0" w:rsidRPr="00787B75" w:rsidRDefault="00AB0BF0" w:rsidP="001E431A">
      <w:r w:rsidRPr="00787B75">
        <w:t xml:space="preserve">[dtta]: We shouldn't do this because the export of all will be very heavy --&gt; </w:t>
      </w:r>
      <w:r w:rsidR="006F359F" w:rsidRPr="00787B75">
        <w:t>It'll be better if we customize the export for recompute later after we clearly know which is needed.</w:t>
      </w:r>
    </w:p>
    <w:p w:rsidR="00AB0BF0" w:rsidRPr="00787B75" w:rsidRDefault="00AB0BF0" w:rsidP="001E431A"/>
    <w:p w:rsidR="001E431A" w:rsidRPr="00787B75" w:rsidRDefault="001E431A" w:rsidP="001E431A">
      <w:r w:rsidRPr="00787B75">
        <w:t>During the export, the log of</w:t>
      </w:r>
      <w:r w:rsidR="00E20DAF" w:rsidRPr="00787B75">
        <w:t xml:space="preserve"> the</w:t>
      </w:r>
      <w:r w:rsidRPr="00787B75">
        <w:t xml:space="preserve"> process will be displayed</w:t>
      </w:r>
      <w:r w:rsidR="00E55B22" w:rsidRPr="00787B75">
        <w:t xml:space="preserve"> (Close button is disabled)</w:t>
      </w:r>
      <w:r w:rsidRPr="00787B75">
        <w:t>:</w:t>
      </w:r>
    </w:p>
    <w:p w:rsidR="001E431A" w:rsidRPr="00787B75" w:rsidRDefault="00014E8A" w:rsidP="00BF067E">
      <w:pPr>
        <w:jc w:val="center"/>
      </w:pPr>
      <w:r>
        <w:rPr>
          <w:noProof/>
          <w:lang w:val="en-GB" w:eastAsia="en-GB"/>
        </w:rPr>
        <w:drawing>
          <wp:inline distT="0" distB="0" distL="0" distR="0">
            <wp:extent cx="5608955" cy="3862070"/>
            <wp:effectExtent l="0" t="0" r="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608955" cy="3862070"/>
                    </a:xfrm>
                    <a:prstGeom prst="rect">
                      <a:avLst/>
                    </a:prstGeom>
                    <a:noFill/>
                    <a:ln>
                      <a:noFill/>
                    </a:ln>
                  </pic:spPr>
                </pic:pic>
              </a:graphicData>
            </a:graphic>
          </wp:inline>
        </w:drawing>
      </w:r>
    </w:p>
    <w:p w:rsidR="00BF067E" w:rsidRPr="00787B75" w:rsidRDefault="00E55B22" w:rsidP="00175387">
      <w:pPr>
        <w:pStyle w:val="ITEALFigure"/>
        <w:rPr>
          <w:lang w:val="en-US"/>
        </w:rPr>
      </w:pPr>
      <w:bookmarkStart w:id="327" w:name="_Toc338859433"/>
      <w:r w:rsidRPr="00787B75">
        <w:rPr>
          <w:lang w:val="en-US"/>
        </w:rPr>
        <w:t xml:space="preserve">Epicsoft Database - </w:t>
      </w:r>
      <w:r w:rsidR="00BF067E" w:rsidRPr="00787B75">
        <w:rPr>
          <w:lang w:val="en-US"/>
        </w:rPr>
        <w:t>Export Process</w:t>
      </w:r>
      <w:bookmarkEnd w:id="327"/>
    </w:p>
    <w:p w:rsidR="008D2057" w:rsidRPr="00787B75" w:rsidRDefault="008D2057" w:rsidP="008D2057">
      <w:r w:rsidRPr="00787B75">
        <w:rPr>
          <w:highlight w:val="yellow"/>
        </w:rPr>
        <w:t>Note: To be consistent with the Epicsoft Database (xml) Exported by Epicsoft Application, MS should use the same xsd that currently used by Epicsoft Application</w:t>
      </w:r>
    </w:p>
    <w:p w:rsidR="00E20DAF" w:rsidRPr="00787B75" w:rsidRDefault="00E20DAF" w:rsidP="008D2057">
      <w:r w:rsidRPr="00787B75">
        <w:rPr>
          <w:highlight w:val="green"/>
        </w:rPr>
        <w:t>Gwh: there is no such xsd defined at the moment. The format of the XML will need to be defined by Iteal.</w:t>
      </w:r>
    </w:p>
    <w:p w:rsidR="00691542" w:rsidRPr="00787B75" w:rsidRDefault="00691542" w:rsidP="008D2057"/>
    <w:p w:rsidR="00691542" w:rsidRPr="00787B75" w:rsidRDefault="00691542" w:rsidP="008D2057">
      <w:r w:rsidRPr="00787B75">
        <w:t xml:space="preserve">[dtta]: </w:t>
      </w:r>
      <w:r w:rsidR="000313AA" w:rsidRPr="00787B75">
        <w:t xml:space="preserve">The format is well defined in </w:t>
      </w:r>
      <w:r w:rsidR="00E512AF" w:rsidRPr="00787B75">
        <w:t>"</w:t>
      </w:r>
      <w:r w:rsidRPr="00787B75">
        <w:t>EPICSOFT_DB_Sep10.xls</w:t>
      </w:r>
      <w:r w:rsidR="00E512AF" w:rsidRPr="00787B75">
        <w:t>"</w:t>
      </w:r>
      <w:r w:rsidR="000313AA" w:rsidRPr="00787B75">
        <w:t>, so it'll be the reference because no xsd.</w:t>
      </w:r>
    </w:p>
    <w:p w:rsidR="008A5F03" w:rsidRPr="00787B75" w:rsidRDefault="00B66864" w:rsidP="000A4140">
      <w:pPr>
        <w:pStyle w:val="ITEALHEADING2"/>
      </w:pPr>
      <w:bookmarkStart w:id="328" w:name="_Ref326846702"/>
      <w:bookmarkStart w:id="329" w:name="_Toc338859371"/>
      <w:r w:rsidRPr="00787B75">
        <w:t>Export IM Database for Decentralized Mode</w:t>
      </w:r>
      <w:bookmarkEnd w:id="328"/>
      <w:bookmarkEnd w:id="329"/>
    </w:p>
    <w:p w:rsidR="00AE5FDA" w:rsidRPr="00787B75" w:rsidRDefault="00AE5FDA" w:rsidP="00AE5FDA">
      <w:r w:rsidRPr="00787B75">
        <w:t>In Project Screen:</w:t>
      </w:r>
    </w:p>
    <w:p w:rsidR="00AE5FDA" w:rsidRPr="00787B75" w:rsidRDefault="00014E8A" w:rsidP="00AE5FDA">
      <w:ins w:id="330" w:author="anhdtt" w:date="2012-12-13T11:22:00Z">
        <w:r>
          <w:rPr>
            <w:noProof/>
            <w:lang w:val="en-GB" w:eastAsia="en-GB"/>
          </w:rPr>
          <w:drawing>
            <wp:inline distT="0" distB="0" distL="0" distR="0">
              <wp:extent cx="6387465" cy="38760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387465" cy="3876040"/>
                      </a:xfrm>
                      <a:prstGeom prst="rect">
                        <a:avLst/>
                      </a:prstGeom>
                      <a:noFill/>
                      <a:ln>
                        <a:noFill/>
                      </a:ln>
                    </pic:spPr>
                  </pic:pic>
                </a:graphicData>
              </a:graphic>
            </wp:inline>
          </w:drawing>
        </w:r>
      </w:ins>
    </w:p>
    <w:p w:rsidR="003E1064" w:rsidRPr="00787B75" w:rsidRDefault="003E1064" w:rsidP="003E1064">
      <w:pPr>
        <w:pStyle w:val="ITEALFigure"/>
        <w:rPr>
          <w:lang w:val="en-US"/>
        </w:rPr>
      </w:pPr>
      <w:bookmarkStart w:id="331" w:name="_Toc338859434"/>
      <w:smartTag w:uri="urn:schemas-microsoft-com:office:smarttags" w:element="place">
        <w:smartTag w:uri="urn:schemas-microsoft-com:office:smarttags" w:element="City">
          <w:r w:rsidRPr="00787B75">
            <w:rPr>
              <w:lang w:val="en-US"/>
            </w:rPr>
            <w:t>Export</w:t>
          </w:r>
        </w:smartTag>
        <w:r w:rsidRPr="00787B75">
          <w:rPr>
            <w:lang w:val="en-US"/>
          </w:rPr>
          <w:t xml:space="preserve"> </w:t>
        </w:r>
        <w:smartTag w:uri="urn:schemas-microsoft-com:office:smarttags" w:element="State">
          <w:r w:rsidRPr="00787B75">
            <w:rPr>
              <w:lang w:val="en-US"/>
            </w:rPr>
            <w:t>SC</w:t>
          </w:r>
        </w:smartTag>
      </w:smartTag>
      <w:r w:rsidRPr="00787B75">
        <w:rPr>
          <w:lang w:val="en-US"/>
        </w:rPr>
        <w:t xml:space="preserve"> database</w:t>
      </w:r>
      <w:bookmarkEnd w:id="331"/>
    </w:p>
    <w:p w:rsidR="001C6DF9" w:rsidRPr="00787B75" w:rsidRDefault="001C6DF9" w:rsidP="003E1064"/>
    <w:p w:rsidR="003E1064" w:rsidRPr="00787B75" w:rsidRDefault="001C6DF9" w:rsidP="003E1064">
      <w:r w:rsidRPr="00787B75">
        <w:t xml:space="preserve">Click on </w:t>
      </w:r>
      <w:smartTag w:uri="urn:schemas-microsoft-com:office:smarttags" w:element="place">
        <w:smartTag w:uri="urn:schemas-microsoft-com:office:smarttags" w:element="City">
          <w:r w:rsidRPr="00787B75">
            <w:t>Export</w:t>
          </w:r>
        </w:smartTag>
        <w:r w:rsidRPr="00787B75">
          <w:t xml:space="preserve"> </w:t>
        </w:r>
        <w:smartTag w:uri="urn:schemas-microsoft-com:office:smarttags" w:element="State">
          <w:r w:rsidRPr="00787B75">
            <w:t>SC</w:t>
          </w:r>
        </w:smartTag>
      </w:smartTag>
      <w:r w:rsidRPr="00787B75">
        <w:t xml:space="preserve"> database to export the SC </w:t>
      </w:r>
      <w:r w:rsidR="005C0D4E" w:rsidRPr="00787B75">
        <w:t>database for decentralized mode as "Sql script".</w:t>
      </w:r>
    </w:p>
    <w:p w:rsidR="001C6DF9" w:rsidRPr="00787B75" w:rsidRDefault="001C6DF9" w:rsidP="003E1064"/>
    <w:p w:rsidR="00D328EB" w:rsidRPr="00787B75" w:rsidRDefault="00085EB1" w:rsidP="00D328EB">
      <w:r w:rsidRPr="00787B75">
        <w:t>The following data will be needed:</w:t>
      </w:r>
    </w:p>
    <w:p w:rsidR="00085EB1" w:rsidRPr="00787B75" w:rsidRDefault="00085EB1" w:rsidP="00C04B43">
      <w:pPr>
        <w:pStyle w:val="ITEALBULLET1"/>
        <w:rPr>
          <w:lang w:val="en-US"/>
        </w:rPr>
      </w:pPr>
      <w:r w:rsidRPr="00787B75">
        <w:rPr>
          <w:lang w:val="en-US"/>
        </w:rPr>
        <w:t>User Role &amp; Permissions: Users / Functions / Projects. and all their related data (For this perimeter only)</w:t>
      </w:r>
    </w:p>
    <w:p w:rsidR="00085EB1" w:rsidRPr="00787B75" w:rsidRDefault="004A6D0F" w:rsidP="00C04B43">
      <w:pPr>
        <w:pStyle w:val="ITEALBULLET1"/>
        <w:rPr>
          <w:lang w:val="en-US"/>
        </w:rPr>
      </w:pPr>
      <w:r w:rsidRPr="00787B75">
        <w:rPr>
          <w:lang w:val="en-US"/>
        </w:rPr>
        <w:t>Inte</w:t>
      </w:r>
      <w:r w:rsidR="00415E46" w:rsidRPr="00787B75">
        <w:rPr>
          <w:lang w:val="en-US"/>
        </w:rPr>
        <w:t>rview Manager Database (in languages of this country)</w:t>
      </w:r>
      <w:r w:rsidR="00680847" w:rsidRPr="00787B75">
        <w:rPr>
          <w:lang w:val="en-US"/>
        </w:rPr>
        <w:t xml:space="preserve"> CC : is it esmp-im database or ??</w:t>
      </w:r>
    </w:p>
    <w:p w:rsidR="003466DA" w:rsidRPr="00787B75" w:rsidRDefault="003466DA" w:rsidP="003466DA"/>
    <w:p w:rsidR="003466DA" w:rsidRPr="00787B75" w:rsidRDefault="003466DA" w:rsidP="003466DA">
      <w:r w:rsidRPr="00787B75">
        <w:t>Note: Some Translation aren't available in MS</w:t>
      </w:r>
      <w:r w:rsidR="00E00F51" w:rsidRPr="00787B75">
        <w:t>, so it's in english (data in MS_L_Fonctionnal_Param)</w:t>
      </w:r>
    </w:p>
    <w:p w:rsidR="00331B9F" w:rsidRPr="00787B75" w:rsidRDefault="00331B9F" w:rsidP="003466DA">
      <w:r w:rsidRPr="00787B75">
        <w:rPr>
          <w:highlight w:val="green"/>
        </w:rPr>
        <w:t>Gwh: these cases need to be listed and a way to translate them provided.</w:t>
      </w:r>
    </w:p>
    <w:p w:rsidR="00FD6856" w:rsidRPr="00787B75" w:rsidRDefault="00680847" w:rsidP="00FD6856">
      <w:r w:rsidRPr="00787B75">
        <w:t>CC: True</w:t>
      </w:r>
    </w:p>
    <w:p w:rsidR="006C19A1" w:rsidRPr="00787B75" w:rsidRDefault="006C19A1" w:rsidP="00FD6856"/>
    <w:p w:rsidR="006C19A1" w:rsidRPr="00787B75" w:rsidRDefault="006C19A1" w:rsidP="00FD6856">
      <w:r w:rsidRPr="00787B75">
        <w:t xml:space="preserve">[dtta]: </w:t>
      </w:r>
    </w:p>
    <w:p w:rsidR="006C19A1" w:rsidRPr="00787B75" w:rsidRDefault="006C19A1" w:rsidP="006C19A1">
      <w:pPr>
        <w:pStyle w:val="ITEALBULLET2"/>
      </w:pPr>
      <w:r w:rsidRPr="00787B75">
        <w:t>OK for the feature implemented in SQLI version</w:t>
      </w:r>
    </w:p>
    <w:p w:rsidR="006C19A1" w:rsidRPr="00787B75" w:rsidRDefault="006C19A1" w:rsidP="006C19A1">
      <w:pPr>
        <w:pStyle w:val="ITEALBULLET2"/>
      </w:pPr>
      <w:r w:rsidRPr="00787B75">
        <w:t>Evolution for the feature which isn't in SQL version.</w:t>
      </w:r>
    </w:p>
    <w:p w:rsidR="006C19A1" w:rsidRPr="00787B75" w:rsidRDefault="006C19A1" w:rsidP="00FD6856"/>
    <w:p w:rsidR="006F1698" w:rsidRPr="00787B75" w:rsidRDefault="00F62E8D" w:rsidP="006F1698">
      <w:pPr>
        <w:rPr>
          <w:i/>
        </w:rPr>
      </w:pPr>
      <w:r w:rsidRPr="00787B75">
        <w:rPr>
          <w:i/>
        </w:rPr>
        <w:t>During the exportation, the process will be displayed:</w:t>
      </w:r>
    </w:p>
    <w:p w:rsidR="00F62E8D" w:rsidRPr="00787B75" w:rsidRDefault="00014E8A" w:rsidP="006F1698">
      <w:pPr>
        <w:rPr>
          <w:i/>
        </w:rPr>
      </w:pPr>
      <w:r>
        <w:rPr>
          <w:i/>
          <w:noProof/>
          <w:lang w:val="en-GB" w:eastAsia="en-GB"/>
        </w:rPr>
        <w:drawing>
          <wp:inline distT="0" distB="0" distL="0" distR="0">
            <wp:extent cx="6400800" cy="4149090"/>
            <wp:effectExtent l="0" t="0" r="0" b="381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400800" cy="4149090"/>
                    </a:xfrm>
                    <a:prstGeom prst="rect">
                      <a:avLst/>
                    </a:prstGeom>
                    <a:noFill/>
                    <a:ln>
                      <a:noFill/>
                    </a:ln>
                  </pic:spPr>
                </pic:pic>
              </a:graphicData>
            </a:graphic>
          </wp:inline>
        </w:drawing>
      </w:r>
    </w:p>
    <w:p w:rsidR="00F62E8D" w:rsidRPr="00787B75" w:rsidRDefault="00F62E8D" w:rsidP="00F62E8D">
      <w:pPr>
        <w:pStyle w:val="ITEALFigure"/>
        <w:rPr>
          <w:lang w:val="en-US"/>
        </w:rPr>
      </w:pPr>
      <w:bookmarkStart w:id="332" w:name="_Toc338859435"/>
      <w:r w:rsidRPr="00787B75">
        <w:rPr>
          <w:lang w:val="en-US"/>
        </w:rPr>
        <w:t xml:space="preserve">Display process of </w:t>
      </w:r>
      <w:smartTag w:uri="urn:schemas-microsoft-com:office:smarttags" w:element="place">
        <w:smartTag w:uri="urn:schemas-microsoft-com:office:smarttags" w:element="City">
          <w:r w:rsidRPr="00787B75">
            <w:rPr>
              <w:lang w:val="en-US"/>
            </w:rPr>
            <w:t>Export</w:t>
          </w:r>
        </w:smartTag>
        <w:r w:rsidRPr="00787B75">
          <w:rPr>
            <w:lang w:val="en-US"/>
          </w:rPr>
          <w:t xml:space="preserve"> </w:t>
        </w:r>
        <w:smartTag w:uri="urn:schemas-microsoft-com:office:smarttags" w:element="State">
          <w:r w:rsidRPr="00787B75">
            <w:rPr>
              <w:lang w:val="en-US"/>
            </w:rPr>
            <w:t>SC</w:t>
          </w:r>
        </w:smartTag>
      </w:smartTag>
      <w:r w:rsidRPr="00787B75">
        <w:rPr>
          <w:lang w:val="en-US"/>
        </w:rPr>
        <w:t xml:space="preserve"> database</w:t>
      </w:r>
      <w:bookmarkEnd w:id="332"/>
    </w:p>
    <w:p w:rsidR="00F62E8D" w:rsidRPr="00787B75" w:rsidRDefault="00F62E8D" w:rsidP="00F62E8D">
      <w:r w:rsidRPr="00787B75">
        <w:t>To Configuration for Decentralized mode, the administrators will need</w:t>
      </w:r>
    </w:p>
    <w:p w:rsidR="00F62E8D" w:rsidRPr="00787B75" w:rsidRDefault="00B960EB" w:rsidP="00F62E8D">
      <w:pPr>
        <w:pStyle w:val="ITEALBULLET2"/>
      </w:pPr>
      <w:ins w:id="333" w:author="anhdtt" w:date="2012-12-13T11:23:00Z">
        <w:r>
          <w:t>Current</w:t>
        </w:r>
        <w:r w:rsidRPr="00787B75">
          <w:t xml:space="preserve"> </w:t>
        </w:r>
      </w:ins>
      <w:r w:rsidR="00F62E8D" w:rsidRPr="00787B75">
        <w:t>SC database</w:t>
      </w:r>
    </w:p>
    <w:p w:rsidR="00F62E8D" w:rsidRPr="00787B75" w:rsidRDefault="00B960EB" w:rsidP="00F62E8D">
      <w:pPr>
        <w:pStyle w:val="ITEALBULLET2"/>
      </w:pPr>
      <w:ins w:id="334" w:author="anhdtt" w:date="2012-12-13T11:23:00Z">
        <w:r>
          <w:t>Current</w:t>
        </w:r>
        <w:r w:rsidRPr="00787B75">
          <w:t xml:space="preserve"> </w:t>
        </w:r>
      </w:ins>
      <w:r w:rsidR="00F62E8D" w:rsidRPr="00787B75">
        <w:t>IM database</w:t>
      </w:r>
    </w:p>
    <w:p w:rsidR="00F62E8D" w:rsidRPr="00787B75" w:rsidRDefault="00F62E8D" w:rsidP="00F62E8D">
      <w:pPr>
        <w:pStyle w:val="ITEALBULLET2"/>
      </w:pPr>
      <w:r w:rsidRPr="00787B75">
        <w:t>SC data (Script)</w:t>
      </w:r>
    </w:p>
    <w:p w:rsidR="00F62E8D" w:rsidRPr="00787B75" w:rsidRDefault="00F62E8D" w:rsidP="00F62E8D">
      <w:pPr>
        <w:pStyle w:val="ITEALBULLET2"/>
      </w:pPr>
      <w:r w:rsidRPr="00787B75">
        <w:t>IM Parameter</w:t>
      </w:r>
    </w:p>
    <w:p w:rsidR="00F62E8D" w:rsidRPr="00787B75" w:rsidRDefault="00F62E8D" w:rsidP="00F62E8D">
      <w:r w:rsidRPr="00787B75">
        <w:t>They will have to do in the following step:</w:t>
      </w:r>
    </w:p>
    <w:p w:rsidR="00B960EB" w:rsidRDefault="00B960EB" w:rsidP="00F62E8D">
      <w:pPr>
        <w:pStyle w:val="ITEALBULLET2"/>
        <w:rPr>
          <w:ins w:id="335" w:author="anhdtt" w:date="2012-12-13T11:23:00Z"/>
        </w:rPr>
      </w:pPr>
      <w:ins w:id="336" w:author="anhdtt" w:date="2012-12-13T11:23:00Z">
        <w:r>
          <w:t>(1): Build decentralized database</w:t>
        </w:r>
      </w:ins>
      <w:ins w:id="337" w:author="anhdtt" w:date="2012-12-13T11:24:00Z">
        <w:r>
          <w:t>s</w:t>
        </w:r>
      </w:ins>
      <w:ins w:id="338" w:author="anhdtt" w:date="2012-12-13T11:23:00Z">
        <w:r>
          <w:t xml:space="preserve"> from current databases</w:t>
        </w:r>
      </w:ins>
      <w:ins w:id="339" w:author="anhdtt" w:date="2012-12-13T11:24:00Z">
        <w:r>
          <w:t xml:space="preserve"> + SC scripts</w:t>
        </w:r>
      </w:ins>
    </w:p>
    <w:p w:rsidR="00F62E8D" w:rsidRPr="00787B75" w:rsidRDefault="00B960EB" w:rsidP="00F62E8D">
      <w:pPr>
        <w:pStyle w:val="ITEALBULLET2"/>
      </w:pPr>
      <w:ins w:id="340" w:author="anhdtt" w:date="2012-12-13T11:24:00Z">
        <w:r>
          <w:t xml:space="preserve">(2): </w:t>
        </w:r>
      </w:ins>
      <w:r w:rsidR="00F62E8D" w:rsidRPr="00787B75">
        <w:t>Import IM Parameter (export by MS)</w:t>
      </w:r>
    </w:p>
    <w:p w:rsidR="00210E00" w:rsidRPr="00787B75" w:rsidRDefault="00B960EB" w:rsidP="00F62E8D">
      <w:pPr>
        <w:pStyle w:val="ITEALBULLET2"/>
      </w:pPr>
      <w:ins w:id="341" w:author="anhdtt" w:date="2012-12-13T11:24:00Z">
        <w:r>
          <w:t xml:space="preserve">(3): </w:t>
        </w:r>
      </w:ins>
      <w:r w:rsidR="00210E00" w:rsidRPr="00787B75">
        <w:t>Deploy the e-SMP with &lt;add key="DecentralizedMode" value="True"/&gt; in Web.config</w:t>
      </w:r>
    </w:p>
    <w:p w:rsidR="009B704E" w:rsidRPr="00787B75" w:rsidRDefault="009B704E" w:rsidP="000A4140">
      <w:pPr>
        <w:pStyle w:val="ITEALHEADING2"/>
      </w:pPr>
      <w:bookmarkStart w:id="342" w:name="_Ref326846704"/>
      <w:bookmarkStart w:id="343" w:name="_Toc338859372"/>
      <w:r w:rsidRPr="00787B75">
        <w:t>Import IM Parameter</w:t>
      </w:r>
      <w:bookmarkEnd w:id="342"/>
      <w:bookmarkEnd w:id="343"/>
    </w:p>
    <w:p w:rsidR="00A7100F" w:rsidRPr="00787B75" w:rsidRDefault="00A7100F" w:rsidP="00CA3546">
      <w:pPr>
        <w:pStyle w:val="ITEALBULLET2"/>
        <w:ind w:left="720" w:hanging="360"/>
      </w:pPr>
      <w:r w:rsidRPr="00787B75">
        <w:t xml:space="preserve">In Centralized Mode: No need to </w:t>
      </w:r>
      <w:r w:rsidR="00331B9F" w:rsidRPr="00787B75">
        <w:t>im</w:t>
      </w:r>
      <w:r w:rsidRPr="00787B75">
        <w:t>port --&gt; data is synchonized</w:t>
      </w:r>
      <w:r w:rsidR="003D7080" w:rsidRPr="00787B75">
        <w:t xml:space="preserve"> automatically at each export.</w:t>
      </w:r>
    </w:p>
    <w:p w:rsidR="002634CC" w:rsidRPr="00787B75" w:rsidRDefault="002634CC" w:rsidP="00836FCB">
      <w:pPr>
        <w:pStyle w:val="ITEALBULLET2"/>
        <w:numPr>
          <w:ilvl w:val="0"/>
          <w:numId w:val="0"/>
        </w:numPr>
        <w:ind w:left="360"/>
      </w:pPr>
    </w:p>
    <w:p w:rsidR="00836FCB" w:rsidRPr="00787B75" w:rsidRDefault="00836FCB" w:rsidP="00836FCB">
      <w:pPr>
        <w:pStyle w:val="ITEALBULLET2"/>
        <w:numPr>
          <w:ilvl w:val="0"/>
          <w:numId w:val="0"/>
        </w:numPr>
        <w:ind w:left="360"/>
      </w:pPr>
      <w:r w:rsidRPr="00787B75">
        <w:t>CC: not sure that it is the correct way to do? We need to do a export to have the IMapp data updated… and not in real time?</w:t>
      </w:r>
    </w:p>
    <w:p w:rsidR="00836FCB" w:rsidRPr="00787B75" w:rsidRDefault="00836FCB" w:rsidP="00836FCB">
      <w:pPr>
        <w:pStyle w:val="ITEALBULLET2"/>
        <w:numPr>
          <w:ilvl w:val="0"/>
          <w:numId w:val="0"/>
        </w:numPr>
        <w:ind w:left="360"/>
      </w:pPr>
    </w:p>
    <w:p w:rsidR="002634CC" w:rsidRPr="00787B75" w:rsidRDefault="002634CC" w:rsidP="00836FCB">
      <w:pPr>
        <w:pStyle w:val="ITEALBULLET2"/>
        <w:numPr>
          <w:ilvl w:val="0"/>
          <w:numId w:val="0"/>
        </w:numPr>
        <w:ind w:left="360"/>
      </w:pPr>
      <w:r w:rsidRPr="00787B75">
        <w:t>[dtta]: Do you mean to import manually even if in Centralized Mode</w:t>
      </w:r>
      <w:r w:rsidR="009140DA" w:rsidRPr="00787B75">
        <w:t>?</w:t>
      </w:r>
    </w:p>
    <w:p w:rsidR="009B704E" w:rsidRPr="00787B75" w:rsidRDefault="003D7080" w:rsidP="008635CB">
      <w:pPr>
        <w:pStyle w:val="ITEALBULLET2"/>
      </w:pPr>
      <w:r w:rsidRPr="00787B75">
        <w:t xml:space="preserve">In Decentralied Mode: </w:t>
      </w:r>
      <w:r w:rsidR="009B704E" w:rsidRPr="00787B75">
        <w:t xml:space="preserve">In Interviews Manager Menu, click on "Import Parameters" to import the xml exported from </w:t>
      </w:r>
      <w:r w:rsidR="009B704E" w:rsidRPr="00787B75">
        <w:fldChar w:fldCharType="begin"/>
      </w:r>
      <w:r w:rsidR="009B704E" w:rsidRPr="00787B75">
        <w:instrText xml:space="preserve"> REF _Ref325534652 \r \h </w:instrText>
      </w:r>
      <w:r w:rsidR="009B704E" w:rsidRPr="00787B75">
        <w:fldChar w:fldCharType="separate"/>
      </w:r>
      <w:r w:rsidR="00B27815">
        <w:t>5.1</w:t>
      </w:r>
      <w:r w:rsidR="009B704E" w:rsidRPr="00787B75">
        <w:fldChar w:fldCharType="end"/>
      </w:r>
    </w:p>
    <w:p w:rsidR="00556E6D" w:rsidRPr="00787B75" w:rsidRDefault="00556E6D" w:rsidP="000A4140">
      <w:pPr>
        <w:pStyle w:val="ITEALHEADING1"/>
      </w:pPr>
      <w:bookmarkStart w:id="344" w:name="_Ref336847598"/>
      <w:bookmarkStart w:id="345" w:name="_Toc338859373"/>
      <w:r w:rsidRPr="00787B75">
        <w:t>Online Help</w:t>
      </w:r>
      <w:bookmarkEnd w:id="344"/>
      <w:bookmarkEnd w:id="345"/>
    </w:p>
    <w:p w:rsidR="00766D30" w:rsidRPr="00787B75" w:rsidRDefault="00766D30" w:rsidP="00766D30">
      <w:r w:rsidRPr="00787B75">
        <w:t>The Online help is available on the platform EMP; it provides users the “guide line” for:</w:t>
      </w:r>
    </w:p>
    <w:p w:rsidR="00766D30" w:rsidRPr="00787B75" w:rsidRDefault="00766D30" w:rsidP="00766D30">
      <w:pPr>
        <w:pStyle w:val="IFSCBULLET2"/>
        <w:numPr>
          <w:ilvl w:val="0"/>
          <w:numId w:val="14"/>
        </w:numPr>
        <w:tabs>
          <w:tab w:val="clear" w:pos="360"/>
        </w:tabs>
        <w:jc w:val="left"/>
        <w:rPr>
          <w:lang w:val="en-US"/>
        </w:rPr>
      </w:pPr>
      <w:r w:rsidRPr="00787B75">
        <w:rPr>
          <w:lang w:val="en-US"/>
        </w:rPr>
        <w:t>The business processes supported by EMP</w:t>
      </w:r>
    </w:p>
    <w:p w:rsidR="00766D30" w:rsidRPr="00787B75" w:rsidRDefault="00766D30" w:rsidP="00766D30">
      <w:pPr>
        <w:pStyle w:val="IFSCBULLET2"/>
        <w:numPr>
          <w:ilvl w:val="0"/>
          <w:numId w:val="14"/>
        </w:numPr>
        <w:tabs>
          <w:tab w:val="clear" w:pos="360"/>
        </w:tabs>
        <w:jc w:val="left"/>
        <w:rPr>
          <w:lang w:val="en-US"/>
        </w:rPr>
      </w:pPr>
      <w:r w:rsidRPr="00787B75">
        <w:rPr>
          <w:lang w:val="en-US"/>
        </w:rPr>
        <w:t>The usage of the functions, screens of EMP</w:t>
      </w:r>
    </w:p>
    <w:p w:rsidR="00766D30" w:rsidRPr="00787B75" w:rsidRDefault="00766D30" w:rsidP="00766D30">
      <w:pPr>
        <w:pStyle w:val="IFSCBULLET2"/>
        <w:tabs>
          <w:tab w:val="clear" w:pos="720"/>
        </w:tabs>
        <w:ind w:left="0"/>
        <w:rPr>
          <w:lang w:val="en-US"/>
        </w:rPr>
      </w:pPr>
      <w:r w:rsidRPr="00787B75">
        <w:rPr>
          <w:lang w:val="en-US"/>
        </w:rPr>
        <w:t>There’re 3 levels of Help:</w:t>
      </w:r>
    </w:p>
    <w:p w:rsidR="00766D30" w:rsidRPr="00787B75" w:rsidRDefault="00766D30" w:rsidP="00766D30">
      <w:pPr>
        <w:pStyle w:val="IFSCBULLET2"/>
        <w:numPr>
          <w:ilvl w:val="0"/>
          <w:numId w:val="14"/>
        </w:numPr>
        <w:tabs>
          <w:tab w:val="clear" w:pos="360"/>
        </w:tabs>
        <w:jc w:val="left"/>
        <w:rPr>
          <w:lang w:val="en-US"/>
        </w:rPr>
      </w:pPr>
      <w:r w:rsidRPr="00787B75">
        <w:rPr>
          <w:lang w:val="en-US"/>
        </w:rPr>
        <w:t>General: The Processes and data of library CIRC, the responsibility of the Principal Administrator.</w:t>
      </w:r>
    </w:p>
    <w:p w:rsidR="00766D30" w:rsidRPr="00787B75" w:rsidRDefault="00766D30" w:rsidP="00766D30">
      <w:pPr>
        <w:pStyle w:val="IFSCBULLET2"/>
        <w:numPr>
          <w:ilvl w:val="0"/>
          <w:numId w:val="14"/>
        </w:numPr>
        <w:tabs>
          <w:tab w:val="clear" w:pos="360"/>
        </w:tabs>
        <w:jc w:val="left"/>
        <w:rPr>
          <w:lang w:val="en-US"/>
        </w:rPr>
      </w:pPr>
      <w:r w:rsidRPr="00787B75">
        <w:rPr>
          <w:lang w:val="en-US"/>
        </w:rPr>
        <w:t>Project Level: the processes and common data of 1 project and the responsibility of project administrator.</w:t>
      </w:r>
    </w:p>
    <w:p w:rsidR="00766D30" w:rsidRPr="00787B75" w:rsidRDefault="00766D30" w:rsidP="00766D30">
      <w:pPr>
        <w:pStyle w:val="IFSCBULLET2"/>
        <w:numPr>
          <w:ilvl w:val="0"/>
          <w:numId w:val="14"/>
        </w:numPr>
        <w:tabs>
          <w:tab w:val="clear" w:pos="360"/>
        </w:tabs>
        <w:jc w:val="left"/>
        <w:rPr>
          <w:lang w:val="en-US"/>
        </w:rPr>
      </w:pPr>
      <w:r w:rsidRPr="00787B75">
        <w:rPr>
          <w:lang w:val="en-US"/>
        </w:rPr>
        <w:t xml:space="preserve">Country Level: the processes and data of 1 country, the responsibility of national administrator. </w:t>
      </w:r>
    </w:p>
    <w:p w:rsidR="00766D30" w:rsidRPr="00787B75" w:rsidRDefault="00766D30" w:rsidP="00766D30">
      <w:r w:rsidRPr="00787B75">
        <w:t>The EMP must implement the mechanisms for managing and viewing the help; the content of help will be made and uploaded by CIRC.</w:t>
      </w:r>
    </w:p>
    <w:p w:rsidR="00766D30" w:rsidRPr="00787B75" w:rsidRDefault="00766D30" w:rsidP="000A4140">
      <w:pPr>
        <w:pStyle w:val="ITEALHEADING2"/>
        <w:rPr>
          <w:rStyle w:val="hps"/>
        </w:rPr>
      </w:pPr>
      <w:bookmarkStart w:id="346" w:name="_Toc338859374"/>
      <w:r w:rsidRPr="00787B75">
        <w:rPr>
          <w:rStyle w:val="hps"/>
        </w:rPr>
        <w:t>Structure the help</w:t>
      </w:r>
      <w:bookmarkEnd w:id="346"/>
    </w:p>
    <w:p w:rsidR="00766D30" w:rsidRPr="00787B75" w:rsidRDefault="00766D30" w:rsidP="000C16E5">
      <w:pPr>
        <w:rPr>
          <w:rStyle w:val="hps"/>
        </w:rPr>
      </w:pPr>
      <w:r w:rsidRPr="00787B75">
        <w:rPr>
          <w:rStyle w:val="hps"/>
        </w:rPr>
        <w:t>Help files will be stored physically in the server as following:</w:t>
      </w:r>
    </w:p>
    <w:p w:rsidR="00766D30" w:rsidRPr="00787B75" w:rsidRDefault="00014E8A" w:rsidP="00766D30">
      <w:pPr>
        <w:jc w:val="center"/>
      </w:pPr>
      <w:r>
        <w:rPr>
          <w:noProof/>
          <w:lang w:val="en-GB" w:eastAsia="en-GB"/>
        </w:rPr>
        <w:drawing>
          <wp:inline distT="0" distB="0" distL="0" distR="0">
            <wp:extent cx="1883410" cy="2129155"/>
            <wp:effectExtent l="0" t="0" r="254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883410" cy="2129155"/>
                    </a:xfrm>
                    <a:prstGeom prst="rect">
                      <a:avLst/>
                    </a:prstGeom>
                    <a:noFill/>
                    <a:ln>
                      <a:noFill/>
                    </a:ln>
                  </pic:spPr>
                </pic:pic>
              </a:graphicData>
            </a:graphic>
          </wp:inline>
        </w:drawing>
      </w:r>
    </w:p>
    <w:p w:rsidR="00766D30" w:rsidRPr="00787B75" w:rsidRDefault="00766D30" w:rsidP="00766D30">
      <w:pPr>
        <w:pStyle w:val="IFSCFigure"/>
        <w:numPr>
          <w:ilvl w:val="0"/>
          <w:numId w:val="13"/>
        </w:numPr>
        <w:rPr>
          <w:rStyle w:val="hps"/>
          <w:lang w:val="en-US"/>
        </w:rPr>
      </w:pPr>
      <w:r w:rsidRPr="00787B75">
        <w:rPr>
          <w:rStyle w:val="hps"/>
          <w:lang w:val="en-US"/>
        </w:rPr>
        <w:t>Help files at International Level</w:t>
      </w:r>
    </w:p>
    <w:p w:rsidR="00766D30" w:rsidRPr="00787B75" w:rsidRDefault="00766D30" w:rsidP="00766D30">
      <w:pPr>
        <w:rPr>
          <w:rStyle w:val="hps"/>
        </w:rPr>
      </w:pPr>
    </w:p>
    <w:p w:rsidR="00766D30" w:rsidRPr="00787B75" w:rsidRDefault="00014E8A" w:rsidP="00766D30">
      <w:r>
        <w:rPr>
          <w:noProof/>
          <w:lang w:val="en-GB" w:eastAsia="en-GB"/>
        </w:rPr>
        <w:drawing>
          <wp:inline distT="0" distB="0" distL="0" distR="0">
            <wp:extent cx="6045835" cy="1842135"/>
            <wp:effectExtent l="0" t="0" r="0" b="571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45835" cy="1842135"/>
                    </a:xfrm>
                    <a:prstGeom prst="rect">
                      <a:avLst/>
                    </a:prstGeom>
                    <a:noFill/>
                    <a:ln>
                      <a:noFill/>
                    </a:ln>
                  </pic:spPr>
                </pic:pic>
              </a:graphicData>
            </a:graphic>
          </wp:inline>
        </w:drawing>
      </w:r>
    </w:p>
    <w:p w:rsidR="00766D30" w:rsidRPr="00787B75" w:rsidRDefault="00766D30" w:rsidP="00766D30">
      <w:pPr>
        <w:pStyle w:val="IFSCFigure"/>
        <w:numPr>
          <w:ilvl w:val="0"/>
          <w:numId w:val="13"/>
        </w:numPr>
        <w:rPr>
          <w:lang w:val="en-US"/>
        </w:rPr>
      </w:pPr>
      <w:r w:rsidRPr="00787B75">
        <w:rPr>
          <w:lang w:val="en-US"/>
        </w:rPr>
        <w:t>Help Files at Project Level</w:t>
      </w:r>
    </w:p>
    <w:p w:rsidR="00766D30" w:rsidRPr="00787B75" w:rsidRDefault="00766D30" w:rsidP="00766D30">
      <w:pPr>
        <w:ind w:left="720"/>
        <w:rPr>
          <w:rFonts w:ascii="Arial" w:hAnsi="Arial" w:cs="Arial"/>
          <w:color w:val="000000"/>
          <w:sz w:val="18"/>
          <w:szCs w:val="18"/>
        </w:rPr>
      </w:pPr>
    </w:p>
    <w:p w:rsidR="00766D30" w:rsidRPr="00787B75" w:rsidRDefault="00014E8A" w:rsidP="00766D30">
      <w:r>
        <w:rPr>
          <w:noProof/>
          <w:lang w:val="en-GB" w:eastAsia="en-GB"/>
        </w:rPr>
        <w:drawing>
          <wp:inline distT="0" distB="0" distL="0" distR="0">
            <wp:extent cx="6059805" cy="18694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59805" cy="1869440"/>
                    </a:xfrm>
                    <a:prstGeom prst="rect">
                      <a:avLst/>
                    </a:prstGeom>
                    <a:noFill/>
                    <a:ln>
                      <a:noFill/>
                    </a:ln>
                  </pic:spPr>
                </pic:pic>
              </a:graphicData>
            </a:graphic>
          </wp:inline>
        </w:drawing>
      </w:r>
    </w:p>
    <w:p w:rsidR="00766D30" w:rsidRPr="00787B75" w:rsidRDefault="00766D30" w:rsidP="00766D30">
      <w:pPr>
        <w:pStyle w:val="IFSCFigure"/>
        <w:numPr>
          <w:ilvl w:val="0"/>
          <w:numId w:val="13"/>
        </w:numPr>
        <w:rPr>
          <w:rStyle w:val="hps"/>
          <w:lang w:val="en-US"/>
        </w:rPr>
      </w:pPr>
      <w:r w:rsidRPr="00787B75">
        <w:rPr>
          <w:rStyle w:val="hps"/>
          <w:lang w:val="en-US"/>
        </w:rPr>
        <w:t>Help files at Country Level</w:t>
      </w:r>
    </w:p>
    <w:p w:rsidR="00766D30" w:rsidRPr="00787B75" w:rsidRDefault="00766D30" w:rsidP="00766D30">
      <w:pPr>
        <w:rPr>
          <w:rStyle w:val="hps"/>
        </w:rPr>
      </w:pPr>
    </w:p>
    <w:p w:rsidR="00766D30" w:rsidRPr="00787B75" w:rsidRDefault="00766D30" w:rsidP="00766D30">
      <w:pPr>
        <w:rPr>
          <w:rStyle w:val="hps"/>
        </w:rPr>
      </w:pPr>
      <w:r w:rsidRPr="00787B75">
        <w:rPr>
          <w:rStyle w:val="hps"/>
        </w:rPr>
        <w:t>In the figure, the “EMP” is the root folder which used to store the help files:</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General Help (common help for all projects and help for the library CIRC) will be stored in the folder _GeneralHelp of root folder.</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Each project will have 1 corresponding folder named as project’s name in the «Projects » folder. Each country will have 1 corresponding folder named as country’s name in the corresponding project’s folder.</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The help for 1 project will be all in the folder _ProjectHelp in the project folder</w:t>
      </w:r>
      <w:r w:rsidR="00DA40D7" w:rsidRPr="00787B75">
        <w:rPr>
          <w:rStyle w:val="hps"/>
          <w:lang w:val="en-US"/>
        </w:rPr>
        <w:t xml:space="preserve"> </w:t>
      </w:r>
      <w:r w:rsidR="00DA40D7" w:rsidRPr="00787B75">
        <w:rPr>
          <w:rStyle w:val="hps"/>
          <w:highlight w:val="green"/>
          <w:lang w:val="en-US"/>
        </w:rPr>
        <w:t>Gwh: why not put it directly in the Project_* folder as done for general help?</w:t>
      </w:r>
    </w:p>
    <w:p w:rsidR="009140DA" w:rsidRPr="00787B75" w:rsidRDefault="009140DA" w:rsidP="009140DA">
      <w:pPr>
        <w:rPr>
          <w:rStyle w:val="hps"/>
        </w:rPr>
      </w:pPr>
      <w:r w:rsidRPr="00787B75">
        <w:rPr>
          <w:rStyle w:val="hps"/>
        </w:rPr>
        <w:t>[dtta]: The Project Folder might have multiple file, it might causes you the difficulties when open this folder.</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The help for 1 country will be all in the country folder.</w:t>
      </w:r>
    </w:p>
    <w:p w:rsidR="00766D30" w:rsidRPr="00787B75" w:rsidRDefault="00766D30" w:rsidP="00766D30">
      <w:pPr>
        <w:pStyle w:val="IFSCBULLET2"/>
        <w:tabs>
          <w:tab w:val="clear" w:pos="720"/>
        </w:tabs>
        <w:ind w:left="0"/>
        <w:rPr>
          <w:rStyle w:val="hps"/>
          <w:lang w:val="en-US"/>
        </w:rPr>
      </w:pPr>
      <w:r w:rsidRPr="00787B75">
        <w:rPr>
          <w:rStyle w:val="hps"/>
          <w:lang w:val="en-US"/>
        </w:rPr>
        <w:t xml:space="preserve">There’ll have 1 </w:t>
      </w:r>
      <w:r w:rsidR="00CA5AF8" w:rsidRPr="00787B75">
        <w:rPr>
          <w:rStyle w:val="hps"/>
          <w:lang w:val="en-US"/>
        </w:rPr>
        <w:t>more</w:t>
      </w:r>
      <w:r w:rsidRPr="00787B75">
        <w:rPr>
          <w:rStyle w:val="hps"/>
          <w:lang w:val="en-US"/>
        </w:rPr>
        <w:t xml:space="preserve"> help file in each help folder (sub folder).</w:t>
      </w:r>
    </w:p>
    <w:p w:rsidR="00766D30" w:rsidRPr="00787B75" w:rsidRDefault="00766D30" w:rsidP="000A4140">
      <w:pPr>
        <w:pStyle w:val="ITEALHEADING2"/>
        <w:rPr>
          <w:rStyle w:val="hps"/>
        </w:rPr>
      </w:pPr>
      <w:bookmarkStart w:id="347" w:name="_Toc338859375"/>
      <w:r w:rsidRPr="00787B75">
        <w:rPr>
          <w:rStyle w:val="hps"/>
        </w:rPr>
        <w:t>Administration</w:t>
      </w:r>
      <w:bookmarkEnd w:id="347"/>
    </w:p>
    <w:p w:rsidR="00766D30" w:rsidRPr="00787B75" w:rsidRDefault="00766D30" w:rsidP="00DA40D7">
      <w:pPr>
        <w:rPr>
          <w:rStyle w:val="hps"/>
        </w:rPr>
      </w:pPr>
      <w:r w:rsidRPr="00787B75">
        <w:rPr>
          <w:rStyle w:val="hps"/>
        </w:rPr>
        <w:t xml:space="preserve">There is always 1 unique version for </w:t>
      </w:r>
      <w:r w:rsidR="00CA5AF8" w:rsidRPr="00787B75">
        <w:rPr>
          <w:rStyle w:val="hps"/>
        </w:rPr>
        <w:t>help;</w:t>
      </w:r>
      <w:r w:rsidRPr="00787B75">
        <w:rPr>
          <w:rStyle w:val="hps"/>
        </w:rPr>
        <w:t xml:space="preserve"> the uploading </w:t>
      </w:r>
      <w:r w:rsidR="00DA40D7" w:rsidRPr="00787B75">
        <w:rPr>
          <w:rStyle w:val="hps"/>
        </w:rPr>
        <w:t xml:space="preserve">of a </w:t>
      </w:r>
      <w:r w:rsidRPr="00787B75">
        <w:rPr>
          <w:rStyle w:val="hps"/>
        </w:rPr>
        <w:t>newer version will replace the previous version of help file.</w:t>
      </w:r>
    </w:p>
    <w:p w:rsidR="00766D30" w:rsidRPr="00787B75" w:rsidRDefault="00766D30" w:rsidP="00766D30">
      <w:pPr>
        <w:rPr>
          <w:rStyle w:val="hps"/>
        </w:rPr>
      </w:pPr>
    </w:p>
    <w:p w:rsidR="00766D30" w:rsidRPr="00787B75" w:rsidRDefault="00766D30" w:rsidP="00766D30">
      <w:pPr>
        <w:rPr>
          <w:rStyle w:val="hps"/>
        </w:rPr>
      </w:pPr>
      <w:r w:rsidRPr="00787B75">
        <w:rPr>
          <w:rStyle w:val="hps"/>
        </w:rPr>
        <w:t>In 1 screen, when user click on the help button, the EMP will detect its location includes:</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International Level or</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Project Level or</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Country Level</w:t>
      </w:r>
    </w:p>
    <w:p w:rsidR="00766D30" w:rsidRPr="00787B75" w:rsidRDefault="00766D30" w:rsidP="00766D30">
      <w:pPr>
        <w:pStyle w:val="IFSCBULLET2"/>
        <w:tabs>
          <w:tab w:val="clear" w:pos="720"/>
        </w:tabs>
        <w:ind w:left="0"/>
        <w:rPr>
          <w:rStyle w:val="hps"/>
          <w:lang w:val="en-US"/>
        </w:rPr>
      </w:pPr>
      <w:r w:rsidRPr="00787B75">
        <w:rPr>
          <w:rStyle w:val="hps"/>
          <w:lang w:val="en-US"/>
        </w:rPr>
        <w:t>Based on this information, the EMP can find the correction help folder (based on structure) and all the help files on this folder will be available for user to select.</w:t>
      </w:r>
    </w:p>
    <w:p w:rsidR="00766D30" w:rsidRPr="00787B75" w:rsidRDefault="00766D30" w:rsidP="00766D30">
      <w:pPr>
        <w:pStyle w:val="IFSCBULLET2"/>
        <w:tabs>
          <w:tab w:val="clear" w:pos="720"/>
        </w:tabs>
        <w:ind w:left="0"/>
        <w:rPr>
          <w:rStyle w:val="hps"/>
          <w:lang w:val="en-US"/>
        </w:rPr>
      </w:pPr>
      <w:r w:rsidRPr="00787B75">
        <w:rPr>
          <w:rStyle w:val="hps"/>
          <w:lang w:val="en-US"/>
        </w:rPr>
        <w:t xml:space="preserve">With this solution: </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The help (can be 1 or more help files) will be the same for all screens, functions that belong to 1 country, we can not separate help by screens, functions.</w:t>
      </w:r>
    </w:p>
    <w:p w:rsidR="00766D30" w:rsidRPr="00787B75" w:rsidRDefault="00766D30" w:rsidP="00DA40D7">
      <w:pPr>
        <w:pStyle w:val="IFSCBULLET2"/>
        <w:numPr>
          <w:ilvl w:val="0"/>
          <w:numId w:val="14"/>
        </w:numPr>
        <w:tabs>
          <w:tab w:val="clear" w:pos="360"/>
        </w:tabs>
        <w:jc w:val="left"/>
        <w:rPr>
          <w:rStyle w:val="hps"/>
          <w:lang w:val="en-US"/>
        </w:rPr>
      </w:pPr>
      <w:r w:rsidRPr="00787B75">
        <w:rPr>
          <w:rStyle w:val="hps"/>
          <w:lang w:val="en-US"/>
        </w:rPr>
        <w:t xml:space="preserve">The administration of help is simple, the administrator need only to organize all help files in the correct structure as </w:t>
      </w:r>
      <w:r w:rsidR="00DA40D7" w:rsidRPr="00787B75">
        <w:rPr>
          <w:rStyle w:val="hps"/>
          <w:lang w:val="en-US"/>
        </w:rPr>
        <w:t>described above</w:t>
      </w:r>
      <w:r w:rsidRPr="00787B75">
        <w:rPr>
          <w:rStyle w:val="hps"/>
          <w:lang w:val="en-US"/>
        </w:rPr>
        <w:t>.</w:t>
      </w:r>
    </w:p>
    <w:p w:rsidR="00766D30" w:rsidRPr="00787B75" w:rsidRDefault="00766D30" w:rsidP="000A4140">
      <w:pPr>
        <w:pStyle w:val="ITEALHEADING2"/>
        <w:rPr>
          <w:rStyle w:val="hps"/>
        </w:rPr>
      </w:pPr>
      <w:bookmarkStart w:id="348" w:name="_Toc338859376"/>
      <w:r w:rsidRPr="00787B75">
        <w:rPr>
          <w:rStyle w:val="hps"/>
        </w:rPr>
        <w:t>Access</w:t>
      </w:r>
      <w:r w:rsidR="00DA40D7" w:rsidRPr="00787B75">
        <w:rPr>
          <w:rStyle w:val="hps"/>
        </w:rPr>
        <w:t>ing</w:t>
      </w:r>
      <w:r w:rsidRPr="00787B75">
        <w:rPr>
          <w:rStyle w:val="hps"/>
        </w:rPr>
        <w:t xml:space="preserve"> the help</w:t>
      </w:r>
      <w:bookmarkEnd w:id="348"/>
    </w:p>
    <w:p w:rsidR="00766D30" w:rsidRPr="00787B75" w:rsidRDefault="00766D30" w:rsidP="00766D30">
      <w:pPr>
        <w:rPr>
          <w:rStyle w:val="hps"/>
        </w:rPr>
      </w:pPr>
      <w:r w:rsidRPr="00787B75">
        <w:rPr>
          <w:rStyle w:val="hps"/>
        </w:rPr>
        <w:t xml:space="preserve">The help will be accessible from the platform EMP with 1 help button on </w:t>
      </w:r>
      <w:r w:rsidR="00035613" w:rsidRPr="00787B75">
        <w:rPr>
          <w:rStyle w:val="hps"/>
        </w:rPr>
        <w:t>the action bar of each screen:</w:t>
      </w:r>
    </w:p>
    <w:p w:rsidR="00035613" w:rsidRPr="00787B75" w:rsidRDefault="00014E8A" w:rsidP="00035613">
      <w:pPr>
        <w:jc w:val="center"/>
        <w:rPr>
          <w:rStyle w:val="hps"/>
        </w:rPr>
      </w:pPr>
      <w:r>
        <w:rPr>
          <w:noProof/>
          <w:lang w:val="en-GB" w:eastAsia="en-GB"/>
        </w:rPr>
        <w:drawing>
          <wp:inline distT="0" distB="0" distL="0" distR="0">
            <wp:extent cx="6059805" cy="27432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59805" cy="2743200"/>
                    </a:xfrm>
                    <a:prstGeom prst="rect">
                      <a:avLst/>
                    </a:prstGeom>
                    <a:noFill/>
                    <a:ln>
                      <a:noFill/>
                    </a:ln>
                  </pic:spPr>
                </pic:pic>
              </a:graphicData>
            </a:graphic>
          </wp:inline>
        </w:drawing>
      </w:r>
    </w:p>
    <w:p w:rsidR="00035613" w:rsidRPr="00787B75" w:rsidRDefault="00035613" w:rsidP="00175387">
      <w:pPr>
        <w:pStyle w:val="ITEALFigure"/>
        <w:rPr>
          <w:rStyle w:val="hps"/>
          <w:lang w:val="en-US"/>
        </w:rPr>
      </w:pPr>
      <w:bookmarkStart w:id="349" w:name="_Toc338859436"/>
      <w:r w:rsidRPr="00787B75">
        <w:rPr>
          <w:rStyle w:val="hps"/>
          <w:lang w:val="en-US"/>
        </w:rPr>
        <w:t>Help button on action bar</w:t>
      </w:r>
      <w:bookmarkEnd w:id="349"/>
    </w:p>
    <w:p w:rsidR="00035613" w:rsidRPr="00787B75" w:rsidRDefault="00812ACA" w:rsidP="00766D30">
      <w:pPr>
        <w:rPr>
          <w:rStyle w:val="hps"/>
        </w:rPr>
      </w:pPr>
      <w:r w:rsidRPr="00787B75">
        <w:rPr>
          <w:rStyle w:val="hps"/>
          <w:highlight w:val="green"/>
        </w:rPr>
        <w:t>Gwh: why not use the ‘?’ button in the header? If the help is access through the action bar as described here what is the header button used for?</w:t>
      </w:r>
    </w:p>
    <w:p w:rsidR="00812ACA" w:rsidRPr="00787B75" w:rsidRDefault="00812ACA" w:rsidP="00766D30">
      <w:pPr>
        <w:rPr>
          <w:rStyle w:val="hps"/>
        </w:rPr>
      </w:pPr>
    </w:p>
    <w:p w:rsidR="00F11716" w:rsidRPr="00787B75" w:rsidRDefault="00F11716" w:rsidP="00766D30">
      <w:pPr>
        <w:rPr>
          <w:rStyle w:val="hps"/>
        </w:rPr>
      </w:pPr>
      <w:r w:rsidRPr="00787B75">
        <w:rPr>
          <w:rStyle w:val="hps"/>
        </w:rPr>
        <w:t>[dtta]: It's clearer to understand that the help will be displayed in the context of "Selected Perimeter".</w:t>
      </w:r>
    </w:p>
    <w:p w:rsidR="00F11716" w:rsidRPr="00787B75" w:rsidRDefault="00F11716" w:rsidP="00766D30">
      <w:pPr>
        <w:rPr>
          <w:rStyle w:val="hps"/>
        </w:rPr>
      </w:pPr>
    </w:p>
    <w:p w:rsidR="00FE3D26" w:rsidRPr="00787B75" w:rsidRDefault="00766D30" w:rsidP="00766D30">
      <w:pPr>
        <w:rPr>
          <w:rStyle w:val="hps"/>
        </w:rPr>
      </w:pPr>
      <w:r w:rsidRPr="00787B75">
        <w:rPr>
          <w:rStyle w:val="hps"/>
        </w:rPr>
        <w:t>When user clicks on the help button, the EMP will find the associated help files that correspond with the current perimeter of user (Library, Project, and Country) and display to the user</w:t>
      </w:r>
      <w:r w:rsidR="00FE3D26" w:rsidRPr="00787B75">
        <w:rPr>
          <w:rStyle w:val="hps"/>
        </w:rPr>
        <w:t>:</w:t>
      </w:r>
    </w:p>
    <w:p w:rsidR="00FE3D26" w:rsidRPr="00787B75" w:rsidRDefault="00014E8A" w:rsidP="00FE3D26">
      <w:pPr>
        <w:jc w:val="center"/>
        <w:rPr>
          <w:rStyle w:val="hps"/>
        </w:rPr>
      </w:pPr>
      <w:r>
        <w:rPr>
          <w:noProof/>
          <w:lang w:val="en-GB" w:eastAsia="en-GB"/>
        </w:rPr>
        <w:drawing>
          <wp:inline distT="0" distB="0" distL="0" distR="0">
            <wp:extent cx="4981575" cy="3329940"/>
            <wp:effectExtent l="0" t="0" r="9525"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981575" cy="3329940"/>
                    </a:xfrm>
                    <a:prstGeom prst="rect">
                      <a:avLst/>
                    </a:prstGeom>
                    <a:noFill/>
                    <a:ln>
                      <a:noFill/>
                    </a:ln>
                  </pic:spPr>
                </pic:pic>
              </a:graphicData>
            </a:graphic>
          </wp:inline>
        </w:drawing>
      </w:r>
    </w:p>
    <w:p w:rsidR="00FE3D26" w:rsidRPr="00787B75" w:rsidRDefault="00FE3D26" w:rsidP="00175387">
      <w:pPr>
        <w:pStyle w:val="ITEALFigure"/>
        <w:rPr>
          <w:rStyle w:val="hps"/>
          <w:lang w:val="en-US"/>
        </w:rPr>
      </w:pPr>
      <w:bookmarkStart w:id="350" w:name="_Toc338859437"/>
      <w:r w:rsidRPr="00787B75">
        <w:rPr>
          <w:rStyle w:val="hps"/>
          <w:lang w:val="en-US"/>
        </w:rPr>
        <w:t>Dialog to display all help files</w:t>
      </w:r>
      <w:bookmarkEnd w:id="350"/>
    </w:p>
    <w:p w:rsidR="00766D30" w:rsidRPr="00787B75" w:rsidRDefault="00766D30" w:rsidP="00766D30">
      <w:pPr>
        <w:rPr>
          <w:rStyle w:val="hps"/>
        </w:rPr>
      </w:pPr>
      <w:r w:rsidRPr="00787B75">
        <w:rPr>
          <w:rStyle w:val="hps"/>
        </w:rPr>
        <w:t xml:space="preserve"> </w:t>
      </w:r>
      <w:r w:rsidR="00252F08" w:rsidRPr="00787B75">
        <w:rPr>
          <w:rStyle w:val="hps"/>
        </w:rPr>
        <w:t>F</w:t>
      </w:r>
      <w:r w:rsidRPr="00787B75">
        <w:rPr>
          <w:rStyle w:val="hps"/>
        </w:rPr>
        <w:t>or each file, user can</w:t>
      </w:r>
      <w:r w:rsidR="00252F08" w:rsidRPr="00787B75">
        <w:rPr>
          <w:rStyle w:val="hps"/>
        </w:rPr>
        <w:t xml:space="preserve"> (browser's actions, not by e-SMP)</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Open the help file in browser.</w:t>
      </w:r>
    </w:p>
    <w:p w:rsidR="00766D30" w:rsidRPr="00787B75" w:rsidRDefault="00766D30" w:rsidP="00766D30">
      <w:pPr>
        <w:pStyle w:val="IFSCBULLET2"/>
        <w:numPr>
          <w:ilvl w:val="0"/>
          <w:numId w:val="14"/>
        </w:numPr>
        <w:tabs>
          <w:tab w:val="clear" w:pos="360"/>
        </w:tabs>
        <w:jc w:val="left"/>
        <w:rPr>
          <w:rStyle w:val="hps"/>
          <w:lang w:val="en-US"/>
        </w:rPr>
      </w:pPr>
      <w:r w:rsidRPr="00787B75">
        <w:rPr>
          <w:rStyle w:val="hps"/>
          <w:lang w:val="en-US"/>
        </w:rPr>
        <w:t>Save the help file to user’s PC.</w:t>
      </w:r>
    </w:p>
    <w:p w:rsidR="00766D30" w:rsidRPr="00787B75" w:rsidRDefault="00766D30" w:rsidP="00766D30">
      <w:pPr>
        <w:rPr>
          <w:rStyle w:val="hps"/>
        </w:rPr>
      </w:pPr>
    </w:p>
    <w:p w:rsidR="00766D30" w:rsidRPr="00787B75" w:rsidRDefault="00766D30" w:rsidP="00766D30">
      <w:pPr>
        <w:rPr>
          <w:rStyle w:val="hps"/>
        </w:rPr>
      </w:pPr>
      <w:r w:rsidRPr="00787B75">
        <w:rPr>
          <w:rStyle w:val="hps"/>
        </w:rPr>
        <w:t>The help folder is a special folder on server, CIRC have to copy the help file into this folder following the above structure.</w:t>
      </w:r>
    </w:p>
    <w:p w:rsidR="00766D30" w:rsidRPr="00787B75" w:rsidRDefault="00766D30" w:rsidP="00766D30"/>
    <w:p w:rsidR="00CB4E5F" w:rsidRPr="00787B75" w:rsidRDefault="00CB4E5F" w:rsidP="000A4140">
      <w:pPr>
        <w:pStyle w:val="ITEALHEADING1"/>
      </w:pPr>
      <w:bookmarkStart w:id="351" w:name="_Toc338859377"/>
      <w:r w:rsidRPr="00787B75">
        <w:t>Annex</w:t>
      </w:r>
      <w:bookmarkEnd w:id="351"/>
    </w:p>
    <w:bookmarkEnd w:id="0"/>
    <w:p w:rsidR="00D631A8" w:rsidRPr="00787B75" w:rsidRDefault="00D631A8" w:rsidP="00FC1E98">
      <w:pPr>
        <w:spacing w:beforeLines="60" w:before="144" w:afterLines="60" w:after="144"/>
        <w:ind w:right="1080"/>
      </w:pPr>
    </w:p>
    <w:sectPr w:rsidR="00D631A8" w:rsidRPr="00787B75" w:rsidSect="00DB05F3">
      <w:headerReference w:type="default" r:id="rId107"/>
      <w:footerReference w:type="even" r:id="rId108"/>
      <w:footerReference w:type="default" r:id="rId109"/>
      <w:pgSz w:w="12240" w:h="15840"/>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3"/>
    </wne:keymap>
    <wne:keymap wne:kcmPrimary="0232">
      <wne:acd wne:acdName="acd4"/>
    </wne:keymap>
    <wne:keymap wne:kcmPrimary="0233">
      <wne:acd wne:acdName="acd5"/>
    </wne:keymap>
    <wne:keymap wne:kcmPrimary="0234">
      <wne:acd wne:acdName="acd6"/>
    </wne:keymap>
    <wne:keymap wne:kcmPrimary="0235">
      <wne:acd wne:acdName="acd7"/>
    </wne:keymap>
    <wne:keymap wne:kcmPrimary="0342">
      <wne:acd wne:acdName="acd0"/>
    </wne:keymap>
    <wne:keymap wne:kcmPrimary="0346">
      <wne:acd wne:acdName="acd2"/>
    </wne:keymap>
    <wne:keymap wne:kcmPrimary="0354">
      <wne:acd wne:acdName="acd8"/>
    </wne:keymap>
    <wne:keymap wne:kcmPrimary="0642">
      <wne:acd wne:acdName="acd1"/>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JAFQARQBBAEwAXwBCAFUATABMAEUAVABfADEA" wne:acdName="acd0" wne:fciIndexBasedOn="0065"/>
    <wne:acd wne:argValue="AgBJAFQARQBBAEwAXwBCAFUATABMAEUAVABfADIA" wne:acdName="acd1" wne:fciIndexBasedOn="0065"/>
    <wne:acd wne:argValue="AgBJAFQARQBBAEwAXwBGAGkAZwB1AHIAZQA=" wne:acdName="acd2" wne:fciIndexBasedOn="0065"/>
    <wne:acd wne:argValue="AgBJAFQARQBBAEwAXwBIAEUAQQBEAEkATgBHADEA" wne:acdName="acd3" wne:fciIndexBasedOn="0065"/>
    <wne:acd wne:argValue="AgBJAFQARQBBAEwAXwBIAEUAQQBEAEkATgBHADIA" wne:acdName="acd4" wne:fciIndexBasedOn="0065"/>
    <wne:acd wne:argValue="AgBJAFQARQBBAEwAXwBIAEUAQQBEAEkATgBHADMA" wne:acdName="acd5" wne:fciIndexBasedOn="0065"/>
    <wne:acd wne:argValue="AgBJAFQARQBBAEwAXwBIAEUAQQBEAEkATgBHADQA" wne:acdName="acd6" wne:fciIndexBasedOn="0065"/>
    <wne:acd wne:argValue="AgBJAFQARQBBAEwAXwBIAEUAQQBEAEkATgBHADUA" wne:acdName="acd7" wne:fciIndexBasedOn="0065"/>
    <wne:acd wne:argValue="AgBJAFQARQBBAEwAXwBUAGEAYgBsAGUA" wne:acdName="acd8"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1D3D" w:rsidRDefault="00071D3D">
      <w:r>
        <w:separator/>
      </w:r>
    </w:p>
  </w:endnote>
  <w:endnote w:type="continuationSeparator" w:id="0">
    <w:p w:rsidR="00071D3D" w:rsidRDefault="00071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ill Sans MT Condensed">
    <w:panose1 w:val="020B05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36D3" w:rsidRDefault="00FC36D3" w:rsidP="00BA71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C36D3" w:rsidRDefault="00FC36D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36D3" w:rsidRDefault="00FC36D3" w:rsidP="00BA71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14E8A">
      <w:rPr>
        <w:rStyle w:val="PageNumber"/>
        <w:noProof/>
      </w:rPr>
      <w:t>17</w:t>
    </w:r>
    <w:r>
      <w:rPr>
        <w:rStyle w:val="PageNumber"/>
      </w:rPr>
      <w:fldChar w:fldCharType="end"/>
    </w:r>
  </w:p>
  <w:p w:rsidR="00FC36D3" w:rsidRDefault="00FC36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1D3D" w:rsidRDefault="00071D3D">
      <w:r>
        <w:separator/>
      </w:r>
    </w:p>
  </w:footnote>
  <w:footnote w:type="continuationSeparator" w:id="0">
    <w:p w:rsidR="00071D3D" w:rsidRDefault="00071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6846"/>
      <w:gridCol w:w="1434"/>
    </w:tblGrid>
    <w:tr w:rsidR="00FC36D3">
      <w:tc>
        <w:tcPr>
          <w:tcW w:w="1800" w:type="dxa"/>
          <w:vMerge w:val="restart"/>
        </w:tcPr>
        <w:p w:rsidR="00FC36D3" w:rsidRPr="00583ACE" w:rsidRDefault="00014E8A">
          <w:pPr>
            <w:pStyle w:val="Header"/>
          </w:pPr>
          <w:r>
            <w:rPr>
              <w:noProof/>
              <w:lang w:val="en-GB" w:eastAsia="en-GB"/>
            </w:rPr>
            <w:drawing>
              <wp:inline distT="0" distB="0" distL="0" distR="0">
                <wp:extent cx="955040" cy="368300"/>
                <wp:effectExtent l="0" t="0" r="0" b="0"/>
                <wp:docPr id="2" name="Picture 2" descr="40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00p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5040" cy="368300"/>
                        </a:xfrm>
                        <a:prstGeom prst="rect">
                          <a:avLst/>
                        </a:prstGeom>
                        <a:noFill/>
                        <a:ln>
                          <a:noFill/>
                        </a:ln>
                      </pic:spPr>
                    </pic:pic>
                  </a:graphicData>
                </a:graphic>
              </wp:inline>
            </w:drawing>
          </w:r>
        </w:p>
      </w:tc>
      <w:tc>
        <w:tcPr>
          <w:tcW w:w="6846" w:type="dxa"/>
        </w:tcPr>
        <w:p w:rsidR="00FC36D3" w:rsidRDefault="00FC36D3" w:rsidP="009D51CE">
          <w:pPr>
            <w:pStyle w:val="Header"/>
          </w:pPr>
          <w:fldSimple w:instr=" DOCPROPERTY  Project  \* MERGEFORMAT ">
            <w:r>
              <w:t>e-SMP</w:t>
            </w:r>
          </w:fldSimple>
        </w:p>
      </w:tc>
      <w:tc>
        <w:tcPr>
          <w:tcW w:w="1434" w:type="dxa"/>
        </w:tcPr>
        <w:p w:rsidR="00FC36D3" w:rsidRDefault="00FC36D3" w:rsidP="009A6F6E">
          <w:pPr>
            <w:pStyle w:val="Header"/>
            <w:jc w:val="right"/>
          </w:pPr>
          <w:fldSimple w:instr=" DOCPROPERTY  DocVer  \* MERGEFORMAT ">
            <w:r>
              <w:t>04</w:t>
            </w:r>
          </w:fldSimple>
        </w:p>
      </w:tc>
    </w:tr>
    <w:tr w:rsidR="00FC36D3">
      <w:tc>
        <w:tcPr>
          <w:tcW w:w="1800" w:type="dxa"/>
          <w:vMerge/>
        </w:tcPr>
        <w:p w:rsidR="00FC36D3" w:rsidRDefault="00FC36D3">
          <w:pPr>
            <w:pStyle w:val="Header"/>
          </w:pPr>
        </w:p>
      </w:tc>
      <w:tc>
        <w:tcPr>
          <w:tcW w:w="6846" w:type="dxa"/>
        </w:tcPr>
        <w:p w:rsidR="00FC36D3" w:rsidRDefault="00FC36D3" w:rsidP="009D51CE">
          <w:pPr>
            <w:pStyle w:val="Header"/>
          </w:pPr>
          <w:fldSimple w:instr=" DOCPROPERTY  &quot;Document Type&quot;  \* MERGEFORMAT ">
            <w:r>
              <w:t>GUI Design</w:t>
            </w:r>
          </w:fldSimple>
        </w:p>
      </w:tc>
      <w:tc>
        <w:tcPr>
          <w:tcW w:w="1434" w:type="dxa"/>
        </w:tcPr>
        <w:p w:rsidR="00FC36D3" w:rsidRDefault="00FC36D3" w:rsidP="009A6F6E">
          <w:pPr>
            <w:pStyle w:val="Header"/>
            <w:jc w:val="right"/>
          </w:pPr>
          <w:fldSimple w:instr=" DOCPROPERTY  &quot;Date Complete&quot;  \* MERGEFORMAT ">
            <w:r>
              <w:t>24/10/2012</w:t>
            </w:r>
          </w:fldSimple>
        </w:p>
      </w:tc>
    </w:tr>
  </w:tbl>
  <w:p w:rsidR="00FC36D3" w:rsidRDefault="00FC36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5pt;height:10.75pt" o:bullet="t">
        <v:imagedata r:id="rId1" o:title="bullet"/>
      </v:shape>
    </w:pict>
  </w:numPicBullet>
  <w:numPicBullet w:numPicBulletId="1">
    <w:pict>
      <v:shape id="_x0000_i1026" type="#_x0000_t75" style="width:8.6pt;height:8.6pt" o:bullet="t">
        <v:imagedata r:id="rId2" o:title="MCBD14581_0000[1]"/>
      </v:shape>
    </w:pict>
  </w:numPicBullet>
  <w:numPicBullet w:numPicBulletId="2">
    <w:pict>
      <v:shape id="_x0000_i1027" type="#_x0000_t75" style="width:30.1pt;height:35.45pt" o:bullet="t">
        <v:imagedata r:id="rId3" o:title=""/>
      </v:shape>
    </w:pict>
  </w:numPicBullet>
  <w:numPicBullet w:numPicBulletId="3">
    <w:pict>
      <v:shape id="_x0000_i1028" type="#_x0000_t75" style="width:8.6pt;height:8.6pt" o:bullet="t">
        <v:imagedata r:id="rId4" o:title="art82"/>
      </v:shape>
    </w:pict>
  </w:numPicBullet>
  <w:numPicBullet w:numPicBulletId="4">
    <w:pict>
      <v:shape id="_x0000_i1029" type="#_x0000_t75" style="width:3.2pt;height:6.45pt" o:bullet="t">
        <v:imagedata r:id="rId5" o:title="art83"/>
      </v:shape>
    </w:pict>
  </w:numPicBullet>
  <w:abstractNum w:abstractNumId="0">
    <w:nsid w:val="FFFFFF7C"/>
    <w:multiLevelType w:val="singleLevel"/>
    <w:tmpl w:val="F44A6D22"/>
    <w:lvl w:ilvl="0">
      <w:start w:val="1"/>
      <w:numFmt w:val="decimal"/>
      <w:lvlText w:val="%1."/>
      <w:lvlJc w:val="left"/>
      <w:pPr>
        <w:tabs>
          <w:tab w:val="num" w:pos="1800"/>
        </w:tabs>
        <w:ind w:left="1800" w:hanging="360"/>
      </w:pPr>
    </w:lvl>
  </w:abstractNum>
  <w:abstractNum w:abstractNumId="1">
    <w:nsid w:val="FFFFFF7D"/>
    <w:multiLevelType w:val="singleLevel"/>
    <w:tmpl w:val="A82071FA"/>
    <w:lvl w:ilvl="0">
      <w:start w:val="1"/>
      <w:numFmt w:val="decimal"/>
      <w:lvlText w:val="%1."/>
      <w:lvlJc w:val="left"/>
      <w:pPr>
        <w:tabs>
          <w:tab w:val="num" w:pos="1440"/>
        </w:tabs>
        <w:ind w:left="1440" w:hanging="360"/>
      </w:pPr>
    </w:lvl>
  </w:abstractNum>
  <w:abstractNum w:abstractNumId="2">
    <w:nsid w:val="FFFFFF7E"/>
    <w:multiLevelType w:val="singleLevel"/>
    <w:tmpl w:val="97BEC48C"/>
    <w:lvl w:ilvl="0">
      <w:start w:val="1"/>
      <w:numFmt w:val="decimal"/>
      <w:lvlText w:val="%1."/>
      <w:lvlJc w:val="left"/>
      <w:pPr>
        <w:tabs>
          <w:tab w:val="num" w:pos="1080"/>
        </w:tabs>
        <w:ind w:left="1080" w:hanging="360"/>
      </w:pPr>
    </w:lvl>
  </w:abstractNum>
  <w:abstractNum w:abstractNumId="3">
    <w:nsid w:val="FFFFFF7F"/>
    <w:multiLevelType w:val="singleLevel"/>
    <w:tmpl w:val="D1CC2FDC"/>
    <w:lvl w:ilvl="0">
      <w:start w:val="1"/>
      <w:numFmt w:val="decimal"/>
      <w:lvlText w:val="%1."/>
      <w:lvlJc w:val="left"/>
      <w:pPr>
        <w:tabs>
          <w:tab w:val="num" w:pos="720"/>
        </w:tabs>
        <w:ind w:left="720" w:hanging="360"/>
      </w:pPr>
    </w:lvl>
  </w:abstractNum>
  <w:abstractNum w:abstractNumId="4">
    <w:nsid w:val="FFFFFF80"/>
    <w:multiLevelType w:val="singleLevel"/>
    <w:tmpl w:val="36084F1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A8E551A"/>
    <w:lvl w:ilvl="0">
      <w:start w:val="1"/>
      <w:numFmt w:val="bullet"/>
      <w:lvlText w:val=""/>
      <w:lvlJc w:val="left"/>
      <w:pPr>
        <w:tabs>
          <w:tab w:val="num" w:pos="1440"/>
        </w:tabs>
        <w:ind w:left="1440" w:hanging="360"/>
      </w:pPr>
      <w:rPr>
        <w:rFonts w:ascii="Symbol" w:hAnsi="Symbol" w:hint="default"/>
      </w:rPr>
    </w:lvl>
  </w:abstractNum>
  <w:abstractNum w:abstractNumId="6">
    <w:nsid w:val="FFFFFF88"/>
    <w:multiLevelType w:val="singleLevel"/>
    <w:tmpl w:val="CDF830BA"/>
    <w:lvl w:ilvl="0">
      <w:start w:val="1"/>
      <w:numFmt w:val="decimal"/>
      <w:lvlText w:val="%1."/>
      <w:lvlJc w:val="left"/>
      <w:pPr>
        <w:tabs>
          <w:tab w:val="num" w:pos="360"/>
        </w:tabs>
        <w:ind w:left="360" w:hanging="360"/>
      </w:pPr>
    </w:lvl>
  </w:abstractNum>
  <w:abstractNum w:abstractNumId="7">
    <w:nsid w:val="FFFFFF89"/>
    <w:multiLevelType w:val="singleLevel"/>
    <w:tmpl w:val="59E2ABB6"/>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013E569E"/>
    <w:multiLevelType w:val="singleLevel"/>
    <w:tmpl w:val="56A4618E"/>
    <w:lvl w:ilvl="0">
      <w:start w:val="1"/>
      <w:numFmt w:val="bullet"/>
      <w:pStyle w:val="ContratArtListeN1"/>
      <w:lvlText w:val=""/>
      <w:lvlJc w:val="left"/>
      <w:pPr>
        <w:tabs>
          <w:tab w:val="num" w:pos="360"/>
        </w:tabs>
        <w:ind w:left="360" w:hanging="360"/>
      </w:pPr>
      <w:rPr>
        <w:rFonts w:ascii="Wingdings" w:hAnsi="Wingdings" w:hint="default"/>
      </w:rPr>
    </w:lvl>
  </w:abstractNum>
  <w:abstractNum w:abstractNumId="9">
    <w:nsid w:val="02B50641"/>
    <w:multiLevelType w:val="hybridMultilevel"/>
    <w:tmpl w:val="74C6530C"/>
    <w:lvl w:ilvl="0" w:tplc="FFFFFFFF">
      <w:start w:val="1"/>
      <w:numFmt w:val="bullet"/>
      <w:pStyle w:val="Item"/>
      <w:lvlText w:val=""/>
      <w:lvlJc w:val="left"/>
      <w:pPr>
        <w:tabs>
          <w:tab w:val="num" w:pos="397"/>
        </w:tabs>
        <w:ind w:left="397" w:hanging="397"/>
      </w:pPr>
      <w:rPr>
        <w:rFonts w:ascii="Wingdings" w:hAnsi="Wingdings" w:hint="default"/>
        <w:color w:val="0000FF"/>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nsid w:val="07EA4D68"/>
    <w:multiLevelType w:val="multilevel"/>
    <w:tmpl w:val="997236F6"/>
    <w:lvl w:ilvl="0">
      <w:start w:val="1"/>
      <w:numFmt w:val="decimal"/>
      <w:pStyle w:val="Style3"/>
      <w:lvlText w:val="%1."/>
      <w:lvlJc w:val="left"/>
      <w:pPr>
        <w:tabs>
          <w:tab w:val="num" w:pos="1080"/>
        </w:tabs>
        <w:ind w:left="720" w:hanging="360"/>
      </w:pPr>
      <w:rPr>
        <w:rFonts w:hint="default"/>
      </w:rPr>
    </w:lvl>
    <w:lvl w:ilvl="1">
      <w:start w:val="1"/>
      <w:numFmt w:val="decimal"/>
      <w:lvlText w:val="%1.%2."/>
      <w:lvlJc w:val="left"/>
      <w:pPr>
        <w:tabs>
          <w:tab w:val="num" w:pos="1800"/>
        </w:tabs>
        <w:ind w:left="1152" w:hanging="432"/>
      </w:pPr>
      <w:rPr>
        <w:rFonts w:hint="default"/>
      </w:rPr>
    </w:lvl>
    <w:lvl w:ilvl="2">
      <w:start w:val="1"/>
      <w:numFmt w:val="decimal"/>
      <w:pStyle w:val="NomClientPageGarde"/>
      <w:lvlText w:val="%1.%2.%3."/>
      <w:lvlJc w:val="left"/>
      <w:pPr>
        <w:tabs>
          <w:tab w:val="num" w:pos="288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1">
    <w:nsid w:val="0B821956"/>
    <w:multiLevelType w:val="multilevel"/>
    <w:tmpl w:val="0E624792"/>
    <w:lvl w:ilvl="0">
      <w:start w:val="1"/>
      <w:numFmt w:val="decimal"/>
      <w:pStyle w:val="ITEALHEADING1"/>
      <w:lvlText w:val="%1"/>
      <w:lvlJc w:val="left"/>
      <w:pPr>
        <w:tabs>
          <w:tab w:val="num" w:pos="432"/>
        </w:tabs>
        <w:ind w:left="432" w:hanging="432"/>
      </w:pPr>
      <w:rPr>
        <w:rFonts w:hint="default"/>
      </w:rPr>
    </w:lvl>
    <w:lvl w:ilvl="1">
      <w:start w:val="1"/>
      <w:numFmt w:val="decimal"/>
      <w:pStyle w:val="ITEALHEADING2"/>
      <w:lvlText w:val="%1.%2"/>
      <w:lvlJc w:val="left"/>
      <w:pPr>
        <w:tabs>
          <w:tab w:val="num" w:pos="360"/>
        </w:tabs>
        <w:ind w:left="360" w:hanging="360"/>
      </w:pPr>
      <w:rPr>
        <w:rFonts w:hint="default"/>
      </w:rPr>
    </w:lvl>
    <w:lvl w:ilvl="2">
      <w:start w:val="1"/>
      <w:numFmt w:val="decimal"/>
      <w:pStyle w:val="ITEALHEADING3"/>
      <w:lvlText w:val="%1.%2.%3"/>
      <w:lvlJc w:val="left"/>
      <w:pPr>
        <w:tabs>
          <w:tab w:val="num" w:pos="720"/>
        </w:tabs>
        <w:ind w:left="720" w:hanging="720"/>
      </w:pPr>
      <w:rPr>
        <w:rFonts w:hint="default"/>
      </w:rPr>
    </w:lvl>
    <w:lvl w:ilvl="3">
      <w:start w:val="1"/>
      <w:numFmt w:val="decimal"/>
      <w:pStyle w:val="ITEALHEADING4"/>
      <w:lvlText w:val="%1.%2.%3.%4"/>
      <w:lvlJc w:val="left"/>
      <w:pPr>
        <w:tabs>
          <w:tab w:val="num" w:pos="864"/>
        </w:tabs>
        <w:ind w:left="864" w:hanging="864"/>
      </w:pPr>
      <w:rPr>
        <w:rFonts w:hint="default"/>
      </w:rPr>
    </w:lvl>
    <w:lvl w:ilvl="4">
      <w:start w:val="1"/>
      <w:numFmt w:val="decimal"/>
      <w:pStyle w:val="ITE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0C9B3B0C"/>
    <w:multiLevelType w:val="multilevel"/>
    <w:tmpl w:val="232A68C0"/>
    <w:lvl w:ilvl="0">
      <w:start w:val="1"/>
      <w:numFmt w:val="none"/>
      <w:pStyle w:val="Style2"/>
      <w:lvlText w:val="Prior."/>
      <w:lvlJc w:val="left"/>
      <w:pPr>
        <w:tabs>
          <w:tab w:val="num" w:pos="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lvlRestart w:val="0"/>
      <w:lvlText w:val="Prior."/>
      <w:lvlJc w:val="left"/>
      <w:pPr>
        <w:tabs>
          <w:tab w:val="num" w:pos="0"/>
        </w:tabs>
        <w:ind w:left="0" w:firstLine="0"/>
      </w:pPr>
      <w:rPr>
        <w:rFonts w:hint="default"/>
      </w:rPr>
    </w:lvl>
  </w:abstractNum>
  <w:abstractNum w:abstractNumId="13">
    <w:nsid w:val="0C9E33D0"/>
    <w:multiLevelType w:val="hybridMultilevel"/>
    <w:tmpl w:val="2E6414D4"/>
    <w:lvl w:ilvl="0" w:tplc="FFFFFFFF">
      <w:start w:val="1"/>
      <w:numFmt w:val="bullet"/>
      <w:pStyle w:val="En-tte-Titreniveau1"/>
      <w:lvlText w:val=""/>
      <w:lvlJc w:val="left"/>
      <w:pPr>
        <w:tabs>
          <w:tab w:val="num" w:pos="720"/>
        </w:tabs>
        <w:ind w:left="720" w:hanging="360"/>
      </w:pPr>
      <w:rPr>
        <w:rFonts w:ascii="Wingdings" w:hAnsi="Wingdings" w:hint="default"/>
        <w:color w:val="0000FF"/>
        <w:sz w:val="24"/>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eastAsia="Times New Roman" w:hAnsi="Times New Roman" w:cs="Times New Roman"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0E370DF5"/>
    <w:multiLevelType w:val="hybridMultilevel"/>
    <w:tmpl w:val="4290F6E0"/>
    <w:lvl w:ilvl="0" w:tplc="FFFFFFFF">
      <w:start w:val="1"/>
      <w:numFmt w:val="bullet"/>
      <w:pStyle w:val="TabColDroite"/>
      <w:lvlText w:val=""/>
      <w:lvlJc w:val="left"/>
      <w:pPr>
        <w:tabs>
          <w:tab w:val="num" w:pos="1004"/>
        </w:tabs>
        <w:ind w:left="1004" w:hanging="360"/>
      </w:pPr>
      <w:rPr>
        <w:rFonts w:ascii="Wingdings" w:hAnsi="Wingdings" w:hint="default"/>
        <w:sz w:val="28"/>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0FFF5BC8"/>
    <w:multiLevelType w:val="singleLevel"/>
    <w:tmpl w:val="8356FB74"/>
    <w:lvl w:ilvl="0">
      <w:start w:val="1"/>
      <w:numFmt w:val="bullet"/>
      <w:pStyle w:val="BodyTextIndent3"/>
      <w:lvlText w:val=""/>
      <w:lvlJc w:val="left"/>
      <w:pPr>
        <w:tabs>
          <w:tab w:val="num" w:pos="360"/>
        </w:tabs>
        <w:ind w:left="360" w:hanging="360"/>
      </w:pPr>
      <w:rPr>
        <w:rFonts w:ascii="Symbol" w:hAnsi="Symbol" w:hint="default"/>
      </w:rPr>
    </w:lvl>
  </w:abstractNum>
  <w:abstractNum w:abstractNumId="16">
    <w:nsid w:val="12033EDE"/>
    <w:multiLevelType w:val="multilevel"/>
    <w:tmpl w:val="5278457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nsid w:val="13695AE0"/>
    <w:multiLevelType w:val="multilevel"/>
    <w:tmpl w:val="685E6522"/>
    <w:lvl w:ilvl="0">
      <w:start w:val="1"/>
      <w:numFmt w:val="decimal"/>
      <w:lvlText w:val="%1"/>
      <w:lvlJc w:val="left"/>
      <w:pPr>
        <w:tabs>
          <w:tab w:val="num" w:pos="432"/>
        </w:tabs>
        <w:ind w:left="432" w:hanging="432"/>
      </w:pPr>
      <w:rPr>
        <w:rFonts w:hint="default"/>
      </w:rPr>
    </w:lvl>
    <w:lvl w:ilvl="1">
      <w:start w:val="1"/>
      <w:numFmt w:val="decimal"/>
      <w:pStyle w:val="IFSCHEADING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150B7858"/>
    <w:multiLevelType w:val="hybridMultilevel"/>
    <w:tmpl w:val="69148B64"/>
    <w:lvl w:ilvl="0" w:tplc="FFFFFFFF">
      <w:start w:val="1"/>
      <w:numFmt w:val="bullet"/>
      <w:pStyle w:val="para"/>
      <w:lvlText w:val=""/>
      <w:lvlJc w:val="left"/>
      <w:pPr>
        <w:tabs>
          <w:tab w:val="num" w:pos="360"/>
        </w:tabs>
        <w:ind w:left="60" w:hanging="60"/>
      </w:pPr>
      <w:rPr>
        <w:rFonts w:ascii="Symbol" w:hAnsi="Symbol" w:hint="default"/>
        <w:color w:val="999999"/>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168C3FBD"/>
    <w:multiLevelType w:val="multilevel"/>
    <w:tmpl w:val="08088706"/>
    <w:lvl w:ilvl="0">
      <w:start w:val="1"/>
      <w:numFmt w:val="decimal"/>
      <w:pStyle w:val="ITEALTable"/>
      <w:suff w:val="space"/>
      <w:lvlText w:val="Tabl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nsid w:val="1BED15BC"/>
    <w:multiLevelType w:val="multilevel"/>
    <w:tmpl w:val="FC1444EC"/>
    <w:lvl w:ilvl="0">
      <w:start w:val="1"/>
      <w:numFmt w:val="none"/>
      <w:lvlText w:val="%1Ver.    "/>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none"/>
      <w:lvlRestart w:val="0"/>
      <w:lvlText w:val="Ver."/>
      <w:lvlJc w:val="left"/>
      <w:pPr>
        <w:tabs>
          <w:tab w:val="num" w:pos="3240"/>
        </w:tabs>
        <w:ind w:left="3240" w:hanging="360"/>
      </w:pPr>
      <w:rPr>
        <w:rFonts w:hint="default"/>
      </w:rPr>
    </w:lvl>
  </w:abstractNum>
  <w:abstractNum w:abstractNumId="21">
    <w:nsid w:val="1E7A6685"/>
    <w:multiLevelType w:val="multilevel"/>
    <w:tmpl w:val="1B8AF772"/>
    <w:lvl w:ilvl="0">
      <w:start w:val="1"/>
      <w:numFmt w:val="decimalZero"/>
      <w:pStyle w:val="Index5"/>
      <w:lvlText w:val="UC%1_"/>
      <w:lvlJc w:val="left"/>
      <w:pPr>
        <w:tabs>
          <w:tab w:val="num" w:pos="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
    <w:nsid w:val="1E8171E4"/>
    <w:multiLevelType w:val="singleLevel"/>
    <w:tmpl w:val="199E280E"/>
    <w:lvl w:ilvl="0">
      <w:start w:val="1"/>
      <w:numFmt w:val="bullet"/>
      <w:pStyle w:val="listepuce3"/>
      <w:lvlText w:val=""/>
      <w:lvlJc w:val="left"/>
      <w:pPr>
        <w:tabs>
          <w:tab w:val="num" w:pos="360"/>
        </w:tabs>
        <w:ind w:left="360" w:hanging="360"/>
      </w:pPr>
      <w:rPr>
        <w:rFonts w:ascii="Symbol" w:hAnsi="Symbol" w:hint="default"/>
      </w:rPr>
    </w:lvl>
  </w:abstractNum>
  <w:abstractNum w:abstractNumId="23">
    <w:nsid w:val="239F4764"/>
    <w:multiLevelType w:val="hybridMultilevel"/>
    <w:tmpl w:val="72EE9B0E"/>
    <w:lvl w:ilvl="0">
      <w:start w:val="1"/>
      <w:numFmt w:val="bullet"/>
      <w:pStyle w:val="SQLI-TabEntte-Inverse"/>
      <w:lvlText w:val=""/>
      <w:lvlPicBulletId w:val="0"/>
      <w:lvlJc w:val="left"/>
      <w:pPr>
        <w:tabs>
          <w:tab w:val="num" w:pos="540"/>
        </w:tabs>
        <w:ind w:left="540" w:hanging="360"/>
      </w:pPr>
      <w:rPr>
        <w:rFonts w:ascii="Symbol" w:hAnsi="Symbol" w:cs="Times New Roman" w:hint="default"/>
        <w:color w:val="auto"/>
        <w:sz w:val="22"/>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293F7F59"/>
    <w:multiLevelType w:val="singleLevel"/>
    <w:tmpl w:val="6DAE3AB0"/>
    <w:lvl w:ilvl="0">
      <w:start w:val="1"/>
      <w:numFmt w:val="bullet"/>
      <w:pStyle w:val="TitreParagraphe"/>
      <w:lvlText w:val=""/>
      <w:lvlJc w:val="left"/>
      <w:pPr>
        <w:tabs>
          <w:tab w:val="num" w:pos="360"/>
        </w:tabs>
        <w:ind w:left="360" w:hanging="360"/>
      </w:pPr>
      <w:rPr>
        <w:rFonts w:ascii="Wingdings" w:hAnsi="Wingdings" w:hint="default"/>
        <w:sz w:val="16"/>
      </w:rPr>
    </w:lvl>
  </w:abstractNum>
  <w:abstractNum w:abstractNumId="25">
    <w:nsid w:val="2D0E27BD"/>
    <w:multiLevelType w:val="multilevel"/>
    <w:tmpl w:val="165408E6"/>
    <w:lvl w:ilvl="0">
      <w:start w:val="1"/>
      <w:numFmt w:val="none"/>
      <w:lvlText w:val="Type."/>
      <w:lvlJc w:val="left"/>
      <w:pPr>
        <w:tabs>
          <w:tab w:val="num" w:pos="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nsid w:val="32C43415"/>
    <w:multiLevelType w:val="hybridMultilevel"/>
    <w:tmpl w:val="7BE8E218"/>
    <w:lvl w:ilvl="0">
      <w:start w:val="1"/>
      <w:numFmt w:val="bullet"/>
      <w:pStyle w:val="puceparagraphe"/>
      <w:lvlText w:val=""/>
      <w:lvlJc w:val="left"/>
      <w:pPr>
        <w:tabs>
          <w:tab w:val="num" w:pos="720"/>
        </w:tabs>
        <w:ind w:left="720" w:hanging="360"/>
      </w:pPr>
      <w:rPr>
        <w:rFonts w:ascii="Wingdings" w:hAnsi="Wingdings" w:hint="default"/>
        <w:color w:val="000080"/>
        <w:sz w:val="22"/>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32D26061"/>
    <w:multiLevelType w:val="hybridMultilevel"/>
    <w:tmpl w:val="E568866E"/>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nsid w:val="32D30D98"/>
    <w:multiLevelType w:val="hybridMultilevel"/>
    <w:tmpl w:val="8228B882"/>
    <w:lvl w:ilvl="0" w:tplc="B6986626">
      <w:start w:val="1"/>
      <w:numFmt w:val="bullet"/>
      <w:pStyle w:val="Point"/>
      <w:lvlText w:val=""/>
      <w:lvlPicBulletId w:val="2"/>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36767DDD"/>
    <w:multiLevelType w:val="hybridMultilevel"/>
    <w:tmpl w:val="4C90997E"/>
    <w:lvl w:ilvl="0" w:tplc="D8E421F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3A6025AE"/>
    <w:multiLevelType w:val="hybridMultilevel"/>
    <w:tmpl w:val="8AF8E9DA"/>
    <w:lvl w:ilvl="0" w:tplc="F0B2A2CE">
      <w:start w:val="1"/>
      <w:numFmt w:val="bullet"/>
      <w:pStyle w:val="TableauVentilation"/>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nsid w:val="3CCB061F"/>
    <w:multiLevelType w:val="multilevel"/>
    <w:tmpl w:val="940C3D14"/>
    <w:lvl w:ilvl="0">
      <w:start w:val="1"/>
      <w:numFmt w:val="decimal"/>
      <w:suff w:val="space"/>
      <w:lvlText w:val="Table %1."/>
      <w:lvlJc w:val="left"/>
      <w:pPr>
        <w:ind w:left="3060" w:firstLine="0"/>
      </w:pPr>
      <w:rPr>
        <w:rFonts w:hint="default"/>
      </w:rPr>
    </w:lvl>
    <w:lvl w:ilvl="1">
      <w:start w:val="1"/>
      <w:numFmt w:val="decimalZero"/>
      <w:isLgl/>
      <w:lvlText w:val="Section %1.%2"/>
      <w:lvlJc w:val="left"/>
      <w:pPr>
        <w:tabs>
          <w:tab w:val="num" w:pos="3600"/>
        </w:tabs>
        <w:ind w:left="0" w:firstLine="0"/>
      </w:pPr>
      <w:rPr>
        <w:rFonts w:hint="default"/>
      </w:rPr>
    </w:lvl>
    <w:lvl w:ilvl="2">
      <w:start w:val="1"/>
      <w:numFmt w:val="lowerLetter"/>
      <w:lvlText w:val="(%3)"/>
      <w:lvlJc w:val="left"/>
      <w:pPr>
        <w:tabs>
          <w:tab w:val="num" w:pos="136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296"/>
        </w:tabs>
        <w:ind w:left="1008" w:hanging="432"/>
      </w:pPr>
      <w:rPr>
        <w:rFonts w:hint="default"/>
      </w:rPr>
    </w:lvl>
    <w:lvl w:ilvl="5">
      <w:start w:val="1"/>
      <w:numFmt w:val="lowerLetter"/>
      <w:lvlText w:val="%6)"/>
      <w:lvlJc w:val="left"/>
      <w:pPr>
        <w:tabs>
          <w:tab w:val="num" w:pos="1440"/>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728"/>
        </w:tabs>
        <w:ind w:left="1440" w:hanging="432"/>
      </w:pPr>
      <w:rPr>
        <w:rFonts w:hint="default"/>
      </w:rPr>
    </w:lvl>
    <w:lvl w:ilvl="8">
      <w:start w:val="1"/>
      <w:numFmt w:val="decimal"/>
      <w:lvlRestart w:val="0"/>
      <w:suff w:val="space"/>
      <w:lvlText w:val="Table %9."/>
      <w:lvlJc w:val="right"/>
      <w:pPr>
        <w:ind w:left="0" w:firstLine="0"/>
      </w:pPr>
      <w:rPr>
        <w:rFonts w:hint="default"/>
      </w:rPr>
    </w:lvl>
  </w:abstractNum>
  <w:abstractNum w:abstractNumId="32">
    <w:nsid w:val="3D5220EE"/>
    <w:multiLevelType w:val="multilevel"/>
    <w:tmpl w:val="DE609A78"/>
    <w:lvl w:ilvl="0">
      <w:start w:val="1"/>
      <w:numFmt w:val="none"/>
      <w:pStyle w:val="ITEALVersion"/>
      <w:lvlText w:val="Ver. "/>
      <w:lvlJc w:val="left"/>
      <w:pPr>
        <w:tabs>
          <w:tab w:val="num" w:pos="72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nsid w:val="40373499"/>
    <w:multiLevelType w:val="multilevel"/>
    <w:tmpl w:val="76C00D64"/>
    <w:styleLink w:val="ArticleSection"/>
    <w:lvl w:ilvl="0">
      <w:start w:val="1"/>
      <w:numFmt w:val="none"/>
      <w:lvlText w:val="Priority%1."/>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4">
    <w:nsid w:val="44BC116B"/>
    <w:multiLevelType w:val="multilevel"/>
    <w:tmpl w:val="0502593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360"/>
        </w:tabs>
        <w:ind w:left="360" w:hanging="360"/>
      </w:pPr>
      <w:rPr>
        <w:rFonts w:hint="default"/>
      </w:rPr>
    </w:lvl>
    <w:lvl w:ilvl="2">
      <w:start w:val="1"/>
      <w:numFmt w:val="decimal"/>
      <w:pStyle w:val="IFSC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nsid w:val="4D266229"/>
    <w:multiLevelType w:val="singleLevel"/>
    <w:tmpl w:val="88EE75E8"/>
    <w:lvl w:ilvl="0">
      <w:start w:val="1"/>
      <w:numFmt w:val="bullet"/>
      <w:pStyle w:val="SQLI-Guide"/>
      <w:lvlText w:val=""/>
      <w:lvlJc w:val="left"/>
      <w:pPr>
        <w:tabs>
          <w:tab w:val="num" w:pos="360"/>
        </w:tabs>
        <w:ind w:left="360" w:hanging="360"/>
      </w:pPr>
      <w:rPr>
        <w:rFonts w:ascii="Symbol" w:hAnsi="Symbol" w:hint="default"/>
      </w:rPr>
    </w:lvl>
  </w:abstractNum>
  <w:abstractNum w:abstractNumId="36">
    <w:nsid w:val="4FBB0E53"/>
    <w:multiLevelType w:val="hybridMultilevel"/>
    <w:tmpl w:val="DD28CBBC"/>
    <w:lvl w:ilvl="0" w:tplc="9D34474E">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50F87547"/>
    <w:multiLevelType w:val="hybridMultilevel"/>
    <w:tmpl w:val="1C36C8BC"/>
    <w:lvl w:ilvl="0">
      <w:start w:val="1"/>
      <w:numFmt w:val="bullet"/>
      <w:pStyle w:val="BodyText2"/>
      <w:lvlText w:val=""/>
      <w:lvlJc w:val="left"/>
      <w:pPr>
        <w:tabs>
          <w:tab w:val="num" w:pos="3881"/>
        </w:tabs>
        <w:ind w:left="3881" w:hanging="360"/>
      </w:pPr>
      <w:rPr>
        <w:rFonts w:ascii="Symbol" w:hAnsi="Symbol" w:hint="default"/>
        <w:b w:val="0"/>
        <w:i w:val="0"/>
        <w:sz w:val="20"/>
      </w:rPr>
    </w:lvl>
    <w:lvl w:ilvl="1" w:tentative="1">
      <w:start w:val="1"/>
      <w:numFmt w:val="bullet"/>
      <w:lvlText w:val="o"/>
      <w:lvlJc w:val="left"/>
      <w:pPr>
        <w:tabs>
          <w:tab w:val="num" w:pos="3600"/>
        </w:tabs>
        <w:ind w:left="3600" w:hanging="360"/>
      </w:pPr>
      <w:rPr>
        <w:rFonts w:ascii="Courier New" w:hAnsi="Courier New" w:hint="default"/>
      </w:rPr>
    </w:lvl>
    <w:lvl w:ilvl="2" w:tentative="1">
      <w:start w:val="1"/>
      <w:numFmt w:val="bullet"/>
      <w:lvlText w:val=""/>
      <w:lvlJc w:val="left"/>
      <w:pPr>
        <w:tabs>
          <w:tab w:val="num" w:pos="4320"/>
        </w:tabs>
        <w:ind w:left="4320" w:hanging="360"/>
      </w:pPr>
      <w:rPr>
        <w:rFonts w:ascii="Wingdings" w:hAnsi="Wingdings" w:hint="default"/>
      </w:rPr>
    </w:lvl>
    <w:lvl w:ilvl="3" w:tentative="1">
      <w:start w:val="1"/>
      <w:numFmt w:val="bullet"/>
      <w:lvlText w:val=""/>
      <w:lvlJc w:val="left"/>
      <w:pPr>
        <w:tabs>
          <w:tab w:val="num" w:pos="5040"/>
        </w:tabs>
        <w:ind w:left="5040" w:hanging="360"/>
      </w:pPr>
      <w:rPr>
        <w:rFonts w:ascii="Symbol" w:hAnsi="Symbol" w:hint="default"/>
      </w:rPr>
    </w:lvl>
    <w:lvl w:ilvl="4" w:tentative="1">
      <w:start w:val="1"/>
      <w:numFmt w:val="bullet"/>
      <w:lvlText w:val="o"/>
      <w:lvlJc w:val="left"/>
      <w:pPr>
        <w:tabs>
          <w:tab w:val="num" w:pos="5760"/>
        </w:tabs>
        <w:ind w:left="5760" w:hanging="360"/>
      </w:pPr>
      <w:rPr>
        <w:rFonts w:ascii="Courier New" w:hAnsi="Courier New" w:hint="default"/>
      </w:rPr>
    </w:lvl>
    <w:lvl w:ilvl="5" w:tentative="1">
      <w:start w:val="1"/>
      <w:numFmt w:val="bullet"/>
      <w:lvlText w:val=""/>
      <w:lvlJc w:val="left"/>
      <w:pPr>
        <w:tabs>
          <w:tab w:val="num" w:pos="6480"/>
        </w:tabs>
        <w:ind w:left="6480" w:hanging="360"/>
      </w:pPr>
      <w:rPr>
        <w:rFonts w:ascii="Wingdings" w:hAnsi="Wingdings" w:hint="default"/>
      </w:rPr>
    </w:lvl>
    <w:lvl w:ilvl="6" w:tentative="1">
      <w:start w:val="1"/>
      <w:numFmt w:val="bullet"/>
      <w:lvlText w:val=""/>
      <w:lvlJc w:val="left"/>
      <w:pPr>
        <w:tabs>
          <w:tab w:val="num" w:pos="7200"/>
        </w:tabs>
        <w:ind w:left="7200" w:hanging="360"/>
      </w:pPr>
      <w:rPr>
        <w:rFonts w:ascii="Symbol" w:hAnsi="Symbol" w:hint="default"/>
      </w:rPr>
    </w:lvl>
    <w:lvl w:ilvl="7" w:tentative="1">
      <w:start w:val="1"/>
      <w:numFmt w:val="bullet"/>
      <w:lvlText w:val="o"/>
      <w:lvlJc w:val="left"/>
      <w:pPr>
        <w:tabs>
          <w:tab w:val="num" w:pos="7920"/>
        </w:tabs>
        <w:ind w:left="7920" w:hanging="360"/>
      </w:pPr>
      <w:rPr>
        <w:rFonts w:ascii="Courier New" w:hAnsi="Courier New" w:hint="default"/>
      </w:rPr>
    </w:lvl>
    <w:lvl w:ilvl="8" w:tentative="1">
      <w:start w:val="1"/>
      <w:numFmt w:val="bullet"/>
      <w:lvlText w:val=""/>
      <w:lvlJc w:val="left"/>
      <w:pPr>
        <w:tabs>
          <w:tab w:val="num" w:pos="8640"/>
        </w:tabs>
        <w:ind w:left="8640" w:hanging="360"/>
      </w:pPr>
      <w:rPr>
        <w:rFonts w:ascii="Wingdings" w:hAnsi="Wingdings" w:hint="default"/>
      </w:rPr>
    </w:lvl>
  </w:abstractNum>
  <w:abstractNum w:abstractNumId="38">
    <w:nsid w:val="53F6519A"/>
    <w:multiLevelType w:val="multilevel"/>
    <w:tmpl w:val="369EC612"/>
    <w:lvl w:ilvl="0">
      <w:start w:val="1"/>
      <w:numFmt w:val="bullet"/>
      <w:lvlRestart w:val="0"/>
      <w:lvlText w:val=""/>
      <w:lvlJc w:val="left"/>
      <w:pPr>
        <w:tabs>
          <w:tab w:val="num" w:pos="360"/>
        </w:tabs>
        <w:ind w:left="0" w:firstLine="0"/>
      </w:pPr>
      <w:rPr>
        <w:rFonts w:ascii="Symbol" w:hAnsi="Symbol" w:hint="default"/>
      </w:rPr>
    </w:lvl>
    <w:lvl w:ilvl="1">
      <w:start w:val="1"/>
      <w:numFmt w:val="decimal"/>
      <w:lvlText w:val="%1.%2"/>
      <w:lvlJc w:val="left"/>
      <w:pPr>
        <w:tabs>
          <w:tab w:val="num" w:pos="1152"/>
        </w:tabs>
        <w:ind w:left="1152" w:hanging="576"/>
      </w:pPr>
      <w:rPr>
        <w:rFonts w:hint="default"/>
      </w:rPr>
    </w:lvl>
    <w:lvl w:ilvl="2">
      <w:start w:val="1"/>
      <w:numFmt w:val="decimal"/>
      <w:lvlText w:val="%1.%2.%3"/>
      <w:lvlJc w:val="left"/>
      <w:pPr>
        <w:tabs>
          <w:tab w:val="num" w:pos="1296"/>
        </w:tabs>
        <w:ind w:left="1296" w:hanging="720"/>
      </w:pPr>
      <w:rPr>
        <w:rFonts w:hint="default"/>
      </w:rPr>
    </w:lvl>
    <w:lvl w:ilvl="3">
      <w:start w:val="1"/>
      <w:numFmt w:val="decimal"/>
      <w:lvlText w:val="%1.%2.%3.%4"/>
      <w:lvlJc w:val="left"/>
      <w:pPr>
        <w:tabs>
          <w:tab w:val="num" w:pos="1440"/>
        </w:tabs>
        <w:ind w:left="1440" w:hanging="864"/>
      </w:pPr>
      <w:rPr>
        <w:rFonts w:hint="default"/>
      </w:rPr>
    </w:lvl>
    <w:lvl w:ilvl="4">
      <w:start w:val="1"/>
      <w:numFmt w:val="decimal"/>
      <w:suff w:val="space"/>
      <w:lvlText w:val="%1.%2.%3.%4.%5"/>
      <w:lvlJc w:val="left"/>
      <w:pPr>
        <w:ind w:left="720" w:hanging="144"/>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39">
    <w:nsid w:val="551F4F2E"/>
    <w:multiLevelType w:val="multilevel"/>
    <w:tmpl w:val="FA5C52C2"/>
    <w:lvl w:ilvl="0">
      <w:start w:val="1"/>
      <w:numFmt w:val="decimal"/>
      <w:pStyle w:val="ITEALFigure"/>
      <w:lvlText w:val="Figure %1"/>
      <w:lvlJc w:val="left"/>
      <w:pPr>
        <w:tabs>
          <w:tab w:val="num" w:pos="360"/>
        </w:tabs>
        <w:ind w:left="360" w:hanging="36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0">
    <w:nsid w:val="56611627"/>
    <w:multiLevelType w:val="singleLevel"/>
    <w:tmpl w:val="AC7CB79C"/>
    <w:lvl w:ilvl="0">
      <w:start w:val="1"/>
      <w:numFmt w:val="bullet"/>
      <w:pStyle w:val="COntratTxtArticle"/>
      <w:lvlText w:val=""/>
      <w:lvlJc w:val="left"/>
      <w:pPr>
        <w:tabs>
          <w:tab w:val="num" w:pos="360"/>
        </w:tabs>
        <w:ind w:left="360" w:hanging="360"/>
      </w:pPr>
      <w:rPr>
        <w:rFonts w:ascii="Symbol" w:hAnsi="Symbol" w:hint="default"/>
      </w:rPr>
    </w:lvl>
  </w:abstractNum>
  <w:abstractNum w:abstractNumId="41">
    <w:nsid w:val="592B1556"/>
    <w:multiLevelType w:val="hybridMultilevel"/>
    <w:tmpl w:val="9A624870"/>
    <w:lvl w:ilvl="0" w:tplc="EB4EA61E">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nsid w:val="5BB31B0E"/>
    <w:multiLevelType w:val="hybridMultilevel"/>
    <w:tmpl w:val="FF5AA544"/>
    <w:lvl w:ilvl="0">
      <w:start w:val="1"/>
      <w:numFmt w:val="bullet"/>
      <w:pStyle w:val="Citation"/>
      <w:lvlText w:val=""/>
      <w:lvlPicBulletId w:val="1"/>
      <w:lvlJc w:val="left"/>
      <w:pPr>
        <w:tabs>
          <w:tab w:val="num" w:pos="397"/>
        </w:tabs>
        <w:ind w:left="397" w:hanging="397"/>
      </w:pPr>
      <w:rPr>
        <w:rFonts w:ascii="Symbol" w:hAnsi="Symbol" w:hint="default"/>
        <w:color w:val="auto"/>
        <w:sz w:val="22"/>
        <w:szCs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nsid w:val="5C090C3B"/>
    <w:multiLevelType w:val="multilevel"/>
    <w:tmpl w:val="9EB40BF8"/>
    <w:lvl w:ilvl="0">
      <w:start w:val="1"/>
      <w:numFmt w:val="bullet"/>
      <w:lvlRestart w:val="0"/>
      <w:lvlText w:val="-"/>
      <w:lvlJc w:val="left"/>
      <w:pPr>
        <w:tabs>
          <w:tab w:val="num" w:pos="720"/>
        </w:tabs>
        <w:ind w:left="360" w:firstLine="0"/>
      </w:pPr>
      <w:rPr>
        <w:rFonts w:ascii="Times New Roman" w:hAnsi="Times New Roman" w:cs="Times New Roman" w:hint="default"/>
        <w:lang w:val="en-US"/>
      </w:rPr>
    </w:lvl>
    <w:lvl w:ilvl="1">
      <w:start w:val="1"/>
      <w:numFmt w:val="bullet"/>
      <w:lvlRestart w:val="0"/>
      <w:pStyle w:val="BodyText"/>
      <w:lvlText w:val="-"/>
      <w:lvlJc w:val="left"/>
      <w:pPr>
        <w:tabs>
          <w:tab w:val="num" w:pos="936"/>
        </w:tabs>
        <w:ind w:left="936" w:hanging="360"/>
      </w:pPr>
      <w:rPr>
        <w:rFonts w:ascii="Times New Roman" w:hAnsi="Times New Roman" w:cs="Times New Roman" w:hint="default"/>
      </w:rPr>
    </w:lvl>
    <w:lvl w:ilvl="2">
      <w:start w:val="1"/>
      <w:numFmt w:val="decimal"/>
      <w:lvlText w:val="%1.%2.%3"/>
      <w:lvlJc w:val="left"/>
      <w:pPr>
        <w:tabs>
          <w:tab w:val="num" w:pos="1296"/>
        </w:tabs>
        <w:ind w:left="1296" w:hanging="720"/>
      </w:pPr>
      <w:rPr>
        <w:rFonts w:hint="default"/>
      </w:rPr>
    </w:lvl>
    <w:lvl w:ilvl="3">
      <w:start w:val="1"/>
      <w:numFmt w:val="decimal"/>
      <w:lvlText w:val="%1.%2.%3.%4"/>
      <w:lvlJc w:val="left"/>
      <w:pPr>
        <w:tabs>
          <w:tab w:val="num" w:pos="1440"/>
        </w:tabs>
        <w:ind w:left="1440" w:hanging="864"/>
      </w:pPr>
      <w:rPr>
        <w:rFonts w:hint="default"/>
      </w:rPr>
    </w:lvl>
    <w:lvl w:ilvl="4">
      <w:start w:val="1"/>
      <w:numFmt w:val="decimal"/>
      <w:suff w:val="space"/>
      <w:lvlText w:val="%1.%2.%3.%4.%5"/>
      <w:lvlJc w:val="left"/>
      <w:pPr>
        <w:ind w:left="720" w:hanging="144"/>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44">
    <w:nsid w:val="5DE3180F"/>
    <w:multiLevelType w:val="multilevel"/>
    <w:tmpl w:val="8A2E947C"/>
    <w:lvl w:ilvl="0">
      <w:start w:val="1"/>
      <w:numFmt w:val="none"/>
      <w:pStyle w:val="Style1"/>
      <w:lvlText w:val="Picture."/>
      <w:lvlJc w:val="left"/>
      <w:pPr>
        <w:tabs>
          <w:tab w:val="num" w:pos="1440"/>
        </w:tabs>
        <w:ind w:left="0" w:firstLine="0"/>
      </w:pPr>
      <w:rPr>
        <w:rFonts w:hint="default"/>
      </w:rPr>
    </w:lvl>
    <w:lvl w:ilvl="1">
      <w:start w:val="1"/>
      <w:numFmt w:val="decimalZero"/>
      <w:isLgl/>
      <w:lvlText w:val="Section %1.%2"/>
      <w:lvlJc w:val="left"/>
      <w:pPr>
        <w:tabs>
          <w:tab w:val="num" w:pos="1080"/>
        </w:tabs>
        <w:ind w:left="0" w:firstLine="0"/>
      </w:pPr>
      <w:rPr>
        <w:rFonts w:hint="default"/>
      </w:rPr>
    </w:lvl>
    <w:lvl w:ilvl="2">
      <w:start w:val="1"/>
      <w:numFmt w:val="lowerLetter"/>
      <w:lvlText w:val="(%3)"/>
      <w:lvlJc w:val="left"/>
      <w:pPr>
        <w:tabs>
          <w:tab w:val="num" w:pos="720"/>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none"/>
      <w:lvlText w:val="Picture."/>
      <w:lvlJc w:val="right"/>
      <w:pPr>
        <w:tabs>
          <w:tab w:val="num" w:pos="1584"/>
        </w:tabs>
        <w:ind w:left="1584" w:hanging="144"/>
      </w:pPr>
      <w:rPr>
        <w:rFonts w:hint="default"/>
      </w:rPr>
    </w:lvl>
  </w:abstractNum>
  <w:abstractNum w:abstractNumId="45">
    <w:nsid w:val="5FA16BBA"/>
    <w:multiLevelType w:val="multilevel"/>
    <w:tmpl w:val="E8B4E5AC"/>
    <w:lvl w:ilvl="0">
      <w:start w:val="1"/>
      <w:numFmt w:val="none"/>
      <w:pStyle w:val="ITEALLNK"/>
      <w:lvlText w:val="Lnk. "/>
      <w:lvlJc w:val="left"/>
      <w:pPr>
        <w:tabs>
          <w:tab w:val="num" w:pos="720"/>
        </w:tabs>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6">
    <w:nsid w:val="603362B2"/>
    <w:multiLevelType w:val="multilevel"/>
    <w:tmpl w:val="0894815A"/>
    <w:lvl w:ilvl="0">
      <w:start w:val="1"/>
      <w:numFmt w:val="none"/>
      <w:lvlText w:val="Cont."/>
      <w:lvlJc w:val="left"/>
      <w:pPr>
        <w:tabs>
          <w:tab w:val="num" w:pos="360"/>
        </w:tabs>
        <w:ind w:left="720" w:hanging="72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lvlRestart w:val="0"/>
      <w:lvlText w:val="Content."/>
      <w:lvlJc w:val="left"/>
      <w:pPr>
        <w:tabs>
          <w:tab w:val="num" w:pos="0"/>
        </w:tabs>
        <w:ind w:left="0" w:firstLine="0"/>
      </w:pPr>
      <w:rPr>
        <w:rFonts w:hint="default"/>
      </w:rPr>
    </w:lvl>
  </w:abstractNum>
  <w:abstractNum w:abstractNumId="47">
    <w:nsid w:val="646261A6"/>
    <w:multiLevelType w:val="hybridMultilevel"/>
    <w:tmpl w:val="EDD6ADBE"/>
    <w:lvl w:ilvl="0" w:tplc="B6986626">
      <w:start w:val="1"/>
      <w:numFmt w:val="bullet"/>
      <w:pStyle w:val="Listepuce2"/>
      <w:lvlText w:val=""/>
      <w:lvlJc w:val="left"/>
      <w:pPr>
        <w:tabs>
          <w:tab w:val="num" w:pos="1004"/>
        </w:tabs>
        <w:ind w:left="1004" w:hanging="360"/>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48">
    <w:nsid w:val="6719664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nsid w:val="67847477"/>
    <w:multiLevelType w:val="multilevel"/>
    <w:tmpl w:val="0BBC7C66"/>
    <w:lvl w:ilvl="0">
      <w:start w:val="1"/>
      <w:numFmt w:val="none"/>
      <w:pStyle w:val="PITId"/>
      <w:lvlText w:val="ID.    "/>
      <w:lvlJc w:val="left"/>
      <w:pPr>
        <w:tabs>
          <w:tab w:val="num" w:pos="360"/>
        </w:tabs>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none"/>
      <w:lvlRestart w:val="0"/>
      <w:lvlText w:val="ID.    "/>
      <w:lvlJc w:val="left"/>
      <w:pPr>
        <w:tabs>
          <w:tab w:val="num" w:pos="4320"/>
        </w:tabs>
        <w:ind w:left="4320" w:hanging="1440"/>
      </w:pPr>
      <w:rPr>
        <w:rFonts w:hint="default"/>
      </w:rPr>
    </w:lvl>
  </w:abstractNum>
  <w:abstractNum w:abstractNumId="50">
    <w:nsid w:val="685855BD"/>
    <w:multiLevelType w:val="multilevel"/>
    <w:tmpl w:val="2E746BCC"/>
    <w:lvl w:ilvl="0">
      <w:start w:val="1"/>
      <w:numFmt w:val="none"/>
      <w:lvlText w:val="Cover.   "/>
      <w:lvlJc w:val="left"/>
      <w:pPr>
        <w:tabs>
          <w:tab w:val="num" w:pos="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none"/>
      <w:lvlRestart w:val="0"/>
      <w:lvlText w:val="Cover.    "/>
      <w:lvlJc w:val="left"/>
      <w:pPr>
        <w:tabs>
          <w:tab w:val="num" w:pos="2880"/>
        </w:tabs>
        <w:ind w:left="4320" w:hanging="1440"/>
      </w:pPr>
      <w:rPr>
        <w:rFonts w:hint="default"/>
      </w:rPr>
    </w:lvl>
  </w:abstractNum>
  <w:abstractNum w:abstractNumId="51">
    <w:nsid w:val="69676504"/>
    <w:multiLevelType w:val="multilevel"/>
    <w:tmpl w:val="408ED70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52">
    <w:nsid w:val="6A341902"/>
    <w:multiLevelType w:val="hybridMultilevel"/>
    <w:tmpl w:val="0A6ADB3E"/>
    <w:lvl w:ilvl="0" w:tplc="0409000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nsid w:val="6CD56F32"/>
    <w:multiLevelType w:val="hybridMultilevel"/>
    <w:tmpl w:val="119CE03C"/>
    <w:lvl w:ilvl="0" w:tplc="0DC0E314">
      <w:start w:val="1"/>
      <w:numFmt w:val="bullet"/>
      <w:pStyle w:val="ITEALBULLET1"/>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nsid w:val="6D90708F"/>
    <w:multiLevelType w:val="singleLevel"/>
    <w:tmpl w:val="C9D8FB08"/>
    <w:lvl w:ilvl="0">
      <w:start w:val="1"/>
      <w:numFmt w:val="bullet"/>
      <w:pStyle w:val="Index7"/>
      <w:lvlText w:val=""/>
      <w:legacy w:legacy="1" w:legacySpace="0" w:legacyIndent="283"/>
      <w:lvlJc w:val="left"/>
      <w:pPr>
        <w:ind w:left="567" w:hanging="283"/>
      </w:pPr>
      <w:rPr>
        <w:rFonts w:ascii="Wingdings" w:hAnsi="Wingdings" w:hint="default"/>
        <w:sz w:val="14"/>
      </w:rPr>
    </w:lvl>
  </w:abstractNum>
  <w:abstractNum w:abstractNumId="55">
    <w:nsid w:val="72B72134"/>
    <w:multiLevelType w:val="multilevel"/>
    <w:tmpl w:val="9A645FB2"/>
    <w:lvl w:ilvl="0">
      <w:start w:val="1"/>
      <w:numFmt w:val="decimal"/>
      <w:suff w:val="space"/>
      <w:lvlText w:val="Figure %1."/>
      <w:lvlJc w:val="left"/>
      <w:pPr>
        <w:ind w:left="0" w:firstLine="0"/>
      </w:pPr>
      <w:rPr>
        <w:rFonts w:hint="default"/>
      </w:rPr>
    </w:lvl>
    <w:lvl w:ilvl="1">
      <w:start w:val="1"/>
      <w:numFmt w:val="decimalZero"/>
      <w:pStyle w:val="Heading2"/>
      <w:isLgl/>
      <w:lvlText w:val="Section %1.%2"/>
      <w:lvlJc w:val="left"/>
      <w:pPr>
        <w:tabs>
          <w:tab w:val="num" w:pos="1080"/>
        </w:tabs>
        <w:ind w:left="0" w:firstLine="0"/>
      </w:pPr>
      <w:rPr>
        <w:rFonts w:hint="default"/>
      </w:rPr>
    </w:lvl>
    <w:lvl w:ilvl="2">
      <w:start w:val="1"/>
      <w:numFmt w:val="lowerLetter"/>
      <w:pStyle w:val="Heading3"/>
      <w:lvlText w:val="(%3)"/>
      <w:lvlJc w:val="left"/>
      <w:pPr>
        <w:tabs>
          <w:tab w:val="num" w:pos="720"/>
        </w:tabs>
        <w:ind w:left="720" w:hanging="432"/>
      </w:pPr>
      <w:rPr>
        <w:rFonts w:hint="default"/>
      </w:rPr>
    </w:lvl>
    <w:lvl w:ilvl="3">
      <w:start w:val="1"/>
      <w:numFmt w:val="lowerRoman"/>
      <w:pStyle w:val="Heading4"/>
      <w:lvlText w:val="(%4)"/>
      <w:lvlJc w:val="right"/>
      <w:pPr>
        <w:tabs>
          <w:tab w:val="num" w:pos="864"/>
        </w:tabs>
        <w:ind w:left="864" w:hanging="144"/>
      </w:pPr>
      <w:rPr>
        <w:rFonts w:hint="default"/>
      </w:rPr>
    </w:lvl>
    <w:lvl w:ilvl="4">
      <w:start w:val="1"/>
      <w:numFmt w:val="decimal"/>
      <w:pStyle w:val="Heading5"/>
      <w:lvlText w:val="%5)"/>
      <w:lvlJc w:val="left"/>
      <w:pPr>
        <w:tabs>
          <w:tab w:val="num" w:pos="1008"/>
        </w:tabs>
        <w:ind w:left="1008" w:hanging="432"/>
      </w:pPr>
      <w:rPr>
        <w:rFonts w:hint="default"/>
      </w:rPr>
    </w:lvl>
    <w:lvl w:ilvl="5">
      <w:start w:val="1"/>
      <w:numFmt w:val="lowerLetter"/>
      <w:pStyle w:val="Heading6"/>
      <w:lvlText w:val="%6)"/>
      <w:lvlJc w:val="left"/>
      <w:pPr>
        <w:tabs>
          <w:tab w:val="num" w:pos="1152"/>
        </w:tabs>
        <w:ind w:left="1152" w:hanging="432"/>
      </w:pPr>
      <w:rPr>
        <w:rFonts w:hint="default"/>
      </w:rPr>
    </w:lvl>
    <w:lvl w:ilvl="6">
      <w:start w:val="1"/>
      <w:numFmt w:val="lowerRoman"/>
      <w:pStyle w:val="Heading7"/>
      <w:lvlText w:val="%7)"/>
      <w:lvlJc w:val="right"/>
      <w:pPr>
        <w:tabs>
          <w:tab w:val="num" w:pos="1296"/>
        </w:tabs>
        <w:ind w:left="1296" w:hanging="288"/>
      </w:pPr>
      <w:rPr>
        <w:rFonts w:hint="default"/>
      </w:rPr>
    </w:lvl>
    <w:lvl w:ilvl="7">
      <w:start w:val="1"/>
      <w:numFmt w:val="lowerLetter"/>
      <w:pStyle w:val="Heading8"/>
      <w:lvlText w:val="%8."/>
      <w:lvlJc w:val="left"/>
      <w:pPr>
        <w:tabs>
          <w:tab w:val="num" w:pos="1440"/>
        </w:tabs>
        <w:ind w:left="1440" w:hanging="432"/>
      </w:pPr>
      <w:rPr>
        <w:rFonts w:hint="default"/>
      </w:rPr>
    </w:lvl>
    <w:lvl w:ilvl="8">
      <w:start w:val="1"/>
      <w:numFmt w:val="lowerRoman"/>
      <w:pStyle w:val="Heading9"/>
      <w:lvlText w:val="%9."/>
      <w:lvlJc w:val="right"/>
      <w:pPr>
        <w:tabs>
          <w:tab w:val="num" w:pos="1584"/>
        </w:tabs>
        <w:ind w:left="1584" w:hanging="144"/>
      </w:pPr>
      <w:rPr>
        <w:rFonts w:hint="default"/>
      </w:rPr>
    </w:lvl>
  </w:abstractNum>
  <w:abstractNum w:abstractNumId="56">
    <w:nsid w:val="7ADB6A03"/>
    <w:multiLevelType w:val="hybridMultilevel"/>
    <w:tmpl w:val="E030452E"/>
    <w:lvl w:ilvl="0" w:tplc="84D8D774">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7">
    <w:nsid w:val="7D9E7113"/>
    <w:multiLevelType w:val="hybridMultilevel"/>
    <w:tmpl w:val="47249A76"/>
    <w:lvl w:ilvl="0" w:tplc="0A70D7F8">
      <w:start w:val="1"/>
      <w:numFmt w:val="bullet"/>
      <w:pStyle w:val="ITEALBULLET2"/>
      <w:lvlText w:val="-"/>
      <w:lvlJc w:val="left"/>
      <w:pPr>
        <w:tabs>
          <w:tab w:val="num" w:pos="360"/>
        </w:tabs>
        <w:ind w:left="360" w:firstLine="0"/>
      </w:pPr>
      <w:rPr>
        <w:rFonts w:ascii="Gill Sans MT Condensed" w:hAnsi="Gill Sans MT Condensed"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3"/>
  </w:num>
  <w:num w:numId="2">
    <w:abstractNumId w:val="25"/>
  </w:num>
  <w:num w:numId="3">
    <w:abstractNumId w:val="49"/>
  </w:num>
  <w:num w:numId="4">
    <w:abstractNumId w:val="44"/>
  </w:num>
  <w:num w:numId="5">
    <w:abstractNumId w:val="20"/>
  </w:num>
  <w:num w:numId="6">
    <w:abstractNumId w:val="12"/>
  </w:num>
  <w:num w:numId="7">
    <w:abstractNumId w:val="46"/>
  </w:num>
  <w:num w:numId="8">
    <w:abstractNumId w:val="50"/>
  </w:num>
  <w:num w:numId="9">
    <w:abstractNumId w:val="51"/>
  </w:num>
  <w:num w:numId="10">
    <w:abstractNumId w:val="31"/>
  </w:num>
  <w:num w:numId="11">
    <w:abstractNumId w:val="38"/>
  </w:num>
  <w:num w:numId="12">
    <w:abstractNumId w:val="48"/>
  </w:num>
  <w:num w:numId="13">
    <w:abstractNumId w:val="55"/>
  </w:num>
  <w:num w:numId="14">
    <w:abstractNumId w:val="43"/>
  </w:num>
  <w:num w:numId="15">
    <w:abstractNumId w:val="7"/>
  </w:num>
  <w:num w:numId="16">
    <w:abstractNumId w:val="41"/>
  </w:num>
  <w:num w:numId="17">
    <w:abstractNumId w:val="27"/>
  </w:num>
  <w:num w:numId="18">
    <w:abstractNumId w:val="0"/>
  </w:num>
  <w:num w:numId="19">
    <w:abstractNumId w:val="6"/>
  </w:num>
  <w:num w:numId="20">
    <w:abstractNumId w:val="3"/>
  </w:num>
  <w:num w:numId="21">
    <w:abstractNumId w:val="2"/>
  </w:num>
  <w:num w:numId="22">
    <w:abstractNumId w:val="1"/>
  </w:num>
  <w:num w:numId="23">
    <w:abstractNumId w:val="4"/>
  </w:num>
  <w:num w:numId="24">
    <w:abstractNumId w:val="35"/>
  </w:num>
  <w:num w:numId="25">
    <w:abstractNumId w:val="8"/>
  </w:num>
  <w:num w:numId="26">
    <w:abstractNumId w:val="40"/>
  </w:num>
  <w:num w:numId="27">
    <w:abstractNumId w:val="13"/>
  </w:num>
  <w:num w:numId="28">
    <w:abstractNumId w:val="42"/>
  </w:num>
  <w:num w:numId="29">
    <w:abstractNumId w:val="47"/>
  </w:num>
  <w:num w:numId="30">
    <w:abstractNumId w:val="22"/>
  </w:num>
  <w:num w:numId="31">
    <w:abstractNumId w:val="18"/>
  </w:num>
  <w:num w:numId="32">
    <w:abstractNumId w:val="28"/>
  </w:num>
  <w:num w:numId="33">
    <w:abstractNumId w:val="26"/>
  </w:num>
  <w:num w:numId="34">
    <w:abstractNumId w:val="10"/>
  </w:num>
  <w:num w:numId="35">
    <w:abstractNumId w:val="14"/>
  </w:num>
  <w:num w:numId="36">
    <w:abstractNumId w:val="23"/>
  </w:num>
  <w:num w:numId="37">
    <w:abstractNumId w:val="24"/>
  </w:num>
  <w:num w:numId="38">
    <w:abstractNumId w:val="30"/>
  </w:num>
  <w:num w:numId="39">
    <w:abstractNumId w:val="37"/>
  </w:num>
  <w:num w:numId="40">
    <w:abstractNumId w:val="15"/>
  </w:num>
  <w:num w:numId="41">
    <w:abstractNumId w:val="9"/>
  </w:num>
  <w:num w:numId="42">
    <w:abstractNumId w:val="21"/>
  </w:num>
  <w:num w:numId="43">
    <w:abstractNumId w:val="54"/>
  </w:num>
  <w:num w:numId="44">
    <w:abstractNumId w:val="32"/>
  </w:num>
  <w:num w:numId="45">
    <w:abstractNumId w:val="45"/>
  </w:num>
  <w:num w:numId="46">
    <w:abstractNumId w:val="57"/>
  </w:num>
  <w:num w:numId="47">
    <w:abstractNumId w:val="19"/>
  </w:num>
  <w:num w:numId="48">
    <w:abstractNumId w:val="56"/>
  </w:num>
  <w:num w:numId="49">
    <w:abstractNumId w:val="52"/>
  </w:num>
  <w:num w:numId="50">
    <w:abstractNumId w:val="36"/>
  </w:num>
  <w:num w:numId="51">
    <w:abstractNumId w:val="17"/>
  </w:num>
  <w:num w:numId="52">
    <w:abstractNumId w:val="34"/>
  </w:num>
  <w:num w:numId="53">
    <w:abstractNumId w:val="39"/>
  </w:num>
  <w:num w:numId="54">
    <w:abstractNumId w:val="11"/>
  </w:num>
  <w:num w:numId="55">
    <w:abstractNumId w:val="57"/>
    <w:lvlOverride w:ilvl="0"/>
    <w:lvlOverride w:ilvl="1"/>
    <w:lvlOverride w:ilvl="2"/>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56">
    <w:abstractNumId w:val="29"/>
  </w:num>
  <w:num w:numId="57">
    <w:abstractNumId w:val="5"/>
  </w:num>
  <w:num w:numId="58">
    <w:abstractNumId w:val="53"/>
  </w:num>
  <w:num w:numId="59">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formsDesig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023D"/>
    <w:rsid w:val="000002F1"/>
    <w:rsid w:val="000005B4"/>
    <w:rsid w:val="00000639"/>
    <w:rsid w:val="000009D0"/>
    <w:rsid w:val="00000BB2"/>
    <w:rsid w:val="00000C40"/>
    <w:rsid w:val="00000F1F"/>
    <w:rsid w:val="00001217"/>
    <w:rsid w:val="00001542"/>
    <w:rsid w:val="00001BDB"/>
    <w:rsid w:val="00002124"/>
    <w:rsid w:val="00002209"/>
    <w:rsid w:val="000022A2"/>
    <w:rsid w:val="000022EA"/>
    <w:rsid w:val="0000231F"/>
    <w:rsid w:val="00002440"/>
    <w:rsid w:val="00002684"/>
    <w:rsid w:val="00003312"/>
    <w:rsid w:val="000035D2"/>
    <w:rsid w:val="00003C31"/>
    <w:rsid w:val="00003ED2"/>
    <w:rsid w:val="000047A8"/>
    <w:rsid w:val="00004F28"/>
    <w:rsid w:val="0000528E"/>
    <w:rsid w:val="000055D9"/>
    <w:rsid w:val="000059BA"/>
    <w:rsid w:val="000062D2"/>
    <w:rsid w:val="00006413"/>
    <w:rsid w:val="00006552"/>
    <w:rsid w:val="00006FCA"/>
    <w:rsid w:val="0000709B"/>
    <w:rsid w:val="0000760E"/>
    <w:rsid w:val="000078A3"/>
    <w:rsid w:val="000079CC"/>
    <w:rsid w:val="00007A6F"/>
    <w:rsid w:val="00007A96"/>
    <w:rsid w:val="00007F13"/>
    <w:rsid w:val="0001016F"/>
    <w:rsid w:val="00010C4C"/>
    <w:rsid w:val="00010CEA"/>
    <w:rsid w:val="00010D15"/>
    <w:rsid w:val="00010D87"/>
    <w:rsid w:val="00010EF2"/>
    <w:rsid w:val="000116D5"/>
    <w:rsid w:val="00011966"/>
    <w:rsid w:val="0001278A"/>
    <w:rsid w:val="0001282A"/>
    <w:rsid w:val="00012980"/>
    <w:rsid w:val="00012B0C"/>
    <w:rsid w:val="00012B54"/>
    <w:rsid w:val="00012DC9"/>
    <w:rsid w:val="00013012"/>
    <w:rsid w:val="00013653"/>
    <w:rsid w:val="00013C80"/>
    <w:rsid w:val="00013D94"/>
    <w:rsid w:val="000147B7"/>
    <w:rsid w:val="00014957"/>
    <w:rsid w:val="00014E8A"/>
    <w:rsid w:val="000153CC"/>
    <w:rsid w:val="000153F3"/>
    <w:rsid w:val="000159E5"/>
    <w:rsid w:val="00015A3E"/>
    <w:rsid w:val="00015AA5"/>
    <w:rsid w:val="00015E0D"/>
    <w:rsid w:val="00015FAE"/>
    <w:rsid w:val="000162EE"/>
    <w:rsid w:val="00016565"/>
    <w:rsid w:val="000166EA"/>
    <w:rsid w:val="00016715"/>
    <w:rsid w:val="0001690C"/>
    <w:rsid w:val="000169E5"/>
    <w:rsid w:val="00017096"/>
    <w:rsid w:val="000170AC"/>
    <w:rsid w:val="0001748B"/>
    <w:rsid w:val="0001767B"/>
    <w:rsid w:val="00017EFA"/>
    <w:rsid w:val="0002027C"/>
    <w:rsid w:val="0002043A"/>
    <w:rsid w:val="000204F3"/>
    <w:rsid w:val="00020585"/>
    <w:rsid w:val="0002058A"/>
    <w:rsid w:val="00020866"/>
    <w:rsid w:val="00020CCB"/>
    <w:rsid w:val="00020D57"/>
    <w:rsid w:val="00020D94"/>
    <w:rsid w:val="00021309"/>
    <w:rsid w:val="00021472"/>
    <w:rsid w:val="00021495"/>
    <w:rsid w:val="000214FF"/>
    <w:rsid w:val="00021816"/>
    <w:rsid w:val="00021A14"/>
    <w:rsid w:val="00021B19"/>
    <w:rsid w:val="00021C98"/>
    <w:rsid w:val="000220BA"/>
    <w:rsid w:val="0002221A"/>
    <w:rsid w:val="00022526"/>
    <w:rsid w:val="00022E68"/>
    <w:rsid w:val="00022FB4"/>
    <w:rsid w:val="00023614"/>
    <w:rsid w:val="00023B04"/>
    <w:rsid w:val="00024362"/>
    <w:rsid w:val="0002437D"/>
    <w:rsid w:val="00024696"/>
    <w:rsid w:val="000247C5"/>
    <w:rsid w:val="00024818"/>
    <w:rsid w:val="0002496E"/>
    <w:rsid w:val="00024A09"/>
    <w:rsid w:val="00024BE6"/>
    <w:rsid w:val="0002505D"/>
    <w:rsid w:val="00025079"/>
    <w:rsid w:val="000250C4"/>
    <w:rsid w:val="0002571D"/>
    <w:rsid w:val="0002576F"/>
    <w:rsid w:val="00025B30"/>
    <w:rsid w:val="00026524"/>
    <w:rsid w:val="00026A2B"/>
    <w:rsid w:val="00026CAD"/>
    <w:rsid w:val="00026CF0"/>
    <w:rsid w:val="00026CFE"/>
    <w:rsid w:val="00026FB8"/>
    <w:rsid w:val="0002702E"/>
    <w:rsid w:val="00027D06"/>
    <w:rsid w:val="00030109"/>
    <w:rsid w:val="000303DA"/>
    <w:rsid w:val="00030720"/>
    <w:rsid w:val="00030796"/>
    <w:rsid w:val="000309A1"/>
    <w:rsid w:val="0003106C"/>
    <w:rsid w:val="00031099"/>
    <w:rsid w:val="00031355"/>
    <w:rsid w:val="000313AA"/>
    <w:rsid w:val="00031493"/>
    <w:rsid w:val="00031635"/>
    <w:rsid w:val="000317A7"/>
    <w:rsid w:val="0003183B"/>
    <w:rsid w:val="00031DD5"/>
    <w:rsid w:val="000320D9"/>
    <w:rsid w:val="0003212B"/>
    <w:rsid w:val="00032202"/>
    <w:rsid w:val="000322DF"/>
    <w:rsid w:val="0003230C"/>
    <w:rsid w:val="00032B09"/>
    <w:rsid w:val="00032B5A"/>
    <w:rsid w:val="0003338E"/>
    <w:rsid w:val="00033508"/>
    <w:rsid w:val="000336CD"/>
    <w:rsid w:val="00033ADC"/>
    <w:rsid w:val="00033C1E"/>
    <w:rsid w:val="0003466A"/>
    <w:rsid w:val="00034737"/>
    <w:rsid w:val="0003482F"/>
    <w:rsid w:val="000349C8"/>
    <w:rsid w:val="00034D78"/>
    <w:rsid w:val="000352DD"/>
    <w:rsid w:val="000352E9"/>
    <w:rsid w:val="000354EF"/>
    <w:rsid w:val="000355F3"/>
    <w:rsid w:val="00035613"/>
    <w:rsid w:val="000356DF"/>
    <w:rsid w:val="00036376"/>
    <w:rsid w:val="00036C74"/>
    <w:rsid w:val="000371BC"/>
    <w:rsid w:val="00037917"/>
    <w:rsid w:val="0003793B"/>
    <w:rsid w:val="000379B6"/>
    <w:rsid w:val="00037ACB"/>
    <w:rsid w:val="00037D10"/>
    <w:rsid w:val="00037DB3"/>
    <w:rsid w:val="00037F68"/>
    <w:rsid w:val="000403C6"/>
    <w:rsid w:val="000407EB"/>
    <w:rsid w:val="000408AB"/>
    <w:rsid w:val="00040B16"/>
    <w:rsid w:val="00040B46"/>
    <w:rsid w:val="00041448"/>
    <w:rsid w:val="00041A1A"/>
    <w:rsid w:val="00041C73"/>
    <w:rsid w:val="00041CCC"/>
    <w:rsid w:val="00041E61"/>
    <w:rsid w:val="0004251F"/>
    <w:rsid w:val="00042A01"/>
    <w:rsid w:val="0004313B"/>
    <w:rsid w:val="0004350E"/>
    <w:rsid w:val="000435AE"/>
    <w:rsid w:val="00043751"/>
    <w:rsid w:val="00043EEC"/>
    <w:rsid w:val="00044029"/>
    <w:rsid w:val="0004446C"/>
    <w:rsid w:val="000444B5"/>
    <w:rsid w:val="00044558"/>
    <w:rsid w:val="00044754"/>
    <w:rsid w:val="000448D4"/>
    <w:rsid w:val="00044C46"/>
    <w:rsid w:val="000450E5"/>
    <w:rsid w:val="000458AE"/>
    <w:rsid w:val="000458C5"/>
    <w:rsid w:val="0004597F"/>
    <w:rsid w:val="00045B7E"/>
    <w:rsid w:val="00045D00"/>
    <w:rsid w:val="00046030"/>
    <w:rsid w:val="000460C2"/>
    <w:rsid w:val="0004612A"/>
    <w:rsid w:val="0004682E"/>
    <w:rsid w:val="00046F48"/>
    <w:rsid w:val="00047179"/>
    <w:rsid w:val="00047258"/>
    <w:rsid w:val="000474A9"/>
    <w:rsid w:val="00047510"/>
    <w:rsid w:val="00047710"/>
    <w:rsid w:val="00047BAC"/>
    <w:rsid w:val="00047D51"/>
    <w:rsid w:val="00047DB8"/>
    <w:rsid w:val="00050044"/>
    <w:rsid w:val="000501C7"/>
    <w:rsid w:val="00050392"/>
    <w:rsid w:val="00050697"/>
    <w:rsid w:val="000506E3"/>
    <w:rsid w:val="0005093F"/>
    <w:rsid w:val="00050A69"/>
    <w:rsid w:val="00050CCE"/>
    <w:rsid w:val="00050DF3"/>
    <w:rsid w:val="000514DD"/>
    <w:rsid w:val="00051A92"/>
    <w:rsid w:val="00051D4D"/>
    <w:rsid w:val="00051F10"/>
    <w:rsid w:val="00052009"/>
    <w:rsid w:val="0005245C"/>
    <w:rsid w:val="00052641"/>
    <w:rsid w:val="00053029"/>
    <w:rsid w:val="00053204"/>
    <w:rsid w:val="00053643"/>
    <w:rsid w:val="00053814"/>
    <w:rsid w:val="00053E4B"/>
    <w:rsid w:val="00054270"/>
    <w:rsid w:val="00054417"/>
    <w:rsid w:val="0005521F"/>
    <w:rsid w:val="00055A7E"/>
    <w:rsid w:val="000564AA"/>
    <w:rsid w:val="00056CE5"/>
    <w:rsid w:val="00056D2C"/>
    <w:rsid w:val="00057249"/>
    <w:rsid w:val="00057B39"/>
    <w:rsid w:val="00057FF4"/>
    <w:rsid w:val="00060595"/>
    <w:rsid w:val="00060AF3"/>
    <w:rsid w:val="00060F42"/>
    <w:rsid w:val="00061600"/>
    <w:rsid w:val="00061670"/>
    <w:rsid w:val="0006194D"/>
    <w:rsid w:val="000622C2"/>
    <w:rsid w:val="000623A1"/>
    <w:rsid w:val="000623AE"/>
    <w:rsid w:val="00062B33"/>
    <w:rsid w:val="00062F1E"/>
    <w:rsid w:val="00063264"/>
    <w:rsid w:val="000634DD"/>
    <w:rsid w:val="000638AC"/>
    <w:rsid w:val="000640D6"/>
    <w:rsid w:val="00064681"/>
    <w:rsid w:val="00064CCA"/>
    <w:rsid w:val="00064D30"/>
    <w:rsid w:val="000651A9"/>
    <w:rsid w:val="00065C0D"/>
    <w:rsid w:val="00065C5C"/>
    <w:rsid w:val="00065DE6"/>
    <w:rsid w:val="00066071"/>
    <w:rsid w:val="0006612D"/>
    <w:rsid w:val="00066594"/>
    <w:rsid w:val="00066643"/>
    <w:rsid w:val="00066B09"/>
    <w:rsid w:val="00066E91"/>
    <w:rsid w:val="000676FB"/>
    <w:rsid w:val="00067BB0"/>
    <w:rsid w:val="00067EBF"/>
    <w:rsid w:val="00070747"/>
    <w:rsid w:val="000707D8"/>
    <w:rsid w:val="0007117F"/>
    <w:rsid w:val="000711F8"/>
    <w:rsid w:val="00071614"/>
    <w:rsid w:val="00071994"/>
    <w:rsid w:val="000719FE"/>
    <w:rsid w:val="00071D3D"/>
    <w:rsid w:val="00071F9E"/>
    <w:rsid w:val="0007215D"/>
    <w:rsid w:val="00072802"/>
    <w:rsid w:val="00072F6C"/>
    <w:rsid w:val="000732F6"/>
    <w:rsid w:val="0007352D"/>
    <w:rsid w:val="00073656"/>
    <w:rsid w:val="0007365F"/>
    <w:rsid w:val="00073795"/>
    <w:rsid w:val="00073D54"/>
    <w:rsid w:val="000744C8"/>
    <w:rsid w:val="00074B00"/>
    <w:rsid w:val="00074C41"/>
    <w:rsid w:val="00074EB5"/>
    <w:rsid w:val="00075200"/>
    <w:rsid w:val="0007571C"/>
    <w:rsid w:val="00075D2C"/>
    <w:rsid w:val="00076619"/>
    <w:rsid w:val="00076AA0"/>
    <w:rsid w:val="00076BCE"/>
    <w:rsid w:val="00076E39"/>
    <w:rsid w:val="000771F2"/>
    <w:rsid w:val="000774ED"/>
    <w:rsid w:val="0007772E"/>
    <w:rsid w:val="00077978"/>
    <w:rsid w:val="00077A7F"/>
    <w:rsid w:val="00077B48"/>
    <w:rsid w:val="00077BBD"/>
    <w:rsid w:val="00080313"/>
    <w:rsid w:val="000804ED"/>
    <w:rsid w:val="000805FF"/>
    <w:rsid w:val="000806AB"/>
    <w:rsid w:val="00080E65"/>
    <w:rsid w:val="00081EA5"/>
    <w:rsid w:val="00081F5C"/>
    <w:rsid w:val="00082413"/>
    <w:rsid w:val="00082A49"/>
    <w:rsid w:val="000841FD"/>
    <w:rsid w:val="00084829"/>
    <w:rsid w:val="00084A32"/>
    <w:rsid w:val="00084A72"/>
    <w:rsid w:val="00084ACC"/>
    <w:rsid w:val="00084DF8"/>
    <w:rsid w:val="00084E93"/>
    <w:rsid w:val="000855AA"/>
    <w:rsid w:val="00085A82"/>
    <w:rsid w:val="00085EB1"/>
    <w:rsid w:val="00085F63"/>
    <w:rsid w:val="00085FA2"/>
    <w:rsid w:val="0008633F"/>
    <w:rsid w:val="00086B5E"/>
    <w:rsid w:val="00086B70"/>
    <w:rsid w:val="0008708B"/>
    <w:rsid w:val="000871B0"/>
    <w:rsid w:val="00087793"/>
    <w:rsid w:val="000878DF"/>
    <w:rsid w:val="00090433"/>
    <w:rsid w:val="00090466"/>
    <w:rsid w:val="000904BB"/>
    <w:rsid w:val="00090646"/>
    <w:rsid w:val="00090962"/>
    <w:rsid w:val="00090E54"/>
    <w:rsid w:val="00090E97"/>
    <w:rsid w:val="00091369"/>
    <w:rsid w:val="00091861"/>
    <w:rsid w:val="000919A1"/>
    <w:rsid w:val="00091AC0"/>
    <w:rsid w:val="00091D40"/>
    <w:rsid w:val="00092720"/>
    <w:rsid w:val="00092D67"/>
    <w:rsid w:val="00093532"/>
    <w:rsid w:val="00093DB9"/>
    <w:rsid w:val="00093E7C"/>
    <w:rsid w:val="000941CE"/>
    <w:rsid w:val="000948F8"/>
    <w:rsid w:val="00094BA6"/>
    <w:rsid w:val="00094E43"/>
    <w:rsid w:val="00094EF4"/>
    <w:rsid w:val="00094FC4"/>
    <w:rsid w:val="00095643"/>
    <w:rsid w:val="000956DA"/>
    <w:rsid w:val="00095A1D"/>
    <w:rsid w:val="00095AFA"/>
    <w:rsid w:val="00095C6C"/>
    <w:rsid w:val="000966A5"/>
    <w:rsid w:val="000966AA"/>
    <w:rsid w:val="000967BA"/>
    <w:rsid w:val="00096CD4"/>
    <w:rsid w:val="00096DC7"/>
    <w:rsid w:val="000973EE"/>
    <w:rsid w:val="00097546"/>
    <w:rsid w:val="00097584"/>
    <w:rsid w:val="00097852"/>
    <w:rsid w:val="00097B47"/>
    <w:rsid w:val="00097C9B"/>
    <w:rsid w:val="00097F93"/>
    <w:rsid w:val="000A0318"/>
    <w:rsid w:val="000A04C1"/>
    <w:rsid w:val="000A08B4"/>
    <w:rsid w:val="000A0DD6"/>
    <w:rsid w:val="000A0E3A"/>
    <w:rsid w:val="000A0F0D"/>
    <w:rsid w:val="000A15C8"/>
    <w:rsid w:val="000A1691"/>
    <w:rsid w:val="000A1787"/>
    <w:rsid w:val="000A2169"/>
    <w:rsid w:val="000A21F9"/>
    <w:rsid w:val="000A2245"/>
    <w:rsid w:val="000A36C3"/>
    <w:rsid w:val="000A36F6"/>
    <w:rsid w:val="000A3ADE"/>
    <w:rsid w:val="000A3CE6"/>
    <w:rsid w:val="000A4129"/>
    <w:rsid w:val="000A4140"/>
    <w:rsid w:val="000A4A26"/>
    <w:rsid w:val="000A4E17"/>
    <w:rsid w:val="000A62A8"/>
    <w:rsid w:val="000A6788"/>
    <w:rsid w:val="000A697B"/>
    <w:rsid w:val="000A6CA3"/>
    <w:rsid w:val="000A6CA6"/>
    <w:rsid w:val="000A7026"/>
    <w:rsid w:val="000A72A8"/>
    <w:rsid w:val="000A773F"/>
    <w:rsid w:val="000A7A45"/>
    <w:rsid w:val="000B055D"/>
    <w:rsid w:val="000B0B3E"/>
    <w:rsid w:val="000B0BE9"/>
    <w:rsid w:val="000B0D7E"/>
    <w:rsid w:val="000B12F4"/>
    <w:rsid w:val="000B170C"/>
    <w:rsid w:val="000B1ACE"/>
    <w:rsid w:val="000B1B45"/>
    <w:rsid w:val="000B1CE7"/>
    <w:rsid w:val="000B2844"/>
    <w:rsid w:val="000B2BA1"/>
    <w:rsid w:val="000B3153"/>
    <w:rsid w:val="000B318A"/>
    <w:rsid w:val="000B31C7"/>
    <w:rsid w:val="000B3566"/>
    <w:rsid w:val="000B378B"/>
    <w:rsid w:val="000B3FE4"/>
    <w:rsid w:val="000B410F"/>
    <w:rsid w:val="000B4AD0"/>
    <w:rsid w:val="000B4F25"/>
    <w:rsid w:val="000B50A8"/>
    <w:rsid w:val="000B50B8"/>
    <w:rsid w:val="000B547F"/>
    <w:rsid w:val="000B5684"/>
    <w:rsid w:val="000B5A11"/>
    <w:rsid w:val="000B62FE"/>
    <w:rsid w:val="000B66D4"/>
    <w:rsid w:val="000B68F8"/>
    <w:rsid w:val="000B6EA4"/>
    <w:rsid w:val="000B70C0"/>
    <w:rsid w:val="000B734F"/>
    <w:rsid w:val="000B744F"/>
    <w:rsid w:val="000B748B"/>
    <w:rsid w:val="000B75FF"/>
    <w:rsid w:val="000B7AF2"/>
    <w:rsid w:val="000B7F09"/>
    <w:rsid w:val="000B7F18"/>
    <w:rsid w:val="000B7F7F"/>
    <w:rsid w:val="000C008D"/>
    <w:rsid w:val="000C018F"/>
    <w:rsid w:val="000C01E9"/>
    <w:rsid w:val="000C0B4A"/>
    <w:rsid w:val="000C0EAA"/>
    <w:rsid w:val="000C0F6C"/>
    <w:rsid w:val="000C160F"/>
    <w:rsid w:val="000C16E5"/>
    <w:rsid w:val="000C1708"/>
    <w:rsid w:val="000C1717"/>
    <w:rsid w:val="000C1B9C"/>
    <w:rsid w:val="000C2275"/>
    <w:rsid w:val="000C24DE"/>
    <w:rsid w:val="000C255B"/>
    <w:rsid w:val="000C25F6"/>
    <w:rsid w:val="000C2627"/>
    <w:rsid w:val="000C2C09"/>
    <w:rsid w:val="000C2F56"/>
    <w:rsid w:val="000C31A4"/>
    <w:rsid w:val="000C31BA"/>
    <w:rsid w:val="000C3208"/>
    <w:rsid w:val="000C4065"/>
    <w:rsid w:val="000C417E"/>
    <w:rsid w:val="000C41BF"/>
    <w:rsid w:val="000C4318"/>
    <w:rsid w:val="000C44D3"/>
    <w:rsid w:val="000C4642"/>
    <w:rsid w:val="000C47A9"/>
    <w:rsid w:val="000C4D14"/>
    <w:rsid w:val="000C4FE6"/>
    <w:rsid w:val="000C5260"/>
    <w:rsid w:val="000C53DD"/>
    <w:rsid w:val="000C55D7"/>
    <w:rsid w:val="000C5965"/>
    <w:rsid w:val="000C5B5B"/>
    <w:rsid w:val="000C5DC6"/>
    <w:rsid w:val="000C5E5D"/>
    <w:rsid w:val="000C5F2F"/>
    <w:rsid w:val="000C60AF"/>
    <w:rsid w:val="000C6634"/>
    <w:rsid w:val="000C71DA"/>
    <w:rsid w:val="000C75E5"/>
    <w:rsid w:val="000C768B"/>
    <w:rsid w:val="000C78FD"/>
    <w:rsid w:val="000C7B3C"/>
    <w:rsid w:val="000C7BDF"/>
    <w:rsid w:val="000C7EFC"/>
    <w:rsid w:val="000D01D8"/>
    <w:rsid w:val="000D0496"/>
    <w:rsid w:val="000D0841"/>
    <w:rsid w:val="000D0B1C"/>
    <w:rsid w:val="000D0E82"/>
    <w:rsid w:val="000D0E98"/>
    <w:rsid w:val="000D0F5A"/>
    <w:rsid w:val="000D11CF"/>
    <w:rsid w:val="000D137E"/>
    <w:rsid w:val="000D1A63"/>
    <w:rsid w:val="000D1B0B"/>
    <w:rsid w:val="000D1C01"/>
    <w:rsid w:val="000D238B"/>
    <w:rsid w:val="000D273A"/>
    <w:rsid w:val="000D282B"/>
    <w:rsid w:val="000D2BB4"/>
    <w:rsid w:val="000D3149"/>
    <w:rsid w:val="000D315B"/>
    <w:rsid w:val="000D44CF"/>
    <w:rsid w:val="000D474E"/>
    <w:rsid w:val="000D4B33"/>
    <w:rsid w:val="000D52C1"/>
    <w:rsid w:val="000D5BF1"/>
    <w:rsid w:val="000D6539"/>
    <w:rsid w:val="000D65B2"/>
    <w:rsid w:val="000D6A89"/>
    <w:rsid w:val="000D6ABC"/>
    <w:rsid w:val="000D6FE9"/>
    <w:rsid w:val="000D7560"/>
    <w:rsid w:val="000D765E"/>
    <w:rsid w:val="000D7FC6"/>
    <w:rsid w:val="000E0185"/>
    <w:rsid w:val="000E0224"/>
    <w:rsid w:val="000E07CD"/>
    <w:rsid w:val="000E0AC2"/>
    <w:rsid w:val="000E109F"/>
    <w:rsid w:val="000E197F"/>
    <w:rsid w:val="000E1B53"/>
    <w:rsid w:val="000E1FA2"/>
    <w:rsid w:val="000E28DF"/>
    <w:rsid w:val="000E33EB"/>
    <w:rsid w:val="000E359D"/>
    <w:rsid w:val="000E3761"/>
    <w:rsid w:val="000E3872"/>
    <w:rsid w:val="000E39FF"/>
    <w:rsid w:val="000E3EE8"/>
    <w:rsid w:val="000E4134"/>
    <w:rsid w:val="000E4144"/>
    <w:rsid w:val="000E4885"/>
    <w:rsid w:val="000E4939"/>
    <w:rsid w:val="000E579D"/>
    <w:rsid w:val="000E5BC3"/>
    <w:rsid w:val="000E5D37"/>
    <w:rsid w:val="000E5D51"/>
    <w:rsid w:val="000E5F6D"/>
    <w:rsid w:val="000E6225"/>
    <w:rsid w:val="000E6925"/>
    <w:rsid w:val="000E6DE2"/>
    <w:rsid w:val="000E73C8"/>
    <w:rsid w:val="000E7E1E"/>
    <w:rsid w:val="000F0257"/>
    <w:rsid w:val="000F07C7"/>
    <w:rsid w:val="000F0934"/>
    <w:rsid w:val="000F0B6F"/>
    <w:rsid w:val="000F0C4E"/>
    <w:rsid w:val="000F0E8B"/>
    <w:rsid w:val="000F0F3E"/>
    <w:rsid w:val="000F112B"/>
    <w:rsid w:val="000F130F"/>
    <w:rsid w:val="000F14E1"/>
    <w:rsid w:val="000F1632"/>
    <w:rsid w:val="000F17BF"/>
    <w:rsid w:val="000F17E6"/>
    <w:rsid w:val="000F1E6F"/>
    <w:rsid w:val="000F1F8C"/>
    <w:rsid w:val="000F22FC"/>
    <w:rsid w:val="000F2356"/>
    <w:rsid w:val="000F26C7"/>
    <w:rsid w:val="000F26DE"/>
    <w:rsid w:val="000F284B"/>
    <w:rsid w:val="000F2925"/>
    <w:rsid w:val="000F3250"/>
    <w:rsid w:val="000F32FC"/>
    <w:rsid w:val="000F360E"/>
    <w:rsid w:val="000F3DFE"/>
    <w:rsid w:val="000F3EE4"/>
    <w:rsid w:val="000F3FCA"/>
    <w:rsid w:val="000F4073"/>
    <w:rsid w:val="000F40DF"/>
    <w:rsid w:val="000F4590"/>
    <w:rsid w:val="000F45DB"/>
    <w:rsid w:val="000F47C9"/>
    <w:rsid w:val="000F4944"/>
    <w:rsid w:val="000F5A09"/>
    <w:rsid w:val="000F607D"/>
    <w:rsid w:val="000F6092"/>
    <w:rsid w:val="000F64F0"/>
    <w:rsid w:val="000F65F2"/>
    <w:rsid w:val="000F661E"/>
    <w:rsid w:val="000F67D6"/>
    <w:rsid w:val="000F6921"/>
    <w:rsid w:val="000F695A"/>
    <w:rsid w:val="000F6A26"/>
    <w:rsid w:val="000F6DD5"/>
    <w:rsid w:val="000F7472"/>
    <w:rsid w:val="000F777F"/>
    <w:rsid w:val="000F78D3"/>
    <w:rsid w:val="000F7CA2"/>
    <w:rsid w:val="000F7F76"/>
    <w:rsid w:val="0010004C"/>
    <w:rsid w:val="0010043D"/>
    <w:rsid w:val="001007BE"/>
    <w:rsid w:val="00100B15"/>
    <w:rsid w:val="00100B27"/>
    <w:rsid w:val="00100C2F"/>
    <w:rsid w:val="00100D91"/>
    <w:rsid w:val="0010139E"/>
    <w:rsid w:val="00101DAE"/>
    <w:rsid w:val="00102245"/>
    <w:rsid w:val="0010294A"/>
    <w:rsid w:val="00102A7A"/>
    <w:rsid w:val="00102C7B"/>
    <w:rsid w:val="00102D81"/>
    <w:rsid w:val="00103055"/>
    <w:rsid w:val="0010340F"/>
    <w:rsid w:val="001035BB"/>
    <w:rsid w:val="001038EC"/>
    <w:rsid w:val="0010399A"/>
    <w:rsid w:val="001039DC"/>
    <w:rsid w:val="00103CA6"/>
    <w:rsid w:val="00103D31"/>
    <w:rsid w:val="00103E8E"/>
    <w:rsid w:val="001040AA"/>
    <w:rsid w:val="00105043"/>
    <w:rsid w:val="00105069"/>
    <w:rsid w:val="001050EB"/>
    <w:rsid w:val="001050FF"/>
    <w:rsid w:val="001053A5"/>
    <w:rsid w:val="00105BAF"/>
    <w:rsid w:val="00105EFB"/>
    <w:rsid w:val="00105F6B"/>
    <w:rsid w:val="0010629B"/>
    <w:rsid w:val="001062DF"/>
    <w:rsid w:val="0010681D"/>
    <w:rsid w:val="00106944"/>
    <w:rsid w:val="00106D9C"/>
    <w:rsid w:val="00107122"/>
    <w:rsid w:val="001073B8"/>
    <w:rsid w:val="001074B2"/>
    <w:rsid w:val="00107624"/>
    <w:rsid w:val="0010765D"/>
    <w:rsid w:val="001079AC"/>
    <w:rsid w:val="00107A7D"/>
    <w:rsid w:val="00107A87"/>
    <w:rsid w:val="00107D05"/>
    <w:rsid w:val="001102A6"/>
    <w:rsid w:val="0011082D"/>
    <w:rsid w:val="001108C5"/>
    <w:rsid w:val="001112A0"/>
    <w:rsid w:val="001115BD"/>
    <w:rsid w:val="0011163E"/>
    <w:rsid w:val="00111B03"/>
    <w:rsid w:val="001124F9"/>
    <w:rsid w:val="00112678"/>
    <w:rsid w:val="0011278D"/>
    <w:rsid w:val="00112847"/>
    <w:rsid w:val="0011312A"/>
    <w:rsid w:val="00113190"/>
    <w:rsid w:val="001136D4"/>
    <w:rsid w:val="00113970"/>
    <w:rsid w:val="00113F4C"/>
    <w:rsid w:val="00114061"/>
    <w:rsid w:val="001140DD"/>
    <w:rsid w:val="00114332"/>
    <w:rsid w:val="001143E9"/>
    <w:rsid w:val="00114656"/>
    <w:rsid w:val="00114968"/>
    <w:rsid w:val="001150DC"/>
    <w:rsid w:val="001152B2"/>
    <w:rsid w:val="00115542"/>
    <w:rsid w:val="00115567"/>
    <w:rsid w:val="0011581D"/>
    <w:rsid w:val="00115B52"/>
    <w:rsid w:val="00115C00"/>
    <w:rsid w:val="00115FC6"/>
    <w:rsid w:val="00115FF8"/>
    <w:rsid w:val="001164B0"/>
    <w:rsid w:val="00116747"/>
    <w:rsid w:val="0011711C"/>
    <w:rsid w:val="0011771E"/>
    <w:rsid w:val="0011781A"/>
    <w:rsid w:val="00117A07"/>
    <w:rsid w:val="00117CDC"/>
    <w:rsid w:val="00117F31"/>
    <w:rsid w:val="00120481"/>
    <w:rsid w:val="00120993"/>
    <w:rsid w:val="00120A4C"/>
    <w:rsid w:val="00120C07"/>
    <w:rsid w:val="00120D62"/>
    <w:rsid w:val="00121124"/>
    <w:rsid w:val="00121CEC"/>
    <w:rsid w:val="00121FE5"/>
    <w:rsid w:val="00122164"/>
    <w:rsid w:val="00122238"/>
    <w:rsid w:val="001228B8"/>
    <w:rsid w:val="00122969"/>
    <w:rsid w:val="00122999"/>
    <w:rsid w:val="00122A39"/>
    <w:rsid w:val="00122C7D"/>
    <w:rsid w:val="00122CBD"/>
    <w:rsid w:val="00122E68"/>
    <w:rsid w:val="00123190"/>
    <w:rsid w:val="001231F5"/>
    <w:rsid w:val="00123224"/>
    <w:rsid w:val="0012346A"/>
    <w:rsid w:val="001236FB"/>
    <w:rsid w:val="001239FC"/>
    <w:rsid w:val="00123A6B"/>
    <w:rsid w:val="00124959"/>
    <w:rsid w:val="00124DE6"/>
    <w:rsid w:val="00124E98"/>
    <w:rsid w:val="001254E9"/>
    <w:rsid w:val="00125869"/>
    <w:rsid w:val="00125B0F"/>
    <w:rsid w:val="00125B9B"/>
    <w:rsid w:val="00125EAA"/>
    <w:rsid w:val="00125FA1"/>
    <w:rsid w:val="001269B4"/>
    <w:rsid w:val="00126BE7"/>
    <w:rsid w:val="00126CC4"/>
    <w:rsid w:val="00126E2E"/>
    <w:rsid w:val="00127059"/>
    <w:rsid w:val="00127303"/>
    <w:rsid w:val="0012737D"/>
    <w:rsid w:val="001274E6"/>
    <w:rsid w:val="00127E90"/>
    <w:rsid w:val="0013038A"/>
    <w:rsid w:val="0013056F"/>
    <w:rsid w:val="0013083B"/>
    <w:rsid w:val="00130AB1"/>
    <w:rsid w:val="00130CA9"/>
    <w:rsid w:val="00130DAB"/>
    <w:rsid w:val="00131890"/>
    <w:rsid w:val="00131C77"/>
    <w:rsid w:val="00131F4D"/>
    <w:rsid w:val="00132053"/>
    <w:rsid w:val="0013217C"/>
    <w:rsid w:val="001325FD"/>
    <w:rsid w:val="001329EB"/>
    <w:rsid w:val="00132EB1"/>
    <w:rsid w:val="00133872"/>
    <w:rsid w:val="00133BDE"/>
    <w:rsid w:val="00133F1C"/>
    <w:rsid w:val="001345D9"/>
    <w:rsid w:val="001346ED"/>
    <w:rsid w:val="0013482E"/>
    <w:rsid w:val="00134DE5"/>
    <w:rsid w:val="00134F7A"/>
    <w:rsid w:val="001352D7"/>
    <w:rsid w:val="00135FC0"/>
    <w:rsid w:val="00136110"/>
    <w:rsid w:val="00136992"/>
    <w:rsid w:val="001370BB"/>
    <w:rsid w:val="001375B9"/>
    <w:rsid w:val="00137B70"/>
    <w:rsid w:val="0014032D"/>
    <w:rsid w:val="00140569"/>
    <w:rsid w:val="001406E4"/>
    <w:rsid w:val="0014111F"/>
    <w:rsid w:val="0014146C"/>
    <w:rsid w:val="00141573"/>
    <w:rsid w:val="00141A44"/>
    <w:rsid w:val="00141B59"/>
    <w:rsid w:val="00141BAB"/>
    <w:rsid w:val="00141CBC"/>
    <w:rsid w:val="00142523"/>
    <w:rsid w:val="00142B59"/>
    <w:rsid w:val="00142CE5"/>
    <w:rsid w:val="00142DB1"/>
    <w:rsid w:val="00143138"/>
    <w:rsid w:val="00143145"/>
    <w:rsid w:val="00143973"/>
    <w:rsid w:val="001439D8"/>
    <w:rsid w:val="00143A20"/>
    <w:rsid w:val="00143B21"/>
    <w:rsid w:val="00143D0E"/>
    <w:rsid w:val="001443EE"/>
    <w:rsid w:val="00144466"/>
    <w:rsid w:val="001446A8"/>
    <w:rsid w:val="00144709"/>
    <w:rsid w:val="00144F28"/>
    <w:rsid w:val="001450FC"/>
    <w:rsid w:val="001451BC"/>
    <w:rsid w:val="00145245"/>
    <w:rsid w:val="0014562E"/>
    <w:rsid w:val="0014569E"/>
    <w:rsid w:val="001457B2"/>
    <w:rsid w:val="00145C40"/>
    <w:rsid w:val="00145FE2"/>
    <w:rsid w:val="0014631E"/>
    <w:rsid w:val="00146335"/>
    <w:rsid w:val="001465C5"/>
    <w:rsid w:val="0014673F"/>
    <w:rsid w:val="00146BDC"/>
    <w:rsid w:val="0014733F"/>
    <w:rsid w:val="001473C3"/>
    <w:rsid w:val="00147430"/>
    <w:rsid w:val="0014790C"/>
    <w:rsid w:val="001479CB"/>
    <w:rsid w:val="00147EA2"/>
    <w:rsid w:val="00150037"/>
    <w:rsid w:val="00150178"/>
    <w:rsid w:val="001501EC"/>
    <w:rsid w:val="0015047B"/>
    <w:rsid w:val="0015062E"/>
    <w:rsid w:val="001506FC"/>
    <w:rsid w:val="0015179C"/>
    <w:rsid w:val="0015198F"/>
    <w:rsid w:val="00151D2A"/>
    <w:rsid w:val="001523E3"/>
    <w:rsid w:val="00152440"/>
    <w:rsid w:val="001525C7"/>
    <w:rsid w:val="00152659"/>
    <w:rsid w:val="0015307E"/>
    <w:rsid w:val="001533E4"/>
    <w:rsid w:val="00153500"/>
    <w:rsid w:val="00153FB4"/>
    <w:rsid w:val="0015414F"/>
    <w:rsid w:val="0015462D"/>
    <w:rsid w:val="001548AC"/>
    <w:rsid w:val="00154959"/>
    <w:rsid w:val="00154DCA"/>
    <w:rsid w:val="00155A37"/>
    <w:rsid w:val="00155D7F"/>
    <w:rsid w:val="00155E24"/>
    <w:rsid w:val="0015656D"/>
    <w:rsid w:val="00156BC9"/>
    <w:rsid w:val="00156E9B"/>
    <w:rsid w:val="00157724"/>
    <w:rsid w:val="00157848"/>
    <w:rsid w:val="00160490"/>
    <w:rsid w:val="00160D52"/>
    <w:rsid w:val="00160FB5"/>
    <w:rsid w:val="001620E4"/>
    <w:rsid w:val="001622AA"/>
    <w:rsid w:val="0016267E"/>
    <w:rsid w:val="001629B8"/>
    <w:rsid w:val="00162B5B"/>
    <w:rsid w:val="00162DB8"/>
    <w:rsid w:val="00162E40"/>
    <w:rsid w:val="0016303E"/>
    <w:rsid w:val="0016376D"/>
    <w:rsid w:val="001638AD"/>
    <w:rsid w:val="00163A42"/>
    <w:rsid w:val="00163AD3"/>
    <w:rsid w:val="00163BED"/>
    <w:rsid w:val="00163CC8"/>
    <w:rsid w:val="00163D93"/>
    <w:rsid w:val="001643F5"/>
    <w:rsid w:val="0016486F"/>
    <w:rsid w:val="00164BB1"/>
    <w:rsid w:val="00165119"/>
    <w:rsid w:val="001659EA"/>
    <w:rsid w:val="00165B9A"/>
    <w:rsid w:val="00165C74"/>
    <w:rsid w:val="00165CAB"/>
    <w:rsid w:val="00165DC9"/>
    <w:rsid w:val="00165E9C"/>
    <w:rsid w:val="00165EF4"/>
    <w:rsid w:val="00166151"/>
    <w:rsid w:val="00166184"/>
    <w:rsid w:val="00166260"/>
    <w:rsid w:val="00166279"/>
    <w:rsid w:val="001662E9"/>
    <w:rsid w:val="00166619"/>
    <w:rsid w:val="001668A6"/>
    <w:rsid w:val="001669B7"/>
    <w:rsid w:val="001669EB"/>
    <w:rsid w:val="00166B67"/>
    <w:rsid w:val="001671D6"/>
    <w:rsid w:val="0016735B"/>
    <w:rsid w:val="001674E8"/>
    <w:rsid w:val="001675C7"/>
    <w:rsid w:val="00167874"/>
    <w:rsid w:val="00167931"/>
    <w:rsid w:val="00167A82"/>
    <w:rsid w:val="00167A99"/>
    <w:rsid w:val="00167E33"/>
    <w:rsid w:val="00167FAE"/>
    <w:rsid w:val="001701CE"/>
    <w:rsid w:val="00170C2F"/>
    <w:rsid w:val="00170D8C"/>
    <w:rsid w:val="00170DA9"/>
    <w:rsid w:val="001710D0"/>
    <w:rsid w:val="001710E5"/>
    <w:rsid w:val="001713BA"/>
    <w:rsid w:val="00171564"/>
    <w:rsid w:val="0017181B"/>
    <w:rsid w:val="00171ED2"/>
    <w:rsid w:val="00172016"/>
    <w:rsid w:val="00172271"/>
    <w:rsid w:val="00172876"/>
    <w:rsid w:val="001728E1"/>
    <w:rsid w:val="00173588"/>
    <w:rsid w:val="001739AB"/>
    <w:rsid w:val="00173E88"/>
    <w:rsid w:val="00174300"/>
    <w:rsid w:val="00174D1F"/>
    <w:rsid w:val="00175387"/>
    <w:rsid w:val="00175550"/>
    <w:rsid w:val="001756A0"/>
    <w:rsid w:val="00175AB0"/>
    <w:rsid w:val="00175D48"/>
    <w:rsid w:val="001763EF"/>
    <w:rsid w:val="0017674D"/>
    <w:rsid w:val="00176831"/>
    <w:rsid w:val="00176957"/>
    <w:rsid w:val="001769BC"/>
    <w:rsid w:val="00176CB9"/>
    <w:rsid w:val="00176F61"/>
    <w:rsid w:val="00176FAF"/>
    <w:rsid w:val="0017753B"/>
    <w:rsid w:val="00177725"/>
    <w:rsid w:val="00177726"/>
    <w:rsid w:val="00177804"/>
    <w:rsid w:val="00177D50"/>
    <w:rsid w:val="00180979"/>
    <w:rsid w:val="00180CA0"/>
    <w:rsid w:val="001810CF"/>
    <w:rsid w:val="001812D4"/>
    <w:rsid w:val="001813A4"/>
    <w:rsid w:val="00181814"/>
    <w:rsid w:val="00181E73"/>
    <w:rsid w:val="00182038"/>
    <w:rsid w:val="0018263A"/>
    <w:rsid w:val="0018268F"/>
    <w:rsid w:val="00182943"/>
    <w:rsid w:val="00182E7E"/>
    <w:rsid w:val="001830D2"/>
    <w:rsid w:val="0018314A"/>
    <w:rsid w:val="0018346A"/>
    <w:rsid w:val="0018357D"/>
    <w:rsid w:val="00183A93"/>
    <w:rsid w:val="00183AF5"/>
    <w:rsid w:val="00183F84"/>
    <w:rsid w:val="001841C7"/>
    <w:rsid w:val="0018450A"/>
    <w:rsid w:val="001846E5"/>
    <w:rsid w:val="00184721"/>
    <w:rsid w:val="00184E2C"/>
    <w:rsid w:val="00184EF2"/>
    <w:rsid w:val="00185036"/>
    <w:rsid w:val="00185093"/>
    <w:rsid w:val="001850CA"/>
    <w:rsid w:val="001853EC"/>
    <w:rsid w:val="001854A3"/>
    <w:rsid w:val="00185EFC"/>
    <w:rsid w:val="00186CE4"/>
    <w:rsid w:val="00186D3C"/>
    <w:rsid w:val="001876CC"/>
    <w:rsid w:val="0019028B"/>
    <w:rsid w:val="001904AD"/>
    <w:rsid w:val="001908F5"/>
    <w:rsid w:val="00190B27"/>
    <w:rsid w:val="00190C8C"/>
    <w:rsid w:val="00190DBD"/>
    <w:rsid w:val="00190E75"/>
    <w:rsid w:val="001914C8"/>
    <w:rsid w:val="001916BF"/>
    <w:rsid w:val="00191738"/>
    <w:rsid w:val="00192033"/>
    <w:rsid w:val="00192079"/>
    <w:rsid w:val="00192377"/>
    <w:rsid w:val="00192CE2"/>
    <w:rsid w:val="00192E2A"/>
    <w:rsid w:val="001935BB"/>
    <w:rsid w:val="001936B2"/>
    <w:rsid w:val="00194091"/>
    <w:rsid w:val="00194240"/>
    <w:rsid w:val="0019489F"/>
    <w:rsid w:val="00194BA2"/>
    <w:rsid w:val="00194D03"/>
    <w:rsid w:val="00194D0C"/>
    <w:rsid w:val="0019519D"/>
    <w:rsid w:val="0019527E"/>
    <w:rsid w:val="00195738"/>
    <w:rsid w:val="001957D8"/>
    <w:rsid w:val="00195AEA"/>
    <w:rsid w:val="00195F92"/>
    <w:rsid w:val="0019622F"/>
    <w:rsid w:val="001963C8"/>
    <w:rsid w:val="0019685B"/>
    <w:rsid w:val="00196919"/>
    <w:rsid w:val="00196965"/>
    <w:rsid w:val="00196B74"/>
    <w:rsid w:val="00196E2D"/>
    <w:rsid w:val="00197047"/>
    <w:rsid w:val="00197518"/>
    <w:rsid w:val="001975C1"/>
    <w:rsid w:val="001976A0"/>
    <w:rsid w:val="00197973"/>
    <w:rsid w:val="001979B6"/>
    <w:rsid w:val="001979FA"/>
    <w:rsid w:val="00197D7B"/>
    <w:rsid w:val="001A04DC"/>
    <w:rsid w:val="001A0E3C"/>
    <w:rsid w:val="001A0E73"/>
    <w:rsid w:val="001A10CD"/>
    <w:rsid w:val="001A11A4"/>
    <w:rsid w:val="001A138B"/>
    <w:rsid w:val="001A1533"/>
    <w:rsid w:val="001A15BF"/>
    <w:rsid w:val="001A18EF"/>
    <w:rsid w:val="001A1EE4"/>
    <w:rsid w:val="001A2016"/>
    <w:rsid w:val="001A2847"/>
    <w:rsid w:val="001A2893"/>
    <w:rsid w:val="001A2966"/>
    <w:rsid w:val="001A3873"/>
    <w:rsid w:val="001A3976"/>
    <w:rsid w:val="001A40AB"/>
    <w:rsid w:val="001A4129"/>
    <w:rsid w:val="001A42D0"/>
    <w:rsid w:val="001A442D"/>
    <w:rsid w:val="001A448D"/>
    <w:rsid w:val="001A44BF"/>
    <w:rsid w:val="001A47E0"/>
    <w:rsid w:val="001A50D4"/>
    <w:rsid w:val="001A54CD"/>
    <w:rsid w:val="001A5858"/>
    <w:rsid w:val="001A59AE"/>
    <w:rsid w:val="001A5C19"/>
    <w:rsid w:val="001A5C7F"/>
    <w:rsid w:val="001A658F"/>
    <w:rsid w:val="001A701D"/>
    <w:rsid w:val="001B01C2"/>
    <w:rsid w:val="001B020D"/>
    <w:rsid w:val="001B060E"/>
    <w:rsid w:val="001B07FD"/>
    <w:rsid w:val="001B0907"/>
    <w:rsid w:val="001B0942"/>
    <w:rsid w:val="001B09B8"/>
    <w:rsid w:val="001B0E3A"/>
    <w:rsid w:val="001B1986"/>
    <w:rsid w:val="001B2039"/>
    <w:rsid w:val="001B2409"/>
    <w:rsid w:val="001B247D"/>
    <w:rsid w:val="001B25BA"/>
    <w:rsid w:val="001B27B3"/>
    <w:rsid w:val="001B2C96"/>
    <w:rsid w:val="001B2DBF"/>
    <w:rsid w:val="001B2E89"/>
    <w:rsid w:val="001B2EEA"/>
    <w:rsid w:val="001B32AF"/>
    <w:rsid w:val="001B3E95"/>
    <w:rsid w:val="001B4181"/>
    <w:rsid w:val="001B43CB"/>
    <w:rsid w:val="001B4ED2"/>
    <w:rsid w:val="001B5104"/>
    <w:rsid w:val="001B5242"/>
    <w:rsid w:val="001B5393"/>
    <w:rsid w:val="001B58EF"/>
    <w:rsid w:val="001B599B"/>
    <w:rsid w:val="001B5E2F"/>
    <w:rsid w:val="001B5E53"/>
    <w:rsid w:val="001B5EB5"/>
    <w:rsid w:val="001B5EF9"/>
    <w:rsid w:val="001B5F2F"/>
    <w:rsid w:val="001B5FDB"/>
    <w:rsid w:val="001B63E0"/>
    <w:rsid w:val="001B65F8"/>
    <w:rsid w:val="001B6A3E"/>
    <w:rsid w:val="001B6F59"/>
    <w:rsid w:val="001B75D9"/>
    <w:rsid w:val="001B769E"/>
    <w:rsid w:val="001B78FC"/>
    <w:rsid w:val="001C040E"/>
    <w:rsid w:val="001C0424"/>
    <w:rsid w:val="001C04AB"/>
    <w:rsid w:val="001C05B6"/>
    <w:rsid w:val="001C0752"/>
    <w:rsid w:val="001C077D"/>
    <w:rsid w:val="001C1375"/>
    <w:rsid w:val="001C14F9"/>
    <w:rsid w:val="001C16E1"/>
    <w:rsid w:val="001C1797"/>
    <w:rsid w:val="001C1950"/>
    <w:rsid w:val="001C1E99"/>
    <w:rsid w:val="001C236C"/>
    <w:rsid w:val="001C28D6"/>
    <w:rsid w:val="001C2B93"/>
    <w:rsid w:val="001C2D9B"/>
    <w:rsid w:val="001C2E73"/>
    <w:rsid w:val="001C3344"/>
    <w:rsid w:val="001C367C"/>
    <w:rsid w:val="001C3A8E"/>
    <w:rsid w:val="001C3B88"/>
    <w:rsid w:val="001C3E04"/>
    <w:rsid w:val="001C3FF2"/>
    <w:rsid w:val="001C448C"/>
    <w:rsid w:val="001C4528"/>
    <w:rsid w:val="001C4AB9"/>
    <w:rsid w:val="001C4B0E"/>
    <w:rsid w:val="001C4FA9"/>
    <w:rsid w:val="001C5305"/>
    <w:rsid w:val="001C5441"/>
    <w:rsid w:val="001C54B3"/>
    <w:rsid w:val="001C56A6"/>
    <w:rsid w:val="001C5B75"/>
    <w:rsid w:val="001C625E"/>
    <w:rsid w:val="001C65F1"/>
    <w:rsid w:val="001C6672"/>
    <w:rsid w:val="001C6C45"/>
    <w:rsid w:val="001C6DF9"/>
    <w:rsid w:val="001C6EDB"/>
    <w:rsid w:val="001C7262"/>
    <w:rsid w:val="001C7307"/>
    <w:rsid w:val="001C7A89"/>
    <w:rsid w:val="001C7EDA"/>
    <w:rsid w:val="001C7F38"/>
    <w:rsid w:val="001D022C"/>
    <w:rsid w:val="001D036B"/>
    <w:rsid w:val="001D0467"/>
    <w:rsid w:val="001D05EA"/>
    <w:rsid w:val="001D092F"/>
    <w:rsid w:val="001D10D6"/>
    <w:rsid w:val="001D11C2"/>
    <w:rsid w:val="001D1359"/>
    <w:rsid w:val="001D1646"/>
    <w:rsid w:val="001D182B"/>
    <w:rsid w:val="001D1CFA"/>
    <w:rsid w:val="001D2012"/>
    <w:rsid w:val="001D226D"/>
    <w:rsid w:val="001D2642"/>
    <w:rsid w:val="001D27AB"/>
    <w:rsid w:val="001D2B31"/>
    <w:rsid w:val="001D2FA8"/>
    <w:rsid w:val="001D3447"/>
    <w:rsid w:val="001D38C1"/>
    <w:rsid w:val="001D3ABB"/>
    <w:rsid w:val="001D3B70"/>
    <w:rsid w:val="001D3BF0"/>
    <w:rsid w:val="001D3C18"/>
    <w:rsid w:val="001D3C29"/>
    <w:rsid w:val="001D3E90"/>
    <w:rsid w:val="001D480C"/>
    <w:rsid w:val="001D48B5"/>
    <w:rsid w:val="001D4FF7"/>
    <w:rsid w:val="001D50CC"/>
    <w:rsid w:val="001D5C3F"/>
    <w:rsid w:val="001D5EE5"/>
    <w:rsid w:val="001D610A"/>
    <w:rsid w:val="001D63A8"/>
    <w:rsid w:val="001D666C"/>
    <w:rsid w:val="001D6671"/>
    <w:rsid w:val="001D6793"/>
    <w:rsid w:val="001D6A32"/>
    <w:rsid w:val="001D6DEC"/>
    <w:rsid w:val="001D6E11"/>
    <w:rsid w:val="001D7246"/>
    <w:rsid w:val="001D768A"/>
    <w:rsid w:val="001D7831"/>
    <w:rsid w:val="001D7A5A"/>
    <w:rsid w:val="001E07AA"/>
    <w:rsid w:val="001E07E9"/>
    <w:rsid w:val="001E09EC"/>
    <w:rsid w:val="001E1097"/>
    <w:rsid w:val="001E13F5"/>
    <w:rsid w:val="001E16A7"/>
    <w:rsid w:val="001E19F1"/>
    <w:rsid w:val="001E1D22"/>
    <w:rsid w:val="001E1DDC"/>
    <w:rsid w:val="001E1FAE"/>
    <w:rsid w:val="001E206A"/>
    <w:rsid w:val="001E2159"/>
    <w:rsid w:val="001E2301"/>
    <w:rsid w:val="001E2528"/>
    <w:rsid w:val="001E25FE"/>
    <w:rsid w:val="001E3687"/>
    <w:rsid w:val="001E3896"/>
    <w:rsid w:val="001E39E8"/>
    <w:rsid w:val="001E3D76"/>
    <w:rsid w:val="001E3EDF"/>
    <w:rsid w:val="001E40AF"/>
    <w:rsid w:val="001E41A8"/>
    <w:rsid w:val="001E431A"/>
    <w:rsid w:val="001E45C7"/>
    <w:rsid w:val="001E49CA"/>
    <w:rsid w:val="001E4BDF"/>
    <w:rsid w:val="001E4BF9"/>
    <w:rsid w:val="001E4C5F"/>
    <w:rsid w:val="001E52BC"/>
    <w:rsid w:val="001E5C95"/>
    <w:rsid w:val="001E5CC9"/>
    <w:rsid w:val="001E6402"/>
    <w:rsid w:val="001E6547"/>
    <w:rsid w:val="001E67BB"/>
    <w:rsid w:val="001E703F"/>
    <w:rsid w:val="001E7165"/>
    <w:rsid w:val="001E729D"/>
    <w:rsid w:val="001E72B8"/>
    <w:rsid w:val="001E7395"/>
    <w:rsid w:val="001E775B"/>
    <w:rsid w:val="001E7ED3"/>
    <w:rsid w:val="001F01A0"/>
    <w:rsid w:val="001F031C"/>
    <w:rsid w:val="001F03BD"/>
    <w:rsid w:val="001F03BE"/>
    <w:rsid w:val="001F0733"/>
    <w:rsid w:val="001F085D"/>
    <w:rsid w:val="001F0C8F"/>
    <w:rsid w:val="001F0C95"/>
    <w:rsid w:val="001F104F"/>
    <w:rsid w:val="001F11C5"/>
    <w:rsid w:val="001F1909"/>
    <w:rsid w:val="001F1BB0"/>
    <w:rsid w:val="001F1D20"/>
    <w:rsid w:val="001F1DF8"/>
    <w:rsid w:val="001F257B"/>
    <w:rsid w:val="001F2688"/>
    <w:rsid w:val="001F2936"/>
    <w:rsid w:val="001F2F70"/>
    <w:rsid w:val="001F31F8"/>
    <w:rsid w:val="001F3209"/>
    <w:rsid w:val="001F330D"/>
    <w:rsid w:val="001F3934"/>
    <w:rsid w:val="001F3996"/>
    <w:rsid w:val="001F3A15"/>
    <w:rsid w:val="001F3C6D"/>
    <w:rsid w:val="001F3CB8"/>
    <w:rsid w:val="001F4301"/>
    <w:rsid w:val="001F4468"/>
    <w:rsid w:val="001F4627"/>
    <w:rsid w:val="001F468E"/>
    <w:rsid w:val="001F4C20"/>
    <w:rsid w:val="001F51A3"/>
    <w:rsid w:val="001F5247"/>
    <w:rsid w:val="001F5F4D"/>
    <w:rsid w:val="001F6791"/>
    <w:rsid w:val="001F6931"/>
    <w:rsid w:val="001F6EDB"/>
    <w:rsid w:val="001F725C"/>
    <w:rsid w:val="001F74C9"/>
    <w:rsid w:val="001F789A"/>
    <w:rsid w:val="001F7A06"/>
    <w:rsid w:val="001F7D91"/>
    <w:rsid w:val="00200213"/>
    <w:rsid w:val="00200382"/>
    <w:rsid w:val="0020043A"/>
    <w:rsid w:val="002005F8"/>
    <w:rsid w:val="002014E4"/>
    <w:rsid w:val="00201764"/>
    <w:rsid w:val="00201999"/>
    <w:rsid w:val="00201A8B"/>
    <w:rsid w:val="00201C44"/>
    <w:rsid w:val="00201FCF"/>
    <w:rsid w:val="00202AEA"/>
    <w:rsid w:val="00202BF2"/>
    <w:rsid w:val="00202F77"/>
    <w:rsid w:val="002030BB"/>
    <w:rsid w:val="0020312A"/>
    <w:rsid w:val="002039C1"/>
    <w:rsid w:val="00203B86"/>
    <w:rsid w:val="0020416D"/>
    <w:rsid w:val="002048FE"/>
    <w:rsid w:val="00204C26"/>
    <w:rsid w:val="00204E78"/>
    <w:rsid w:val="002050E9"/>
    <w:rsid w:val="00205271"/>
    <w:rsid w:val="0020565D"/>
    <w:rsid w:val="002057D7"/>
    <w:rsid w:val="002058B9"/>
    <w:rsid w:val="00205EEF"/>
    <w:rsid w:val="00206579"/>
    <w:rsid w:val="00206BC6"/>
    <w:rsid w:val="002071A7"/>
    <w:rsid w:val="00207311"/>
    <w:rsid w:val="0020767B"/>
    <w:rsid w:val="00207856"/>
    <w:rsid w:val="00207BD9"/>
    <w:rsid w:val="00207E1F"/>
    <w:rsid w:val="002100DC"/>
    <w:rsid w:val="0021028B"/>
    <w:rsid w:val="002102F7"/>
    <w:rsid w:val="002103CE"/>
    <w:rsid w:val="00210628"/>
    <w:rsid w:val="00210E00"/>
    <w:rsid w:val="00210FD3"/>
    <w:rsid w:val="002112A0"/>
    <w:rsid w:val="00211658"/>
    <w:rsid w:val="00211722"/>
    <w:rsid w:val="00211C28"/>
    <w:rsid w:val="00212513"/>
    <w:rsid w:val="002127F0"/>
    <w:rsid w:val="00212F91"/>
    <w:rsid w:val="0021365A"/>
    <w:rsid w:val="0021378F"/>
    <w:rsid w:val="00213849"/>
    <w:rsid w:val="00213CB1"/>
    <w:rsid w:val="002140C5"/>
    <w:rsid w:val="002141AC"/>
    <w:rsid w:val="0021423F"/>
    <w:rsid w:val="00214302"/>
    <w:rsid w:val="0021432C"/>
    <w:rsid w:val="00214366"/>
    <w:rsid w:val="0021462C"/>
    <w:rsid w:val="002146CE"/>
    <w:rsid w:val="0021495C"/>
    <w:rsid w:val="00214B1C"/>
    <w:rsid w:val="00214B5E"/>
    <w:rsid w:val="00214CA5"/>
    <w:rsid w:val="00215813"/>
    <w:rsid w:val="002161CB"/>
    <w:rsid w:val="00216C3B"/>
    <w:rsid w:val="00216D59"/>
    <w:rsid w:val="002172A4"/>
    <w:rsid w:val="00217327"/>
    <w:rsid w:val="0021762D"/>
    <w:rsid w:val="00217B4C"/>
    <w:rsid w:val="00217B77"/>
    <w:rsid w:val="00217EB4"/>
    <w:rsid w:val="00220396"/>
    <w:rsid w:val="0022041C"/>
    <w:rsid w:val="00220969"/>
    <w:rsid w:val="00220A44"/>
    <w:rsid w:val="00220B19"/>
    <w:rsid w:val="00220F96"/>
    <w:rsid w:val="00221068"/>
    <w:rsid w:val="0022137A"/>
    <w:rsid w:val="002216C3"/>
    <w:rsid w:val="00221B63"/>
    <w:rsid w:val="00221D53"/>
    <w:rsid w:val="00221D77"/>
    <w:rsid w:val="00222337"/>
    <w:rsid w:val="002226B1"/>
    <w:rsid w:val="00222CBE"/>
    <w:rsid w:val="00222E8B"/>
    <w:rsid w:val="00223000"/>
    <w:rsid w:val="002235A3"/>
    <w:rsid w:val="00223643"/>
    <w:rsid w:val="0022390B"/>
    <w:rsid w:val="00223B51"/>
    <w:rsid w:val="00223C35"/>
    <w:rsid w:val="00224058"/>
    <w:rsid w:val="002243FC"/>
    <w:rsid w:val="0022472A"/>
    <w:rsid w:val="00224C29"/>
    <w:rsid w:val="00224F0F"/>
    <w:rsid w:val="00224F25"/>
    <w:rsid w:val="00225390"/>
    <w:rsid w:val="0022572D"/>
    <w:rsid w:val="00225F28"/>
    <w:rsid w:val="00226596"/>
    <w:rsid w:val="002265DC"/>
    <w:rsid w:val="0022704C"/>
    <w:rsid w:val="00227164"/>
    <w:rsid w:val="0022732B"/>
    <w:rsid w:val="0022753A"/>
    <w:rsid w:val="0022762A"/>
    <w:rsid w:val="00227750"/>
    <w:rsid w:val="00227C1C"/>
    <w:rsid w:val="00227F19"/>
    <w:rsid w:val="00227F7B"/>
    <w:rsid w:val="0023011E"/>
    <w:rsid w:val="00230596"/>
    <w:rsid w:val="002306C6"/>
    <w:rsid w:val="002307CC"/>
    <w:rsid w:val="0023132F"/>
    <w:rsid w:val="002313C1"/>
    <w:rsid w:val="00231771"/>
    <w:rsid w:val="002317E6"/>
    <w:rsid w:val="00231895"/>
    <w:rsid w:val="00231A73"/>
    <w:rsid w:val="00231A9B"/>
    <w:rsid w:val="00231DEC"/>
    <w:rsid w:val="00231EF5"/>
    <w:rsid w:val="002322F0"/>
    <w:rsid w:val="002327DE"/>
    <w:rsid w:val="00232B9B"/>
    <w:rsid w:val="00232DDF"/>
    <w:rsid w:val="002333BF"/>
    <w:rsid w:val="0023364C"/>
    <w:rsid w:val="00233665"/>
    <w:rsid w:val="00233B2C"/>
    <w:rsid w:val="002343E1"/>
    <w:rsid w:val="00234A17"/>
    <w:rsid w:val="00234B33"/>
    <w:rsid w:val="00235197"/>
    <w:rsid w:val="00235C63"/>
    <w:rsid w:val="00235F6E"/>
    <w:rsid w:val="00236126"/>
    <w:rsid w:val="002361D5"/>
    <w:rsid w:val="002361FC"/>
    <w:rsid w:val="00236347"/>
    <w:rsid w:val="002367A8"/>
    <w:rsid w:val="00237055"/>
    <w:rsid w:val="00237189"/>
    <w:rsid w:val="0023723D"/>
    <w:rsid w:val="0023731A"/>
    <w:rsid w:val="002374BE"/>
    <w:rsid w:val="002378E0"/>
    <w:rsid w:val="00237ADB"/>
    <w:rsid w:val="00237C83"/>
    <w:rsid w:val="00237E21"/>
    <w:rsid w:val="00240126"/>
    <w:rsid w:val="00240BFF"/>
    <w:rsid w:val="00240D13"/>
    <w:rsid w:val="002410B1"/>
    <w:rsid w:val="00241107"/>
    <w:rsid w:val="0024124F"/>
    <w:rsid w:val="0024152B"/>
    <w:rsid w:val="0024159D"/>
    <w:rsid w:val="00241816"/>
    <w:rsid w:val="00241C3D"/>
    <w:rsid w:val="00241EC4"/>
    <w:rsid w:val="00242137"/>
    <w:rsid w:val="00242374"/>
    <w:rsid w:val="002426F7"/>
    <w:rsid w:val="00242E0E"/>
    <w:rsid w:val="00242F2D"/>
    <w:rsid w:val="0024379D"/>
    <w:rsid w:val="00243B2F"/>
    <w:rsid w:val="00243B5B"/>
    <w:rsid w:val="00243F2D"/>
    <w:rsid w:val="00244303"/>
    <w:rsid w:val="002448F2"/>
    <w:rsid w:val="0024531B"/>
    <w:rsid w:val="0024537F"/>
    <w:rsid w:val="00245CA6"/>
    <w:rsid w:val="00246022"/>
    <w:rsid w:val="0024639D"/>
    <w:rsid w:val="002468F8"/>
    <w:rsid w:val="00246989"/>
    <w:rsid w:val="00246DD7"/>
    <w:rsid w:val="00247424"/>
    <w:rsid w:val="00247AA9"/>
    <w:rsid w:val="00247DAD"/>
    <w:rsid w:val="00247F21"/>
    <w:rsid w:val="00247F50"/>
    <w:rsid w:val="00250512"/>
    <w:rsid w:val="00250669"/>
    <w:rsid w:val="00250B8F"/>
    <w:rsid w:val="00250BCF"/>
    <w:rsid w:val="002511EB"/>
    <w:rsid w:val="00251767"/>
    <w:rsid w:val="002517ED"/>
    <w:rsid w:val="002518ED"/>
    <w:rsid w:val="00251A27"/>
    <w:rsid w:val="00251A4D"/>
    <w:rsid w:val="00251AE9"/>
    <w:rsid w:val="00251E84"/>
    <w:rsid w:val="00251EA2"/>
    <w:rsid w:val="00251EF0"/>
    <w:rsid w:val="00251FDB"/>
    <w:rsid w:val="002522ED"/>
    <w:rsid w:val="0025244E"/>
    <w:rsid w:val="0025278E"/>
    <w:rsid w:val="0025286C"/>
    <w:rsid w:val="00252B3B"/>
    <w:rsid w:val="00252F08"/>
    <w:rsid w:val="0025342B"/>
    <w:rsid w:val="002534A7"/>
    <w:rsid w:val="002537F1"/>
    <w:rsid w:val="00253934"/>
    <w:rsid w:val="00253EAF"/>
    <w:rsid w:val="00254090"/>
    <w:rsid w:val="002541C3"/>
    <w:rsid w:val="00254313"/>
    <w:rsid w:val="00254460"/>
    <w:rsid w:val="002551EC"/>
    <w:rsid w:val="00255674"/>
    <w:rsid w:val="00255A76"/>
    <w:rsid w:val="00256352"/>
    <w:rsid w:val="002563B1"/>
    <w:rsid w:val="0025667D"/>
    <w:rsid w:val="00256FF6"/>
    <w:rsid w:val="0025717E"/>
    <w:rsid w:val="002571EF"/>
    <w:rsid w:val="002574BD"/>
    <w:rsid w:val="0025784D"/>
    <w:rsid w:val="00257875"/>
    <w:rsid w:val="00257DAB"/>
    <w:rsid w:val="002606E2"/>
    <w:rsid w:val="002609B5"/>
    <w:rsid w:val="00260E0A"/>
    <w:rsid w:val="00260E0C"/>
    <w:rsid w:val="00261292"/>
    <w:rsid w:val="00261D8D"/>
    <w:rsid w:val="00261E93"/>
    <w:rsid w:val="00261F8C"/>
    <w:rsid w:val="00262093"/>
    <w:rsid w:val="00262314"/>
    <w:rsid w:val="002625E0"/>
    <w:rsid w:val="00262615"/>
    <w:rsid w:val="0026279A"/>
    <w:rsid w:val="00262909"/>
    <w:rsid w:val="002629B0"/>
    <w:rsid w:val="00262BAA"/>
    <w:rsid w:val="00263000"/>
    <w:rsid w:val="002630B0"/>
    <w:rsid w:val="002634CC"/>
    <w:rsid w:val="00263C5B"/>
    <w:rsid w:val="00263CA0"/>
    <w:rsid w:val="00263EF5"/>
    <w:rsid w:val="00264218"/>
    <w:rsid w:val="00264327"/>
    <w:rsid w:val="002643EB"/>
    <w:rsid w:val="002646B9"/>
    <w:rsid w:val="002649BF"/>
    <w:rsid w:val="00264DEF"/>
    <w:rsid w:val="002650F2"/>
    <w:rsid w:val="002651A5"/>
    <w:rsid w:val="0026525F"/>
    <w:rsid w:val="0026593E"/>
    <w:rsid w:val="00265C08"/>
    <w:rsid w:val="00265D1F"/>
    <w:rsid w:val="00266158"/>
    <w:rsid w:val="002662DA"/>
    <w:rsid w:val="002667A5"/>
    <w:rsid w:val="00266C07"/>
    <w:rsid w:val="00267D4B"/>
    <w:rsid w:val="002700DE"/>
    <w:rsid w:val="0027030E"/>
    <w:rsid w:val="00270367"/>
    <w:rsid w:val="002704A0"/>
    <w:rsid w:val="00270CD3"/>
    <w:rsid w:val="00270CE0"/>
    <w:rsid w:val="0027110E"/>
    <w:rsid w:val="002711BA"/>
    <w:rsid w:val="002718E0"/>
    <w:rsid w:val="00271966"/>
    <w:rsid w:val="0027203E"/>
    <w:rsid w:val="00272170"/>
    <w:rsid w:val="002721C8"/>
    <w:rsid w:val="00272AC4"/>
    <w:rsid w:val="00272B13"/>
    <w:rsid w:val="00272C1A"/>
    <w:rsid w:val="00273013"/>
    <w:rsid w:val="002733F3"/>
    <w:rsid w:val="00273615"/>
    <w:rsid w:val="002736BC"/>
    <w:rsid w:val="00273A1B"/>
    <w:rsid w:val="00273AB0"/>
    <w:rsid w:val="00274040"/>
    <w:rsid w:val="00274346"/>
    <w:rsid w:val="002747B6"/>
    <w:rsid w:val="00274D73"/>
    <w:rsid w:val="00274FFD"/>
    <w:rsid w:val="002750CA"/>
    <w:rsid w:val="0027610B"/>
    <w:rsid w:val="00276168"/>
    <w:rsid w:val="00276585"/>
    <w:rsid w:val="0027685E"/>
    <w:rsid w:val="00276966"/>
    <w:rsid w:val="00276AA3"/>
    <w:rsid w:val="00276DC3"/>
    <w:rsid w:val="0027701C"/>
    <w:rsid w:val="0027703F"/>
    <w:rsid w:val="00277402"/>
    <w:rsid w:val="00277465"/>
    <w:rsid w:val="00277639"/>
    <w:rsid w:val="00277659"/>
    <w:rsid w:val="002776C3"/>
    <w:rsid w:val="00277ACF"/>
    <w:rsid w:val="0028019D"/>
    <w:rsid w:val="00280332"/>
    <w:rsid w:val="002803D6"/>
    <w:rsid w:val="00280BBF"/>
    <w:rsid w:val="00280C43"/>
    <w:rsid w:val="002811E8"/>
    <w:rsid w:val="00281495"/>
    <w:rsid w:val="00281496"/>
    <w:rsid w:val="002818DC"/>
    <w:rsid w:val="00281A25"/>
    <w:rsid w:val="00281D66"/>
    <w:rsid w:val="00281DC2"/>
    <w:rsid w:val="00281F0B"/>
    <w:rsid w:val="00281FE7"/>
    <w:rsid w:val="00282173"/>
    <w:rsid w:val="0028298D"/>
    <w:rsid w:val="00282C9E"/>
    <w:rsid w:val="00282D32"/>
    <w:rsid w:val="00282EB0"/>
    <w:rsid w:val="00282FBC"/>
    <w:rsid w:val="0028307C"/>
    <w:rsid w:val="00283227"/>
    <w:rsid w:val="00283648"/>
    <w:rsid w:val="0028385E"/>
    <w:rsid w:val="002838C6"/>
    <w:rsid w:val="00283A08"/>
    <w:rsid w:val="00283F10"/>
    <w:rsid w:val="002844AA"/>
    <w:rsid w:val="00284990"/>
    <w:rsid w:val="00284E12"/>
    <w:rsid w:val="002855C0"/>
    <w:rsid w:val="00285692"/>
    <w:rsid w:val="00285EA9"/>
    <w:rsid w:val="002866E1"/>
    <w:rsid w:val="0028693C"/>
    <w:rsid w:val="00286CA5"/>
    <w:rsid w:val="00286D4A"/>
    <w:rsid w:val="002874A3"/>
    <w:rsid w:val="00287B04"/>
    <w:rsid w:val="00287D90"/>
    <w:rsid w:val="00287E4D"/>
    <w:rsid w:val="0029007E"/>
    <w:rsid w:val="00290142"/>
    <w:rsid w:val="0029061D"/>
    <w:rsid w:val="00290680"/>
    <w:rsid w:val="0029075A"/>
    <w:rsid w:val="00290785"/>
    <w:rsid w:val="002908B3"/>
    <w:rsid w:val="002909AF"/>
    <w:rsid w:val="00290B0C"/>
    <w:rsid w:val="00290DC5"/>
    <w:rsid w:val="00290E3C"/>
    <w:rsid w:val="00291346"/>
    <w:rsid w:val="00291EEE"/>
    <w:rsid w:val="00292110"/>
    <w:rsid w:val="0029227B"/>
    <w:rsid w:val="002926AA"/>
    <w:rsid w:val="00292BFF"/>
    <w:rsid w:val="00292D2D"/>
    <w:rsid w:val="00293011"/>
    <w:rsid w:val="0029357B"/>
    <w:rsid w:val="00293603"/>
    <w:rsid w:val="0029364A"/>
    <w:rsid w:val="00293B58"/>
    <w:rsid w:val="00293BC4"/>
    <w:rsid w:val="00293D85"/>
    <w:rsid w:val="0029415A"/>
    <w:rsid w:val="00294333"/>
    <w:rsid w:val="002944E0"/>
    <w:rsid w:val="002945E7"/>
    <w:rsid w:val="00294C29"/>
    <w:rsid w:val="00295177"/>
    <w:rsid w:val="002953A8"/>
    <w:rsid w:val="0029583E"/>
    <w:rsid w:val="00295DB2"/>
    <w:rsid w:val="00295F90"/>
    <w:rsid w:val="002962B4"/>
    <w:rsid w:val="00296658"/>
    <w:rsid w:val="0029760B"/>
    <w:rsid w:val="00297611"/>
    <w:rsid w:val="00297737"/>
    <w:rsid w:val="002A0263"/>
    <w:rsid w:val="002A053E"/>
    <w:rsid w:val="002A18DB"/>
    <w:rsid w:val="002A19A3"/>
    <w:rsid w:val="002A2220"/>
    <w:rsid w:val="002A2744"/>
    <w:rsid w:val="002A299D"/>
    <w:rsid w:val="002A2AE6"/>
    <w:rsid w:val="002A3035"/>
    <w:rsid w:val="002A345E"/>
    <w:rsid w:val="002A3795"/>
    <w:rsid w:val="002A3D25"/>
    <w:rsid w:val="002A3EE6"/>
    <w:rsid w:val="002A44E6"/>
    <w:rsid w:val="002A4586"/>
    <w:rsid w:val="002A5581"/>
    <w:rsid w:val="002A582C"/>
    <w:rsid w:val="002A5B0E"/>
    <w:rsid w:val="002A5CFD"/>
    <w:rsid w:val="002A6534"/>
    <w:rsid w:val="002A6739"/>
    <w:rsid w:val="002A6B4E"/>
    <w:rsid w:val="002A6E0F"/>
    <w:rsid w:val="002A7344"/>
    <w:rsid w:val="002A7589"/>
    <w:rsid w:val="002A75FB"/>
    <w:rsid w:val="002A785A"/>
    <w:rsid w:val="002A7AD8"/>
    <w:rsid w:val="002A7B20"/>
    <w:rsid w:val="002A7C31"/>
    <w:rsid w:val="002A7EB7"/>
    <w:rsid w:val="002A7EEC"/>
    <w:rsid w:val="002B02D7"/>
    <w:rsid w:val="002B0886"/>
    <w:rsid w:val="002B0B65"/>
    <w:rsid w:val="002B101E"/>
    <w:rsid w:val="002B1279"/>
    <w:rsid w:val="002B16B8"/>
    <w:rsid w:val="002B1719"/>
    <w:rsid w:val="002B1899"/>
    <w:rsid w:val="002B195D"/>
    <w:rsid w:val="002B1978"/>
    <w:rsid w:val="002B1A57"/>
    <w:rsid w:val="002B22A7"/>
    <w:rsid w:val="002B2E57"/>
    <w:rsid w:val="002B2EE2"/>
    <w:rsid w:val="002B2FD0"/>
    <w:rsid w:val="002B3D37"/>
    <w:rsid w:val="002B40BB"/>
    <w:rsid w:val="002B4314"/>
    <w:rsid w:val="002B458D"/>
    <w:rsid w:val="002B4921"/>
    <w:rsid w:val="002B4CE7"/>
    <w:rsid w:val="002B4F2E"/>
    <w:rsid w:val="002B59EA"/>
    <w:rsid w:val="002B63A2"/>
    <w:rsid w:val="002B6A62"/>
    <w:rsid w:val="002B6D29"/>
    <w:rsid w:val="002B7A35"/>
    <w:rsid w:val="002C069B"/>
    <w:rsid w:val="002C0CEA"/>
    <w:rsid w:val="002C0F0E"/>
    <w:rsid w:val="002C0FAC"/>
    <w:rsid w:val="002C1554"/>
    <w:rsid w:val="002C176C"/>
    <w:rsid w:val="002C17D1"/>
    <w:rsid w:val="002C1846"/>
    <w:rsid w:val="002C1951"/>
    <w:rsid w:val="002C1DC7"/>
    <w:rsid w:val="002C1F46"/>
    <w:rsid w:val="002C1F49"/>
    <w:rsid w:val="002C201C"/>
    <w:rsid w:val="002C26F5"/>
    <w:rsid w:val="002C2A1B"/>
    <w:rsid w:val="002C2C06"/>
    <w:rsid w:val="002C3013"/>
    <w:rsid w:val="002C303A"/>
    <w:rsid w:val="002C34E1"/>
    <w:rsid w:val="002C3779"/>
    <w:rsid w:val="002C3834"/>
    <w:rsid w:val="002C3CC3"/>
    <w:rsid w:val="002C3ED9"/>
    <w:rsid w:val="002C40F9"/>
    <w:rsid w:val="002C4381"/>
    <w:rsid w:val="002C4A1E"/>
    <w:rsid w:val="002C4ECB"/>
    <w:rsid w:val="002C5A02"/>
    <w:rsid w:val="002C5AD8"/>
    <w:rsid w:val="002C64B3"/>
    <w:rsid w:val="002C71AD"/>
    <w:rsid w:val="002C7424"/>
    <w:rsid w:val="002C7634"/>
    <w:rsid w:val="002C7917"/>
    <w:rsid w:val="002D0153"/>
    <w:rsid w:val="002D02F1"/>
    <w:rsid w:val="002D064B"/>
    <w:rsid w:val="002D0781"/>
    <w:rsid w:val="002D0BE4"/>
    <w:rsid w:val="002D1271"/>
    <w:rsid w:val="002D1786"/>
    <w:rsid w:val="002D17CB"/>
    <w:rsid w:val="002D1829"/>
    <w:rsid w:val="002D186C"/>
    <w:rsid w:val="002D19E2"/>
    <w:rsid w:val="002D1CF2"/>
    <w:rsid w:val="002D1F1A"/>
    <w:rsid w:val="002D2575"/>
    <w:rsid w:val="002D279E"/>
    <w:rsid w:val="002D29C0"/>
    <w:rsid w:val="002D2C9B"/>
    <w:rsid w:val="002D2CC4"/>
    <w:rsid w:val="002D30CE"/>
    <w:rsid w:val="002D331B"/>
    <w:rsid w:val="002D3481"/>
    <w:rsid w:val="002D4342"/>
    <w:rsid w:val="002D495C"/>
    <w:rsid w:val="002D4A92"/>
    <w:rsid w:val="002D4E5D"/>
    <w:rsid w:val="002D4ECF"/>
    <w:rsid w:val="002D5031"/>
    <w:rsid w:val="002D539A"/>
    <w:rsid w:val="002D617B"/>
    <w:rsid w:val="002D65E4"/>
    <w:rsid w:val="002D7D9F"/>
    <w:rsid w:val="002D7E8A"/>
    <w:rsid w:val="002E0A34"/>
    <w:rsid w:val="002E0A64"/>
    <w:rsid w:val="002E0B16"/>
    <w:rsid w:val="002E0B36"/>
    <w:rsid w:val="002E0B63"/>
    <w:rsid w:val="002E0BFB"/>
    <w:rsid w:val="002E0CDC"/>
    <w:rsid w:val="002E0F2F"/>
    <w:rsid w:val="002E1240"/>
    <w:rsid w:val="002E159F"/>
    <w:rsid w:val="002E15AA"/>
    <w:rsid w:val="002E15B9"/>
    <w:rsid w:val="002E16A5"/>
    <w:rsid w:val="002E181E"/>
    <w:rsid w:val="002E1A5E"/>
    <w:rsid w:val="002E1ADE"/>
    <w:rsid w:val="002E2620"/>
    <w:rsid w:val="002E2E80"/>
    <w:rsid w:val="002E33D6"/>
    <w:rsid w:val="002E3A31"/>
    <w:rsid w:val="002E3C14"/>
    <w:rsid w:val="002E402A"/>
    <w:rsid w:val="002E48E1"/>
    <w:rsid w:val="002E4D9A"/>
    <w:rsid w:val="002E529B"/>
    <w:rsid w:val="002E5641"/>
    <w:rsid w:val="002E5665"/>
    <w:rsid w:val="002E58B2"/>
    <w:rsid w:val="002E58C3"/>
    <w:rsid w:val="002E5955"/>
    <w:rsid w:val="002E5B13"/>
    <w:rsid w:val="002E5C0B"/>
    <w:rsid w:val="002E6471"/>
    <w:rsid w:val="002E66B5"/>
    <w:rsid w:val="002E697D"/>
    <w:rsid w:val="002E69B5"/>
    <w:rsid w:val="002E6FCC"/>
    <w:rsid w:val="002E7035"/>
    <w:rsid w:val="002E72F1"/>
    <w:rsid w:val="002E760E"/>
    <w:rsid w:val="002E7761"/>
    <w:rsid w:val="002E79FE"/>
    <w:rsid w:val="002E7B09"/>
    <w:rsid w:val="002E7C86"/>
    <w:rsid w:val="002F0274"/>
    <w:rsid w:val="002F04A5"/>
    <w:rsid w:val="002F0A3C"/>
    <w:rsid w:val="002F0BD9"/>
    <w:rsid w:val="002F109C"/>
    <w:rsid w:val="002F1832"/>
    <w:rsid w:val="002F1985"/>
    <w:rsid w:val="002F1A31"/>
    <w:rsid w:val="002F1E4E"/>
    <w:rsid w:val="002F2128"/>
    <w:rsid w:val="002F2307"/>
    <w:rsid w:val="002F24CB"/>
    <w:rsid w:val="002F290D"/>
    <w:rsid w:val="002F2CD6"/>
    <w:rsid w:val="002F2D5C"/>
    <w:rsid w:val="002F2F0A"/>
    <w:rsid w:val="002F35B7"/>
    <w:rsid w:val="002F39E5"/>
    <w:rsid w:val="002F3BDC"/>
    <w:rsid w:val="002F3D16"/>
    <w:rsid w:val="002F3F62"/>
    <w:rsid w:val="002F47B6"/>
    <w:rsid w:val="002F5063"/>
    <w:rsid w:val="002F5445"/>
    <w:rsid w:val="002F565B"/>
    <w:rsid w:val="002F60F3"/>
    <w:rsid w:val="002F6229"/>
    <w:rsid w:val="002F6657"/>
    <w:rsid w:val="002F67C9"/>
    <w:rsid w:val="002F6AEF"/>
    <w:rsid w:val="002F6D01"/>
    <w:rsid w:val="002F6F1D"/>
    <w:rsid w:val="002F7088"/>
    <w:rsid w:val="002F708E"/>
    <w:rsid w:val="002F7B6C"/>
    <w:rsid w:val="002F7DF6"/>
    <w:rsid w:val="002F7E97"/>
    <w:rsid w:val="0030014A"/>
    <w:rsid w:val="003001E8"/>
    <w:rsid w:val="003002DA"/>
    <w:rsid w:val="00300503"/>
    <w:rsid w:val="00300B3B"/>
    <w:rsid w:val="00301381"/>
    <w:rsid w:val="00301431"/>
    <w:rsid w:val="003014A2"/>
    <w:rsid w:val="003016AB"/>
    <w:rsid w:val="00301820"/>
    <w:rsid w:val="003018A8"/>
    <w:rsid w:val="00302353"/>
    <w:rsid w:val="003023A1"/>
    <w:rsid w:val="003027BC"/>
    <w:rsid w:val="003030A2"/>
    <w:rsid w:val="003030EC"/>
    <w:rsid w:val="0030310F"/>
    <w:rsid w:val="003033B6"/>
    <w:rsid w:val="0030390A"/>
    <w:rsid w:val="00303C8A"/>
    <w:rsid w:val="00303CCB"/>
    <w:rsid w:val="00303E43"/>
    <w:rsid w:val="00304034"/>
    <w:rsid w:val="003040F0"/>
    <w:rsid w:val="003045B3"/>
    <w:rsid w:val="003045CE"/>
    <w:rsid w:val="00304E5D"/>
    <w:rsid w:val="00304FC9"/>
    <w:rsid w:val="00305427"/>
    <w:rsid w:val="0030557C"/>
    <w:rsid w:val="003057B2"/>
    <w:rsid w:val="00305985"/>
    <w:rsid w:val="00305B57"/>
    <w:rsid w:val="00305DB3"/>
    <w:rsid w:val="00305EE9"/>
    <w:rsid w:val="003063D5"/>
    <w:rsid w:val="003069C5"/>
    <w:rsid w:val="00306A1E"/>
    <w:rsid w:val="00306D46"/>
    <w:rsid w:val="00306DCA"/>
    <w:rsid w:val="0030733C"/>
    <w:rsid w:val="0030754C"/>
    <w:rsid w:val="0030784E"/>
    <w:rsid w:val="00307BF6"/>
    <w:rsid w:val="00307D19"/>
    <w:rsid w:val="00307F52"/>
    <w:rsid w:val="00307F98"/>
    <w:rsid w:val="003102C8"/>
    <w:rsid w:val="0031035C"/>
    <w:rsid w:val="00310728"/>
    <w:rsid w:val="00310736"/>
    <w:rsid w:val="00310843"/>
    <w:rsid w:val="0031095E"/>
    <w:rsid w:val="00310D0E"/>
    <w:rsid w:val="00310D4F"/>
    <w:rsid w:val="00310D62"/>
    <w:rsid w:val="00310F59"/>
    <w:rsid w:val="0031105F"/>
    <w:rsid w:val="00311091"/>
    <w:rsid w:val="00311289"/>
    <w:rsid w:val="003114FE"/>
    <w:rsid w:val="0031176A"/>
    <w:rsid w:val="00311814"/>
    <w:rsid w:val="003119FE"/>
    <w:rsid w:val="00311D57"/>
    <w:rsid w:val="00311EC8"/>
    <w:rsid w:val="003122BA"/>
    <w:rsid w:val="00312376"/>
    <w:rsid w:val="0031250F"/>
    <w:rsid w:val="00313181"/>
    <w:rsid w:val="00313422"/>
    <w:rsid w:val="0031374A"/>
    <w:rsid w:val="00313A1C"/>
    <w:rsid w:val="00313B05"/>
    <w:rsid w:val="00313B18"/>
    <w:rsid w:val="00313CEC"/>
    <w:rsid w:val="00313DD5"/>
    <w:rsid w:val="00313F4F"/>
    <w:rsid w:val="0031409A"/>
    <w:rsid w:val="003141F7"/>
    <w:rsid w:val="003142F6"/>
    <w:rsid w:val="0031460F"/>
    <w:rsid w:val="00314B81"/>
    <w:rsid w:val="00314E68"/>
    <w:rsid w:val="003150DA"/>
    <w:rsid w:val="00315380"/>
    <w:rsid w:val="00315530"/>
    <w:rsid w:val="00315658"/>
    <w:rsid w:val="003156D4"/>
    <w:rsid w:val="0031583B"/>
    <w:rsid w:val="00315B6C"/>
    <w:rsid w:val="00316819"/>
    <w:rsid w:val="00316DCF"/>
    <w:rsid w:val="00316EAD"/>
    <w:rsid w:val="00316FD7"/>
    <w:rsid w:val="003170B7"/>
    <w:rsid w:val="003172F7"/>
    <w:rsid w:val="0031772B"/>
    <w:rsid w:val="00317EEB"/>
    <w:rsid w:val="00317FB8"/>
    <w:rsid w:val="00320107"/>
    <w:rsid w:val="0032024A"/>
    <w:rsid w:val="003203B8"/>
    <w:rsid w:val="003204F4"/>
    <w:rsid w:val="0032069A"/>
    <w:rsid w:val="003206E8"/>
    <w:rsid w:val="003208CF"/>
    <w:rsid w:val="00320B7D"/>
    <w:rsid w:val="00320F4B"/>
    <w:rsid w:val="003210B0"/>
    <w:rsid w:val="00321192"/>
    <w:rsid w:val="0032146C"/>
    <w:rsid w:val="0032173C"/>
    <w:rsid w:val="00321823"/>
    <w:rsid w:val="00321B8F"/>
    <w:rsid w:val="00321D8B"/>
    <w:rsid w:val="00322034"/>
    <w:rsid w:val="0032246E"/>
    <w:rsid w:val="003227EB"/>
    <w:rsid w:val="00322CC2"/>
    <w:rsid w:val="00322D4B"/>
    <w:rsid w:val="00322FC6"/>
    <w:rsid w:val="0032346B"/>
    <w:rsid w:val="0032370C"/>
    <w:rsid w:val="0032378E"/>
    <w:rsid w:val="003237C0"/>
    <w:rsid w:val="00323BEC"/>
    <w:rsid w:val="00323FDB"/>
    <w:rsid w:val="003240AB"/>
    <w:rsid w:val="00324604"/>
    <w:rsid w:val="0032465C"/>
    <w:rsid w:val="00324888"/>
    <w:rsid w:val="0032493E"/>
    <w:rsid w:val="00324BCA"/>
    <w:rsid w:val="00325B28"/>
    <w:rsid w:val="00325F57"/>
    <w:rsid w:val="00325FA5"/>
    <w:rsid w:val="0032643B"/>
    <w:rsid w:val="00326576"/>
    <w:rsid w:val="00326756"/>
    <w:rsid w:val="003267F8"/>
    <w:rsid w:val="00326845"/>
    <w:rsid w:val="003268D8"/>
    <w:rsid w:val="00326D37"/>
    <w:rsid w:val="00326DF1"/>
    <w:rsid w:val="00326DFC"/>
    <w:rsid w:val="00326F64"/>
    <w:rsid w:val="00327E94"/>
    <w:rsid w:val="003301BA"/>
    <w:rsid w:val="00330580"/>
    <w:rsid w:val="00330BDF"/>
    <w:rsid w:val="0033124B"/>
    <w:rsid w:val="0033127E"/>
    <w:rsid w:val="00331773"/>
    <w:rsid w:val="00331ACC"/>
    <w:rsid w:val="00331B37"/>
    <w:rsid w:val="00331B59"/>
    <w:rsid w:val="00331B9F"/>
    <w:rsid w:val="00331BAD"/>
    <w:rsid w:val="00332364"/>
    <w:rsid w:val="003324BE"/>
    <w:rsid w:val="00332791"/>
    <w:rsid w:val="003327BD"/>
    <w:rsid w:val="00332825"/>
    <w:rsid w:val="003328DD"/>
    <w:rsid w:val="00332B1A"/>
    <w:rsid w:val="00332DDD"/>
    <w:rsid w:val="00332F0E"/>
    <w:rsid w:val="00332F9A"/>
    <w:rsid w:val="00333049"/>
    <w:rsid w:val="0033307B"/>
    <w:rsid w:val="0033314E"/>
    <w:rsid w:val="003332AC"/>
    <w:rsid w:val="00333385"/>
    <w:rsid w:val="003334F2"/>
    <w:rsid w:val="003337A4"/>
    <w:rsid w:val="00333891"/>
    <w:rsid w:val="00333AEC"/>
    <w:rsid w:val="00333B5A"/>
    <w:rsid w:val="00333C2E"/>
    <w:rsid w:val="0033412A"/>
    <w:rsid w:val="0033416D"/>
    <w:rsid w:val="003341FD"/>
    <w:rsid w:val="0033437B"/>
    <w:rsid w:val="00334B25"/>
    <w:rsid w:val="00334C51"/>
    <w:rsid w:val="00335458"/>
    <w:rsid w:val="00335A4D"/>
    <w:rsid w:val="00335CC6"/>
    <w:rsid w:val="00336035"/>
    <w:rsid w:val="00336BD2"/>
    <w:rsid w:val="00336D2B"/>
    <w:rsid w:val="00336DD3"/>
    <w:rsid w:val="00336E5C"/>
    <w:rsid w:val="00337159"/>
    <w:rsid w:val="0033717E"/>
    <w:rsid w:val="003373F9"/>
    <w:rsid w:val="00337A7E"/>
    <w:rsid w:val="00337BFA"/>
    <w:rsid w:val="00337CF5"/>
    <w:rsid w:val="00340226"/>
    <w:rsid w:val="003402EB"/>
    <w:rsid w:val="003407BC"/>
    <w:rsid w:val="00340BA4"/>
    <w:rsid w:val="00341161"/>
    <w:rsid w:val="003418B8"/>
    <w:rsid w:val="00341A26"/>
    <w:rsid w:val="00341A51"/>
    <w:rsid w:val="00341AFF"/>
    <w:rsid w:val="00342234"/>
    <w:rsid w:val="003424AE"/>
    <w:rsid w:val="00342A9B"/>
    <w:rsid w:val="00342E1C"/>
    <w:rsid w:val="00343C7A"/>
    <w:rsid w:val="00343FDD"/>
    <w:rsid w:val="003440F2"/>
    <w:rsid w:val="00344344"/>
    <w:rsid w:val="003445B4"/>
    <w:rsid w:val="00344AA8"/>
    <w:rsid w:val="00344C19"/>
    <w:rsid w:val="00344EC9"/>
    <w:rsid w:val="003451CA"/>
    <w:rsid w:val="0034572C"/>
    <w:rsid w:val="0034597E"/>
    <w:rsid w:val="00345A23"/>
    <w:rsid w:val="00345CD9"/>
    <w:rsid w:val="00345DE3"/>
    <w:rsid w:val="00345E13"/>
    <w:rsid w:val="00345FBE"/>
    <w:rsid w:val="00346071"/>
    <w:rsid w:val="00346179"/>
    <w:rsid w:val="003464BF"/>
    <w:rsid w:val="003466DA"/>
    <w:rsid w:val="00346A89"/>
    <w:rsid w:val="00346B09"/>
    <w:rsid w:val="00346B46"/>
    <w:rsid w:val="00346D39"/>
    <w:rsid w:val="00346FD1"/>
    <w:rsid w:val="00346FE0"/>
    <w:rsid w:val="00347157"/>
    <w:rsid w:val="00347C73"/>
    <w:rsid w:val="00347D62"/>
    <w:rsid w:val="00350186"/>
    <w:rsid w:val="003503E9"/>
    <w:rsid w:val="003507ED"/>
    <w:rsid w:val="003509CB"/>
    <w:rsid w:val="00350E1F"/>
    <w:rsid w:val="003518D0"/>
    <w:rsid w:val="003518FC"/>
    <w:rsid w:val="003520E0"/>
    <w:rsid w:val="00352236"/>
    <w:rsid w:val="00352467"/>
    <w:rsid w:val="0035255A"/>
    <w:rsid w:val="003529E4"/>
    <w:rsid w:val="003537F0"/>
    <w:rsid w:val="00353DC1"/>
    <w:rsid w:val="003540A9"/>
    <w:rsid w:val="00354176"/>
    <w:rsid w:val="00354B0B"/>
    <w:rsid w:val="00354FC3"/>
    <w:rsid w:val="00354FCA"/>
    <w:rsid w:val="003557B3"/>
    <w:rsid w:val="003561F0"/>
    <w:rsid w:val="00356631"/>
    <w:rsid w:val="00356824"/>
    <w:rsid w:val="00357180"/>
    <w:rsid w:val="0035799B"/>
    <w:rsid w:val="00357DE7"/>
    <w:rsid w:val="0036014C"/>
    <w:rsid w:val="00360252"/>
    <w:rsid w:val="00360479"/>
    <w:rsid w:val="00360512"/>
    <w:rsid w:val="00360650"/>
    <w:rsid w:val="0036081C"/>
    <w:rsid w:val="00360FE5"/>
    <w:rsid w:val="003610D1"/>
    <w:rsid w:val="0036141A"/>
    <w:rsid w:val="00361A9D"/>
    <w:rsid w:val="00361DF3"/>
    <w:rsid w:val="00362248"/>
    <w:rsid w:val="003628EA"/>
    <w:rsid w:val="00362D30"/>
    <w:rsid w:val="00362D9F"/>
    <w:rsid w:val="003635CC"/>
    <w:rsid w:val="00363DC2"/>
    <w:rsid w:val="00363DD6"/>
    <w:rsid w:val="00363DF6"/>
    <w:rsid w:val="00364062"/>
    <w:rsid w:val="003641E2"/>
    <w:rsid w:val="0036438D"/>
    <w:rsid w:val="00364549"/>
    <w:rsid w:val="00364A0B"/>
    <w:rsid w:val="00364A1C"/>
    <w:rsid w:val="00364B36"/>
    <w:rsid w:val="00364E9F"/>
    <w:rsid w:val="00364F73"/>
    <w:rsid w:val="0036521E"/>
    <w:rsid w:val="00365286"/>
    <w:rsid w:val="00365AEA"/>
    <w:rsid w:val="00365CA1"/>
    <w:rsid w:val="00365DBF"/>
    <w:rsid w:val="00365EC2"/>
    <w:rsid w:val="0036616C"/>
    <w:rsid w:val="003661D7"/>
    <w:rsid w:val="00366455"/>
    <w:rsid w:val="00366557"/>
    <w:rsid w:val="0036674D"/>
    <w:rsid w:val="003667DA"/>
    <w:rsid w:val="00366928"/>
    <w:rsid w:val="0036698D"/>
    <w:rsid w:val="003669C6"/>
    <w:rsid w:val="00366B60"/>
    <w:rsid w:val="00366D10"/>
    <w:rsid w:val="00366F24"/>
    <w:rsid w:val="0036728D"/>
    <w:rsid w:val="00367BD0"/>
    <w:rsid w:val="00370059"/>
    <w:rsid w:val="0037026C"/>
    <w:rsid w:val="00370729"/>
    <w:rsid w:val="00370AE1"/>
    <w:rsid w:val="00371095"/>
    <w:rsid w:val="0037114D"/>
    <w:rsid w:val="00371313"/>
    <w:rsid w:val="00372038"/>
    <w:rsid w:val="003722D5"/>
    <w:rsid w:val="00372708"/>
    <w:rsid w:val="0037283E"/>
    <w:rsid w:val="00372CEC"/>
    <w:rsid w:val="00373015"/>
    <w:rsid w:val="0037313A"/>
    <w:rsid w:val="00373218"/>
    <w:rsid w:val="0037348A"/>
    <w:rsid w:val="00373665"/>
    <w:rsid w:val="0037371D"/>
    <w:rsid w:val="003746FF"/>
    <w:rsid w:val="00374D60"/>
    <w:rsid w:val="00375490"/>
    <w:rsid w:val="00375ABE"/>
    <w:rsid w:val="00375DD1"/>
    <w:rsid w:val="0037653C"/>
    <w:rsid w:val="00376676"/>
    <w:rsid w:val="003768F4"/>
    <w:rsid w:val="00376B0B"/>
    <w:rsid w:val="00376BBE"/>
    <w:rsid w:val="003773BC"/>
    <w:rsid w:val="0037751B"/>
    <w:rsid w:val="003775F6"/>
    <w:rsid w:val="00377C37"/>
    <w:rsid w:val="00377C6E"/>
    <w:rsid w:val="0038040D"/>
    <w:rsid w:val="003805C6"/>
    <w:rsid w:val="00380B7E"/>
    <w:rsid w:val="00380E0D"/>
    <w:rsid w:val="00380EB9"/>
    <w:rsid w:val="003817D2"/>
    <w:rsid w:val="0038181A"/>
    <w:rsid w:val="0038195D"/>
    <w:rsid w:val="00381F65"/>
    <w:rsid w:val="003825D6"/>
    <w:rsid w:val="0038284F"/>
    <w:rsid w:val="0038306E"/>
    <w:rsid w:val="0038341D"/>
    <w:rsid w:val="0038348A"/>
    <w:rsid w:val="003835A0"/>
    <w:rsid w:val="003837F1"/>
    <w:rsid w:val="00383A44"/>
    <w:rsid w:val="00383BC8"/>
    <w:rsid w:val="00383FBA"/>
    <w:rsid w:val="00384557"/>
    <w:rsid w:val="003848F0"/>
    <w:rsid w:val="00384A6D"/>
    <w:rsid w:val="00384B82"/>
    <w:rsid w:val="00384F16"/>
    <w:rsid w:val="00385395"/>
    <w:rsid w:val="00386013"/>
    <w:rsid w:val="0038693B"/>
    <w:rsid w:val="00386976"/>
    <w:rsid w:val="00386B28"/>
    <w:rsid w:val="00386EB4"/>
    <w:rsid w:val="00386FAE"/>
    <w:rsid w:val="00387104"/>
    <w:rsid w:val="00387388"/>
    <w:rsid w:val="003875B0"/>
    <w:rsid w:val="00387FF5"/>
    <w:rsid w:val="0039006F"/>
    <w:rsid w:val="00390638"/>
    <w:rsid w:val="00390841"/>
    <w:rsid w:val="00390C30"/>
    <w:rsid w:val="00390C79"/>
    <w:rsid w:val="00390D97"/>
    <w:rsid w:val="00390DFD"/>
    <w:rsid w:val="0039107E"/>
    <w:rsid w:val="00391A96"/>
    <w:rsid w:val="00392481"/>
    <w:rsid w:val="003924E4"/>
    <w:rsid w:val="0039276B"/>
    <w:rsid w:val="00392934"/>
    <w:rsid w:val="00392964"/>
    <w:rsid w:val="003933C0"/>
    <w:rsid w:val="0039356D"/>
    <w:rsid w:val="003939BC"/>
    <w:rsid w:val="00393A9B"/>
    <w:rsid w:val="00393AA7"/>
    <w:rsid w:val="00393E27"/>
    <w:rsid w:val="003944CD"/>
    <w:rsid w:val="00394882"/>
    <w:rsid w:val="00394980"/>
    <w:rsid w:val="00394981"/>
    <w:rsid w:val="00394C7D"/>
    <w:rsid w:val="00394D07"/>
    <w:rsid w:val="003952ED"/>
    <w:rsid w:val="00395602"/>
    <w:rsid w:val="0039588E"/>
    <w:rsid w:val="00395C83"/>
    <w:rsid w:val="003962B1"/>
    <w:rsid w:val="00396302"/>
    <w:rsid w:val="00396457"/>
    <w:rsid w:val="0039655B"/>
    <w:rsid w:val="00396E1D"/>
    <w:rsid w:val="00397283"/>
    <w:rsid w:val="003972F9"/>
    <w:rsid w:val="003973D8"/>
    <w:rsid w:val="00397747"/>
    <w:rsid w:val="00397986"/>
    <w:rsid w:val="00397D55"/>
    <w:rsid w:val="00397E56"/>
    <w:rsid w:val="00397F12"/>
    <w:rsid w:val="00397FBB"/>
    <w:rsid w:val="003A011C"/>
    <w:rsid w:val="003A012B"/>
    <w:rsid w:val="003A0546"/>
    <w:rsid w:val="003A0733"/>
    <w:rsid w:val="003A0AE1"/>
    <w:rsid w:val="003A1499"/>
    <w:rsid w:val="003A1536"/>
    <w:rsid w:val="003A1BEA"/>
    <w:rsid w:val="003A1CFE"/>
    <w:rsid w:val="003A1E3F"/>
    <w:rsid w:val="003A2075"/>
    <w:rsid w:val="003A2287"/>
    <w:rsid w:val="003A22B2"/>
    <w:rsid w:val="003A2516"/>
    <w:rsid w:val="003A2617"/>
    <w:rsid w:val="003A26FD"/>
    <w:rsid w:val="003A2781"/>
    <w:rsid w:val="003A2C5B"/>
    <w:rsid w:val="003A2E08"/>
    <w:rsid w:val="003A3517"/>
    <w:rsid w:val="003A3645"/>
    <w:rsid w:val="003A378D"/>
    <w:rsid w:val="003A38B3"/>
    <w:rsid w:val="003A4160"/>
    <w:rsid w:val="003A4DB1"/>
    <w:rsid w:val="003A5170"/>
    <w:rsid w:val="003A532D"/>
    <w:rsid w:val="003A573F"/>
    <w:rsid w:val="003A59BE"/>
    <w:rsid w:val="003A5F2F"/>
    <w:rsid w:val="003A5F6C"/>
    <w:rsid w:val="003A65E5"/>
    <w:rsid w:val="003A6A29"/>
    <w:rsid w:val="003A6AE9"/>
    <w:rsid w:val="003A6FAC"/>
    <w:rsid w:val="003A77C7"/>
    <w:rsid w:val="003A7993"/>
    <w:rsid w:val="003B0204"/>
    <w:rsid w:val="003B06FA"/>
    <w:rsid w:val="003B07E6"/>
    <w:rsid w:val="003B0863"/>
    <w:rsid w:val="003B0DAE"/>
    <w:rsid w:val="003B0E2B"/>
    <w:rsid w:val="003B2022"/>
    <w:rsid w:val="003B22B9"/>
    <w:rsid w:val="003B273C"/>
    <w:rsid w:val="003B2780"/>
    <w:rsid w:val="003B278D"/>
    <w:rsid w:val="003B3341"/>
    <w:rsid w:val="003B3688"/>
    <w:rsid w:val="003B3934"/>
    <w:rsid w:val="003B3A97"/>
    <w:rsid w:val="003B3DA8"/>
    <w:rsid w:val="003B3F31"/>
    <w:rsid w:val="003B3F70"/>
    <w:rsid w:val="003B4057"/>
    <w:rsid w:val="003B4590"/>
    <w:rsid w:val="003B45CA"/>
    <w:rsid w:val="003B4D71"/>
    <w:rsid w:val="003B52F7"/>
    <w:rsid w:val="003B532B"/>
    <w:rsid w:val="003B5438"/>
    <w:rsid w:val="003B558A"/>
    <w:rsid w:val="003B66F8"/>
    <w:rsid w:val="003B67D3"/>
    <w:rsid w:val="003B6C67"/>
    <w:rsid w:val="003B6DD2"/>
    <w:rsid w:val="003B6F8E"/>
    <w:rsid w:val="003B6FA1"/>
    <w:rsid w:val="003B7CD5"/>
    <w:rsid w:val="003B7EE6"/>
    <w:rsid w:val="003C018A"/>
    <w:rsid w:val="003C06B5"/>
    <w:rsid w:val="003C0779"/>
    <w:rsid w:val="003C0B96"/>
    <w:rsid w:val="003C0CB5"/>
    <w:rsid w:val="003C0E21"/>
    <w:rsid w:val="003C11CC"/>
    <w:rsid w:val="003C1477"/>
    <w:rsid w:val="003C1CA8"/>
    <w:rsid w:val="003C1F06"/>
    <w:rsid w:val="003C22D1"/>
    <w:rsid w:val="003C29E3"/>
    <w:rsid w:val="003C2AF3"/>
    <w:rsid w:val="003C2BD4"/>
    <w:rsid w:val="003C38A9"/>
    <w:rsid w:val="003C38E1"/>
    <w:rsid w:val="003C3A6D"/>
    <w:rsid w:val="003C3C7F"/>
    <w:rsid w:val="003C3D55"/>
    <w:rsid w:val="003C3D9F"/>
    <w:rsid w:val="003C40F0"/>
    <w:rsid w:val="003C432B"/>
    <w:rsid w:val="003C4594"/>
    <w:rsid w:val="003C4682"/>
    <w:rsid w:val="003C4B0E"/>
    <w:rsid w:val="003C5364"/>
    <w:rsid w:val="003C53E5"/>
    <w:rsid w:val="003C549A"/>
    <w:rsid w:val="003C5B01"/>
    <w:rsid w:val="003C5F0D"/>
    <w:rsid w:val="003C60B6"/>
    <w:rsid w:val="003C6209"/>
    <w:rsid w:val="003C6823"/>
    <w:rsid w:val="003C686B"/>
    <w:rsid w:val="003C6ABD"/>
    <w:rsid w:val="003C6E64"/>
    <w:rsid w:val="003C6FD9"/>
    <w:rsid w:val="003C72F8"/>
    <w:rsid w:val="003C772C"/>
    <w:rsid w:val="003C7754"/>
    <w:rsid w:val="003C77DB"/>
    <w:rsid w:val="003C787F"/>
    <w:rsid w:val="003C78A6"/>
    <w:rsid w:val="003C78F9"/>
    <w:rsid w:val="003C7B86"/>
    <w:rsid w:val="003D0072"/>
    <w:rsid w:val="003D022F"/>
    <w:rsid w:val="003D02F5"/>
    <w:rsid w:val="003D0378"/>
    <w:rsid w:val="003D0489"/>
    <w:rsid w:val="003D06D6"/>
    <w:rsid w:val="003D0726"/>
    <w:rsid w:val="003D0F08"/>
    <w:rsid w:val="003D1630"/>
    <w:rsid w:val="003D1B44"/>
    <w:rsid w:val="003D1D16"/>
    <w:rsid w:val="003D1E3F"/>
    <w:rsid w:val="003D2119"/>
    <w:rsid w:val="003D2B59"/>
    <w:rsid w:val="003D2C8A"/>
    <w:rsid w:val="003D2CEF"/>
    <w:rsid w:val="003D2D75"/>
    <w:rsid w:val="003D2FE5"/>
    <w:rsid w:val="003D3256"/>
    <w:rsid w:val="003D35AE"/>
    <w:rsid w:val="003D36ED"/>
    <w:rsid w:val="003D3728"/>
    <w:rsid w:val="003D38EF"/>
    <w:rsid w:val="003D390A"/>
    <w:rsid w:val="003D3E91"/>
    <w:rsid w:val="003D3F8B"/>
    <w:rsid w:val="003D3FA1"/>
    <w:rsid w:val="003D413D"/>
    <w:rsid w:val="003D4E16"/>
    <w:rsid w:val="003D51BB"/>
    <w:rsid w:val="003D5303"/>
    <w:rsid w:val="003D5F75"/>
    <w:rsid w:val="003D5FBF"/>
    <w:rsid w:val="003D6562"/>
    <w:rsid w:val="003D69EA"/>
    <w:rsid w:val="003D6C01"/>
    <w:rsid w:val="003D6D99"/>
    <w:rsid w:val="003D6ECA"/>
    <w:rsid w:val="003D6F97"/>
    <w:rsid w:val="003D7080"/>
    <w:rsid w:val="003D750B"/>
    <w:rsid w:val="003D7777"/>
    <w:rsid w:val="003D79E9"/>
    <w:rsid w:val="003D7A11"/>
    <w:rsid w:val="003D7A8C"/>
    <w:rsid w:val="003D7FDE"/>
    <w:rsid w:val="003E0608"/>
    <w:rsid w:val="003E063C"/>
    <w:rsid w:val="003E0AE2"/>
    <w:rsid w:val="003E0E24"/>
    <w:rsid w:val="003E0ED3"/>
    <w:rsid w:val="003E1045"/>
    <w:rsid w:val="003E1064"/>
    <w:rsid w:val="003E1B05"/>
    <w:rsid w:val="003E1C11"/>
    <w:rsid w:val="003E1E62"/>
    <w:rsid w:val="003E1EA9"/>
    <w:rsid w:val="003E2289"/>
    <w:rsid w:val="003E2325"/>
    <w:rsid w:val="003E2418"/>
    <w:rsid w:val="003E24A8"/>
    <w:rsid w:val="003E2ACB"/>
    <w:rsid w:val="003E2D3C"/>
    <w:rsid w:val="003E2E68"/>
    <w:rsid w:val="003E307D"/>
    <w:rsid w:val="003E30D2"/>
    <w:rsid w:val="003E3213"/>
    <w:rsid w:val="003E3B94"/>
    <w:rsid w:val="003E41EA"/>
    <w:rsid w:val="003E4202"/>
    <w:rsid w:val="003E42B4"/>
    <w:rsid w:val="003E4351"/>
    <w:rsid w:val="003E472D"/>
    <w:rsid w:val="003E4843"/>
    <w:rsid w:val="003E4965"/>
    <w:rsid w:val="003E4BDC"/>
    <w:rsid w:val="003E5148"/>
    <w:rsid w:val="003E521B"/>
    <w:rsid w:val="003E52D6"/>
    <w:rsid w:val="003E5352"/>
    <w:rsid w:val="003E5953"/>
    <w:rsid w:val="003E5BFB"/>
    <w:rsid w:val="003E64B0"/>
    <w:rsid w:val="003E669D"/>
    <w:rsid w:val="003E6B3B"/>
    <w:rsid w:val="003E718C"/>
    <w:rsid w:val="003E73AC"/>
    <w:rsid w:val="003E745D"/>
    <w:rsid w:val="003E74FB"/>
    <w:rsid w:val="003E779F"/>
    <w:rsid w:val="003E795F"/>
    <w:rsid w:val="003E7A8F"/>
    <w:rsid w:val="003E7FA6"/>
    <w:rsid w:val="003F00A6"/>
    <w:rsid w:val="003F094F"/>
    <w:rsid w:val="003F0E0B"/>
    <w:rsid w:val="003F0FAA"/>
    <w:rsid w:val="003F115C"/>
    <w:rsid w:val="003F12ED"/>
    <w:rsid w:val="003F12F2"/>
    <w:rsid w:val="003F137C"/>
    <w:rsid w:val="003F16C8"/>
    <w:rsid w:val="003F19DF"/>
    <w:rsid w:val="003F1AA7"/>
    <w:rsid w:val="003F1C09"/>
    <w:rsid w:val="003F2418"/>
    <w:rsid w:val="003F26C6"/>
    <w:rsid w:val="003F2823"/>
    <w:rsid w:val="003F29BB"/>
    <w:rsid w:val="003F2C82"/>
    <w:rsid w:val="003F37B3"/>
    <w:rsid w:val="003F41AE"/>
    <w:rsid w:val="003F4240"/>
    <w:rsid w:val="003F4805"/>
    <w:rsid w:val="003F5105"/>
    <w:rsid w:val="003F5734"/>
    <w:rsid w:val="003F5822"/>
    <w:rsid w:val="003F5BF2"/>
    <w:rsid w:val="003F5F28"/>
    <w:rsid w:val="003F6064"/>
    <w:rsid w:val="003F6460"/>
    <w:rsid w:val="003F6498"/>
    <w:rsid w:val="003F65B0"/>
    <w:rsid w:val="003F676D"/>
    <w:rsid w:val="003F6AF9"/>
    <w:rsid w:val="003F6C5F"/>
    <w:rsid w:val="003F6DAA"/>
    <w:rsid w:val="00400630"/>
    <w:rsid w:val="00400BDA"/>
    <w:rsid w:val="00400C92"/>
    <w:rsid w:val="00400F1D"/>
    <w:rsid w:val="00400FF4"/>
    <w:rsid w:val="00401127"/>
    <w:rsid w:val="0040112E"/>
    <w:rsid w:val="00401A04"/>
    <w:rsid w:val="00401A1B"/>
    <w:rsid w:val="00401FDE"/>
    <w:rsid w:val="00402222"/>
    <w:rsid w:val="00402678"/>
    <w:rsid w:val="00402AF5"/>
    <w:rsid w:val="00402C1B"/>
    <w:rsid w:val="00402D62"/>
    <w:rsid w:val="00402EA7"/>
    <w:rsid w:val="00403686"/>
    <w:rsid w:val="004037A0"/>
    <w:rsid w:val="00403838"/>
    <w:rsid w:val="0040414C"/>
    <w:rsid w:val="00404444"/>
    <w:rsid w:val="004044F4"/>
    <w:rsid w:val="0040487A"/>
    <w:rsid w:val="004048E3"/>
    <w:rsid w:val="00404954"/>
    <w:rsid w:val="00404B49"/>
    <w:rsid w:val="00404E16"/>
    <w:rsid w:val="00404FC3"/>
    <w:rsid w:val="004053A1"/>
    <w:rsid w:val="004055CE"/>
    <w:rsid w:val="0040563B"/>
    <w:rsid w:val="00405B7B"/>
    <w:rsid w:val="00405BCD"/>
    <w:rsid w:val="00405E02"/>
    <w:rsid w:val="00405F28"/>
    <w:rsid w:val="00406A77"/>
    <w:rsid w:val="00406E24"/>
    <w:rsid w:val="00407313"/>
    <w:rsid w:val="004076FA"/>
    <w:rsid w:val="00407702"/>
    <w:rsid w:val="004100D7"/>
    <w:rsid w:val="00410349"/>
    <w:rsid w:val="004103E0"/>
    <w:rsid w:val="004104DB"/>
    <w:rsid w:val="00410655"/>
    <w:rsid w:val="00410987"/>
    <w:rsid w:val="00410C64"/>
    <w:rsid w:val="00410FA2"/>
    <w:rsid w:val="00411139"/>
    <w:rsid w:val="00411236"/>
    <w:rsid w:val="0041123E"/>
    <w:rsid w:val="00411355"/>
    <w:rsid w:val="0041135C"/>
    <w:rsid w:val="00411637"/>
    <w:rsid w:val="00411AF7"/>
    <w:rsid w:val="004120EF"/>
    <w:rsid w:val="004123E9"/>
    <w:rsid w:val="004125C1"/>
    <w:rsid w:val="00412629"/>
    <w:rsid w:val="00412872"/>
    <w:rsid w:val="00412984"/>
    <w:rsid w:val="004129AE"/>
    <w:rsid w:val="00412A65"/>
    <w:rsid w:val="00412B6D"/>
    <w:rsid w:val="00412E9C"/>
    <w:rsid w:val="00412EF9"/>
    <w:rsid w:val="00412F2C"/>
    <w:rsid w:val="004132CE"/>
    <w:rsid w:val="00413366"/>
    <w:rsid w:val="0041338B"/>
    <w:rsid w:val="0041348B"/>
    <w:rsid w:val="004138DA"/>
    <w:rsid w:val="00413954"/>
    <w:rsid w:val="00413B9A"/>
    <w:rsid w:val="00413C10"/>
    <w:rsid w:val="00413F47"/>
    <w:rsid w:val="004141D6"/>
    <w:rsid w:val="004142BC"/>
    <w:rsid w:val="00414643"/>
    <w:rsid w:val="00414FAE"/>
    <w:rsid w:val="00415972"/>
    <w:rsid w:val="00415D78"/>
    <w:rsid w:val="00415E46"/>
    <w:rsid w:val="00416344"/>
    <w:rsid w:val="004163F0"/>
    <w:rsid w:val="004167A6"/>
    <w:rsid w:val="004167F6"/>
    <w:rsid w:val="004168A2"/>
    <w:rsid w:val="00416C90"/>
    <w:rsid w:val="00416D3F"/>
    <w:rsid w:val="00417115"/>
    <w:rsid w:val="004171E9"/>
    <w:rsid w:val="004174E5"/>
    <w:rsid w:val="0041754B"/>
    <w:rsid w:val="00417A33"/>
    <w:rsid w:val="00417B4B"/>
    <w:rsid w:val="00417C70"/>
    <w:rsid w:val="00417DD7"/>
    <w:rsid w:val="00417E6A"/>
    <w:rsid w:val="00417E6E"/>
    <w:rsid w:val="004204A9"/>
    <w:rsid w:val="00420752"/>
    <w:rsid w:val="00420BBD"/>
    <w:rsid w:val="00420D9E"/>
    <w:rsid w:val="004218A5"/>
    <w:rsid w:val="004218C0"/>
    <w:rsid w:val="004219FE"/>
    <w:rsid w:val="00421E72"/>
    <w:rsid w:val="004224C4"/>
    <w:rsid w:val="0042297C"/>
    <w:rsid w:val="00422C86"/>
    <w:rsid w:val="00422E79"/>
    <w:rsid w:val="004236B9"/>
    <w:rsid w:val="004238BC"/>
    <w:rsid w:val="0042391F"/>
    <w:rsid w:val="00423D1E"/>
    <w:rsid w:val="00424A55"/>
    <w:rsid w:val="00425442"/>
    <w:rsid w:val="00425998"/>
    <w:rsid w:val="004259F3"/>
    <w:rsid w:val="00425C7F"/>
    <w:rsid w:val="0042627E"/>
    <w:rsid w:val="00426382"/>
    <w:rsid w:val="0042728A"/>
    <w:rsid w:val="004272A0"/>
    <w:rsid w:val="00427575"/>
    <w:rsid w:val="004275D2"/>
    <w:rsid w:val="004276E4"/>
    <w:rsid w:val="004301D9"/>
    <w:rsid w:val="004303FF"/>
    <w:rsid w:val="004304C1"/>
    <w:rsid w:val="0043053E"/>
    <w:rsid w:val="004308AC"/>
    <w:rsid w:val="00430EF8"/>
    <w:rsid w:val="004311BD"/>
    <w:rsid w:val="0043162E"/>
    <w:rsid w:val="004316E2"/>
    <w:rsid w:val="00431BF8"/>
    <w:rsid w:val="00431DB0"/>
    <w:rsid w:val="0043200D"/>
    <w:rsid w:val="004327D3"/>
    <w:rsid w:val="00432A2A"/>
    <w:rsid w:val="00432CE1"/>
    <w:rsid w:val="00432F1A"/>
    <w:rsid w:val="004333E3"/>
    <w:rsid w:val="00433946"/>
    <w:rsid w:val="00433DE5"/>
    <w:rsid w:val="00433EAE"/>
    <w:rsid w:val="00434206"/>
    <w:rsid w:val="00434587"/>
    <w:rsid w:val="00434A85"/>
    <w:rsid w:val="00434F64"/>
    <w:rsid w:val="004352F1"/>
    <w:rsid w:val="00435399"/>
    <w:rsid w:val="004356AB"/>
    <w:rsid w:val="004359DC"/>
    <w:rsid w:val="00435FE1"/>
    <w:rsid w:val="0043610F"/>
    <w:rsid w:val="00436A8B"/>
    <w:rsid w:val="004373F5"/>
    <w:rsid w:val="00437D75"/>
    <w:rsid w:val="00437DD2"/>
    <w:rsid w:val="00440171"/>
    <w:rsid w:val="00440267"/>
    <w:rsid w:val="004405E6"/>
    <w:rsid w:val="00440961"/>
    <w:rsid w:val="00440E24"/>
    <w:rsid w:val="0044145C"/>
    <w:rsid w:val="00441DDC"/>
    <w:rsid w:val="004423F4"/>
    <w:rsid w:val="00442744"/>
    <w:rsid w:val="0044288A"/>
    <w:rsid w:val="004428C0"/>
    <w:rsid w:val="00442B0F"/>
    <w:rsid w:val="00442F68"/>
    <w:rsid w:val="00442FDD"/>
    <w:rsid w:val="004430F6"/>
    <w:rsid w:val="00443198"/>
    <w:rsid w:val="00443564"/>
    <w:rsid w:val="0044358D"/>
    <w:rsid w:val="00443B6E"/>
    <w:rsid w:val="00443D7D"/>
    <w:rsid w:val="00443D96"/>
    <w:rsid w:val="00443EB6"/>
    <w:rsid w:val="004443E3"/>
    <w:rsid w:val="00444468"/>
    <w:rsid w:val="00444632"/>
    <w:rsid w:val="00444695"/>
    <w:rsid w:val="00445198"/>
    <w:rsid w:val="0044523C"/>
    <w:rsid w:val="004453D3"/>
    <w:rsid w:val="00445600"/>
    <w:rsid w:val="00445994"/>
    <w:rsid w:val="00445B20"/>
    <w:rsid w:val="00445D19"/>
    <w:rsid w:val="00445DC1"/>
    <w:rsid w:val="00445DEF"/>
    <w:rsid w:val="004464E0"/>
    <w:rsid w:val="00446552"/>
    <w:rsid w:val="004468F6"/>
    <w:rsid w:val="00446937"/>
    <w:rsid w:val="00447106"/>
    <w:rsid w:val="00447286"/>
    <w:rsid w:val="004475DB"/>
    <w:rsid w:val="004476FE"/>
    <w:rsid w:val="00447F1D"/>
    <w:rsid w:val="00450598"/>
    <w:rsid w:val="00450E9B"/>
    <w:rsid w:val="00450EF2"/>
    <w:rsid w:val="00450FCC"/>
    <w:rsid w:val="004510BD"/>
    <w:rsid w:val="00451270"/>
    <w:rsid w:val="00451648"/>
    <w:rsid w:val="00451823"/>
    <w:rsid w:val="00451995"/>
    <w:rsid w:val="00451A85"/>
    <w:rsid w:val="00451E87"/>
    <w:rsid w:val="00451FB9"/>
    <w:rsid w:val="004520AD"/>
    <w:rsid w:val="004521E3"/>
    <w:rsid w:val="004527F0"/>
    <w:rsid w:val="00452823"/>
    <w:rsid w:val="004528FB"/>
    <w:rsid w:val="004530FB"/>
    <w:rsid w:val="00453798"/>
    <w:rsid w:val="004537B0"/>
    <w:rsid w:val="004537E9"/>
    <w:rsid w:val="00453815"/>
    <w:rsid w:val="00453A50"/>
    <w:rsid w:val="00453D17"/>
    <w:rsid w:val="00453E33"/>
    <w:rsid w:val="00454085"/>
    <w:rsid w:val="004540C4"/>
    <w:rsid w:val="004540E0"/>
    <w:rsid w:val="0045428D"/>
    <w:rsid w:val="004543BB"/>
    <w:rsid w:val="004545FB"/>
    <w:rsid w:val="00455615"/>
    <w:rsid w:val="00455863"/>
    <w:rsid w:val="0045594A"/>
    <w:rsid w:val="00455A40"/>
    <w:rsid w:val="00456211"/>
    <w:rsid w:val="00456585"/>
    <w:rsid w:val="004569F5"/>
    <w:rsid w:val="00456A7D"/>
    <w:rsid w:val="00456C52"/>
    <w:rsid w:val="00456D40"/>
    <w:rsid w:val="00456DB5"/>
    <w:rsid w:val="00456E69"/>
    <w:rsid w:val="00456F25"/>
    <w:rsid w:val="00457149"/>
    <w:rsid w:val="004572A9"/>
    <w:rsid w:val="004574EF"/>
    <w:rsid w:val="00457547"/>
    <w:rsid w:val="004576AC"/>
    <w:rsid w:val="004578CC"/>
    <w:rsid w:val="00457D7C"/>
    <w:rsid w:val="0046006D"/>
    <w:rsid w:val="004605A7"/>
    <w:rsid w:val="00460680"/>
    <w:rsid w:val="00460847"/>
    <w:rsid w:val="004608ED"/>
    <w:rsid w:val="00460A9B"/>
    <w:rsid w:val="00460E3D"/>
    <w:rsid w:val="00461133"/>
    <w:rsid w:val="004612F2"/>
    <w:rsid w:val="004615DE"/>
    <w:rsid w:val="00461A98"/>
    <w:rsid w:val="0046232D"/>
    <w:rsid w:val="00462457"/>
    <w:rsid w:val="00462565"/>
    <w:rsid w:val="004627F1"/>
    <w:rsid w:val="004628C2"/>
    <w:rsid w:val="00463222"/>
    <w:rsid w:val="004632A8"/>
    <w:rsid w:val="0046340C"/>
    <w:rsid w:val="00463469"/>
    <w:rsid w:val="00463678"/>
    <w:rsid w:val="004638A0"/>
    <w:rsid w:val="00463BFC"/>
    <w:rsid w:val="004642E6"/>
    <w:rsid w:val="00464387"/>
    <w:rsid w:val="004644B4"/>
    <w:rsid w:val="004649C2"/>
    <w:rsid w:val="00464A15"/>
    <w:rsid w:val="00464B68"/>
    <w:rsid w:val="00464C8B"/>
    <w:rsid w:val="004655FA"/>
    <w:rsid w:val="004657B7"/>
    <w:rsid w:val="00465861"/>
    <w:rsid w:val="0046586F"/>
    <w:rsid w:val="00466082"/>
    <w:rsid w:val="0046650C"/>
    <w:rsid w:val="00466B36"/>
    <w:rsid w:val="00466CD6"/>
    <w:rsid w:val="004670FD"/>
    <w:rsid w:val="0046740E"/>
    <w:rsid w:val="00467574"/>
    <w:rsid w:val="004677BB"/>
    <w:rsid w:val="004700E4"/>
    <w:rsid w:val="00470C0E"/>
    <w:rsid w:val="00470C59"/>
    <w:rsid w:val="00470F30"/>
    <w:rsid w:val="004710B1"/>
    <w:rsid w:val="004711D4"/>
    <w:rsid w:val="004713A5"/>
    <w:rsid w:val="004716D6"/>
    <w:rsid w:val="00471AE9"/>
    <w:rsid w:val="00472703"/>
    <w:rsid w:val="004727A7"/>
    <w:rsid w:val="00472921"/>
    <w:rsid w:val="0047299F"/>
    <w:rsid w:val="00472C61"/>
    <w:rsid w:val="00472E99"/>
    <w:rsid w:val="00472EB4"/>
    <w:rsid w:val="004733DE"/>
    <w:rsid w:val="0047385A"/>
    <w:rsid w:val="00473A88"/>
    <w:rsid w:val="00473C82"/>
    <w:rsid w:val="00473C93"/>
    <w:rsid w:val="00473EB8"/>
    <w:rsid w:val="00474066"/>
    <w:rsid w:val="0047463B"/>
    <w:rsid w:val="00474A80"/>
    <w:rsid w:val="00475030"/>
    <w:rsid w:val="00475426"/>
    <w:rsid w:val="00475497"/>
    <w:rsid w:val="004754BC"/>
    <w:rsid w:val="004755D8"/>
    <w:rsid w:val="0047630F"/>
    <w:rsid w:val="00476386"/>
    <w:rsid w:val="004773D2"/>
    <w:rsid w:val="0047742C"/>
    <w:rsid w:val="004775E0"/>
    <w:rsid w:val="00477796"/>
    <w:rsid w:val="004778E8"/>
    <w:rsid w:val="0047798A"/>
    <w:rsid w:val="00477B59"/>
    <w:rsid w:val="00477B5B"/>
    <w:rsid w:val="00477CDF"/>
    <w:rsid w:val="00477DCE"/>
    <w:rsid w:val="00477DED"/>
    <w:rsid w:val="00477DFC"/>
    <w:rsid w:val="00480199"/>
    <w:rsid w:val="00480634"/>
    <w:rsid w:val="0048063B"/>
    <w:rsid w:val="0048080A"/>
    <w:rsid w:val="00480861"/>
    <w:rsid w:val="00480881"/>
    <w:rsid w:val="00480CB5"/>
    <w:rsid w:val="00480D73"/>
    <w:rsid w:val="00480E13"/>
    <w:rsid w:val="00481199"/>
    <w:rsid w:val="0048120E"/>
    <w:rsid w:val="004812CD"/>
    <w:rsid w:val="004812D3"/>
    <w:rsid w:val="00481A25"/>
    <w:rsid w:val="004820A5"/>
    <w:rsid w:val="004820D2"/>
    <w:rsid w:val="00482FF3"/>
    <w:rsid w:val="00483051"/>
    <w:rsid w:val="004830B4"/>
    <w:rsid w:val="004835D4"/>
    <w:rsid w:val="00483813"/>
    <w:rsid w:val="00483854"/>
    <w:rsid w:val="004838FD"/>
    <w:rsid w:val="00483911"/>
    <w:rsid w:val="00483AAD"/>
    <w:rsid w:val="00483ADB"/>
    <w:rsid w:val="00483C80"/>
    <w:rsid w:val="00483D02"/>
    <w:rsid w:val="00484023"/>
    <w:rsid w:val="00484654"/>
    <w:rsid w:val="004848C6"/>
    <w:rsid w:val="00484FD7"/>
    <w:rsid w:val="004862F6"/>
    <w:rsid w:val="00486626"/>
    <w:rsid w:val="0048681E"/>
    <w:rsid w:val="004871C7"/>
    <w:rsid w:val="00487407"/>
    <w:rsid w:val="00487D18"/>
    <w:rsid w:val="00487DC5"/>
    <w:rsid w:val="004909D6"/>
    <w:rsid w:val="00490FA0"/>
    <w:rsid w:val="004910CF"/>
    <w:rsid w:val="0049154D"/>
    <w:rsid w:val="0049167B"/>
    <w:rsid w:val="004918AF"/>
    <w:rsid w:val="00491914"/>
    <w:rsid w:val="00492198"/>
    <w:rsid w:val="00492249"/>
    <w:rsid w:val="00493257"/>
    <w:rsid w:val="0049399D"/>
    <w:rsid w:val="00493B7A"/>
    <w:rsid w:val="00493BC8"/>
    <w:rsid w:val="00494048"/>
    <w:rsid w:val="0049435A"/>
    <w:rsid w:val="004943C9"/>
    <w:rsid w:val="00494928"/>
    <w:rsid w:val="00494F06"/>
    <w:rsid w:val="0049555C"/>
    <w:rsid w:val="00495613"/>
    <w:rsid w:val="00495677"/>
    <w:rsid w:val="004956D5"/>
    <w:rsid w:val="00495707"/>
    <w:rsid w:val="00495713"/>
    <w:rsid w:val="00495761"/>
    <w:rsid w:val="00495979"/>
    <w:rsid w:val="00495F2B"/>
    <w:rsid w:val="00496072"/>
    <w:rsid w:val="004960D4"/>
    <w:rsid w:val="00496389"/>
    <w:rsid w:val="004967D7"/>
    <w:rsid w:val="004968CB"/>
    <w:rsid w:val="00496909"/>
    <w:rsid w:val="00496DB9"/>
    <w:rsid w:val="00496E9E"/>
    <w:rsid w:val="004970FA"/>
    <w:rsid w:val="00497183"/>
    <w:rsid w:val="00497614"/>
    <w:rsid w:val="004977E5"/>
    <w:rsid w:val="004979CC"/>
    <w:rsid w:val="004A01DF"/>
    <w:rsid w:val="004A0686"/>
    <w:rsid w:val="004A0FFB"/>
    <w:rsid w:val="004A1578"/>
    <w:rsid w:val="004A1654"/>
    <w:rsid w:val="004A168B"/>
    <w:rsid w:val="004A17B6"/>
    <w:rsid w:val="004A1EA2"/>
    <w:rsid w:val="004A23A7"/>
    <w:rsid w:val="004A2895"/>
    <w:rsid w:val="004A3141"/>
    <w:rsid w:val="004A333B"/>
    <w:rsid w:val="004A34AC"/>
    <w:rsid w:val="004A3598"/>
    <w:rsid w:val="004A35CB"/>
    <w:rsid w:val="004A4385"/>
    <w:rsid w:val="004A47D6"/>
    <w:rsid w:val="004A493C"/>
    <w:rsid w:val="004A49FD"/>
    <w:rsid w:val="004A4A29"/>
    <w:rsid w:val="004A4BE6"/>
    <w:rsid w:val="004A4CA0"/>
    <w:rsid w:val="004A4F65"/>
    <w:rsid w:val="004A5625"/>
    <w:rsid w:val="004A5AFD"/>
    <w:rsid w:val="004A5F2F"/>
    <w:rsid w:val="004A5F4D"/>
    <w:rsid w:val="004A60BF"/>
    <w:rsid w:val="004A6220"/>
    <w:rsid w:val="004A6714"/>
    <w:rsid w:val="004A6851"/>
    <w:rsid w:val="004A6910"/>
    <w:rsid w:val="004A6C15"/>
    <w:rsid w:val="004A6D0F"/>
    <w:rsid w:val="004A6D9D"/>
    <w:rsid w:val="004A6DE7"/>
    <w:rsid w:val="004A702B"/>
    <w:rsid w:val="004A70FF"/>
    <w:rsid w:val="004A716B"/>
    <w:rsid w:val="004A7400"/>
    <w:rsid w:val="004A74AC"/>
    <w:rsid w:val="004A7574"/>
    <w:rsid w:val="004A782D"/>
    <w:rsid w:val="004A7A1C"/>
    <w:rsid w:val="004A7D21"/>
    <w:rsid w:val="004A7F3B"/>
    <w:rsid w:val="004B0054"/>
    <w:rsid w:val="004B043B"/>
    <w:rsid w:val="004B0D99"/>
    <w:rsid w:val="004B1707"/>
    <w:rsid w:val="004B22F2"/>
    <w:rsid w:val="004B265D"/>
    <w:rsid w:val="004B2960"/>
    <w:rsid w:val="004B2C27"/>
    <w:rsid w:val="004B2F06"/>
    <w:rsid w:val="004B30CE"/>
    <w:rsid w:val="004B335F"/>
    <w:rsid w:val="004B3A84"/>
    <w:rsid w:val="004B3A89"/>
    <w:rsid w:val="004B3CEE"/>
    <w:rsid w:val="004B3E3B"/>
    <w:rsid w:val="004B4227"/>
    <w:rsid w:val="004B4CCD"/>
    <w:rsid w:val="004B4D28"/>
    <w:rsid w:val="004B5222"/>
    <w:rsid w:val="004B5388"/>
    <w:rsid w:val="004B566D"/>
    <w:rsid w:val="004B5B4E"/>
    <w:rsid w:val="004B5CD9"/>
    <w:rsid w:val="004B5D32"/>
    <w:rsid w:val="004B5F68"/>
    <w:rsid w:val="004B602C"/>
    <w:rsid w:val="004B60B9"/>
    <w:rsid w:val="004B63FD"/>
    <w:rsid w:val="004B6463"/>
    <w:rsid w:val="004B6C5F"/>
    <w:rsid w:val="004B6DEB"/>
    <w:rsid w:val="004B6E68"/>
    <w:rsid w:val="004B6F61"/>
    <w:rsid w:val="004B70A5"/>
    <w:rsid w:val="004B73D9"/>
    <w:rsid w:val="004B7AE5"/>
    <w:rsid w:val="004B7D4C"/>
    <w:rsid w:val="004B7F95"/>
    <w:rsid w:val="004C030C"/>
    <w:rsid w:val="004C06E1"/>
    <w:rsid w:val="004C0855"/>
    <w:rsid w:val="004C08C3"/>
    <w:rsid w:val="004C0CBB"/>
    <w:rsid w:val="004C1110"/>
    <w:rsid w:val="004C1208"/>
    <w:rsid w:val="004C13B4"/>
    <w:rsid w:val="004C19BF"/>
    <w:rsid w:val="004C1C31"/>
    <w:rsid w:val="004C1F73"/>
    <w:rsid w:val="004C281F"/>
    <w:rsid w:val="004C2888"/>
    <w:rsid w:val="004C2F01"/>
    <w:rsid w:val="004C3098"/>
    <w:rsid w:val="004C3390"/>
    <w:rsid w:val="004C3789"/>
    <w:rsid w:val="004C3B10"/>
    <w:rsid w:val="004C3B35"/>
    <w:rsid w:val="004C3E1F"/>
    <w:rsid w:val="004C4053"/>
    <w:rsid w:val="004C42F5"/>
    <w:rsid w:val="004C443C"/>
    <w:rsid w:val="004C4577"/>
    <w:rsid w:val="004C4A64"/>
    <w:rsid w:val="004C4C22"/>
    <w:rsid w:val="004C5101"/>
    <w:rsid w:val="004C56B1"/>
    <w:rsid w:val="004C5896"/>
    <w:rsid w:val="004C5DA7"/>
    <w:rsid w:val="004C5EDE"/>
    <w:rsid w:val="004C61E0"/>
    <w:rsid w:val="004C621C"/>
    <w:rsid w:val="004C64F6"/>
    <w:rsid w:val="004C6664"/>
    <w:rsid w:val="004C6690"/>
    <w:rsid w:val="004C6967"/>
    <w:rsid w:val="004C6D7F"/>
    <w:rsid w:val="004C6E31"/>
    <w:rsid w:val="004C7114"/>
    <w:rsid w:val="004C74FE"/>
    <w:rsid w:val="004C7C86"/>
    <w:rsid w:val="004D0523"/>
    <w:rsid w:val="004D08F4"/>
    <w:rsid w:val="004D13DA"/>
    <w:rsid w:val="004D1613"/>
    <w:rsid w:val="004D1618"/>
    <w:rsid w:val="004D170C"/>
    <w:rsid w:val="004D189E"/>
    <w:rsid w:val="004D1B56"/>
    <w:rsid w:val="004D221E"/>
    <w:rsid w:val="004D23DF"/>
    <w:rsid w:val="004D2DC4"/>
    <w:rsid w:val="004D34D4"/>
    <w:rsid w:val="004D3629"/>
    <w:rsid w:val="004D3A13"/>
    <w:rsid w:val="004D3AFF"/>
    <w:rsid w:val="004D3C07"/>
    <w:rsid w:val="004D3C1E"/>
    <w:rsid w:val="004D3F3E"/>
    <w:rsid w:val="004D4236"/>
    <w:rsid w:val="004D43D2"/>
    <w:rsid w:val="004D4D39"/>
    <w:rsid w:val="004D525F"/>
    <w:rsid w:val="004D5670"/>
    <w:rsid w:val="004D56AD"/>
    <w:rsid w:val="004D5B05"/>
    <w:rsid w:val="004D5DBE"/>
    <w:rsid w:val="004D6486"/>
    <w:rsid w:val="004D697E"/>
    <w:rsid w:val="004D6E6A"/>
    <w:rsid w:val="004D6FC7"/>
    <w:rsid w:val="004D7033"/>
    <w:rsid w:val="004D7239"/>
    <w:rsid w:val="004D7AA9"/>
    <w:rsid w:val="004D7C54"/>
    <w:rsid w:val="004E01CC"/>
    <w:rsid w:val="004E034C"/>
    <w:rsid w:val="004E04CE"/>
    <w:rsid w:val="004E062A"/>
    <w:rsid w:val="004E0ABD"/>
    <w:rsid w:val="004E0ECA"/>
    <w:rsid w:val="004E155B"/>
    <w:rsid w:val="004E1853"/>
    <w:rsid w:val="004E1C48"/>
    <w:rsid w:val="004E226F"/>
    <w:rsid w:val="004E2370"/>
    <w:rsid w:val="004E284C"/>
    <w:rsid w:val="004E2A17"/>
    <w:rsid w:val="004E2A5C"/>
    <w:rsid w:val="004E2A6F"/>
    <w:rsid w:val="004E2B07"/>
    <w:rsid w:val="004E3263"/>
    <w:rsid w:val="004E3356"/>
    <w:rsid w:val="004E3480"/>
    <w:rsid w:val="004E38F0"/>
    <w:rsid w:val="004E38F2"/>
    <w:rsid w:val="004E3AE4"/>
    <w:rsid w:val="004E3CBB"/>
    <w:rsid w:val="004E3EB6"/>
    <w:rsid w:val="004E4125"/>
    <w:rsid w:val="004E4383"/>
    <w:rsid w:val="004E4583"/>
    <w:rsid w:val="004E4E0E"/>
    <w:rsid w:val="004E515A"/>
    <w:rsid w:val="004E51CC"/>
    <w:rsid w:val="004E5589"/>
    <w:rsid w:val="004E562F"/>
    <w:rsid w:val="004E5CB9"/>
    <w:rsid w:val="004E5F85"/>
    <w:rsid w:val="004E6610"/>
    <w:rsid w:val="004E6DB7"/>
    <w:rsid w:val="004E6E1C"/>
    <w:rsid w:val="004E6E27"/>
    <w:rsid w:val="004E6ED4"/>
    <w:rsid w:val="004E70CC"/>
    <w:rsid w:val="004E7305"/>
    <w:rsid w:val="004E7388"/>
    <w:rsid w:val="004E7681"/>
    <w:rsid w:val="004E7B8B"/>
    <w:rsid w:val="004F07D7"/>
    <w:rsid w:val="004F09ED"/>
    <w:rsid w:val="004F1781"/>
    <w:rsid w:val="004F187A"/>
    <w:rsid w:val="004F1D4C"/>
    <w:rsid w:val="004F216C"/>
    <w:rsid w:val="004F25A5"/>
    <w:rsid w:val="004F2925"/>
    <w:rsid w:val="004F2FA6"/>
    <w:rsid w:val="004F326D"/>
    <w:rsid w:val="004F37FA"/>
    <w:rsid w:val="004F3CC9"/>
    <w:rsid w:val="004F3FE3"/>
    <w:rsid w:val="004F42D5"/>
    <w:rsid w:val="004F44AE"/>
    <w:rsid w:val="004F54D0"/>
    <w:rsid w:val="004F5592"/>
    <w:rsid w:val="004F598C"/>
    <w:rsid w:val="004F59AD"/>
    <w:rsid w:val="004F6048"/>
    <w:rsid w:val="004F6317"/>
    <w:rsid w:val="004F64F1"/>
    <w:rsid w:val="004F68F7"/>
    <w:rsid w:val="004F6C9A"/>
    <w:rsid w:val="004F6D67"/>
    <w:rsid w:val="004F7116"/>
    <w:rsid w:val="004F72B3"/>
    <w:rsid w:val="004F72FF"/>
    <w:rsid w:val="004F7357"/>
    <w:rsid w:val="004F7961"/>
    <w:rsid w:val="004F7C3B"/>
    <w:rsid w:val="004F7CBE"/>
    <w:rsid w:val="004F7D4F"/>
    <w:rsid w:val="00500611"/>
    <w:rsid w:val="005006E7"/>
    <w:rsid w:val="00500702"/>
    <w:rsid w:val="005008B2"/>
    <w:rsid w:val="005009E8"/>
    <w:rsid w:val="00500D21"/>
    <w:rsid w:val="00500F61"/>
    <w:rsid w:val="00500FDF"/>
    <w:rsid w:val="005010E9"/>
    <w:rsid w:val="00501D6C"/>
    <w:rsid w:val="00501F92"/>
    <w:rsid w:val="0050206A"/>
    <w:rsid w:val="005022FB"/>
    <w:rsid w:val="00502C6A"/>
    <w:rsid w:val="00502FDC"/>
    <w:rsid w:val="0050306A"/>
    <w:rsid w:val="00503180"/>
    <w:rsid w:val="00503192"/>
    <w:rsid w:val="00503522"/>
    <w:rsid w:val="005035BF"/>
    <w:rsid w:val="005037A3"/>
    <w:rsid w:val="00503847"/>
    <w:rsid w:val="005038BF"/>
    <w:rsid w:val="005038E3"/>
    <w:rsid w:val="00503B75"/>
    <w:rsid w:val="00504060"/>
    <w:rsid w:val="0050435C"/>
    <w:rsid w:val="00504505"/>
    <w:rsid w:val="00504812"/>
    <w:rsid w:val="00504ECD"/>
    <w:rsid w:val="00505223"/>
    <w:rsid w:val="00505D26"/>
    <w:rsid w:val="00505D72"/>
    <w:rsid w:val="00505E16"/>
    <w:rsid w:val="0050629C"/>
    <w:rsid w:val="005065C1"/>
    <w:rsid w:val="00506F1A"/>
    <w:rsid w:val="00507447"/>
    <w:rsid w:val="005074D3"/>
    <w:rsid w:val="0050758C"/>
    <w:rsid w:val="005075E1"/>
    <w:rsid w:val="00507720"/>
    <w:rsid w:val="00507C0D"/>
    <w:rsid w:val="00510355"/>
    <w:rsid w:val="00510965"/>
    <w:rsid w:val="005109C6"/>
    <w:rsid w:val="00510DBF"/>
    <w:rsid w:val="00510DEF"/>
    <w:rsid w:val="00511616"/>
    <w:rsid w:val="00511890"/>
    <w:rsid w:val="00511A51"/>
    <w:rsid w:val="00511AE4"/>
    <w:rsid w:val="00511DC1"/>
    <w:rsid w:val="0051212A"/>
    <w:rsid w:val="005124A9"/>
    <w:rsid w:val="00513218"/>
    <w:rsid w:val="005137C7"/>
    <w:rsid w:val="005138DE"/>
    <w:rsid w:val="00513901"/>
    <w:rsid w:val="00513918"/>
    <w:rsid w:val="00513AA4"/>
    <w:rsid w:val="00513E3B"/>
    <w:rsid w:val="00513F7F"/>
    <w:rsid w:val="005142BF"/>
    <w:rsid w:val="005142E9"/>
    <w:rsid w:val="00514E40"/>
    <w:rsid w:val="005157F1"/>
    <w:rsid w:val="00515DBB"/>
    <w:rsid w:val="00515DEF"/>
    <w:rsid w:val="00516094"/>
    <w:rsid w:val="00516193"/>
    <w:rsid w:val="005161CB"/>
    <w:rsid w:val="00516546"/>
    <w:rsid w:val="005165A0"/>
    <w:rsid w:val="00516A16"/>
    <w:rsid w:val="0051723C"/>
    <w:rsid w:val="00517AA6"/>
    <w:rsid w:val="00517E90"/>
    <w:rsid w:val="00517F10"/>
    <w:rsid w:val="00520521"/>
    <w:rsid w:val="00520558"/>
    <w:rsid w:val="00520581"/>
    <w:rsid w:val="0052061A"/>
    <w:rsid w:val="005206F0"/>
    <w:rsid w:val="005211D5"/>
    <w:rsid w:val="00521496"/>
    <w:rsid w:val="005214A4"/>
    <w:rsid w:val="00521CF7"/>
    <w:rsid w:val="00521DB7"/>
    <w:rsid w:val="00521DF1"/>
    <w:rsid w:val="00521F4A"/>
    <w:rsid w:val="0052214C"/>
    <w:rsid w:val="00522B56"/>
    <w:rsid w:val="00522C19"/>
    <w:rsid w:val="00522C6B"/>
    <w:rsid w:val="00522D53"/>
    <w:rsid w:val="00522EEF"/>
    <w:rsid w:val="0052347F"/>
    <w:rsid w:val="00523EAD"/>
    <w:rsid w:val="00523F16"/>
    <w:rsid w:val="0052401B"/>
    <w:rsid w:val="005241B9"/>
    <w:rsid w:val="005241D1"/>
    <w:rsid w:val="0052423F"/>
    <w:rsid w:val="00524325"/>
    <w:rsid w:val="0052432A"/>
    <w:rsid w:val="005251FA"/>
    <w:rsid w:val="0052522A"/>
    <w:rsid w:val="005252AA"/>
    <w:rsid w:val="005253FC"/>
    <w:rsid w:val="0052546B"/>
    <w:rsid w:val="00525FC2"/>
    <w:rsid w:val="0052612B"/>
    <w:rsid w:val="00526F41"/>
    <w:rsid w:val="00527219"/>
    <w:rsid w:val="0052757B"/>
    <w:rsid w:val="005278B4"/>
    <w:rsid w:val="00527BB3"/>
    <w:rsid w:val="00530523"/>
    <w:rsid w:val="00530811"/>
    <w:rsid w:val="005308AE"/>
    <w:rsid w:val="005309A0"/>
    <w:rsid w:val="00530B49"/>
    <w:rsid w:val="00530F85"/>
    <w:rsid w:val="0053152D"/>
    <w:rsid w:val="00531A23"/>
    <w:rsid w:val="005320B4"/>
    <w:rsid w:val="00532380"/>
    <w:rsid w:val="00532395"/>
    <w:rsid w:val="00532554"/>
    <w:rsid w:val="00532CC5"/>
    <w:rsid w:val="00532DA6"/>
    <w:rsid w:val="0053321B"/>
    <w:rsid w:val="00533436"/>
    <w:rsid w:val="00533A78"/>
    <w:rsid w:val="00533AAC"/>
    <w:rsid w:val="00533B9E"/>
    <w:rsid w:val="00534025"/>
    <w:rsid w:val="00535089"/>
    <w:rsid w:val="00535429"/>
    <w:rsid w:val="0053542E"/>
    <w:rsid w:val="0053572A"/>
    <w:rsid w:val="0053588B"/>
    <w:rsid w:val="00535991"/>
    <w:rsid w:val="00535A1B"/>
    <w:rsid w:val="00535B40"/>
    <w:rsid w:val="00535C32"/>
    <w:rsid w:val="0053623F"/>
    <w:rsid w:val="005368AE"/>
    <w:rsid w:val="005369F1"/>
    <w:rsid w:val="00536CCC"/>
    <w:rsid w:val="00537082"/>
    <w:rsid w:val="005370CC"/>
    <w:rsid w:val="00537850"/>
    <w:rsid w:val="00537E1D"/>
    <w:rsid w:val="0054030D"/>
    <w:rsid w:val="0054033F"/>
    <w:rsid w:val="00540651"/>
    <w:rsid w:val="00540949"/>
    <w:rsid w:val="00540EFB"/>
    <w:rsid w:val="00541419"/>
    <w:rsid w:val="005419B0"/>
    <w:rsid w:val="00541BC2"/>
    <w:rsid w:val="005421A3"/>
    <w:rsid w:val="005428F9"/>
    <w:rsid w:val="00542A67"/>
    <w:rsid w:val="00542B8C"/>
    <w:rsid w:val="00542C0A"/>
    <w:rsid w:val="00542D38"/>
    <w:rsid w:val="00542E47"/>
    <w:rsid w:val="005435DE"/>
    <w:rsid w:val="005436FA"/>
    <w:rsid w:val="0054379B"/>
    <w:rsid w:val="00544015"/>
    <w:rsid w:val="00544053"/>
    <w:rsid w:val="005447AC"/>
    <w:rsid w:val="00545560"/>
    <w:rsid w:val="00546785"/>
    <w:rsid w:val="00546CD5"/>
    <w:rsid w:val="00546CF0"/>
    <w:rsid w:val="00546ED2"/>
    <w:rsid w:val="00547158"/>
    <w:rsid w:val="00547290"/>
    <w:rsid w:val="005472DC"/>
    <w:rsid w:val="00547659"/>
    <w:rsid w:val="005478E8"/>
    <w:rsid w:val="005479C6"/>
    <w:rsid w:val="00547EFE"/>
    <w:rsid w:val="00550554"/>
    <w:rsid w:val="005505E7"/>
    <w:rsid w:val="0055078F"/>
    <w:rsid w:val="005508AA"/>
    <w:rsid w:val="00550F94"/>
    <w:rsid w:val="0055164F"/>
    <w:rsid w:val="00551928"/>
    <w:rsid w:val="005519C8"/>
    <w:rsid w:val="00551ED2"/>
    <w:rsid w:val="0055208B"/>
    <w:rsid w:val="0055209A"/>
    <w:rsid w:val="00552155"/>
    <w:rsid w:val="00552D39"/>
    <w:rsid w:val="00552D3D"/>
    <w:rsid w:val="00553024"/>
    <w:rsid w:val="0055318B"/>
    <w:rsid w:val="00553C28"/>
    <w:rsid w:val="00553D7D"/>
    <w:rsid w:val="00553ED4"/>
    <w:rsid w:val="0055449A"/>
    <w:rsid w:val="00554C99"/>
    <w:rsid w:val="00554ECE"/>
    <w:rsid w:val="005552B4"/>
    <w:rsid w:val="00555321"/>
    <w:rsid w:val="00555466"/>
    <w:rsid w:val="005555DF"/>
    <w:rsid w:val="00555A05"/>
    <w:rsid w:val="00555A29"/>
    <w:rsid w:val="00555DDA"/>
    <w:rsid w:val="00555FDE"/>
    <w:rsid w:val="005565B0"/>
    <w:rsid w:val="005565CB"/>
    <w:rsid w:val="00556635"/>
    <w:rsid w:val="00556A5E"/>
    <w:rsid w:val="00556A8E"/>
    <w:rsid w:val="00556B1E"/>
    <w:rsid w:val="00556B22"/>
    <w:rsid w:val="00556E6D"/>
    <w:rsid w:val="00556E98"/>
    <w:rsid w:val="00557340"/>
    <w:rsid w:val="005573D7"/>
    <w:rsid w:val="005578E4"/>
    <w:rsid w:val="00557D28"/>
    <w:rsid w:val="00557DBB"/>
    <w:rsid w:val="00557F86"/>
    <w:rsid w:val="005604FA"/>
    <w:rsid w:val="0056065F"/>
    <w:rsid w:val="005607B6"/>
    <w:rsid w:val="005608AE"/>
    <w:rsid w:val="00560B65"/>
    <w:rsid w:val="00560BDA"/>
    <w:rsid w:val="00560CCC"/>
    <w:rsid w:val="00560D35"/>
    <w:rsid w:val="005613AA"/>
    <w:rsid w:val="00561435"/>
    <w:rsid w:val="0056151E"/>
    <w:rsid w:val="00561596"/>
    <w:rsid w:val="00561C33"/>
    <w:rsid w:val="00561F56"/>
    <w:rsid w:val="00562CA4"/>
    <w:rsid w:val="00562D22"/>
    <w:rsid w:val="005630BF"/>
    <w:rsid w:val="00563277"/>
    <w:rsid w:val="0056327D"/>
    <w:rsid w:val="00563559"/>
    <w:rsid w:val="00563750"/>
    <w:rsid w:val="005644E3"/>
    <w:rsid w:val="00564667"/>
    <w:rsid w:val="0056475F"/>
    <w:rsid w:val="00564CC7"/>
    <w:rsid w:val="00565109"/>
    <w:rsid w:val="0056512F"/>
    <w:rsid w:val="005653AC"/>
    <w:rsid w:val="005655C5"/>
    <w:rsid w:val="00565A70"/>
    <w:rsid w:val="00565EE8"/>
    <w:rsid w:val="005665F6"/>
    <w:rsid w:val="00566776"/>
    <w:rsid w:val="005669A8"/>
    <w:rsid w:val="00566A4F"/>
    <w:rsid w:val="00566BED"/>
    <w:rsid w:val="00566FE3"/>
    <w:rsid w:val="005674E7"/>
    <w:rsid w:val="0056772A"/>
    <w:rsid w:val="0056775D"/>
    <w:rsid w:val="00567AC8"/>
    <w:rsid w:val="00567C2A"/>
    <w:rsid w:val="00567C54"/>
    <w:rsid w:val="00567D66"/>
    <w:rsid w:val="00570196"/>
    <w:rsid w:val="005704BD"/>
    <w:rsid w:val="00570FE6"/>
    <w:rsid w:val="0057104D"/>
    <w:rsid w:val="00571147"/>
    <w:rsid w:val="00571604"/>
    <w:rsid w:val="005721C3"/>
    <w:rsid w:val="005723C7"/>
    <w:rsid w:val="00572713"/>
    <w:rsid w:val="0057273E"/>
    <w:rsid w:val="00572826"/>
    <w:rsid w:val="005728FA"/>
    <w:rsid w:val="005729F8"/>
    <w:rsid w:val="00573133"/>
    <w:rsid w:val="0057335B"/>
    <w:rsid w:val="005734B8"/>
    <w:rsid w:val="00573BE6"/>
    <w:rsid w:val="00573CA1"/>
    <w:rsid w:val="005741B6"/>
    <w:rsid w:val="005746CC"/>
    <w:rsid w:val="00574D59"/>
    <w:rsid w:val="00575552"/>
    <w:rsid w:val="005757E8"/>
    <w:rsid w:val="00575E34"/>
    <w:rsid w:val="00575FED"/>
    <w:rsid w:val="00576E48"/>
    <w:rsid w:val="00576E69"/>
    <w:rsid w:val="005776CE"/>
    <w:rsid w:val="005778D8"/>
    <w:rsid w:val="00577F40"/>
    <w:rsid w:val="005800D4"/>
    <w:rsid w:val="00580237"/>
    <w:rsid w:val="005803DB"/>
    <w:rsid w:val="005804FB"/>
    <w:rsid w:val="00580A84"/>
    <w:rsid w:val="00580D35"/>
    <w:rsid w:val="00581244"/>
    <w:rsid w:val="00581718"/>
    <w:rsid w:val="00581831"/>
    <w:rsid w:val="00582089"/>
    <w:rsid w:val="005822C7"/>
    <w:rsid w:val="00582770"/>
    <w:rsid w:val="00582956"/>
    <w:rsid w:val="005829A0"/>
    <w:rsid w:val="00582BD0"/>
    <w:rsid w:val="00582D6C"/>
    <w:rsid w:val="005834BE"/>
    <w:rsid w:val="0058381A"/>
    <w:rsid w:val="00583902"/>
    <w:rsid w:val="00583A23"/>
    <w:rsid w:val="00583AC7"/>
    <w:rsid w:val="00583ACE"/>
    <w:rsid w:val="00583AEA"/>
    <w:rsid w:val="00584031"/>
    <w:rsid w:val="005846C7"/>
    <w:rsid w:val="005846E1"/>
    <w:rsid w:val="00584C15"/>
    <w:rsid w:val="00584C3D"/>
    <w:rsid w:val="00584D20"/>
    <w:rsid w:val="00584EDD"/>
    <w:rsid w:val="005851D0"/>
    <w:rsid w:val="005857F1"/>
    <w:rsid w:val="00585998"/>
    <w:rsid w:val="00585D78"/>
    <w:rsid w:val="005860B7"/>
    <w:rsid w:val="005862BC"/>
    <w:rsid w:val="00586711"/>
    <w:rsid w:val="00586C05"/>
    <w:rsid w:val="00586D92"/>
    <w:rsid w:val="00587C0E"/>
    <w:rsid w:val="00590247"/>
    <w:rsid w:val="0059070E"/>
    <w:rsid w:val="00590A14"/>
    <w:rsid w:val="00590B34"/>
    <w:rsid w:val="00590D2F"/>
    <w:rsid w:val="00590D75"/>
    <w:rsid w:val="00590F48"/>
    <w:rsid w:val="00591129"/>
    <w:rsid w:val="00591A85"/>
    <w:rsid w:val="00591DD3"/>
    <w:rsid w:val="00592024"/>
    <w:rsid w:val="00592908"/>
    <w:rsid w:val="0059293F"/>
    <w:rsid w:val="00592AA4"/>
    <w:rsid w:val="00592AB2"/>
    <w:rsid w:val="0059336C"/>
    <w:rsid w:val="005933A7"/>
    <w:rsid w:val="00593677"/>
    <w:rsid w:val="0059368D"/>
    <w:rsid w:val="005941F9"/>
    <w:rsid w:val="00594584"/>
    <w:rsid w:val="00594AC4"/>
    <w:rsid w:val="00594CF1"/>
    <w:rsid w:val="00594D6F"/>
    <w:rsid w:val="00594DB0"/>
    <w:rsid w:val="005952A4"/>
    <w:rsid w:val="005952A8"/>
    <w:rsid w:val="0059551B"/>
    <w:rsid w:val="0059568F"/>
    <w:rsid w:val="0059581A"/>
    <w:rsid w:val="005967BF"/>
    <w:rsid w:val="00596D0C"/>
    <w:rsid w:val="00597572"/>
    <w:rsid w:val="00597ACD"/>
    <w:rsid w:val="005A026D"/>
    <w:rsid w:val="005A02FF"/>
    <w:rsid w:val="005A0849"/>
    <w:rsid w:val="005A099E"/>
    <w:rsid w:val="005A0C73"/>
    <w:rsid w:val="005A0DBA"/>
    <w:rsid w:val="005A1205"/>
    <w:rsid w:val="005A1781"/>
    <w:rsid w:val="005A19CF"/>
    <w:rsid w:val="005A1A21"/>
    <w:rsid w:val="005A1E72"/>
    <w:rsid w:val="005A22A7"/>
    <w:rsid w:val="005A241F"/>
    <w:rsid w:val="005A2C71"/>
    <w:rsid w:val="005A2CAE"/>
    <w:rsid w:val="005A2E09"/>
    <w:rsid w:val="005A31CE"/>
    <w:rsid w:val="005A39FC"/>
    <w:rsid w:val="005A3D0A"/>
    <w:rsid w:val="005A3E2D"/>
    <w:rsid w:val="005A3ED0"/>
    <w:rsid w:val="005A40BE"/>
    <w:rsid w:val="005A474F"/>
    <w:rsid w:val="005A53B0"/>
    <w:rsid w:val="005A5550"/>
    <w:rsid w:val="005A58EB"/>
    <w:rsid w:val="005A5D6D"/>
    <w:rsid w:val="005A5E08"/>
    <w:rsid w:val="005A5E15"/>
    <w:rsid w:val="005A5F90"/>
    <w:rsid w:val="005A6330"/>
    <w:rsid w:val="005A64D0"/>
    <w:rsid w:val="005A66EF"/>
    <w:rsid w:val="005A6730"/>
    <w:rsid w:val="005A68AF"/>
    <w:rsid w:val="005A6B10"/>
    <w:rsid w:val="005A6BD6"/>
    <w:rsid w:val="005A794F"/>
    <w:rsid w:val="005A7D21"/>
    <w:rsid w:val="005A7D63"/>
    <w:rsid w:val="005A7D9D"/>
    <w:rsid w:val="005A7FD5"/>
    <w:rsid w:val="005B012E"/>
    <w:rsid w:val="005B035F"/>
    <w:rsid w:val="005B036C"/>
    <w:rsid w:val="005B0893"/>
    <w:rsid w:val="005B0B2B"/>
    <w:rsid w:val="005B0F33"/>
    <w:rsid w:val="005B11CD"/>
    <w:rsid w:val="005B14F5"/>
    <w:rsid w:val="005B27B3"/>
    <w:rsid w:val="005B2981"/>
    <w:rsid w:val="005B35EA"/>
    <w:rsid w:val="005B36CB"/>
    <w:rsid w:val="005B393A"/>
    <w:rsid w:val="005B3AA0"/>
    <w:rsid w:val="005B4167"/>
    <w:rsid w:val="005B4657"/>
    <w:rsid w:val="005B4AF7"/>
    <w:rsid w:val="005B4C97"/>
    <w:rsid w:val="005B503B"/>
    <w:rsid w:val="005B5905"/>
    <w:rsid w:val="005B5A3C"/>
    <w:rsid w:val="005B5B05"/>
    <w:rsid w:val="005B5B49"/>
    <w:rsid w:val="005B5BFA"/>
    <w:rsid w:val="005B5CA5"/>
    <w:rsid w:val="005B5DA1"/>
    <w:rsid w:val="005B61F8"/>
    <w:rsid w:val="005B6A4C"/>
    <w:rsid w:val="005B7063"/>
    <w:rsid w:val="005B7417"/>
    <w:rsid w:val="005B75B9"/>
    <w:rsid w:val="005B7745"/>
    <w:rsid w:val="005B77EA"/>
    <w:rsid w:val="005B7823"/>
    <w:rsid w:val="005C007A"/>
    <w:rsid w:val="005C0194"/>
    <w:rsid w:val="005C01F1"/>
    <w:rsid w:val="005C0265"/>
    <w:rsid w:val="005C031D"/>
    <w:rsid w:val="005C070E"/>
    <w:rsid w:val="005C0CE8"/>
    <w:rsid w:val="005C0D4E"/>
    <w:rsid w:val="005C1206"/>
    <w:rsid w:val="005C13C8"/>
    <w:rsid w:val="005C17FE"/>
    <w:rsid w:val="005C1849"/>
    <w:rsid w:val="005C1AD2"/>
    <w:rsid w:val="005C2770"/>
    <w:rsid w:val="005C2887"/>
    <w:rsid w:val="005C2EBC"/>
    <w:rsid w:val="005C2FB5"/>
    <w:rsid w:val="005C3005"/>
    <w:rsid w:val="005C316B"/>
    <w:rsid w:val="005C346C"/>
    <w:rsid w:val="005C34CD"/>
    <w:rsid w:val="005C3A72"/>
    <w:rsid w:val="005C3BAB"/>
    <w:rsid w:val="005C4015"/>
    <w:rsid w:val="005C40A5"/>
    <w:rsid w:val="005C4484"/>
    <w:rsid w:val="005C44AF"/>
    <w:rsid w:val="005C49F5"/>
    <w:rsid w:val="005C5014"/>
    <w:rsid w:val="005C5B34"/>
    <w:rsid w:val="005C5BD1"/>
    <w:rsid w:val="005C5D78"/>
    <w:rsid w:val="005C5FB1"/>
    <w:rsid w:val="005C64CA"/>
    <w:rsid w:val="005C6AF0"/>
    <w:rsid w:val="005C6D91"/>
    <w:rsid w:val="005C6E89"/>
    <w:rsid w:val="005C74C7"/>
    <w:rsid w:val="005C7581"/>
    <w:rsid w:val="005C7A7D"/>
    <w:rsid w:val="005C7CBE"/>
    <w:rsid w:val="005C7DC8"/>
    <w:rsid w:val="005C7E46"/>
    <w:rsid w:val="005D099F"/>
    <w:rsid w:val="005D0A9E"/>
    <w:rsid w:val="005D0F51"/>
    <w:rsid w:val="005D1306"/>
    <w:rsid w:val="005D1384"/>
    <w:rsid w:val="005D1A5D"/>
    <w:rsid w:val="005D1B50"/>
    <w:rsid w:val="005D1C2B"/>
    <w:rsid w:val="005D2123"/>
    <w:rsid w:val="005D235E"/>
    <w:rsid w:val="005D2DAE"/>
    <w:rsid w:val="005D2FDB"/>
    <w:rsid w:val="005D30D1"/>
    <w:rsid w:val="005D36F7"/>
    <w:rsid w:val="005D3797"/>
    <w:rsid w:val="005D380F"/>
    <w:rsid w:val="005D384D"/>
    <w:rsid w:val="005D46FF"/>
    <w:rsid w:val="005D4764"/>
    <w:rsid w:val="005D476F"/>
    <w:rsid w:val="005D4869"/>
    <w:rsid w:val="005D4AA3"/>
    <w:rsid w:val="005D4E44"/>
    <w:rsid w:val="005D52D6"/>
    <w:rsid w:val="005D539C"/>
    <w:rsid w:val="005D53C5"/>
    <w:rsid w:val="005D54B5"/>
    <w:rsid w:val="005D56F2"/>
    <w:rsid w:val="005D5A12"/>
    <w:rsid w:val="005D5C2A"/>
    <w:rsid w:val="005D5C5C"/>
    <w:rsid w:val="005D5D58"/>
    <w:rsid w:val="005D610F"/>
    <w:rsid w:val="005D666C"/>
    <w:rsid w:val="005D678F"/>
    <w:rsid w:val="005D6B37"/>
    <w:rsid w:val="005D76CE"/>
    <w:rsid w:val="005D781F"/>
    <w:rsid w:val="005D79C4"/>
    <w:rsid w:val="005E0028"/>
    <w:rsid w:val="005E02F4"/>
    <w:rsid w:val="005E0AB3"/>
    <w:rsid w:val="005E0B66"/>
    <w:rsid w:val="005E1328"/>
    <w:rsid w:val="005E1551"/>
    <w:rsid w:val="005E1747"/>
    <w:rsid w:val="005E2BAB"/>
    <w:rsid w:val="005E30C2"/>
    <w:rsid w:val="005E334E"/>
    <w:rsid w:val="005E3457"/>
    <w:rsid w:val="005E35F9"/>
    <w:rsid w:val="005E38AF"/>
    <w:rsid w:val="005E3931"/>
    <w:rsid w:val="005E3B64"/>
    <w:rsid w:val="005E3E9C"/>
    <w:rsid w:val="005E45F9"/>
    <w:rsid w:val="005E47C7"/>
    <w:rsid w:val="005E4A27"/>
    <w:rsid w:val="005E4B82"/>
    <w:rsid w:val="005E50B0"/>
    <w:rsid w:val="005E5279"/>
    <w:rsid w:val="005E5318"/>
    <w:rsid w:val="005E5488"/>
    <w:rsid w:val="005E55FC"/>
    <w:rsid w:val="005E56A4"/>
    <w:rsid w:val="005E5887"/>
    <w:rsid w:val="005E597A"/>
    <w:rsid w:val="005E5D20"/>
    <w:rsid w:val="005E5FD7"/>
    <w:rsid w:val="005E61DB"/>
    <w:rsid w:val="005E637F"/>
    <w:rsid w:val="005E672F"/>
    <w:rsid w:val="005E6FA4"/>
    <w:rsid w:val="005E7416"/>
    <w:rsid w:val="005E7A9E"/>
    <w:rsid w:val="005E7B59"/>
    <w:rsid w:val="005F08EA"/>
    <w:rsid w:val="005F13C7"/>
    <w:rsid w:val="005F1609"/>
    <w:rsid w:val="005F166A"/>
    <w:rsid w:val="005F1BBF"/>
    <w:rsid w:val="005F1D72"/>
    <w:rsid w:val="005F2997"/>
    <w:rsid w:val="005F2B58"/>
    <w:rsid w:val="005F2BAF"/>
    <w:rsid w:val="005F2CE4"/>
    <w:rsid w:val="005F2DF6"/>
    <w:rsid w:val="005F30E4"/>
    <w:rsid w:val="005F32CD"/>
    <w:rsid w:val="005F349F"/>
    <w:rsid w:val="005F3974"/>
    <w:rsid w:val="005F3C88"/>
    <w:rsid w:val="005F3CFE"/>
    <w:rsid w:val="005F3F68"/>
    <w:rsid w:val="005F3F95"/>
    <w:rsid w:val="005F3FE1"/>
    <w:rsid w:val="005F40DE"/>
    <w:rsid w:val="005F412E"/>
    <w:rsid w:val="005F4339"/>
    <w:rsid w:val="005F446F"/>
    <w:rsid w:val="005F44E2"/>
    <w:rsid w:val="005F45A1"/>
    <w:rsid w:val="005F4AE5"/>
    <w:rsid w:val="005F4DA1"/>
    <w:rsid w:val="005F4EF1"/>
    <w:rsid w:val="005F5120"/>
    <w:rsid w:val="005F51A7"/>
    <w:rsid w:val="005F548F"/>
    <w:rsid w:val="005F5589"/>
    <w:rsid w:val="005F5853"/>
    <w:rsid w:val="005F5AF4"/>
    <w:rsid w:val="005F5C33"/>
    <w:rsid w:val="005F5E8D"/>
    <w:rsid w:val="005F61DF"/>
    <w:rsid w:val="005F63D3"/>
    <w:rsid w:val="005F6699"/>
    <w:rsid w:val="005F6A95"/>
    <w:rsid w:val="005F6E17"/>
    <w:rsid w:val="005F7017"/>
    <w:rsid w:val="005F7058"/>
    <w:rsid w:val="005F7508"/>
    <w:rsid w:val="00600178"/>
    <w:rsid w:val="00600632"/>
    <w:rsid w:val="00600A67"/>
    <w:rsid w:val="00600E15"/>
    <w:rsid w:val="006010C7"/>
    <w:rsid w:val="006012C3"/>
    <w:rsid w:val="00601473"/>
    <w:rsid w:val="00601612"/>
    <w:rsid w:val="00601657"/>
    <w:rsid w:val="006017E8"/>
    <w:rsid w:val="00601CF5"/>
    <w:rsid w:val="00601F93"/>
    <w:rsid w:val="00602039"/>
    <w:rsid w:val="006024DB"/>
    <w:rsid w:val="00602519"/>
    <w:rsid w:val="00602560"/>
    <w:rsid w:val="0060270F"/>
    <w:rsid w:val="00602A6C"/>
    <w:rsid w:val="00603034"/>
    <w:rsid w:val="00604306"/>
    <w:rsid w:val="006048BC"/>
    <w:rsid w:val="00604C14"/>
    <w:rsid w:val="00604D71"/>
    <w:rsid w:val="00605149"/>
    <w:rsid w:val="006054A9"/>
    <w:rsid w:val="006055BF"/>
    <w:rsid w:val="0060567C"/>
    <w:rsid w:val="006057C7"/>
    <w:rsid w:val="006058BE"/>
    <w:rsid w:val="00605AB5"/>
    <w:rsid w:val="00605E64"/>
    <w:rsid w:val="0060638D"/>
    <w:rsid w:val="00606728"/>
    <w:rsid w:val="00606848"/>
    <w:rsid w:val="00606A50"/>
    <w:rsid w:val="00606AA3"/>
    <w:rsid w:val="00606B0A"/>
    <w:rsid w:val="00606D16"/>
    <w:rsid w:val="0060750E"/>
    <w:rsid w:val="00607791"/>
    <w:rsid w:val="00607D41"/>
    <w:rsid w:val="00610010"/>
    <w:rsid w:val="00610156"/>
    <w:rsid w:val="006101E0"/>
    <w:rsid w:val="00610519"/>
    <w:rsid w:val="006108D3"/>
    <w:rsid w:val="0061096E"/>
    <w:rsid w:val="00610F33"/>
    <w:rsid w:val="00611957"/>
    <w:rsid w:val="0061199F"/>
    <w:rsid w:val="00611C4A"/>
    <w:rsid w:val="0061223F"/>
    <w:rsid w:val="0061235F"/>
    <w:rsid w:val="00612443"/>
    <w:rsid w:val="00612672"/>
    <w:rsid w:val="00612DF6"/>
    <w:rsid w:val="00612E64"/>
    <w:rsid w:val="00612FBC"/>
    <w:rsid w:val="00613888"/>
    <w:rsid w:val="00613954"/>
    <w:rsid w:val="00613A22"/>
    <w:rsid w:val="00613AB3"/>
    <w:rsid w:val="00613D2E"/>
    <w:rsid w:val="00614006"/>
    <w:rsid w:val="0061422C"/>
    <w:rsid w:val="006146A2"/>
    <w:rsid w:val="00614A06"/>
    <w:rsid w:val="0061529F"/>
    <w:rsid w:val="006153AF"/>
    <w:rsid w:val="006153ED"/>
    <w:rsid w:val="006158CC"/>
    <w:rsid w:val="00615A6E"/>
    <w:rsid w:val="00615B9E"/>
    <w:rsid w:val="006162BA"/>
    <w:rsid w:val="006164A7"/>
    <w:rsid w:val="006164F4"/>
    <w:rsid w:val="00616BB7"/>
    <w:rsid w:val="00616E5F"/>
    <w:rsid w:val="00616E94"/>
    <w:rsid w:val="00617219"/>
    <w:rsid w:val="0061738B"/>
    <w:rsid w:val="006177FE"/>
    <w:rsid w:val="00617D8C"/>
    <w:rsid w:val="00617DA4"/>
    <w:rsid w:val="00617DBB"/>
    <w:rsid w:val="00617FFD"/>
    <w:rsid w:val="00620082"/>
    <w:rsid w:val="006201DE"/>
    <w:rsid w:val="00620404"/>
    <w:rsid w:val="006204BF"/>
    <w:rsid w:val="006205FD"/>
    <w:rsid w:val="00620952"/>
    <w:rsid w:val="00620B71"/>
    <w:rsid w:val="00620B77"/>
    <w:rsid w:val="00620C27"/>
    <w:rsid w:val="00620D67"/>
    <w:rsid w:val="006211FE"/>
    <w:rsid w:val="006214B1"/>
    <w:rsid w:val="0062229D"/>
    <w:rsid w:val="00622774"/>
    <w:rsid w:val="00622919"/>
    <w:rsid w:val="00622DE2"/>
    <w:rsid w:val="00623521"/>
    <w:rsid w:val="00623AA9"/>
    <w:rsid w:val="00623B1C"/>
    <w:rsid w:val="00623CC4"/>
    <w:rsid w:val="00623D7A"/>
    <w:rsid w:val="00623FBF"/>
    <w:rsid w:val="00624440"/>
    <w:rsid w:val="006246FA"/>
    <w:rsid w:val="00624A8F"/>
    <w:rsid w:val="00624C5E"/>
    <w:rsid w:val="00624CAF"/>
    <w:rsid w:val="00625049"/>
    <w:rsid w:val="0062562E"/>
    <w:rsid w:val="00625741"/>
    <w:rsid w:val="0062581B"/>
    <w:rsid w:val="00625A01"/>
    <w:rsid w:val="00625BA7"/>
    <w:rsid w:val="006269D0"/>
    <w:rsid w:val="00626C68"/>
    <w:rsid w:val="00626FAF"/>
    <w:rsid w:val="00627319"/>
    <w:rsid w:val="00627603"/>
    <w:rsid w:val="006278FB"/>
    <w:rsid w:val="006279BB"/>
    <w:rsid w:val="00627A8E"/>
    <w:rsid w:val="00630086"/>
    <w:rsid w:val="0063044A"/>
    <w:rsid w:val="00630AD3"/>
    <w:rsid w:val="00630B23"/>
    <w:rsid w:val="00630CB1"/>
    <w:rsid w:val="00630ED1"/>
    <w:rsid w:val="00630F93"/>
    <w:rsid w:val="00631A6D"/>
    <w:rsid w:val="00631B2A"/>
    <w:rsid w:val="00631BEC"/>
    <w:rsid w:val="006326A0"/>
    <w:rsid w:val="00632A4C"/>
    <w:rsid w:val="00632C7C"/>
    <w:rsid w:val="00632F3F"/>
    <w:rsid w:val="00633254"/>
    <w:rsid w:val="006333DE"/>
    <w:rsid w:val="00633572"/>
    <w:rsid w:val="00634686"/>
    <w:rsid w:val="006348E7"/>
    <w:rsid w:val="006349BD"/>
    <w:rsid w:val="00634C96"/>
    <w:rsid w:val="00634FA4"/>
    <w:rsid w:val="0063521B"/>
    <w:rsid w:val="00635333"/>
    <w:rsid w:val="00635450"/>
    <w:rsid w:val="00635455"/>
    <w:rsid w:val="00635634"/>
    <w:rsid w:val="00635DCF"/>
    <w:rsid w:val="00636144"/>
    <w:rsid w:val="006362B7"/>
    <w:rsid w:val="006366C5"/>
    <w:rsid w:val="006369A7"/>
    <w:rsid w:val="00636B08"/>
    <w:rsid w:val="00636D4E"/>
    <w:rsid w:val="00636DAC"/>
    <w:rsid w:val="00636EB0"/>
    <w:rsid w:val="00636ECD"/>
    <w:rsid w:val="00637186"/>
    <w:rsid w:val="00637D31"/>
    <w:rsid w:val="00637DB7"/>
    <w:rsid w:val="00637DBC"/>
    <w:rsid w:val="0064016C"/>
    <w:rsid w:val="00640DFA"/>
    <w:rsid w:val="00641546"/>
    <w:rsid w:val="00641A22"/>
    <w:rsid w:val="00641AFD"/>
    <w:rsid w:val="00641FCA"/>
    <w:rsid w:val="00642448"/>
    <w:rsid w:val="00642933"/>
    <w:rsid w:val="00642996"/>
    <w:rsid w:val="00642C43"/>
    <w:rsid w:val="00642DFE"/>
    <w:rsid w:val="006430FD"/>
    <w:rsid w:val="0064330D"/>
    <w:rsid w:val="0064339B"/>
    <w:rsid w:val="00643802"/>
    <w:rsid w:val="00643850"/>
    <w:rsid w:val="00643984"/>
    <w:rsid w:val="00643AEB"/>
    <w:rsid w:val="00643B2B"/>
    <w:rsid w:val="00643F76"/>
    <w:rsid w:val="00644263"/>
    <w:rsid w:val="006442A5"/>
    <w:rsid w:val="0064433D"/>
    <w:rsid w:val="00644562"/>
    <w:rsid w:val="006449E3"/>
    <w:rsid w:val="00644A02"/>
    <w:rsid w:val="00645162"/>
    <w:rsid w:val="00645332"/>
    <w:rsid w:val="00645C4D"/>
    <w:rsid w:val="00645E90"/>
    <w:rsid w:val="00645ECB"/>
    <w:rsid w:val="00646172"/>
    <w:rsid w:val="00646881"/>
    <w:rsid w:val="00646AFB"/>
    <w:rsid w:val="00646DF7"/>
    <w:rsid w:val="006472B8"/>
    <w:rsid w:val="006476F9"/>
    <w:rsid w:val="006476FB"/>
    <w:rsid w:val="006477EE"/>
    <w:rsid w:val="00647C74"/>
    <w:rsid w:val="00647EAC"/>
    <w:rsid w:val="00650514"/>
    <w:rsid w:val="0065055D"/>
    <w:rsid w:val="00650699"/>
    <w:rsid w:val="00650786"/>
    <w:rsid w:val="00650BA8"/>
    <w:rsid w:val="00651126"/>
    <w:rsid w:val="0065150C"/>
    <w:rsid w:val="0065188A"/>
    <w:rsid w:val="00651A57"/>
    <w:rsid w:val="00651C21"/>
    <w:rsid w:val="006528C0"/>
    <w:rsid w:val="006529C7"/>
    <w:rsid w:val="00652B71"/>
    <w:rsid w:val="00652BC9"/>
    <w:rsid w:val="00652BF9"/>
    <w:rsid w:val="00652F77"/>
    <w:rsid w:val="00653580"/>
    <w:rsid w:val="00653761"/>
    <w:rsid w:val="00653831"/>
    <w:rsid w:val="00653AB0"/>
    <w:rsid w:val="00653B3E"/>
    <w:rsid w:val="00653C64"/>
    <w:rsid w:val="00653F39"/>
    <w:rsid w:val="00654D10"/>
    <w:rsid w:val="0065508F"/>
    <w:rsid w:val="006550C1"/>
    <w:rsid w:val="006552CE"/>
    <w:rsid w:val="00655702"/>
    <w:rsid w:val="0065570D"/>
    <w:rsid w:val="00655DFA"/>
    <w:rsid w:val="00655E73"/>
    <w:rsid w:val="00655EC5"/>
    <w:rsid w:val="00656505"/>
    <w:rsid w:val="00656538"/>
    <w:rsid w:val="00656651"/>
    <w:rsid w:val="00656970"/>
    <w:rsid w:val="00656A8E"/>
    <w:rsid w:val="00656C40"/>
    <w:rsid w:val="00656DC1"/>
    <w:rsid w:val="0065701A"/>
    <w:rsid w:val="0065753D"/>
    <w:rsid w:val="00657623"/>
    <w:rsid w:val="00657ABA"/>
    <w:rsid w:val="00657BAE"/>
    <w:rsid w:val="0066020F"/>
    <w:rsid w:val="00660421"/>
    <w:rsid w:val="00660D99"/>
    <w:rsid w:val="00660EED"/>
    <w:rsid w:val="006611B3"/>
    <w:rsid w:val="00661BAD"/>
    <w:rsid w:val="00661E47"/>
    <w:rsid w:val="00662279"/>
    <w:rsid w:val="0066232D"/>
    <w:rsid w:val="006624D5"/>
    <w:rsid w:val="0066266F"/>
    <w:rsid w:val="006627F8"/>
    <w:rsid w:val="00662AA0"/>
    <w:rsid w:val="00662D47"/>
    <w:rsid w:val="00662E72"/>
    <w:rsid w:val="00662F8F"/>
    <w:rsid w:val="00663075"/>
    <w:rsid w:val="00663196"/>
    <w:rsid w:val="00663B5D"/>
    <w:rsid w:val="00663CB4"/>
    <w:rsid w:val="00663CDA"/>
    <w:rsid w:val="00663E80"/>
    <w:rsid w:val="006642F7"/>
    <w:rsid w:val="00664A9C"/>
    <w:rsid w:val="00664B67"/>
    <w:rsid w:val="00664F10"/>
    <w:rsid w:val="00664F6C"/>
    <w:rsid w:val="006650F9"/>
    <w:rsid w:val="00665155"/>
    <w:rsid w:val="00665280"/>
    <w:rsid w:val="006654F5"/>
    <w:rsid w:val="006655DC"/>
    <w:rsid w:val="006657A7"/>
    <w:rsid w:val="00666610"/>
    <w:rsid w:val="006666F8"/>
    <w:rsid w:val="00666866"/>
    <w:rsid w:val="006670A1"/>
    <w:rsid w:val="0066710B"/>
    <w:rsid w:val="00667217"/>
    <w:rsid w:val="00667672"/>
    <w:rsid w:val="006676CC"/>
    <w:rsid w:val="0066795B"/>
    <w:rsid w:val="00667DD0"/>
    <w:rsid w:val="00667DFB"/>
    <w:rsid w:val="00667E59"/>
    <w:rsid w:val="00667FBD"/>
    <w:rsid w:val="006701CA"/>
    <w:rsid w:val="006701ED"/>
    <w:rsid w:val="00670244"/>
    <w:rsid w:val="006706DE"/>
    <w:rsid w:val="0067090C"/>
    <w:rsid w:val="00670A83"/>
    <w:rsid w:val="00670B38"/>
    <w:rsid w:val="00670B54"/>
    <w:rsid w:val="00670CD6"/>
    <w:rsid w:val="00670E5D"/>
    <w:rsid w:val="00670F05"/>
    <w:rsid w:val="00671030"/>
    <w:rsid w:val="006711BB"/>
    <w:rsid w:val="006713F2"/>
    <w:rsid w:val="00671C6C"/>
    <w:rsid w:val="006720A6"/>
    <w:rsid w:val="00672249"/>
    <w:rsid w:val="006724F4"/>
    <w:rsid w:val="006725AF"/>
    <w:rsid w:val="00672AD0"/>
    <w:rsid w:val="00672AE0"/>
    <w:rsid w:val="0067318B"/>
    <w:rsid w:val="00673C41"/>
    <w:rsid w:val="00673F93"/>
    <w:rsid w:val="00674604"/>
    <w:rsid w:val="006747EB"/>
    <w:rsid w:val="00674828"/>
    <w:rsid w:val="00674942"/>
    <w:rsid w:val="00674B32"/>
    <w:rsid w:val="00675051"/>
    <w:rsid w:val="006752C4"/>
    <w:rsid w:val="0067548D"/>
    <w:rsid w:val="00675596"/>
    <w:rsid w:val="006755E2"/>
    <w:rsid w:val="00675A75"/>
    <w:rsid w:val="00676502"/>
    <w:rsid w:val="00676F42"/>
    <w:rsid w:val="00677278"/>
    <w:rsid w:val="0067727C"/>
    <w:rsid w:val="0067730C"/>
    <w:rsid w:val="006776BC"/>
    <w:rsid w:val="006779ED"/>
    <w:rsid w:val="00677B46"/>
    <w:rsid w:val="00677DB9"/>
    <w:rsid w:val="00680126"/>
    <w:rsid w:val="00680847"/>
    <w:rsid w:val="006808C2"/>
    <w:rsid w:val="00680BA3"/>
    <w:rsid w:val="00681067"/>
    <w:rsid w:val="00681157"/>
    <w:rsid w:val="006815C6"/>
    <w:rsid w:val="0068185F"/>
    <w:rsid w:val="00681D86"/>
    <w:rsid w:val="00681F3E"/>
    <w:rsid w:val="00682122"/>
    <w:rsid w:val="00682137"/>
    <w:rsid w:val="00682406"/>
    <w:rsid w:val="0068291A"/>
    <w:rsid w:val="00683087"/>
    <w:rsid w:val="006831EF"/>
    <w:rsid w:val="00683219"/>
    <w:rsid w:val="00683270"/>
    <w:rsid w:val="0068332E"/>
    <w:rsid w:val="006834FB"/>
    <w:rsid w:val="00683625"/>
    <w:rsid w:val="00683680"/>
    <w:rsid w:val="006836A6"/>
    <w:rsid w:val="006837A7"/>
    <w:rsid w:val="00683926"/>
    <w:rsid w:val="0068398B"/>
    <w:rsid w:val="00683F45"/>
    <w:rsid w:val="0068411B"/>
    <w:rsid w:val="006842D6"/>
    <w:rsid w:val="00684364"/>
    <w:rsid w:val="006843B7"/>
    <w:rsid w:val="006843E7"/>
    <w:rsid w:val="0068453C"/>
    <w:rsid w:val="00684712"/>
    <w:rsid w:val="0068533F"/>
    <w:rsid w:val="0068557E"/>
    <w:rsid w:val="00685681"/>
    <w:rsid w:val="0068594B"/>
    <w:rsid w:val="00685A7E"/>
    <w:rsid w:val="00685AD6"/>
    <w:rsid w:val="00685B3D"/>
    <w:rsid w:val="00685B5E"/>
    <w:rsid w:val="00685EDF"/>
    <w:rsid w:val="00685F1A"/>
    <w:rsid w:val="00686259"/>
    <w:rsid w:val="00686314"/>
    <w:rsid w:val="00686461"/>
    <w:rsid w:val="00686522"/>
    <w:rsid w:val="00686559"/>
    <w:rsid w:val="00686D9A"/>
    <w:rsid w:val="00686E5E"/>
    <w:rsid w:val="00687A0D"/>
    <w:rsid w:val="00687CE1"/>
    <w:rsid w:val="00690254"/>
    <w:rsid w:val="0069026F"/>
    <w:rsid w:val="00690508"/>
    <w:rsid w:val="00690988"/>
    <w:rsid w:val="00690E39"/>
    <w:rsid w:val="00690EFC"/>
    <w:rsid w:val="00690F12"/>
    <w:rsid w:val="006913D1"/>
    <w:rsid w:val="006913F5"/>
    <w:rsid w:val="00691406"/>
    <w:rsid w:val="00691542"/>
    <w:rsid w:val="00691582"/>
    <w:rsid w:val="00691D5F"/>
    <w:rsid w:val="0069229F"/>
    <w:rsid w:val="00692304"/>
    <w:rsid w:val="00692330"/>
    <w:rsid w:val="00692669"/>
    <w:rsid w:val="0069277A"/>
    <w:rsid w:val="006927EF"/>
    <w:rsid w:val="0069298F"/>
    <w:rsid w:val="00692AE4"/>
    <w:rsid w:val="00693058"/>
    <w:rsid w:val="0069387D"/>
    <w:rsid w:val="006938E5"/>
    <w:rsid w:val="00693E5B"/>
    <w:rsid w:val="00693E6F"/>
    <w:rsid w:val="00693EA5"/>
    <w:rsid w:val="00693EEF"/>
    <w:rsid w:val="00693EF2"/>
    <w:rsid w:val="0069420C"/>
    <w:rsid w:val="00694607"/>
    <w:rsid w:val="00694831"/>
    <w:rsid w:val="0069494B"/>
    <w:rsid w:val="00694F27"/>
    <w:rsid w:val="00694F3F"/>
    <w:rsid w:val="006950A6"/>
    <w:rsid w:val="00695692"/>
    <w:rsid w:val="006956A1"/>
    <w:rsid w:val="0069584D"/>
    <w:rsid w:val="006960EE"/>
    <w:rsid w:val="00696231"/>
    <w:rsid w:val="00696377"/>
    <w:rsid w:val="0069691A"/>
    <w:rsid w:val="00696AE0"/>
    <w:rsid w:val="00696DA1"/>
    <w:rsid w:val="0069720F"/>
    <w:rsid w:val="00697405"/>
    <w:rsid w:val="006978AB"/>
    <w:rsid w:val="00697C59"/>
    <w:rsid w:val="00697D7E"/>
    <w:rsid w:val="006A0E0F"/>
    <w:rsid w:val="006A0FA9"/>
    <w:rsid w:val="006A1100"/>
    <w:rsid w:val="006A1368"/>
    <w:rsid w:val="006A1418"/>
    <w:rsid w:val="006A170F"/>
    <w:rsid w:val="006A1830"/>
    <w:rsid w:val="006A19FA"/>
    <w:rsid w:val="006A2124"/>
    <w:rsid w:val="006A218F"/>
    <w:rsid w:val="006A220D"/>
    <w:rsid w:val="006A287B"/>
    <w:rsid w:val="006A293A"/>
    <w:rsid w:val="006A2AD9"/>
    <w:rsid w:val="006A2B07"/>
    <w:rsid w:val="006A2C0A"/>
    <w:rsid w:val="006A3176"/>
    <w:rsid w:val="006A320A"/>
    <w:rsid w:val="006A3F62"/>
    <w:rsid w:val="006A4037"/>
    <w:rsid w:val="006A4250"/>
    <w:rsid w:val="006A4596"/>
    <w:rsid w:val="006A4918"/>
    <w:rsid w:val="006A4D1F"/>
    <w:rsid w:val="006A52F9"/>
    <w:rsid w:val="006A540D"/>
    <w:rsid w:val="006A5507"/>
    <w:rsid w:val="006A57C8"/>
    <w:rsid w:val="006A5982"/>
    <w:rsid w:val="006A6202"/>
    <w:rsid w:val="006A64A1"/>
    <w:rsid w:val="006A663B"/>
    <w:rsid w:val="006A6E09"/>
    <w:rsid w:val="006A7314"/>
    <w:rsid w:val="006A7618"/>
    <w:rsid w:val="006A765F"/>
    <w:rsid w:val="006A76B8"/>
    <w:rsid w:val="006A7B8F"/>
    <w:rsid w:val="006B09AA"/>
    <w:rsid w:val="006B0C72"/>
    <w:rsid w:val="006B0DD4"/>
    <w:rsid w:val="006B0F64"/>
    <w:rsid w:val="006B1133"/>
    <w:rsid w:val="006B135A"/>
    <w:rsid w:val="006B14B3"/>
    <w:rsid w:val="006B1545"/>
    <w:rsid w:val="006B1AE6"/>
    <w:rsid w:val="006B1D8F"/>
    <w:rsid w:val="006B1FA7"/>
    <w:rsid w:val="006B2101"/>
    <w:rsid w:val="006B22BE"/>
    <w:rsid w:val="006B283C"/>
    <w:rsid w:val="006B2EA2"/>
    <w:rsid w:val="006B37BA"/>
    <w:rsid w:val="006B386E"/>
    <w:rsid w:val="006B3D06"/>
    <w:rsid w:val="006B40F5"/>
    <w:rsid w:val="006B41D0"/>
    <w:rsid w:val="006B4428"/>
    <w:rsid w:val="006B49F2"/>
    <w:rsid w:val="006B4CF7"/>
    <w:rsid w:val="006B4D3E"/>
    <w:rsid w:val="006B55A1"/>
    <w:rsid w:val="006B56F0"/>
    <w:rsid w:val="006B57EC"/>
    <w:rsid w:val="006B5811"/>
    <w:rsid w:val="006B5ADB"/>
    <w:rsid w:val="006B5B40"/>
    <w:rsid w:val="006B5C63"/>
    <w:rsid w:val="006B615A"/>
    <w:rsid w:val="006B629C"/>
    <w:rsid w:val="006B6914"/>
    <w:rsid w:val="006B69A9"/>
    <w:rsid w:val="006B6B5A"/>
    <w:rsid w:val="006B6F67"/>
    <w:rsid w:val="006B7231"/>
    <w:rsid w:val="006B7338"/>
    <w:rsid w:val="006B7478"/>
    <w:rsid w:val="006B7640"/>
    <w:rsid w:val="006B771C"/>
    <w:rsid w:val="006B7EAA"/>
    <w:rsid w:val="006B7EF2"/>
    <w:rsid w:val="006C00CA"/>
    <w:rsid w:val="006C0180"/>
    <w:rsid w:val="006C04FB"/>
    <w:rsid w:val="006C0508"/>
    <w:rsid w:val="006C070F"/>
    <w:rsid w:val="006C08B3"/>
    <w:rsid w:val="006C096D"/>
    <w:rsid w:val="006C09A8"/>
    <w:rsid w:val="006C0A0B"/>
    <w:rsid w:val="006C0B68"/>
    <w:rsid w:val="006C0D31"/>
    <w:rsid w:val="006C0E9E"/>
    <w:rsid w:val="006C15AF"/>
    <w:rsid w:val="006C15F2"/>
    <w:rsid w:val="006C185A"/>
    <w:rsid w:val="006C19A1"/>
    <w:rsid w:val="006C19DA"/>
    <w:rsid w:val="006C1DD4"/>
    <w:rsid w:val="006C1F7A"/>
    <w:rsid w:val="006C1F7E"/>
    <w:rsid w:val="006C2059"/>
    <w:rsid w:val="006C23EF"/>
    <w:rsid w:val="006C33ED"/>
    <w:rsid w:val="006C3AD7"/>
    <w:rsid w:val="006C3D4D"/>
    <w:rsid w:val="006C3D80"/>
    <w:rsid w:val="006C3F22"/>
    <w:rsid w:val="006C4515"/>
    <w:rsid w:val="006C46E2"/>
    <w:rsid w:val="006C487A"/>
    <w:rsid w:val="006C4CC1"/>
    <w:rsid w:val="006C4D5C"/>
    <w:rsid w:val="006C51EA"/>
    <w:rsid w:val="006C5503"/>
    <w:rsid w:val="006C5590"/>
    <w:rsid w:val="006C59EB"/>
    <w:rsid w:val="006C59F8"/>
    <w:rsid w:val="006C5AF5"/>
    <w:rsid w:val="006C5B53"/>
    <w:rsid w:val="006C5E31"/>
    <w:rsid w:val="006C5E32"/>
    <w:rsid w:val="006C5E41"/>
    <w:rsid w:val="006C6298"/>
    <w:rsid w:val="006C648E"/>
    <w:rsid w:val="006C69BE"/>
    <w:rsid w:val="006C6E21"/>
    <w:rsid w:val="006C70B3"/>
    <w:rsid w:val="006C70FA"/>
    <w:rsid w:val="006C71ED"/>
    <w:rsid w:val="006C7955"/>
    <w:rsid w:val="006C7CE5"/>
    <w:rsid w:val="006C7EA7"/>
    <w:rsid w:val="006C7FF7"/>
    <w:rsid w:val="006D00E6"/>
    <w:rsid w:val="006D0508"/>
    <w:rsid w:val="006D152F"/>
    <w:rsid w:val="006D1C3A"/>
    <w:rsid w:val="006D1D9D"/>
    <w:rsid w:val="006D22CF"/>
    <w:rsid w:val="006D2690"/>
    <w:rsid w:val="006D28D2"/>
    <w:rsid w:val="006D29E7"/>
    <w:rsid w:val="006D2D85"/>
    <w:rsid w:val="006D32C5"/>
    <w:rsid w:val="006D336F"/>
    <w:rsid w:val="006D3391"/>
    <w:rsid w:val="006D33BE"/>
    <w:rsid w:val="006D34AE"/>
    <w:rsid w:val="006D34D2"/>
    <w:rsid w:val="006D359C"/>
    <w:rsid w:val="006D3A92"/>
    <w:rsid w:val="006D3ADB"/>
    <w:rsid w:val="006D3BD4"/>
    <w:rsid w:val="006D3E0A"/>
    <w:rsid w:val="006D43FA"/>
    <w:rsid w:val="006D45FB"/>
    <w:rsid w:val="006D46CA"/>
    <w:rsid w:val="006D475E"/>
    <w:rsid w:val="006D4AB4"/>
    <w:rsid w:val="006D4B77"/>
    <w:rsid w:val="006D4FF9"/>
    <w:rsid w:val="006D5359"/>
    <w:rsid w:val="006D5588"/>
    <w:rsid w:val="006D593F"/>
    <w:rsid w:val="006D59C2"/>
    <w:rsid w:val="006D60F9"/>
    <w:rsid w:val="006D640C"/>
    <w:rsid w:val="006D646C"/>
    <w:rsid w:val="006D6777"/>
    <w:rsid w:val="006D6847"/>
    <w:rsid w:val="006D6B87"/>
    <w:rsid w:val="006D6B93"/>
    <w:rsid w:val="006D6EBC"/>
    <w:rsid w:val="006D71A0"/>
    <w:rsid w:val="006D79B6"/>
    <w:rsid w:val="006E00C7"/>
    <w:rsid w:val="006E0949"/>
    <w:rsid w:val="006E1008"/>
    <w:rsid w:val="006E11B1"/>
    <w:rsid w:val="006E11B7"/>
    <w:rsid w:val="006E1840"/>
    <w:rsid w:val="006E1A3F"/>
    <w:rsid w:val="006E1FD4"/>
    <w:rsid w:val="006E2242"/>
    <w:rsid w:val="006E2477"/>
    <w:rsid w:val="006E2584"/>
    <w:rsid w:val="006E290C"/>
    <w:rsid w:val="006E2CA0"/>
    <w:rsid w:val="006E2D05"/>
    <w:rsid w:val="006E3569"/>
    <w:rsid w:val="006E35F5"/>
    <w:rsid w:val="006E4063"/>
    <w:rsid w:val="006E40F9"/>
    <w:rsid w:val="006E41D9"/>
    <w:rsid w:val="006E421D"/>
    <w:rsid w:val="006E43CB"/>
    <w:rsid w:val="006E43E2"/>
    <w:rsid w:val="006E4732"/>
    <w:rsid w:val="006E4798"/>
    <w:rsid w:val="006E4905"/>
    <w:rsid w:val="006E4AC9"/>
    <w:rsid w:val="006E4C20"/>
    <w:rsid w:val="006E4D6F"/>
    <w:rsid w:val="006E4F16"/>
    <w:rsid w:val="006E504A"/>
    <w:rsid w:val="006E5274"/>
    <w:rsid w:val="006E568E"/>
    <w:rsid w:val="006E6177"/>
    <w:rsid w:val="006E61C4"/>
    <w:rsid w:val="006E61E3"/>
    <w:rsid w:val="006E6517"/>
    <w:rsid w:val="006E6B63"/>
    <w:rsid w:val="006E6BE3"/>
    <w:rsid w:val="006E6C4B"/>
    <w:rsid w:val="006E6CAF"/>
    <w:rsid w:val="006E6D1D"/>
    <w:rsid w:val="006E747A"/>
    <w:rsid w:val="006E74F5"/>
    <w:rsid w:val="006E7616"/>
    <w:rsid w:val="006E76FD"/>
    <w:rsid w:val="006E7915"/>
    <w:rsid w:val="006E79BD"/>
    <w:rsid w:val="006E7C59"/>
    <w:rsid w:val="006E7DBB"/>
    <w:rsid w:val="006E7ED2"/>
    <w:rsid w:val="006E7F29"/>
    <w:rsid w:val="006F05EC"/>
    <w:rsid w:val="006F0BC5"/>
    <w:rsid w:val="006F0DAB"/>
    <w:rsid w:val="006F1061"/>
    <w:rsid w:val="006F10B1"/>
    <w:rsid w:val="006F10E7"/>
    <w:rsid w:val="006F116A"/>
    <w:rsid w:val="006F139C"/>
    <w:rsid w:val="006F1475"/>
    <w:rsid w:val="006F1698"/>
    <w:rsid w:val="006F175E"/>
    <w:rsid w:val="006F17C0"/>
    <w:rsid w:val="006F1D97"/>
    <w:rsid w:val="006F1E87"/>
    <w:rsid w:val="006F1FA3"/>
    <w:rsid w:val="006F20EA"/>
    <w:rsid w:val="006F21CF"/>
    <w:rsid w:val="006F23AE"/>
    <w:rsid w:val="006F241F"/>
    <w:rsid w:val="006F2452"/>
    <w:rsid w:val="006F2483"/>
    <w:rsid w:val="006F25AB"/>
    <w:rsid w:val="006F287D"/>
    <w:rsid w:val="006F2B5A"/>
    <w:rsid w:val="006F2E11"/>
    <w:rsid w:val="006F359F"/>
    <w:rsid w:val="006F3616"/>
    <w:rsid w:val="006F361D"/>
    <w:rsid w:val="006F4664"/>
    <w:rsid w:val="006F4A0D"/>
    <w:rsid w:val="006F4AB3"/>
    <w:rsid w:val="006F51C5"/>
    <w:rsid w:val="006F52DE"/>
    <w:rsid w:val="006F5842"/>
    <w:rsid w:val="006F5B21"/>
    <w:rsid w:val="006F5BFA"/>
    <w:rsid w:val="006F5E4F"/>
    <w:rsid w:val="006F5E89"/>
    <w:rsid w:val="006F5EA9"/>
    <w:rsid w:val="006F5FBB"/>
    <w:rsid w:val="006F6499"/>
    <w:rsid w:val="006F6825"/>
    <w:rsid w:val="006F6E60"/>
    <w:rsid w:val="006F6FC5"/>
    <w:rsid w:val="006F72AA"/>
    <w:rsid w:val="006F7512"/>
    <w:rsid w:val="006F764B"/>
    <w:rsid w:val="006F7722"/>
    <w:rsid w:val="006F7B79"/>
    <w:rsid w:val="006F7C5B"/>
    <w:rsid w:val="006F7FCC"/>
    <w:rsid w:val="007001A5"/>
    <w:rsid w:val="0070098C"/>
    <w:rsid w:val="00700AA5"/>
    <w:rsid w:val="00700BF1"/>
    <w:rsid w:val="00700C40"/>
    <w:rsid w:val="00701382"/>
    <w:rsid w:val="007017E2"/>
    <w:rsid w:val="007018B4"/>
    <w:rsid w:val="00701C79"/>
    <w:rsid w:val="00701E2C"/>
    <w:rsid w:val="00702281"/>
    <w:rsid w:val="007026C7"/>
    <w:rsid w:val="0070276B"/>
    <w:rsid w:val="0070284E"/>
    <w:rsid w:val="00702D0B"/>
    <w:rsid w:val="00702DD8"/>
    <w:rsid w:val="00702F38"/>
    <w:rsid w:val="00703252"/>
    <w:rsid w:val="007033DB"/>
    <w:rsid w:val="00703964"/>
    <w:rsid w:val="007039C3"/>
    <w:rsid w:val="00703A66"/>
    <w:rsid w:val="00703AAC"/>
    <w:rsid w:val="007040AF"/>
    <w:rsid w:val="007042CB"/>
    <w:rsid w:val="00704415"/>
    <w:rsid w:val="00704688"/>
    <w:rsid w:val="0070469E"/>
    <w:rsid w:val="00704A82"/>
    <w:rsid w:val="00704D86"/>
    <w:rsid w:val="00704DE1"/>
    <w:rsid w:val="0070545A"/>
    <w:rsid w:val="00705644"/>
    <w:rsid w:val="00705AC4"/>
    <w:rsid w:val="00705BF8"/>
    <w:rsid w:val="00706234"/>
    <w:rsid w:val="0070641A"/>
    <w:rsid w:val="007064BA"/>
    <w:rsid w:val="007064D3"/>
    <w:rsid w:val="00706915"/>
    <w:rsid w:val="00706D3E"/>
    <w:rsid w:val="0070716F"/>
    <w:rsid w:val="0070762F"/>
    <w:rsid w:val="00707832"/>
    <w:rsid w:val="0070786A"/>
    <w:rsid w:val="00707B40"/>
    <w:rsid w:val="00707DCA"/>
    <w:rsid w:val="00707E27"/>
    <w:rsid w:val="0071029F"/>
    <w:rsid w:val="007102B7"/>
    <w:rsid w:val="00710430"/>
    <w:rsid w:val="0071045E"/>
    <w:rsid w:val="00710569"/>
    <w:rsid w:val="007106C7"/>
    <w:rsid w:val="007106D7"/>
    <w:rsid w:val="00710B0C"/>
    <w:rsid w:val="00710F0D"/>
    <w:rsid w:val="007110A5"/>
    <w:rsid w:val="00711396"/>
    <w:rsid w:val="007119C5"/>
    <w:rsid w:val="00711B90"/>
    <w:rsid w:val="00711C8E"/>
    <w:rsid w:val="00712310"/>
    <w:rsid w:val="00712374"/>
    <w:rsid w:val="00712412"/>
    <w:rsid w:val="00712646"/>
    <w:rsid w:val="007128D7"/>
    <w:rsid w:val="00712A7A"/>
    <w:rsid w:val="00712B85"/>
    <w:rsid w:val="00713171"/>
    <w:rsid w:val="007132CF"/>
    <w:rsid w:val="007132E1"/>
    <w:rsid w:val="00713507"/>
    <w:rsid w:val="0071402A"/>
    <w:rsid w:val="0071454D"/>
    <w:rsid w:val="007148D7"/>
    <w:rsid w:val="00714D1B"/>
    <w:rsid w:val="0071505A"/>
    <w:rsid w:val="007151CC"/>
    <w:rsid w:val="007152D9"/>
    <w:rsid w:val="007154C7"/>
    <w:rsid w:val="00715A4E"/>
    <w:rsid w:val="00715B31"/>
    <w:rsid w:val="00715B63"/>
    <w:rsid w:val="007160B6"/>
    <w:rsid w:val="0071642A"/>
    <w:rsid w:val="00716896"/>
    <w:rsid w:val="007169B9"/>
    <w:rsid w:val="00716EE0"/>
    <w:rsid w:val="00716EE8"/>
    <w:rsid w:val="00717055"/>
    <w:rsid w:val="0071708B"/>
    <w:rsid w:val="00717290"/>
    <w:rsid w:val="007172DA"/>
    <w:rsid w:val="0071730B"/>
    <w:rsid w:val="007177FA"/>
    <w:rsid w:val="007179D1"/>
    <w:rsid w:val="007179E4"/>
    <w:rsid w:val="00717A2D"/>
    <w:rsid w:val="00717C12"/>
    <w:rsid w:val="00717F79"/>
    <w:rsid w:val="00717F8B"/>
    <w:rsid w:val="0072037B"/>
    <w:rsid w:val="0072066D"/>
    <w:rsid w:val="007208A7"/>
    <w:rsid w:val="0072096F"/>
    <w:rsid w:val="00720F62"/>
    <w:rsid w:val="00721388"/>
    <w:rsid w:val="007218F2"/>
    <w:rsid w:val="00721971"/>
    <w:rsid w:val="00722083"/>
    <w:rsid w:val="0072250E"/>
    <w:rsid w:val="00722583"/>
    <w:rsid w:val="00722954"/>
    <w:rsid w:val="00722B23"/>
    <w:rsid w:val="00722D12"/>
    <w:rsid w:val="00722D29"/>
    <w:rsid w:val="007230A9"/>
    <w:rsid w:val="00723391"/>
    <w:rsid w:val="007236E8"/>
    <w:rsid w:val="00723C92"/>
    <w:rsid w:val="00723EDC"/>
    <w:rsid w:val="00723F09"/>
    <w:rsid w:val="0072422E"/>
    <w:rsid w:val="007243A3"/>
    <w:rsid w:val="007246A3"/>
    <w:rsid w:val="00724B52"/>
    <w:rsid w:val="00724D62"/>
    <w:rsid w:val="00725196"/>
    <w:rsid w:val="00725786"/>
    <w:rsid w:val="00725788"/>
    <w:rsid w:val="0072594B"/>
    <w:rsid w:val="00725976"/>
    <w:rsid w:val="00725EBB"/>
    <w:rsid w:val="007269E2"/>
    <w:rsid w:val="00726B4E"/>
    <w:rsid w:val="00726DB3"/>
    <w:rsid w:val="00726E7E"/>
    <w:rsid w:val="00727621"/>
    <w:rsid w:val="007278F2"/>
    <w:rsid w:val="00727B27"/>
    <w:rsid w:val="00730048"/>
    <w:rsid w:val="0073044A"/>
    <w:rsid w:val="0073072B"/>
    <w:rsid w:val="007308FE"/>
    <w:rsid w:val="00730EDD"/>
    <w:rsid w:val="00730FFE"/>
    <w:rsid w:val="007312B1"/>
    <w:rsid w:val="007312D3"/>
    <w:rsid w:val="00731410"/>
    <w:rsid w:val="0073143F"/>
    <w:rsid w:val="0073146C"/>
    <w:rsid w:val="007314E9"/>
    <w:rsid w:val="00731A87"/>
    <w:rsid w:val="00731D67"/>
    <w:rsid w:val="007322E9"/>
    <w:rsid w:val="0073249F"/>
    <w:rsid w:val="00732570"/>
    <w:rsid w:val="0073276D"/>
    <w:rsid w:val="00732858"/>
    <w:rsid w:val="00732926"/>
    <w:rsid w:val="00732990"/>
    <w:rsid w:val="007329C2"/>
    <w:rsid w:val="00732BB8"/>
    <w:rsid w:val="00732DAC"/>
    <w:rsid w:val="00732EF0"/>
    <w:rsid w:val="0073310B"/>
    <w:rsid w:val="007332B4"/>
    <w:rsid w:val="0073426A"/>
    <w:rsid w:val="00734373"/>
    <w:rsid w:val="007343F6"/>
    <w:rsid w:val="00734482"/>
    <w:rsid w:val="00734962"/>
    <w:rsid w:val="00734A4C"/>
    <w:rsid w:val="0073525B"/>
    <w:rsid w:val="00735356"/>
    <w:rsid w:val="0073563A"/>
    <w:rsid w:val="0073571D"/>
    <w:rsid w:val="00735966"/>
    <w:rsid w:val="00735B3C"/>
    <w:rsid w:val="00735B54"/>
    <w:rsid w:val="00735D9E"/>
    <w:rsid w:val="00735F01"/>
    <w:rsid w:val="00736449"/>
    <w:rsid w:val="0073650E"/>
    <w:rsid w:val="007377E6"/>
    <w:rsid w:val="00737BF0"/>
    <w:rsid w:val="007407BF"/>
    <w:rsid w:val="007408E2"/>
    <w:rsid w:val="00740DB6"/>
    <w:rsid w:val="00740E08"/>
    <w:rsid w:val="00740F1B"/>
    <w:rsid w:val="007412CF"/>
    <w:rsid w:val="0074156C"/>
    <w:rsid w:val="007417EA"/>
    <w:rsid w:val="00741C54"/>
    <w:rsid w:val="00741C60"/>
    <w:rsid w:val="007421D3"/>
    <w:rsid w:val="007424A7"/>
    <w:rsid w:val="00742597"/>
    <w:rsid w:val="00742B47"/>
    <w:rsid w:val="00742DEC"/>
    <w:rsid w:val="00742F9A"/>
    <w:rsid w:val="0074341F"/>
    <w:rsid w:val="00743456"/>
    <w:rsid w:val="00743CDB"/>
    <w:rsid w:val="00744594"/>
    <w:rsid w:val="00744A0F"/>
    <w:rsid w:val="00744AF2"/>
    <w:rsid w:val="00744CC6"/>
    <w:rsid w:val="00744D17"/>
    <w:rsid w:val="007453CC"/>
    <w:rsid w:val="007454DE"/>
    <w:rsid w:val="007458C9"/>
    <w:rsid w:val="00745C34"/>
    <w:rsid w:val="00745E72"/>
    <w:rsid w:val="00746397"/>
    <w:rsid w:val="00746598"/>
    <w:rsid w:val="00746A78"/>
    <w:rsid w:val="00746B91"/>
    <w:rsid w:val="00747100"/>
    <w:rsid w:val="007471A5"/>
    <w:rsid w:val="00750014"/>
    <w:rsid w:val="007500C5"/>
    <w:rsid w:val="00750831"/>
    <w:rsid w:val="00750A72"/>
    <w:rsid w:val="00750D04"/>
    <w:rsid w:val="00751131"/>
    <w:rsid w:val="00751943"/>
    <w:rsid w:val="00751CA4"/>
    <w:rsid w:val="0075209E"/>
    <w:rsid w:val="00752185"/>
    <w:rsid w:val="0075236B"/>
    <w:rsid w:val="007525D7"/>
    <w:rsid w:val="007526C0"/>
    <w:rsid w:val="00752D52"/>
    <w:rsid w:val="00752EEA"/>
    <w:rsid w:val="00753063"/>
    <w:rsid w:val="0075312D"/>
    <w:rsid w:val="007531D9"/>
    <w:rsid w:val="00753347"/>
    <w:rsid w:val="00753413"/>
    <w:rsid w:val="0075365C"/>
    <w:rsid w:val="00753B7B"/>
    <w:rsid w:val="00753F7E"/>
    <w:rsid w:val="007540CF"/>
    <w:rsid w:val="00754156"/>
    <w:rsid w:val="0075418B"/>
    <w:rsid w:val="007541C9"/>
    <w:rsid w:val="007546AD"/>
    <w:rsid w:val="0075471E"/>
    <w:rsid w:val="00754F9A"/>
    <w:rsid w:val="0075501F"/>
    <w:rsid w:val="007552EC"/>
    <w:rsid w:val="00755553"/>
    <w:rsid w:val="007555C8"/>
    <w:rsid w:val="00755738"/>
    <w:rsid w:val="00755CA7"/>
    <w:rsid w:val="007569B5"/>
    <w:rsid w:val="00756D80"/>
    <w:rsid w:val="0075717C"/>
    <w:rsid w:val="00757328"/>
    <w:rsid w:val="00757577"/>
    <w:rsid w:val="00757A06"/>
    <w:rsid w:val="00757C6D"/>
    <w:rsid w:val="00757E8A"/>
    <w:rsid w:val="00760063"/>
    <w:rsid w:val="00760485"/>
    <w:rsid w:val="007604B1"/>
    <w:rsid w:val="00760C06"/>
    <w:rsid w:val="00760CDF"/>
    <w:rsid w:val="0076127A"/>
    <w:rsid w:val="007612C6"/>
    <w:rsid w:val="00761336"/>
    <w:rsid w:val="0076197B"/>
    <w:rsid w:val="00761CE7"/>
    <w:rsid w:val="00761D01"/>
    <w:rsid w:val="00761D96"/>
    <w:rsid w:val="00762140"/>
    <w:rsid w:val="007625D5"/>
    <w:rsid w:val="00762786"/>
    <w:rsid w:val="007635C7"/>
    <w:rsid w:val="00763B2B"/>
    <w:rsid w:val="00763BCE"/>
    <w:rsid w:val="00764F75"/>
    <w:rsid w:val="00765140"/>
    <w:rsid w:val="0076567E"/>
    <w:rsid w:val="00765AB8"/>
    <w:rsid w:val="00765CA0"/>
    <w:rsid w:val="00765CE8"/>
    <w:rsid w:val="007661B4"/>
    <w:rsid w:val="00766D30"/>
    <w:rsid w:val="007677D1"/>
    <w:rsid w:val="007678B0"/>
    <w:rsid w:val="00767D57"/>
    <w:rsid w:val="00770727"/>
    <w:rsid w:val="00770885"/>
    <w:rsid w:val="00770988"/>
    <w:rsid w:val="0077099C"/>
    <w:rsid w:val="00770E35"/>
    <w:rsid w:val="00770EE3"/>
    <w:rsid w:val="0077104B"/>
    <w:rsid w:val="007710F8"/>
    <w:rsid w:val="007712DF"/>
    <w:rsid w:val="007714A5"/>
    <w:rsid w:val="0077165B"/>
    <w:rsid w:val="00771842"/>
    <w:rsid w:val="00771A50"/>
    <w:rsid w:val="00771B25"/>
    <w:rsid w:val="00771E22"/>
    <w:rsid w:val="00771E6F"/>
    <w:rsid w:val="007728BE"/>
    <w:rsid w:val="00772A6D"/>
    <w:rsid w:val="00772D86"/>
    <w:rsid w:val="00772DFE"/>
    <w:rsid w:val="00773482"/>
    <w:rsid w:val="00773A63"/>
    <w:rsid w:val="00773D1D"/>
    <w:rsid w:val="00773FCD"/>
    <w:rsid w:val="00774A05"/>
    <w:rsid w:val="00774BBB"/>
    <w:rsid w:val="00774C1C"/>
    <w:rsid w:val="00774C98"/>
    <w:rsid w:val="00774DD3"/>
    <w:rsid w:val="00774E84"/>
    <w:rsid w:val="00774EE2"/>
    <w:rsid w:val="0077503B"/>
    <w:rsid w:val="0077506C"/>
    <w:rsid w:val="007751D6"/>
    <w:rsid w:val="00775679"/>
    <w:rsid w:val="00775881"/>
    <w:rsid w:val="0077593A"/>
    <w:rsid w:val="0077593C"/>
    <w:rsid w:val="00775B61"/>
    <w:rsid w:val="00775D43"/>
    <w:rsid w:val="00775F4D"/>
    <w:rsid w:val="007760E8"/>
    <w:rsid w:val="0077624C"/>
    <w:rsid w:val="00776885"/>
    <w:rsid w:val="0077795E"/>
    <w:rsid w:val="00777BEA"/>
    <w:rsid w:val="0078019E"/>
    <w:rsid w:val="007805D3"/>
    <w:rsid w:val="00780A79"/>
    <w:rsid w:val="00780AA7"/>
    <w:rsid w:val="0078108F"/>
    <w:rsid w:val="007811F0"/>
    <w:rsid w:val="0078123D"/>
    <w:rsid w:val="007812DE"/>
    <w:rsid w:val="00781505"/>
    <w:rsid w:val="007815A3"/>
    <w:rsid w:val="00781616"/>
    <w:rsid w:val="00781A46"/>
    <w:rsid w:val="00781CBC"/>
    <w:rsid w:val="00781E37"/>
    <w:rsid w:val="00782241"/>
    <w:rsid w:val="0078228D"/>
    <w:rsid w:val="00782431"/>
    <w:rsid w:val="0078263E"/>
    <w:rsid w:val="007827E2"/>
    <w:rsid w:val="00782FBF"/>
    <w:rsid w:val="00783381"/>
    <w:rsid w:val="00783C9D"/>
    <w:rsid w:val="00783D22"/>
    <w:rsid w:val="00783D8E"/>
    <w:rsid w:val="00783E14"/>
    <w:rsid w:val="00783F71"/>
    <w:rsid w:val="007841D6"/>
    <w:rsid w:val="00784B7F"/>
    <w:rsid w:val="00784EBD"/>
    <w:rsid w:val="0078544E"/>
    <w:rsid w:val="00785970"/>
    <w:rsid w:val="007862F1"/>
    <w:rsid w:val="00786528"/>
    <w:rsid w:val="00786B02"/>
    <w:rsid w:val="0078744F"/>
    <w:rsid w:val="00787B75"/>
    <w:rsid w:val="0079010F"/>
    <w:rsid w:val="0079032D"/>
    <w:rsid w:val="007903E1"/>
    <w:rsid w:val="00790486"/>
    <w:rsid w:val="0079059D"/>
    <w:rsid w:val="00790A3F"/>
    <w:rsid w:val="0079164F"/>
    <w:rsid w:val="00791B36"/>
    <w:rsid w:val="00791D6D"/>
    <w:rsid w:val="007920F6"/>
    <w:rsid w:val="007922BE"/>
    <w:rsid w:val="00792547"/>
    <w:rsid w:val="00792664"/>
    <w:rsid w:val="00792696"/>
    <w:rsid w:val="0079282D"/>
    <w:rsid w:val="00792900"/>
    <w:rsid w:val="00792D15"/>
    <w:rsid w:val="00792E07"/>
    <w:rsid w:val="0079353E"/>
    <w:rsid w:val="00793D8E"/>
    <w:rsid w:val="007940BD"/>
    <w:rsid w:val="007943B8"/>
    <w:rsid w:val="007943DE"/>
    <w:rsid w:val="007944E2"/>
    <w:rsid w:val="007945C0"/>
    <w:rsid w:val="007947C0"/>
    <w:rsid w:val="007948B7"/>
    <w:rsid w:val="00794A15"/>
    <w:rsid w:val="00794E5D"/>
    <w:rsid w:val="00795292"/>
    <w:rsid w:val="007952D3"/>
    <w:rsid w:val="00795316"/>
    <w:rsid w:val="00795694"/>
    <w:rsid w:val="0079591D"/>
    <w:rsid w:val="00795AE2"/>
    <w:rsid w:val="00795BDD"/>
    <w:rsid w:val="00795C10"/>
    <w:rsid w:val="00796011"/>
    <w:rsid w:val="007969A2"/>
    <w:rsid w:val="00797050"/>
    <w:rsid w:val="007971CA"/>
    <w:rsid w:val="00797636"/>
    <w:rsid w:val="007976D0"/>
    <w:rsid w:val="00797BC4"/>
    <w:rsid w:val="00797E90"/>
    <w:rsid w:val="007A036E"/>
    <w:rsid w:val="007A07CB"/>
    <w:rsid w:val="007A1325"/>
    <w:rsid w:val="007A1E75"/>
    <w:rsid w:val="007A225A"/>
    <w:rsid w:val="007A2514"/>
    <w:rsid w:val="007A2677"/>
    <w:rsid w:val="007A3181"/>
    <w:rsid w:val="007A3442"/>
    <w:rsid w:val="007A35AA"/>
    <w:rsid w:val="007A3747"/>
    <w:rsid w:val="007A3790"/>
    <w:rsid w:val="007A39D5"/>
    <w:rsid w:val="007A3B0E"/>
    <w:rsid w:val="007A4007"/>
    <w:rsid w:val="007A4209"/>
    <w:rsid w:val="007A4627"/>
    <w:rsid w:val="007A4AB2"/>
    <w:rsid w:val="007A4AD4"/>
    <w:rsid w:val="007A4D9C"/>
    <w:rsid w:val="007A4FF4"/>
    <w:rsid w:val="007A5198"/>
    <w:rsid w:val="007A5225"/>
    <w:rsid w:val="007A5450"/>
    <w:rsid w:val="007A557F"/>
    <w:rsid w:val="007A5E8A"/>
    <w:rsid w:val="007A5EB3"/>
    <w:rsid w:val="007A611B"/>
    <w:rsid w:val="007A6BB4"/>
    <w:rsid w:val="007A6C15"/>
    <w:rsid w:val="007A6E30"/>
    <w:rsid w:val="007A7232"/>
    <w:rsid w:val="007A758D"/>
    <w:rsid w:val="007A760F"/>
    <w:rsid w:val="007A797C"/>
    <w:rsid w:val="007A7C56"/>
    <w:rsid w:val="007A7F7B"/>
    <w:rsid w:val="007B04CF"/>
    <w:rsid w:val="007B05CF"/>
    <w:rsid w:val="007B0650"/>
    <w:rsid w:val="007B0713"/>
    <w:rsid w:val="007B0830"/>
    <w:rsid w:val="007B096F"/>
    <w:rsid w:val="007B0DB3"/>
    <w:rsid w:val="007B0DF4"/>
    <w:rsid w:val="007B0EF0"/>
    <w:rsid w:val="007B0FA4"/>
    <w:rsid w:val="007B0FE3"/>
    <w:rsid w:val="007B105D"/>
    <w:rsid w:val="007B1206"/>
    <w:rsid w:val="007B12E1"/>
    <w:rsid w:val="007B1334"/>
    <w:rsid w:val="007B16BF"/>
    <w:rsid w:val="007B17D0"/>
    <w:rsid w:val="007B17FB"/>
    <w:rsid w:val="007B1967"/>
    <w:rsid w:val="007B1AF9"/>
    <w:rsid w:val="007B1C9C"/>
    <w:rsid w:val="007B2420"/>
    <w:rsid w:val="007B265D"/>
    <w:rsid w:val="007B26D7"/>
    <w:rsid w:val="007B281F"/>
    <w:rsid w:val="007B2881"/>
    <w:rsid w:val="007B32E7"/>
    <w:rsid w:val="007B353A"/>
    <w:rsid w:val="007B3629"/>
    <w:rsid w:val="007B3D9F"/>
    <w:rsid w:val="007B3E48"/>
    <w:rsid w:val="007B495B"/>
    <w:rsid w:val="007B4C88"/>
    <w:rsid w:val="007B5388"/>
    <w:rsid w:val="007B53BD"/>
    <w:rsid w:val="007B5B69"/>
    <w:rsid w:val="007B5B76"/>
    <w:rsid w:val="007B60EF"/>
    <w:rsid w:val="007B6A4C"/>
    <w:rsid w:val="007B6D94"/>
    <w:rsid w:val="007B744E"/>
    <w:rsid w:val="007B7B5E"/>
    <w:rsid w:val="007C00E0"/>
    <w:rsid w:val="007C1032"/>
    <w:rsid w:val="007C1304"/>
    <w:rsid w:val="007C173E"/>
    <w:rsid w:val="007C18B7"/>
    <w:rsid w:val="007C1F45"/>
    <w:rsid w:val="007C2244"/>
    <w:rsid w:val="007C24DE"/>
    <w:rsid w:val="007C2578"/>
    <w:rsid w:val="007C275E"/>
    <w:rsid w:val="007C302A"/>
    <w:rsid w:val="007C32B4"/>
    <w:rsid w:val="007C3639"/>
    <w:rsid w:val="007C3885"/>
    <w:rsid w:val="007C41B4"/>
    <w:rsid w:val="007C4489"/>
    <w:rsid w:val="007C4502"/>
    <w:rsid w:val="007C4871"/>
    <w:rsid w:val="007C4B4A"/>
    <w:rsid w:val="007C4FC2"/>
    <w:rsid w:val="007C51B2"/>
    <w:rsid w:val="007C52BD"/>
    <w:rsid w:val="007C55EE"/>
    <w:rsid w:val="007C573D"/>
    <w:rsid w:val="007C577D"/>
    <w:rsid w:val="007C5A23"/>
    <w:rsid w:val="007C61C5"/>
    <w:rsid w:val="007C6826"/>
    <w:rsid w:val="007C6BE1"/>
    <w:rsid w:val="007C71B9"/>
    <w:rsid w:val="007C7297"/>
    <w:rsid w:val="007C7599"/>
    <w:rsid w:val="007C777B"/>
    <w:rsid w:val="007C7C9A"/>
    <w:rsid w:val="007D0124"/>
    <w:rsid w:val="007D034D"/>
    <w:rsid w:val="007D0B3C"/>
    <w:rsid w:val="007D0C0D"/>
    <w:rsid w:val="007D0F5D"/>
    <w:rsid w:val="007D1008"/>
    <w:rsid w:val="007D1944"/>
    <w:rsid w:val="007D1D44"/>
    <w:rsid w:val="007D254C"/>
    <w:rsid w:val="007D260A"/>
    <w:rsid w:val="007D2B69"/>
    <w:rsid w:val="007D2DB7"/>
    <w:rsid w:val="007D2FC7"/>
    <w:rsid w:val="007D360C"/>
    <w:rsid w:val="007D3951"/>
    <w:rsid w:val="007D3B14"/>
    <w:rsid w:val="007D3D1B"/>
    <w:rsid w:val="007D46F8"/>
    <w:rsid w:val="007D47CC"/>
    <w:rsid w:val="007D4FAD"/>
    <w:rsid w:val="007D5751"/>
    <w:rsid w:val="007D578E"/>
    <w:rsid w:val="007D586C"/>
    <w:rsid w:val="007D5AE7"/>
    <w:rsid w:val="007D5CF8"/>
    <w:rsid w:val="007D5E8D"/>
    <w:rsid w:val="007D5F33"/>
    <w:rsid w:val="007D5FE3"/>
    <w:rsid w:val="007D608A"/>
    <w:rsid w:val="007D6273"/>
    <w:rsid w:val="007D66C4"/>
    <w:rsid w:val="007D699A"/>
    <w:rsid w:val="007D79FE"/>
    <w:rsid w:val="007E00DF"/>
    <w:rsid w:val="007E03AA"/>
    <w:rsid w:val="007E0DE3"/>
    <w:rsid w:val="007E124B"/>
    <w:rsid w:val="007E1C98"/>
    <w:rsid w:val="007E1D9E"/>
    <w:rsid w:val="007E2211"/>
    <w:rsid w:val="007E2283"/>
    <w:rsid w:val="007E2978"/>
    <w:rsid w:val="007E2EA2"/>
    <w:rsid w:val="007E313F"/>
    <w:rsid w:val="007E32B9"/>
    <w:rsid w:val="007E34E6"/>
    <w:rsid w:val="007E386C"/>
    <w:rsid w:val="007E3F19"/>
    <w:rsid w:val="007E42EE"/>
    <w:rsid w:val="007E430E"/>
    <w:rsid w:val="007E4ACA"/>
    <w:rsid w:val="007E4C58"/>
    <w:rsid w:val="007E4CAF"/>
    <w:rsid w:val="007E5299"/>
    <w:rsid w:val="007E52CC"/>
    <w:rsid w:val="007E55FA"/>
    <w:rsid w:val="007E604E"/>
    <w:rsid w:val="007E6156"/>
    <w:rsid w:val="007E6503"/>
    <w:rsid w:val="007E658B"/>
    <w:rsid w:val="007E6833"/>
    <w:rsid w:val="007E6F48"/>
    <w:rsid w:val="007E7750"/>
    <w:rsid w:val="007E779E"/>
    <w:rsid w:val="007E7982"/>
    <w:rsid w:val="007E7DD3"/>
    <w:rsid w:val="007E7F3A"/>
    <w:rsid w:val="007F0005"/>
    <w:rsid w:val="007F0412"/>
    <w:rsid w:val="007F079F"/>
    <w:rsid w:val="007F0A5E"/>
    <w:rsid w:val="007F0C62"/>
    <w:rsid w:val="007F0C8B"/>
    <w:rsid w:val="007F109E"/>
    <w:rsid w:val="007F11EE"/>
    <w:rsid w:val="007F155C"/>
    <w:rsid w:val="007F1986"/>
    <w:rsid w:val="007F1A67"/>
    <w:rsid w:val="007F1CC7"/>
    <w:rsid w:val="007F1EEF"/>
    <w:rsid w:val="007F2AC7"/>
    <w:rsid w:val="007F2ED5"/>
    <w:rsid w:val="007F31DD"/>
    <w:rsid w:val="007F335F"/>
    <w:rsid w:val="007F362E"/>
    <w:rsid w:val="007F3B9E"/>
    <w:rsid w:val="007F3BE0"/>
    <w:rsid w:val="007F3D05"/>
    <w:rsid w:val="007F3D50"/>
    <w:rsid w:val="007F3E9A"/>
    <w:rsid w:val="007F40B2"/>
    <w:rsid w:val="007F5450"/>
    <w:rsid w:val="007F55FE"/>
    <w:rsid w:val="007F5CF8"/>
    <w:rsid w:val="007F62A1"/>
    <w:rsid w:val="007F6657"/>
    <w:rsid w:val="007F69CF"/>
    <w:rsid w:val="007F6A0E"/>
    <w:rsid w:val="007F71A2"/>
    <w:rsid w:val="007F76BF"/>
    <w:rsid w:val="007F7852"/>
    <w:rsid w:val="007F7A8B"/>
    <w:rsid w:val="007F7C3F"/>
    <w:rsid w:val="0080036D"/>
    <w:rsid w:val="00800500"/>
    <w:rsid w:val="00800579"/>
    <w:rsid w:val="008006D1"/>
    <w:rsid w:val="00800703"/>
    <w:rsid w:val="00800EAB"/>
    <w:rsid w:val="00800F02"/>
    <w:rsid w:val="00800F90"/>
    <w:rsid w:val="00801541"/>
    <w:rsid w:val="008017D6"/>
    <w:rsid w:val="008019A9"/>
    <w:rsid w:val="00801A48"/>
    <w:rsid w:val="00801F08"/>
    <w:rsid w:val="008022B2"/>
    <w:rsid w:val="00802421"/>
    <w:rsid w:val="008024AD"/>
    <w:rsid w:val="00802752"/>
    <w:rsid w:val="008029EA"/>
    <w:rsid w:val="00802E69"/>
    <w:rsid w:val="0080301B"/>
    <w:rsid w:val="00803645"/>
    <w:rsid w:val="00803CDE"/>
    <w:rsid w:val="0080445A"/>
    <w:rsid w:val="00804BFF"/>
    <w:rsid w:val="00804F78"/>
    <w:rsid w:val="0080536F"/>
    <w:rsid w:val="00805718"/>
    <w:rsid w:val="00805BD3"/>
    <w:rsid w:val="00805CC6"/>
    <w:rsid w:val="008067E8"/>
    <w:rsid w:val="008068F1"/>
    <w:rsid w:val="00806D40"/>
    <w:rsid w:val="00806E92"/>
    <w:rsid w:val="00807C0C"/>
    <w:rsid w:val="00807C10"/>
    <w:rsid w:val="0081006D"/>
    <w:rsid w:val="00810227"/>
    <w:rsid w:val="00810365"/>
    <w:rsid w:val="008107C0"/>
    <w:rsid w:val="0081082A"/>
    <w:rsid w:val="00810EB9"/>
    <w:rsid w:val="00810EBC"/>
    <w:rsid w:val="00810EFA"/>
    <w:rsid w:val="00810F92"/>
    <w:rsid w:val="00811278"/>
    <w:rsid w:val="00811467"/>
    <w:rsid w:val="0081164A"/>
    <w:rsid w:val="008116DB"/>
    <w:rsid w:val="00811B94"/>
    <w:rsid w:val="00811C79"/>
    <w:rsid w:val="00811D7E"/>
    <w:rsid w:val="00811E59"/>
    <w:rsid w:val="00812361"/>
    <w:rsid w:val="00812ACA"/>
    <w:rsid w:val="00812B06"/>
    <w:rsid w:val="008137E0"/>
    <w:rsid w:val="00813D0A"/>
    <w:rsid w:val="00814532"/>
    <w:rsid w:val="008145C6"/>
    <w:rsid w:val="0081475A"/>
    <w:rsid w:val="0081482B"/>
    <w:rsid w:val="00814D57"/>
    <w:rsid w:val="00815087"/>
    <w:rsid w:val="008151EF"/>
    <w:rsid w:val="0081562D"/>
    <w:rsid w:val="008159E2"/>
    <w:rsid w:val="00815B89"/>
    <w:rsid w:val="00815D75"/>
    <w:rsid w:val="00815E9D"/>
    <w:rsid w:val="00815FF0"/>
    <w:rsid w:val="008162BC"/>
    <w:rsid w:val="008166D8"/>
    <w:rsid w:val="008167E8"/>
    <w:rsid w:val="008169E7"/>
    <w:rsid w:val="00816C8B"/>
    <w:rsid w:val="00816FF8"/>
    <w:rsid w:val="00817322"/>
    <w:rsid w:val="0081755B"/>
    <w:rsid w:val="008175D1"/>
    <w:rsid w:val="0081768E"/>
    <w:rsid w:val="00817760"/>
    <w:rsid w:val="008177F5"/>
    <w:rsid w:val="0081796F"/>
    <w:rsid w:val="008179AE"/>
    <w:rsid w:val="00817ED5"/>
    <w:rsid w:val="008201BB"/>
    <w:rsid w:val="00820408"/>
    <w:rsid w:val="008205A7"/>
    <w:rsid w:val="00820651"/>
    <w:rsid w:val="008206DF"/>
    <w:rsid w:val="00820CE2"/>
    <w:rsid w:val="00820E9C"/>
    <w:rsid w:val="00820E9D"/>
    <w:rsid w:val="008210A7"/>
    <w:rsid w:val="0082147E"/>
    <w:rsid w:val="0082163B"/>
    <w:rsid w:val="0082190C"/>
    <w:rsid w:val="00821BC6"/>
    <w:rsid w:val="00821D10"/>
    <w:rsid w:val="00821F52"/>
    <w:rsid w:val="00822203"/>
    <w:rsid w:val="00822266"/>
    <w:rsid w:val="008223F5"/>
    <w:rsid w:val="008224D4"/>
    <w:rsid w:val="0082257F"/>
    <w:rsid w:val="00822AB3"/>
    <w:rsid w:val="00822AFB"/>
    <w:rsid w:val="00822C24"/>
    <w:rsid w:val="0082345C"/>
    <w:rsid w:val="008236E4"/>
    <w:rsid w:val="00823A55"/>
    <w:rsid w:val="008244CE"/>
    <w:rsid w:val="008247D4"/>
    <w:rsid w:val="00824BFC"/>
    <w:rsid w:val="00824F47"/>
    <w:rsid w:val="00825131"/>
    <w:rsid w:val="008253CC"/>
    <w:rsid w:val="00825435"/>
    <w:rsid w:val="00825F48"/>
    <w:rsid w:val="00825F86"/>
    <w:rsid w:val="00826114"/>
    <w:rsid w:val="00826423"/>
    <w:rsid w:val="00826F6E"/>
    <w:rsid w:val="0082713F"/>
    <w:rsid w:val="008273B2"/>
    <w:rsid w:val="00827C2B"/>
    <w:rsid w:val="008300BC"/>
    <w:rsid w:val="00830738"/>
    <w:rsid w:val="008311F0"/>
    <w:rsid w:val="00831543"/>
    <w:rsid w:val="00831664"/>
    <w:rsid w:val="00831984"/>
    <w:rsid w:val="00831D6E"/>
    <w:rsid w:val="00831D87"/>
    <w:rsid w:val="00831DB9"/>
    <w:rsid w:val="00831F20"/>
    <w:rsid w:val="00832128"/>
    <w:rsid w:val="008321F0"/>
    <w:rsid w:val="00832437"/>
    <w:rsid w:val="008329A2"/>
    <w:rsid w:val="00832A75"/>
    <w:rsid w:val="00832F2E"/>
    <w:rsid w:val="0083338D"/>
    <w:rsid w:val="008338DE"/>
    <w:rsid w:val="00833CE6"/>
    <w:rsid w:val="00834042"/>
    <w:rsid w:val="00834B71"/>
    <w:rsid w:val="00834E4D"/>
    <w:rsid w:val="00834F4A"/>
    <w:rsid w:val="008351BF"/>
    <w:rsid w:val="00836907"/>
    <w:rsid w:val="00836DE9"/>
    <w:rsid w:val="00836FCB"/>
    <w:rsid w:val="00837A56"/>
    <w:rsid w:val="00837B3A"/>
    <w:rsid w:val="00837F99"/>
    <w:rsid w:val="00840B1F"/>
    <w:rsid w:val="00840DC2"/>
    <w:rsid w:val="0084134D"/>
    <w:rsid w:val="00841FFC"/>
    <w:rsid w:val="008428AA"/>
    <w:rsid w:val="0084338D"/>
    <w:rsid w:val="008433BF"/>
    <w:rsid w:val="008436E3"/>
    <w:rsid w:val="00843A2A"/>
    <w:rsid w:val="00843AB5"/>
    <w:rsid w:val="00844259"/>
    <w:rsid w:val="008448C6"/>
    <w:rsid w:val="00844C1F"/>
    <w:rsid w:val="0084519E"/>
    <w:rsid w:val="008452AB"/>
    <w:rsid w:val="00845581"/>
    <w:rsid w:val="00845756"/>
    <w:rsid w:val="00845BD1"/>
    <w:rsid w:val="00845D07"/>
    <w:rsid w:val="0084601B"/>
    <w:rsid w:val="00846039"/>
    <w:rsid w:val="00846374"/>
    <w:rsid w:val="0084665B"/>
    <w:rsid w:val="00846848"/>
    <w:rsid w:val="0084694A"/>
    <w:rsid w:val="00846C3F"/>
    <w:rsid w:val="0084706D"/>
    <w:rsid w:val="0084721F"/>
    <w:rsid w:val="00847F57"/>
    <w:rsid w:val="0085013E"/>
    <w:rsid w:val="008501EA"/>
    <w:rsid w:val="00850410"/>
    <w:rsid w:val="00850579"/>
    <w:rsid w:val="008506F3"/>
    <w:rsid w:val="00850D97"/>
    <w:rsid w:val="0085128B"/>
    <w:rsid w:val="00851AEB"/>
    <w:rsid w:val="00852096"/>
    <w:rsid w:val="00852A36"/>
    <w:rsid w:val="00852BC9"/>
    <w:rsid w:val="00852BCB"/>
    <w:rsid w:val="00852CA4"/>
    <w:rsid w:val="00852E34"/>
    <w:rsid w:val="00852E8C"/>
    <w:rsid w:val="008539A5"/>
    <w:rsid w:val="00853DCB"/>
    <w:rsid w:val="00854050"/>
    <w:rsid w:val="0085421D"/>
    <w:rsid w:val="008543A7"/>
    <w:rsid w:val="00854625"/>
    <w:rsid w:val="00854829"/>
    <w:rsid w:val="00854D83"/>
    <w:rsid w:val="0085533D"/>
    <w:rsid w:val="008557E0"/>
    <w:rsid w:val="00856044"/>
    <w:rsid w:val="00856179"/>
    <w:rsid w:val="0085671D"/>
    <w:rsid w:val="008567D9"/>
    <w:rsid w:val="00856C77"/>
    <w:rsid w:val="008572B1"/>
    <w:rsid w:val="00857680"/>
    <w:rsid w:val="00860001"/>
    <w:rsid w:val="008601A9"/>
    <w:rsid w:val="008604F4"/>
    <w:rsid w:val="008605A3"/>
    <w:rsid w:val="008605EB"/>
    <w:rsid w:val="00860F3B"/>
    <w:rsid w:val="00860F8F"/>
    <w:rsid w:val="0086146F"/>
    <w:rsid w:val="00861746"/>
    <w:rsid w:val="00861CB1"/>
    <w:rsid w:val="00861D7F"/>
    <w:rsid w:val="00861E02"/>
    <w:rsid w:val="00861E73"/>
    <w:rsid w:val="008621DE"/>
    <w:rsid w:val="00862202"/>
    <w:rsid w:val="0086227B"/>
    <w:rsid w:val="00862352"/>
    <w:rsid w:val="00862971"/>
    <w:rsid w:val="00862C44"/>
    <w:rsid w:val="00862CE7"/>
    <w:rsid w:val="00862E7C"/>
    <w:rsid w:val="00863031"/>
    <w:rsid w:val="00863376"/>
    <w:rsid w:val="00863548"/>
    <w:rsid w:val="008635CB"/>
    <w:rsid w:val="008636D6"/>
    <w:rsid w:val="00863AE2"/>
    <w:rsid w:val="00863C9A"/>
    <w:rsid w:val="00863FC5"/>
    <w:rsid w:val="008640E8"/>
    <w:rsid w:val="008648A8"/>
    <w:rsid w:val="00864ACD"/>
    <w:rsid w:val="00864F55"/>
    <w:rsid w:val="008654D3"/>
    <w:rsid w:val="0086569A"/>
    <w:rsid w:val="00865960"/>
    <w:rsid w:val="00865A20"/>
    <w:rsid w:val="00865C7B"/>
    <w:rsid w:val="00865DFD"/>
    <w:rsid w:val="008661C0"/>
    <w:rsid w:val="008661FF"/>
    <w:rsid w:val="00866592"/>
    <w:rsid w:val="00866BF1"/>
    <w:rsid w:val="008670E2"/>
    <w:rsid w:val="0086731E"/>
    <w:rsid w:val="008675CE"/>
    <w:rsid w:val="00867B8D"/>
    <w:rsid w:val="00867F4B"/>
    <w:rsid w:val="00870097"/>
    <w:rsid w:val="008702D9"/>
    <w:rsid w:val="00870334"/>
    <w:rsid w:val="008708F7"/>
    <w:rsid w:val="0087092B"/>
    <w:rsid w:val="00870A9C"/>
    <w:rsid w:val="00870C02"/>
    <w:rsid w:val="00870CB4"/>
    <w:rsid w:val="00870D19"/>
    <w:rsid w:val="00870FD4"/>
    <w:rsid w:val="008712D9"/>
    <w:rsid w:val="00871863"/>
    <w:rsid w:val="00871B45"/>
    <w:rsid w:val="00871B79"/>
    <w:rsid w:val="00871CD8"/>
    <w:rsid w:val="00871ECE"/>
    <w:rsid w:val="00872221"/>
    <w:rsid w:val="008727E5"/>
    <w:rsid w:val="00872BF8"/>
    <w:rsid w:val="00872C8C"/>
    <w:rsid w:val="0087302F"/>
    <w:rsid w:val="00873147"/>
    <w:rsid w:val="00873426"/>
    <w:rsid w:val="00873C28"/>
    <w:rsid w:val="00873D21"/>
    <w:rsid w:val="0087414F"/>
    <w:rsid w:val="00874399"/>
    <w:rsid w:val="00874D9C"/>
    <w:rsid w:val="00874E44"/>
    <w:rsid w:val="008755EB"/>
    <w:rsid w:val="0087617A"/>
    <w:rsid w:val="008762C8"/>
    <w:rsid w:val="008762D1"/>
    <w:rsid w:val="008762F4"/>
    <w:rsid w:val="00876631"/>
    <w:rsid w:val="008767E6"/>
    <w:rsid w:val="00876EED"/>
    <w:rsid w:val="00877337"/>
    <w:rsid w:val="00877349"/>
    <w:rsid w:val="00877868"/>
    <w:rsid w:val="008778A6"/>
    <w:rsid w:val="00877D25"/>
    <w:rsid w:val="00880067"/>
    <w:rsid w:val="00880180"/>
    <w:rsid w:val="008803E0"/>
    <w:rsid w:val="00880B06"/>
    <w:rsid w:val="00880D52"/>
    <w:rsid w:val="00880E40"/>
    <w:rsid w:val="008811C7"/>
    <w:rsid w:val="008811E5"/>
    <w:rsid w:val="008812F6"/>
    <w:rsid w:val="0088163D"/>
    <w:rsid w:val="008816AF"/>
    <w:rsid w:val="008817B3"/>
    <w:rsid w:val="00881834"/>
    <w:rsid w:val="00881D7C"/>
    <w:rsid w:val="00881D90"/>
    <w:rsid w:val="00881EC8"/>
    <w:rsid w:val="00882235"/>
    <w:rsid w:val="00882249"/>
    <w:rsid w:val="00882454"/>
    <w:rsid w:val="008827B2"/>
    <w:rsid w:val="00882E42"/>
    <w:rsid w:val="008833A7"/>
    <w:rsid w:val="00883563"/>
    <w:rsid w:val="00883D8F"/>
    <w:rsid w:val="00884071"/>
    <w:rsid w:val="0088426A"/>
    <w:rsid w:val="0088432D"/>
    <w:rsid w:val="00884C1D"/>
    <w:rsid w:val="00884C71"/>
    <w:rsid w:val="00884CF5"/>
    <w:rsid w:val="00884EB9"/>
    <w:rsid w:val="0088524A"/>
    <w:rsid w:val="008854B6"/>
    <w:rsid w:val="0088561A"/>
    <w:rsid w:val="0088561D"/>
    <w:rsid w:val="0088561E"/>
    <w:rsid w:val="0088579B"/>
    <w:rsid w:val="0088587F"/>
    <w:rsid w:val="00885FB8"/>
    <w:rsid w:val="00886317"/>
    <w:rsid w:val="00886503"/>
    <w:rsid w:val="008865D3"/>
    <w:rsid w:val="008865EF"/>
    <w:rsid w:val="008865F9"/>
    <w:rsid w:val="0088662C"/>
    <w:rsid w:val="00887715"/>
    <w:rsid w:val="0088784D"/>
    <w:rsid w:val="00887A82"/>
    <w:rsid w:val="00887ABD"/>
    <w:rsid w:val="00887D95"/>
    <w:rsid w:val="00887F27"/>
    <w:rsid w:val="00890176"/>
    <w:rsid w:val="008901F6"/>
    <w:rsid w:val="0089027F"/>
    <w:rsid w:val="008903EE"/>
    <w:rsid w:val="00890A6A"/>
    <w:rsid w:val="008912B6"/>
    <w:rsid w:val="008913F2"/>
    <w:rsid w:val="008915F0"/>
    <w:rsid w:val="00891847"/>
    <w:rsid w:val="00891A17"/>
    <w:rsid w:val="00891D30"/>
    <w:rsid w:val="00892062"/>
    <w:rsid w:val="008920C3"/>
    <w:rsid w:val="00892251"/>
    <w:rsid w:val="008923F9"/>
    <w:rsid w:val="0089284A"/>
    <w:rsid w:val="008932A4"/>
    <w:rsid w:val="00893340"/>
    <w:rsid w:val="008939A4"/>
    <w:rsid w:val="00893A2D"/>
    <w:rsid w:val="00893F2D"/>
    <w:rsid w:val="008944C8"/>
    <w:rsid w:val="00894F54"/>
    <w:rsid w:val="008952D9"/>
    <w:rsid w:val="00895392"/>
    <w:rsid w:val="00895DC7"/>
    <w:rsid w:val="0089615C"/>
    <w:rsid w:val="0089658D"/>
    <w:rsid w:val="00896750"/>
    <w:rsid w:val="00896B1D"/>
    <w:rsid w:val="00896B7C"/>
    <w:rsid w:val="00896FEB"/>
    <w:rsid w:val="00897071"/>
    <w:rsid w:val="008974A0"/>
    <w:rsid w:val="008979E8"/>
    <w:rsid w:val="00897AC4"/>
    <w:rsid w:val="008A0024"/>
    <w:rsid w:val="008A0117"/>
    <w:rsid w:val="008A02DF"/>
    <w:rsid w:val="008A0321"/>
    <w:rsid w:val="008A0BB2"/>
    <w:rsid w:val="008A0E82"/>
    <w:rsid w:val="008A0F8C"/>
    <w:rsid w:val="008A1699"/>
    <w:rsid w:val="008A1B81"/>
    <w:rsid w:val="008A1CC2"/>
    <w:rsid w:val="008A1FF7"/>
    <w:rsid w:val="008A217A"/>
    <w:rsid w:val="008A21BB"/>
    <w:rsid w:val="008A222D"/>
    <w:rsid w:val="008A22EE"/>
    <w:rsid w:val="008A2384"/>
    <w:rsid w:val="008A2BD0"/>
    <w:rsid w:val="008A2C34"/>
    <w:rsid w:val="008A2FA1"/>
    <w:rsid w:val="008A34AB"/>
    <w:rsid w:val="008A36C0"/>
    <w:rsid w:val="008A3927"/>
    <w:rsid w:val="008A3A39"/>
    <w:rsid w:val="008A3FFC"/>
    <w:rsid w:val="008A479D"/>
    <w:rsid w:val="008A4A6E"/>
    <w:rsid w:val="008A527D"/>
    <w:rsid w:val="008A5388"/>
    <w:rsid w:val="008A54DD"/>
    <w:rsid w:val="008A54FE"/>
    <w:rsid w:val="008A55DF"/>
    <w:rsid w:val="008A5894"/>
    <w:rsid w:val="008A5988"/>
    <w:rsid w:val="008A5C38"/>
    <w:rsid w:val="008A5EAF"/>
    <w:rsid w:val="008A5F03"/>
    <w:rsid w:val="008A5F58"/>
    <w:rsid w:val="008A622E"/>
    <w:rsid w:val="008A626F"/>
    <w:rsid w:val="008A637E"/>
    <w:rsid w:val="008A7095"/>
    <w:rsid w:val="008A7109"/>
    <w:rsid w:val="008A7165"/>
    <w:rsid w:val="008A7187"/>
    <w:rsid w:val="008A7493"/>
    <w:rsid w:val="008A7873"/>
    <w:rsid w:val="008A7AF7"/>
    <w:rsid w:val="008A7B6B"/>
    <w:rsid w:val="008A7B86"/>
    <w:rsid w:val="008B08D7"/>
    <w:rsid w:val="008B0EFA"/>
    <w:rsid w:val="008B105F"/>
    <w:rsid w:val="008B11E0"/>
    <w:rsid w:val="008B1313"/>
    <w:rsid w:val="008B15AC"/>
    <w:rsid w:val="008B1799"/>
    <w:rsid w:val="008B1D12"/>
    <w:rsid w:val="008B1D55"/>
    <w:rsid w:val="008B21CC"/>
    <w:rsid w:val="008B23E8"/>
    <w:rsid w:val="008B2A3F"/>
    <w:rsid w:val="008B2F66"/>
    <w:rsid w:val="008B311C"/>
    <w:rsid w:val="008B32D2"/>
    <w:rsid w:val="008B3426"/>
    <w:rsid w:val="008B34DB"/>
    <w:rsid w:val="008B36B3"/>
    <w:rsid w:val="008B377E"/>
    <w:rsid w:val="008B383D"/>
    <w:rsid w:val="008B3AD1"/>
    <w:rsid w:val="008B3CDC"/>
    <w:rsid w:val="008B4424"/>
    <w:rsid w:val="008B49F3"/>
    <w:rsid w:val="008B4B41"/>
    <w:rsid w:val="008B4BD7"/>
    <w:rsid w:val="008B4ECD"/>
    <w:rsid w:val="008B5491"/>
    <w:rsid w:val="008B5672"/>
    <w:rsid w:val="008B5707"/>
    <w:rsid w:val="008B5A1A"/>
    <w:rsid w:val="008B5BD4"/>
    <w:rsid w:val="008B5C52"/>
    <w:rsid w:val="008B61B2"/>
    <w:rsid w:val="008B65A0"/>
    <w:rsid w:val="008B666C"/>
    <w:rsid w:val="008B6770"/>
    <w:rsid w:val="008B67C1"/>
    <w:rsid w:val="008B68CB"/>
    <w:rsid w:val="008B6A80"/>
    <w:rsid w:val="008B6A83"/>
    <w:rsid w:val="008B7076"/>
    <w:rsid w:val="008B70EA"/>
    <w:rsid w:val="008B77F1"/>
    <w:rsid w:val="008B7EC8"/>
    <w:rsid w:val="008C0564"/>
    <w:rsid w:val="008C0838"/>
    <w:rsid w:val="008C0D20"/>
    <w:rsid w:val="008C0F8E"/>
    <w:rsid w:val="008C128E"/>
    <w:rsid w:val="008C1715"/>
    <w:rsid w:val="008C1A3C"/>
    <w:rsid w:val="008C1C64"/>
    <w:rsid w:val="008C1DCA"/>
    <w:rsid w:val="008C2098"/>
    <w:rsid w:val="008C2331"/>
    <w:rsid w:val="008C2374"/>
    <w:rsid w:val="008C239B"/>
    <w:rsid w:val="008C2484"/>
    <w:rsid w:val="008C24AC"/>
    <w:rsid w:val="008C281D"/>
    <w:rsid w:val="008C28E9"/>
    <w:rsid w:val="008C2930"/>
    <w:rsid w:val="008C29CB"/>
    <w:rsid w:val="008C2AB2"/>
    <w:rsid w:val="008C2B17"/>
    <w:rsid w:val="008C2FCC"/>
    <w:rsid w:val="008C30F0"/>
    <w:rsid w:val="008C30F2"/>
    <w:rsid w:val="008C3477"/>
    <w:rsid w:val="008C3634"/>
    <w:rsid w:val="008C4A28"/>
    <w:rsid w:val="008C4CE7"/>
    <w:rsid w:val="008C54C9"/>
    <w:rsid w:val="008C5CB6"/>
    <w:rsid w:val="008C5CE2"/>
    <w:rsid w:val="008C641A"/>
    <w:rsid w:val="008C6985"/>
    <w:rsid w:val="008C69F4"/>
    <w:rsid w:val="008C6A67"/>
    <w:rsid w:val="008C6E1C"/>
    <w:rsid w:val="008C7123"/>
    <w:rsid w:val="008C7577"/>
    <w:rsid w:val="008C75BF"/>
    <w:rsid w:val="008C7A73"/>
    <w:rsid w:val="008C7A9A"/>
    <w:rsid w:val="008C7BDF"/>
    <w:rsid w:val="008C7E54"/>
    <w:rsid w:val="008D00D3"/>
    <w:rsid w:val="008D133D"/>
    <w:rsid w:val="008D17BB"/>
    <w:rsid w:val="008D1A9A"/>
    <w:rsid w:val="008D2057"/>
    <w:rsid w:val="008D2397"/>
    <w:rsid w:val="008D2F2C"/>
    <w:rsid w:val="008D333F"/>
    <w:rsid w:val="008D392E"/>
    <w:rsid w:val="008D3C3E"/>
    <w:rsid w:val="008D3CFF"/>
    <w:rsid w:val="008D3D35"/>
    <w:rsid w:val="008D3EBC"/>
    <w:rsid w:val="008D4384"/>
    <w:rsid w:val="008D4650"/>
    <w:rsid w:val="008D4A33"/>
    <w:rsid w:val="008D4B15"/>
    <w:rsid w:val="008D4B86"/>
    <w:rsid w:val="008D51BD"/>
    <w:rsid w:val="008D54C8"/>
    <w:rsid w:val="008D5989"/>
    <w:rsid w:val="008D5C62"/>
    <w:rsid w:val="008D6550"/>
    <w:rsid w:val="008D6A8C"/>
    <w:rsid w:val="008D718D"/>
    <w:rsid w:val="008D72B9"/>
    <w:rsid w:val="008D771A"/>
    <w:rsid w:val="008D7A7C"/>
    <w:rsid w:val="008D7F8B"/>
    <w:rsid w:val="008E0088"/>
    <w:rsid w:val="008E00EC"/>
    <w:rsid w:val="008E044A"/>
    <w:rsid w:val="008E06A2"/>
    <w:rsid w:val="008E0BA2"/>
    <w:rsid w:val="008E0C63"/>
    <w:rsid w:val="008E10FD"/>
    <w:rsid w:val="008E1777"/>
    <w:rsid w:val="008E1A48"/>
    <w:rsid w:val="008E1CD2"/>
    <w:rsid w:val="008E1FE3"/>
    <w:rsid w:val="008E1FF0"/>
    <w:rsid w:val="008E2133"/>
    <w:rsid w:val="008E2585"/>
    <w:rsid w:val="008E25BA"/>
    <w:rsid w:val="008E265A"/>
    <w:rsid w:val="008E2693"/>
    <w:rsid w:val="008E2C48"/>
    <w:rsid w:val="008E3527"/>
    <w:rsid w:val="008E364D"/>
    <w:rsid w:val="008E3951"/>
    <w:rsid w:val="008E40FB"/>
    <w:rsid w:val="008E415B"/>
    <w:rsid w:val="008E441C"/>
    <w:rsid w:val="008E4835"/>
    <w:rsid w:val="008E498B"/>
    <w:rsid w:val="008E49E5"/>
    <w:rsid w:val="008E4B6E"/>
    <w:rsid w:val="008E4C77"/>
    <w:rsid w:val="008E4CB1"/>
    <w:rsid w:val="008E4E5E"/>
    <w:rsid w:val="008E5110"/>
    <w:rsid w:val="008E5278"/>
    <w:rsid w:val="008E5AFE"/>
    <w:rsid w:val="008E60EE"/>
    <w:rsid w:val="008E63A1"/>
    <w:rsid w:val="008E68B7"/>
    <w:rsid w:val="008E6E79"/>
    <w:rsid w:val="008E7195"/>
    <w:rsid w:val="008E7C56"/>
    <w:rsid w:val="008F03D4"/>
    <w:rsid w:val="008F06C5"/>
    <w:rsid w:val="008F0722"/>
    <w:rsid w:val="008F08DB"/>
    <w:rsid w:val="008F0CAC"/>
    <w:rsid w:val="008F0DA9"/>
    <w:rsid w:val="008F0F1F"/>
    <w:rsid w:val="008F0F37"/>
    <w:rsid w:val="008F14F5"/>
    <w:rsid w:val="008F1506"/>
    <w:rsid w:val="008F1C06"/>
    <w:rsid w:val="008F1C8F"/>
    <w:rsid w:val="008F1D93"/>
    <w:rsid w:val="008F20DA"/>
    <w:rsid w:val="008F21D3"/>
    <w:rsid w:val="008F2286"/>
    <w:rsid w:val="008F229F"/>
    <w:rsid w:val="008F28A3"/>
    <w:rsid w:val="008F2B84"/>
    <w:rsid w:val="008F3706"/>
    <w:rsid w:val="008F38C0"/>
    <w:rsid w:val="008F399F"/>
    <w:rsid w:val="008F3CE7"/>
    <w:rsid w:val="008F443D"/>
    <w:rsid w:val="008F4451"/>
    <w:rsid w:val="008F46F8"/>
    <w:rsid w:val="008F4847"/>
    <w:rsid w:val="008F48D0"/>
    <w:rsid w:val="008F4927"/>
    <w:rsid w:val="008F4C86"/>
    <w:rsid w:val="008F4D9D"/>
    <w:rsid w:val="008F5174"/>
    <w:rsid w:val="008F5681"/>
    <w:rsid w:val="008F5716"/>
    <w:rsid w:val="008F6178"/>
    <w:rsid w:val="008F64BD"/>
    <w:rsid w:val="008F65F1"/>
    <w:rsid w:val="008F6603"/>
    <w:rsid w:val="008F66F5"/>
    <w:rsid w:val="008F681C"/>
    <w:rsid w:val="008F6BE6"/>
    <w:rsid w:val="008F6F2A"/>
    <w:rsid w:val="008F6F84"/>
    <w:rsid w:val="008F740C"/>
    <w:rsid w:val="008F7791"/>
    <w:rsid w:val="008F7B2A"/>
    <w:rsid w:val="008F7DC9"/>
    <w:rsid w:val="00900229"/>
    <w:rsid w:val="00900272"/>
    <w:rsid w:val="009007CE"/>
    <w:rsid w:val="00900FDB"/>
    <w:rsid w:val="009016B5"/>
    <w:rsid w:val="009019B2"/>
    <w:rsid w:val="00901E1F"/>
    <w:rsid w:val="00901F70"/>
    <w:rsid w:val="009021E4"/>
    <w:rsid w:val="009023F8"/>
    <w:rsid w:val="00902B54"/>
    <w:rsid w:val="00902BB5"/>
    <w:rsid w:val="009031F8"/>
    <w:rsid w:val="00903671"/>
    <w:rsid w:val="009036B1"/>
    <w:rsid w:val="00903910"/>
    <w:rsid w:val="00903CC6"/>
    <w:rsid w:val="00903F20"/>
    <w:rsid w:val="00903FFA"/>
    <w:rsid w:val="0090414C"/>
    <w:rsid w:val="00904226"/>
    <w:rsid w:val="00904450"/>
    <w:rsid w:val="00904455"/>
    <w:rsid w:val="00904679"/>
    <w:rsid w:val="00904A5C"/>
    <w:rsid w:val="00904B6A"/>
    <w:rsid w:val="00904BD9"/>
    <w:rsid w:val="00904C34"/>
    <w:rsid w:val="00904E37"/>
    <w:rsid w:val="009052E8"/>
    <w:rsid w:val="009053D7"/>
    <w:rsid w:val="009055DB"/>
    <w:rsid w:val="009057B4"/>
    <w:rsid w:val="00905A77"/>
    <w:rsid w:val="00905AC7"/>
    <w:rsid w:val="0090600D"/>
    <w:rsid w:val="0090676C"/>
    <w:rsid w:val="00906917"/>
    <w:rsid w:val="00906AEA"/>
    <w:rsid w:val="00906C53"/>
    <w:rsid w:val="00906CA9"/>
    <w:rsid w:val="00907110"/>
    <w:rsid w:val="0090711F"/>
    <w:rsid w:val="00907382"/>
    <w:rsid w:val="009077D8"/>
    <w:rsid w:val="009079E8"/>
    <w:rsid w:val="00910077"/>
    <w:rsid w:val="00910154"/>
    <w:rsid w:val="009101AA"/>
    <w:rsid w:val="00910739"/>
    <w:rsid w:val="00910801"/>
    <w:rsid w:val="009109A1"/>
    <w:rsid w:val="00910C8A"/>
    <w:rsid w:val="00910CC1"/>
    <w:rsid w:val="00910E5C"/>
    <w:rsid w:val="009110F5"/>
    <w:rsid w:val="00911153"/>
    <w:rsid w:val="00911AE5"/>
    <w:rsid w:val="00912258"/>
    <w:rsid w:val="00912502"/>
    <w:rsid w:val="00912681"/>
    <w:rsid w:val="009126B0"/>
    <w:rsid w:val="00912CAB"/>
    <w:rsid w:val="00912E4A"/>
    <w:rsid w:val="00913431"/>
    <w:rsid w:val="00913449"/>
    <w:rsid w:val="0091374A"/>
    <w:rsid w:val="00913E08"/>
    <w:rsid w:val="00913F52"/>
    <w:rsid w:val="00914019"/>
    <w:rsid w:val="00914075"/>
    <w:rsid w:val="009140DA"/>
    <w:rsid w:val="009141F7"/>
    <w:rsid w:val="00914401"/>
    <w:rsid w:val="00914447"/>
    <w:rsid w:val="00914805"/>
    <w:rsid w:val="009149B6"/>
    <w:rsid w:val="00914A4A"/>
    <w:rsid w:val="00914B68"/>
    <w:rsid w:val="00914BB1"/>
    <w:rsid w:val="00914D46"/>
    <w:rsid w:val="00914DD1"/>
    <w:rsid w:val="00914E07"/>
    <w:rsid w:val="00915059"/>
    <w:rsid w:val="00915BDC"/>
    <w:rsid w:val="00915C82"/>
    <w:rsid w:val="00916036"/>
    <w:rsid w:val="00916116"/>
    <w:rsid w:val="0091616F"/>
    <w:rsid w:val="009163CD"/>
    <w:rsid w:val="0091657B"/>
    <w:rsid w:val="0091657F"/>
    <w:rsid w:val="009165CE"/>
    <w:rsid w:val="009169DB"/>
    <w:rsid w:val="00916A75"/>
    <w:rsid w:val="00916AEF"/>
    <w:rsid w:val="00916F15"/>
    <w:rsid w:val="00916F4C"/>
    <w:rsid w:val="00916FDF"/>
    <w:rsid w:val="0091712B"/>
    <w:rsid w:val="00917535"/>
    <w:rsid w:val="00917AB2"/>
    <w:rsid w:val="00917D1A"/>
    <w:rsid w:val="00920284"/>
    <w:rsid w:val="00920530"/>
    <w:rsid w:val="009205B8"/>
    <w:rsid w:val="009209E1"/>
    <w:rsid w:val="00920A9A"/>
    <w:rsid w:val="00920AD9"/>
    <w:rsid w:val="00920B26"/>
    <w:rsid w:val="00920BC2"/>
    <w:rsid w:val="00920C53"/>
    <w:rsid w:val="00920C6C"/>
    <w:rsid w:val="00920F1A"/>
    <w:rsid w:val="009210EA"/>
    <w:rsid w:val="0092141D"/>
    <w:rsid w:val="009219E8"/>
    <w:rsid w:val="00921BF5"/>
    <w:rsid w:val="00921F35"/>
    <w:rsid w:val="00922577"/>
    <w:rsid w:val="00922D76"/>
    <w:rsid w:val="00922E1F"/>
    <w:rsid w:val="00922EC4"/>
    <w:rsid w:val="00923833"/>
    <w:rsid w:val="00923A0A"/>
    <w:rsid w:val="00923C35"/>
    <w:rsid w:val="00923D9E"/>
    <w:rsid w:val="00923E6B"/>
    <w:rsid w:val="009241F3"/>
    <w:rsid w:val="009248C4"/>
    <w:rsid w:val="00924AB1"/>
    <w:rsid w:val="00924CA9"/>
    <w:rsid w:val="00925343"/>
    <w:rsid w:val="0092553B"/>
    <w:rsid w:val="009255AA"/>
    <w:rsid w:val="009255FB"/>
    <w:rsid w:val="00925679"/>
    <w:rsid w:val="009256BF"/>
    <w:rsid w:val="009257E2"/>
    <w:rsid w:val="00925889"/>
    <w:rsid w:val="00925D9D"/>
    <w:rsid w:val="00925F88"/>
    <w:rsid w:val="00926242"/>
    <w:rsid w:val="00926900"/>
    <w:rsid w:val="0092702C"/>
    <w:rsid w:val="00927202"/>
    <w:rsid w:val="009273C2"/>
    <w:rsid w:val="009273DE"/>
    <w:rsid w:val="009274ED"/>
    <w:rsid w:val="00927A2F"/>
    <w:rsid w:val="0093023D"/>
    <w:rsid w:val="0093025F"/>
    <w:rsid w:val="009302D3"/>
    <w:rsid w:val="009304A6"/>
    <w:rsid w:val="0093068C"/>
    <w:rsid w:val="00930938"/>
    <w:rsid w:val="00930C83"/>
    <w:rsid w:val="009318A9"/>
    <w:rsid w:val="00931DA0"/>
    <w:rsid w:val="009320FE"/>
    <w:rsid w:val="009322CD"/>
    <w:rsid w:val="0093246B"/>
    <w:rsid w:val="009327E7"/>
    <w:rsid w:val="00932E9F"/>
    <w:rsid w:val="00932ED0"/>
    <w:rsid w:val="0093323F"/>
    <w:rsid w:val="0093328C"/>
    <w:rsid w:val="009332CE"/>
    <w:rsid w:val="009334EF"/>
    <w:rsid w:val="009338E5"/>
    <w:rsid w:val="00933E56"/>
    <w:rsid w:val="009344C8"/>
    <w:rsid w:val="009345DB"/>
    <w:rsid w:val="00934B15"/>
    <w:rsid w:val="00934C59"/>
    <w:rsid w:val="00934DBB"/>
    <w:rsid w:val="00934DBD"/>
    <w:rsid w:val="00934F0E"/>
    <w:rsid w:val="00935BDF"/>
    <w:rsid w:val="00935D68"/>
    <w:rsid w:val="00935FCF"/>
    <w:rsid w:val="00936986"/>
    <w:rsid w:val="00936A09"/>
    <w:rsid w:val="009371F3"/>
    <w:rsid w:val="00937229"/>
    <w:rsid w:val="00937598"/>
    <w:rsid w:val="0093782A"/>
    <w:rsid w:val="00937B57"/>
    <w:rsid w:val="00937B5A"/>
    <w:rsid w:val="00937C9D"/>
    <w:rsid w:val="00937E71"/>
    <w:rsid w:val="00940032"/>
    <w:rsid w:val="00940054"/>
    <w:rsid w:val="009405C1"/>
    <w:rsid w:val="00940656"/>
    <w:rsid w:val="0094078E"/>
    <w:rsid w:val="00940858"/>
    <w:rsid w:val="00940974"/>
    <w:rsid w:val="0094099D"/>
    <w:rsid w:val="009409E2"/>
    <w:rsid w:val="0094103D"/>
    <w:rsid w:val="0094139C"/>
    <w:rsid w:val="009413C1"/>
    <w:rsid w:val="00941518"/>
    <w:rsid w:val="009418EA"/>
    <w:rsid w:val="00941DC7"/>
    <w:rsid w:val="00941ED4"/>
    <w:rsid w:val="00942265"/>
    <w:rsid w:val="00942D92"/>
    <w:rsid w:val="00943167"/>
    <w:rsid w:val="00943333"/>
    <w:rsid w:val="009434B2"/>
    <w:rsid w:val="00943B39"/>
    <w:rsid w:val="00944177"/>
    <w:rsid w:val="009445A4"/>
    <w:rsid w:val="0094468E"/>
    <w:rsid w:val="0094477E"/>
    <w:rsid w:val="00944D09"/>
    <w:rsid w:val="009452AB"/>
    <w:rsid w:val="009452CB"/>
    <w:rsid w:val="009454EA"/>
    <w:rsid w:val="00945AFC"/>
    <w:rsid w:val="00945CCD"/>
    <w:rsid w:val="00945E83"/>
    <w:rsid w:val="00946F0C"/>
    <w:rsid w:val="009474E7"/>
    <w:rsid w:val="0094753B"/>
    <w:rsid w:val="00947765"/>
    <w:rsid w:val="00947C43"/>
    <w:rsid w:val="00947D95"/>
    <w:rsid w:val="0095080B"/>
    <w:rsid w:val="009509D4"/>
    <w:rsid w:val="00950B9B"/>
    <w:rsid w:val="00950F41"/>
    <w:rsid w:val="0095172B"/>
    <w:rsid w:val="009518DB"/>
    <w:rsid w:val="00952191"/>
    <w:rsid w:val="00952755"/>
    <w:rsid w:val="0095287B"/>
    <w:rsid w:val="00952F41"/>
    <w:rsid w:val="00953619"/>
    <w:rsid w:val="00953653"/>
    <w:rsid w:val="00953812"/>
    <w:rsid w:val="00953E14"/>
    <w:rsid w:val="00954095"/>
    <w:rsid w:val="009545A0"/>
    <w:rsid w:val="00954608"/>
    <w:rsid w:val="00954AE8"/>
    <w:rsid w:val="00954B62"/>
    <w:rsid w:val="00954EC2"/>
    <w:rsid w:val="009554D7"/>
    <w:rsid w:val="00955602"/>
    <w:rsid w:val="00955B98"/>
    <w:rsid w:val="00955CDF"/>
    <w:rsid w:val="00956100"/>
    <w:rsid w:val="00956532"/>
    <w:rsid w:val="00956D8F"/>
    <w:rsid w:val="00957724"/>
    <w:rsid w:val="0095794C"/>
    <w:rsid w:val="00957A3B"/>
    <w:rsid w:val="00957F28"/>
    <w:rsid w:val="00957FA5"/>
    <w:rsid w:val="00960256"/>
    <w:rsid w:val="009604C4"/>
    <w:rsid w:val="00960584"/>
    <w:rsid w:val="00960A2D"/>
    <w:rsid w:val="00960A8D"/>
    <w:rsid w:val="00960D63"/>
    <w:rsid w:val="00961151"/>
    <w:rsid w:val="00961B9B"/>
    <w:rsid w:val="00962085"/>
    <w:rsid w:val="009620BB"/>
    <w:rsid w:val="00962325"/>
    <w:rsid w:val="00962412"/>
    <w:rsid w:val="009624D6"/>
    <w:rsid w:val="00962529"/>
    <w:rsid w:val="009625A7"/>
    <w:rsid w:val="009628F3"/>
    <w:rsid w:val="00962FE2"/>
    <w:rsid w:val="00963271"/>
    <w:rsid w:val="00963449"/>
    <w:rsid w:val="009634EA"/>
    <w:rsid w:val="0096394F"/>
    <w:rsid w:val="00963A16"/>
    <w:rsid w:val="00963BC1"/>
    <w:rsid w:val="00963C3F"/>
    <w:rsid w:val="00963E2C"/>
    <w:rsid w:val="00963EA2"/>
    <w:rsid w:val="009640C0"/>
    <w:rsid w:val="0096484F"/>
    <w:rsid w:val="00964988"/>
    <w:rsid w:val="00964D5C"/>
    <w:rsid w:val="0096523F"/>
    <w:rsid w:val="0096562F"/>
    <w:rsid w:val="009658EF"/>
    <w:rsid w:val="0096610E"/>
    <w:rsid w:val="00966581"/>
    <w:rsid w:val="009665E8"/>
    <w:rsid w:val="009666D0"/>
    <w:rsid w:val="009667EE"/>
    <w:rsid w:val="00966C58"/>
    <w:rsid w:val="00966CCD"/>
    <w:rsid w:val="00966D42"/>
    <w:rsid w:val="0096715B"/>
    <w:rsid w:val="00967461"/>
    <w:rsid w:val="009674C9"/>
    <w:rsid w:val="0096767A"/>
    <w:rsid w:val="00967CAB"/>
    <w:rsid w:val="00967E78"/>
    <w:rsid w:val="00970106"/>
    <w:rsid w:val="009703FA"/>
    <w:rsid w:val="00970440"/>
    <w:rsid w:val="00970499"/>
    <w:rsid w:val="009704E7"/>
    <w:rsid w:val="00970626"/>
    <w:rsid w:val="009708C6"/>
    <w:rsid w:val="0097096E"/>
    <w:rsid w:val="00970D7A"/>
    <w:rsid w:val="00970E7D"/>
    <w:rsid w:val="00970F1C"/>
    <w:rsid w:val="00970FD7"/>
    <w:rsid w:val="00971320"/>
    <w:rsid w:val="00971A00"/>
    <w:rsid w:val="00971A36"/>
    <w:rsid w:val="0097205A"/>
    <w:rsid w:val="00972131"/>
    <w:rsid w:val="009728B6"/>
    <w:rsid w:val="00972A03"/>
    <w:rsid w:val="00972CBB"/>
    <w:rsid w:val="00972DF8"/>
    <w:rsid w:val="00972E00"/>
    <w:rsid w:val="00972E22"/>
    <w:rsid w:val="00972FD0"/>
    <w:rsid w:val="009736D6"/>
    <w:rsid w:val="00973E04"/>
    <w:rsid w:val="00973F1E"/>
    <w:rsid w:val="00973F3E"/>
    <w:rsid w:val="0097441D"/>
    <w:rsid w:val="009745C8"/>
    <w:rsid w:val="00974690"/>
    <w:rsid w:val="00974DF0"/>
    <w:rsid w:val="00974E8B"/>
    <w:rsid w:val="009753DA"/>
    <w:rsid w:val="00975416"/>
    <w:rsid w:val="00975512"/>
    <w:rsid w:val="00975533"/>
    <w:rsid w:val="00975625"/>
    <w:rsid w:val="00976008"/>
    <w:rsid w:val="0097604F"/>
    <w:rsid w:val="00976058"/>
    <w:rsid w:val="0097607B"/>
    <w:rsid w:val="00976355"/>
    <w:rsid w:val="00976805"/>
    <w:rsid w:val="00976A5A"/>
    <w:rsid w:val="00976B29"/>
    <w:rsid w:val="00976BB1"/>
    <w:rsid w:val="00977070"/>
    <w:rsid w:val="00980001"/>
    <w:rsid w:val="009800D3"/>
    <w:rsid w:val="00980159"/>
    <w:rsid w:val="00980778"/>
    <w:rsid w:val="00980B59"/>
    <w:rsid w:val="00980CEE"/>
    <w:rsid w:val="009810BC"/>
    <w:rsid w:val="00981198"/>
    <w:rsid w:val="009811E5"/>
    <w:rsid w:val="009813BC"/>
    <w:rsid w:val="0098157B"/>
    <w:rsid w:val="009818B3"/>
    <w:rsid w:val="00981CA5"/>
    <w:rsid w:val="00982029"/>
    <w:rsid w:val="009821EC"/>
    <w:rsid w:val="0098294E"/>
    <w:rsid w:val="0098299C"/>
    <w:rsid w:val="00982F4B"/>
    <w:rsid w:val="00983146"/>
    <w:rsid w:val="00983586"/>
    <w:rsid w:val="00983743"/>
    <w:rsid w:val="0098391A"/>
    <w:rsid w:val="00983CF7"/>
    <w:rsid w:val="00983D57"/>
    <w:rsid w:val="00983E80"/>
    <w:rsid w:val="00983F82"/>
    <w:rsid w:val="00984282"/>
    <w:rsid w:val="009843E8"/>
    <w:rsid w:val="00984607"/>
    <w:rsid w:val="00984A9E"/>
    <w:rsid w:val="00985084"/>
    <w:rsid w:val="009854CA"/>
    <w:rsid w:val="00985AA1"/>
    <w:rsid w:val="00986207"/>
    <w:rsid w:val="00986381"/>
    <w:rsid w:val="00986577"/>
    <w:rsid w:val="009866EA"/>
    <w:rsid w:val="00986731"/>
    <w:rsid w:val="0098677F"/>
    <w:rsid w:val="00986993"/>
    <w:rsid w:val="00986B21"/>
    <w:rsid w:val="009877D9"/>
    <w:rsid w:val="00987D51"/>
    <w:rsid w:val="00987D97"/>
    <w:rsid w:val="00987F73"/>
    <w:rsid w:val="00990555"/>
    <w:rsid w:val="00990566"/>
    <w:rsid w:val="00990C0A"/>
    <w:rsid w:val="009911E9"/>
    <w:rsid w:val="009914EA"/>
    <w:rsid w:val="0099158B"/>
    <w:rsid w:val="00991CCB"/>
    <w:rsid w:val="00991D44"/>
    <w:rsid w:val="00991EE5"/>
    <w:rsid w:val="009921E2"/>
    <w:rsid w:val="00992449"/>
    <w:rsid w:val="009928E3"/>
    <w:rsid w:val="00992BC8"/>
    <w:rsid w:val="00993438"/>
    <w:rsid w:val="00993824"/>
    <w:rsid w:val="00993940"/>
    <w:rsid w:val="00993B2F"/>
    <w:rsid w:val="00993BC8"/>
    <w:rsid w:val="00994209"/>
    <w:rsid w:val="009945FB"/>
    <w:rsid w:val="00994739"/>
    <w:rsid w:val="0099476B"/>
    <w:rsid w:val="00994AB4"/>
    <w:rsid w:val="00994E1C"/>
    <w:rsid w:val="00994E2C"/>
    <w:rsid w:val="0099563E"/>
    <w:rsid w:val="00995815"/>
    <w:rsid w:val="0099588A"/>
    <w:rsid w:val="009958C2"/>
    <w:rsid w:val="00996299"/>
    <w:rsid w:val="00996740"/>
    <w:rsid w:val="009971E8"/>
    <w:rsid w:val="00997624"/>
    <w:rsid w:val="0099770A"/>
    <w:rsid w:val="0099775C"/>
    <w:rsid w:val="00997900"/>
    <w:rsid w:val="00997B38"/>
    <w:rsid w:val="00997F8A"/>
    <w:rsid w:val="009A011D"/>
    <w:rsid w:val="009A040A"/>
    <w:rsid w:val="009A04FA"/>
    <w:rsid w:val="009A0648"/>
    <w:rsid w:val="009A0D49"/>
    <w:rsid w:val="009A1299"/>
    <w:rsid w:val="009A1426"/>
    <w:rsid w:val="009A153E"/>
    <w:rsid w:val="009A1675"/>
    <w:rsid w:val="009A1785"/>
    <w:rsid w:val="009A18F1"/>
    <w:rsid w:val="009A1E2C"/>
    <w:rsid w:val="009A20B2"/>
    <w:rsid w:val="009A2701"/>
    <w:rsid w:val="009A273C"/>
    <w:rsid w:val="009A2852"/>
    <w:rsid w:val="009A2C8E"/>
    <w:rsid w:val="009A2F56"/>
    <w:rsid w:val="009A37C3"/>
    <w:rsid w:val="009A3889"/>
    <w:rsid w:val="009A39B2"/>
    <w:rsid w:val="009A3AD0"/>
    <w:rsid w:val="009A3B0A"/>
    <w:rsid w:val="009A3EC7"/>
    <w:rsid w:val="009A3FC8"/>
    <w:rsid w:val="009A45A1"/>
    <w:rsid w:val="009A46EC"/>
    <w:rsid w:val="009A4963"/>
    <w:rsid w:val="009A4D2F"/>
    <w:rsid w:val="009A5745"/>
    <w:rsid w:val="009A58D3"/>
    <w:rsid w:val="009A5916"/>
    <w:rsid w:val="009A61A0"/>
    <w:rsid w:val="009A6446"/>
    <w:rsid w:val="009A6C27"/>
    <w:rsid w:val="009A6DEE"/>
    <w:rsid w:val="009A6F6E"/>
    <w:rsid w:val="009A73D8"/>
    <w:rsid w:val="009A7550"/>
    <w:rsid w:val="009A75B2"/>
    <w:rsid w:val="009A7E54"/>
    <w:rsid w:val="009A7E55"/>
    <w:rsid w:val="009B043B"/>
    <w:rsid w:val="009B048B"/>
    <w:rsid w:val="009B0608"/>
    <w:rsid w:val="009B06CC"/>
    <w:rsid w:val="009B0862"/>
    <w:rsid w:val="009B102A"/>
    <w:rsid w:val="009B1067"/>
    <w:rsid w:val="009B198A"/>
    <w:rsid w:val="009B1995"/>
    <w:rsid w:val="009B1A2E"/>
    <w:rsid w:val="009B1B8B"/>
    <w:rsid w:val="009B1C46"/>
    <w:rsid w:val="009B1CD0"/>
    <w:rsid w:val="009B1DD6"/>
    <w:rsid w:val="009B22B6"/>
    <w:rsid w:val="009B2D02"/>
    <w:rsid w:val="009B2F29"/>
    <w:rsid w:val="009B37B6"/>
    <w:rsid w:val="009B3EB8"/>
    <w:rsid w:val="009B3F89"/>
    <w:rsid w:val="009B3FD3"/>
    <w:rsid w:val="009B4049"/>
    <w:rsid w:val="009B4268"/>
    <w:rsid w:val="009B4335"/>
    <w:rsid w:val="009B448F"/>
    <w:rsid w:val="009B44D8"/>
    <w:rsid w:val="009B461A"/>
    <w:rsid w:val="009B474C"/>
    <w:rsid w:val="009B4B2A"/>
    <w:rsid w:val="009B4FC0"/>
    <w:rsid w:val="009B5108"/>
    <w:rsid w:val="009B5522"/>
    <w:rsid w:val="009B5A66"/>
    <w:rsid w:val="009B5BB6"/>
    <w:rsid w:val="009B5E33"/>
    <w:rsid w:val="009B5FD6"/>
    <w:rsid w:val="009B68EE"/>
    <w:rsid w:val="009B6917"/>
    <w:rsid w:val="009B6DA3"/>
    <w:rsid w:val="009B704E"/>
    <w:rsid w:val="009B7580"/>
    <w:rsid w:val="009B7C5F"/>
    <w:rsid w:val="009B7E8A"/>
    <w:rsid w:val="009C0558"/>
    <w:rsid w:val="009C058B"/>
    <w:rsid w:val="009C0930"/>
    <w:rsid w:val="009C0C52"/>
    <w:rsid w:val="009C1031"/>
    <w:rsid w:val="009C11E2"/>
    <w:rsid w:val="009C13C2"/>
    <w:rsid w:val="009C1577"/>
    <w:rsid w:val="009C1673"/>
    <w:rsid w:val="009C1BC5"/>
    <w:rsid w:val="009C2161"/>
    <w:rsid w:val="009C219D"/>
    <w:rsid w:val="009C2543"/>
    <w:rsid w:val="009C2700"/>
    <w:rsid w:val="009C28B5"/>
    <w:rsid w:val="009C290C"/>
    <w:rsid w:val="009C2C5C"/>
    <w:rsid w:val="009C2D29"/>
    <w:rsid w:val="009C2FC9"/>
    <w:rsid w:val="009C307F"/>
    <w:rsid w:val="009C3198"/>
    <w:rsid w:val="009C322A"/>
    <w:rsid w:val="009C3569"/>
    <w:rsid w:val="009C359D"/>
    <w:rsid w:val="009C3D04"/>
    <w:rsid w:val="009C3D59"/>
    <w:rsid w:val="009C3E67"/>
    <w:rsid w:val="009C416D"/>
    <w:rsid w:val="009C4CEA"/>
    <w:rsid w:val="009C4DA6"/>
    <w:rsid w:val="009C4EB8"/>
    <w:rsid w:val="009C502B"/>
    <w:rsid w:val="009C5839"/>
    <w:rsid w:val="009C5BE3"/>
    <w:rsid w:val="009C6015"/>
    <w:rsid w:val="009C6235"/>
    <w:rsid w:val="009C678D"/>
    <w:rsid w:val="009C6E0D"/>
    <w:rsid w:val="009C79A4"/>
    <w:rsid w:val="009C7BA5"/>
    <w:rsid w:val="009C7C16"/>
    <w:rsid w:val="009C7E9F"/>
    <w:rsid w:val="009C7F90"/>
    <w:rsid w:val="009D0291"/>
    <w:rsid w:val="009D0720"/>
    <w:rsid w:val="009D1074"/>
    <w:rsid w:val="009D14C7"/>
    <w:rsid w:val="009D14EA"/>
    <w:rsid w:val="009D17D0"/>
    <w:rsid w:val="009D1854"/>
    <w:rsid w:val="009D188D"/>
    <w:rsid w:val="009D18B9"/>
    <w:rsid w:val="009D1FD5"/>
    <w:rsid w:val="009D254C"/>
    <w:rsid w:val="009D2602"/>
    <w:rsid w:val="009D267C"/>
    <w:rsid w:val="009D2A90"/>
    <w:rsid w:val="009D2E30"/>
    <w:rsid w:val="009D3045"/>
    <w:rsid w:val="009D3A3A"/>
    <w:rsid w:val="009D3B5F"/>
    <w:rsid w:val="009D40FC"/>
    <w:rsid w:val="009D4742"/>
    <w:rsid w:val="009D4ECF"/>
    <w:rsid w:val="009D51CE"/>
    <w:rsid w:val="009D51D8"/>
    <w:rsid w:val="009D528F"/>
    <w:rsid w:val="009D5509"/>
    <w:rsid w:val="009D5522"/>
    <w:rsid w:val="009D6348"/>
    <w:rsid w:val="009D6629"/>
    <w:rsid w:val="009D675A"/>
    <w:rsid w:val="009D684E"/>
    <w:rsid w:val="009D6914"/>
    <w:rsid w:val="009D6E6F"/>
    <w:rsid w:val="009D7219"/>
    <w:rsid w:val="009D73F0"/>
    <w:rsid w:val="009D79C1"/>
    <w:rsid w:val="009D7D7A"/>
    <w:rsid w:val="009E0045"/>
    <w:rsid w:val="009E00E4"/>
    <w:rsid w:val="009E0846"/>
    <w:rsid w:val="009E096B"/>
    <w:rsid w:val="009E0EA7"/>
    <w:rsid w:val="009E0FAF"/>
    <w:rsid w:val="009E1574"/>
    <w:rsid w:val="009E1DF9"/>
    <w:rsid w:val="009E1EC7"/>
    <w:rsid w:val="009E201C"/>
    <w:rsid w:val="009E2305"/>
    <w:rsid w:val="009E237D"/>
    <w:rsid w:val="009E23B6"/>
    <w:rsid w:val="009E2588"/>
    <w:rsid w:val="009E2AAF"/>
    <w:rsid w:val="009E2BBD"/>
    <w:rsid w:val="009E2BF7"/>
    <w:rsid w:val="009E2CE7"/>
    <w:rsid w:val="009E2FE6"/>
    <w:rsid w:val="009E30C6"/>
    <w:rsid w:val="009E36B4"/>
    <w:rsid w:val="009E3C1C"/>
    <w:rsid w:val="009E3C49"/>
    <w:rsid w:val="009E48E2"/>
    <w:rsid w:val="009E4926"/>
    <w:rsid w:val="009E4AEE"/>
    <w:rsid w:val="009E4C23"/>
    <w:rsid w:val="009E5005"/>
    <w:rsid w:val="009E56DE"/>
    <w:rsid w:val="009E5815"/>
    <w:rsid w:val="009E5898"/>
    <w:rsid w:val="009E5D3E"/>
    <w:rsid w:val="009E61F8"/>
    <w:rsid w:val="009E6276"/>
    <w:rsid w:val="009E634E"/>
    <w:rsid w:val="009E642D"/>
    <w:rsid w:val="009E6C15"/>
    <w:rsid w:val="009E6CB7"/>
    <w:rsid w:val="009E6DBA"/>
    <w:rsid w:val="009E7426"/>
    <w:rsid w:val="009E75A1"/>
    <w:rsid w:val="009E76BD"/>
    <w:rsid w:val="009E7738"/>
    <w:rsid w:val="009E77C3"/>
    <w:rsid w:val="009E7A5C"/>
    <w:rsid w:val="009E7C65"/>
    <w:rsid w:val="009E7D69"/>
    <w:rsid w:val="009E7F07"/>
    <w:rsid w:val="009F0133"/>
    <w:rsid w:val="009F013B"/>
    <w:rsid w:val="009F06B2"/>
    <w:rsid w:val="009F0AC8"/>
    <w:rsid w:val="009F0DC7"/>
    <w:rsid w:val="009F10A5"/>
    <w:rsid w:val="009F111B"/>
    <w:rsid w:val="009F11B8"/>
    <w:rsid w:val="009F1E85"/>
    <w:rsid w:val="009F2109"/>
    <w:rsid w:val="009F23E4"/>
    <w:rsid w:val="009F26B2"/>
    <w:rsid w:val="009F270A"/>
    <w:rsid w:val="009F2D81"/>
    <w:rsid w:val="009F2F30"/>
    <w:rsid w:val="009F33A0"/>
    <w:rsid w:val="009F346C"/>
    <w:rsid w:val="009F3524"/>
    <w:rsid w:val="009F3794"/>
    <w:rsid w:val="009F396A"/>
    <w:rsid w:val="009F44BB"/>
    <w:rsid w:val="009F4593"/>
    <w:rsid w:val="009F467B"/>
    <w:rsid w:val="009F47E2"/>
    <w:rsid w:val="009F4890"/>
    <w:rsid w:val="009F49AE"/>
    <w:rsid w:val="009F4C75"/>
    <w:rsid w:val="009F55FE"/>
    <w:rsid w:val="009F5D2B"/>
    <w:rsid w:val="009F6221"/>
    <w:rsid w:val="009F62DD"/>
    <w:rsid w:val="009F6633"/>
    <w:rsid w:val="009F66F0"/>
    <w:rsid w:val="009F6D3C"/>
    <w:rsid w:val="009F70B8"/>
    <w:rsid w:val="009F74C1"/>
    <w:rsid w:val="009F77A3"/>
    <w:rsid w:val="009F7832"/>
    <w:rsid w:val="009F7C51"/>
    <w:rsid w:val="00A00081"/>
    <w:rsid w:val="00A002FB"/>
    <w:rsid w:val="00A007C3"/>
    <w:rsid w:val="00A0092A"/>
    <w:rsid w:val="00A0098F"/>
    <w:rsid w:val="00A00EE1"/>
    <w:rsid w:val="00A00FF1"/>
    <w:rsid w:val="00A0120C"/>
    <w:rsid w:val="00A018AC"/>
    <w:rsid w:val="00A01A33"/>
    <w:rsid w:val="00A01A89"/>
    <w:rsid w:val="00A01C34"/>
    <w:rsid w:val="00A0208D"/>
    <w:rsid w:val="00A02276"/>
    <w:rsid w:val="00A027AF"/>
    <w:rsid w:val="00A02946"/>
    <w:rsid w:val="00A0308B"/>
    <w:rsid w:val="00A030DB"/>
    <w:rsid w:val="00A0323C"/>
    <w:rsid w:val="00A03552"/>
    <w:rsid w:val="00A03D1F"/>
    <w:rsid w:val="00A04076"/>
    <w:rsid w:val="00A04215"/>
    <w:rsid w:val="00A04BF0"/>
    <w:rsid w:val="00A05366"/>
    <w:rsid w:val="00A05842"/>
    <w:rsid w:val="00A05AFF"/>
    <w:rsid w:val="00A05B89"/>
    <w:rsid w:val="00A05D7B"/>
    <w:rsid w:val="00A06170"/>
    <w:rsid w:val="00A06AF9"/>
    <w:rsid w:val="00A06CA1"/>
    <w:rsid w:val="00A075B1"/>
    <w:rsid w:val="00A07732"/>
    <w:rsid w:val="00A108F9"/>
    <w:rsid w:val="00A10B84"/>
    <w:rsid w:val="00A10CD1"/>
    <w:rsid w:val="00A110DF"/>
    <w:rsid w:val="00A112C4"/>
    <w:rsid w:val="00A113A8"/>
    <w:rsid w:val="00A11478"/>
    <w:rsid w:val="00A11D76"/>
    <w:rsid w:val="00A12745"/>
    <w:rsid w:val="00A12789"/>
    <w:rsid w:val="00A12C09"/>
    <w:rsid w:val="00A12D7A"/>
    <w:rsid w:val="00A13064"/>
    <w:rsid w:val="00A130EB"/>
    <w:rsid w:val="00A132D3"/>
    <w:rsid w:val="00A13556"/>
    <w:rsid w:val="00A13C3B"/>
    <w:rsid w:val="00A13FF7"/>
    <w:rsid w:val="00A14191"/>
    <w:rsid w:val="00A141E2"/>
    <w:rsid w:val="00A142DC"/>
    <w:rsid w:val="00A143FB"/>
    <w:rsid w:val="00A146B0"/>
    <w:rsid w:val="00A146BF"/>
    <w:rsid w:val="00A1493A"/>
    <w:rsid w:val="00A14B0A"/>
    <w:rsid w:val="00A14B9C"/>
    <w:rsid w:val="00A14EC1"/>
    <w:rsid w:val="00A150E8"/>
    <w:rsid w:val="00A15379"/>
    <w:rsid w:val="00A153FD"/>
    <w:rsid w:val="00A1556E"/>
    <w:rsid w:val="00A15C11"/>
    <w:rsid w:val="00A15CDF"/>
    <w:rsid w:val="00A1614C"/>
    <w:rsid w:val="00A16453"/>
    <w:rsid w:val="00A16B1C"/>
    <w:rsid w:val="00A16BC8"/>
    <w:rsid w:val="00A16C9F"/>
    <w:rsid w:val="00A175D8"/>
    <w:rsid w:val="00A1760F"/>
    <w:rsid w:val="00A1772F"/>
    <w:rsid w:val="00A17A8D"/>
    <w:rsid w:val="00A17D60"/>
    <w:rsid w:val="00A2027D"/>
    <w:rsid w:val="00A2030E"/>
    <w:rsid w:val="00A206BA"/>
    <w:rsid w:val="00A209B7"/>
    <w:rsid w:val="00A20A44"/>
    <w:rsid w:val="00A20A46"/>
    <w:rsid w:val="00A20DCD"/>
    <w:rsid w:val="00A20DD2"/>
    <w:rsid w:val="00A20EEC"/>
    <w:rsid w:val="00A21998"/>
    <w:rsid w:val="00A21EB3"/>
    <w:rsid w:val="00A2298B"/>
    <w:rsid w:val="00A22C18"/>
    <w:rsid w:val="00A22CE6"/>
    <w:rsid w:val="00A2314B"/>
    <w:rsid w:val="00A232AA"/>
    <w:rsid w:val="00A23908"/>
    <w:rsid w:val="00A239B5"/>
    <w:rsid w:val="00A240E5"/>
    <w:rsid w:val="00A241A7"/>
    <w:rsid w:val="00A24724"/>
    <w:rsid w:val="00A24B0B"/>
    <w:rsid w:val="00A24DB3"/>
    <w:rsid w:val="00A24EDD"/>
    <w:rsid w:val="00A2513B"/>
    <w:rsid w:val="00A2519C"/>
    <w:rsid w:val="00A253C2"/>
    <w:rsid w:val="00A254CE"/>
    <w:rsid w:val="00A25699"/>
    <w:rsid w:val="00A25952"/>
    <w:rsid w:val="00A25CB0"/>
    <w:rsid w:val="00A26980"/>
    <w:rsid w:val="00A26CCE"/>
    <w:rsid w:val="00A27146"/>
    <w:rsid w:val="00A271C0"/>
    <w:rsid w:val="00A274A0"/>
    <w:rsid w:val="00A2778F"/>
    <w:rsid w:val="00A277B0"/>
    <w:rsid w:val="00A27953"/>
    <w:rsid w:val="00A279DF"/>
    <w:rsid w:val="00A27EAA"/>
    <w:rsid w:val="00A30166"/>
    <w:rsid w:val="00A31669"/>
    <w:rsid w:val="00A316A4"/>
    <w:rsid w:val="00A31ADF"/>
    <w:rsid w:val="00A31C09"/>
    <w:rsid w:val="00A31C16"/>
    <w:rsid w:val="00A3206E"/>
    <w:rsid w:val="00A320E4"/>
    <w:rsid w:val="00A32316"/>
    <w:rsid w:val="00A32AC7"/>
    <w:rsid w:val="00A32C87"/>
    <w:rsid w:val="00A33B48"/>
    <w:rsid w:val="00A33F56"/>
    <w:rsid w:val="00A341A3"/>
    <w:rsid w:val="00A3432F"/>
    <w:rsid w:val="00A34533"/>
    <w:rsid w:val="00A3493C"/>
    <w:rsid w:val="00A34A2E"/>
    <w:rsid w:val="00A34B9C"/>
    <w:rsid w:val="00A34C39"/>
    <w:rsid w:val="00A355E8"/>
    <w:rsid w:val="00A35D7F"/>
    <w:rsid w:val="00A3622E"/>
    <w:rsid w:val="00A36255"/>
    <w:rsid w:val="00A36435"/>
    <w:rsid w:val="00A36525"/>
    <w:rsid w:val="00A36732"/>
    <w:rsid w:val="00A367DF"/>
    <w:rsid w:val="00A369C0"/>
    <w:rsid w:val="00A37061"/>
    <w:rsid w:val="00A370CC"/>
    <w:rsid w:val="00A37474"/>
    <w:rsid w:val="00A37BBB"/>
    <w:rsid w:val="00A37C29"/>
    <w:rsid w:val="00A40002"/>
    <w:rsid w:val="00A40227"/>
    <w:rsid w:val="00A403FA"/>
    <w:rsid w:val="00A405CE"/>
    <w:rsid w:val="00A40F2C"/>
    <w:rsid w:val="00A40F5A"/>
    <w:rsid w:val="00A41042"/>
    <w:rsid w:val="00A412E2"/>
    <w:rsid w:val="00A41DEF"/>
    <w:rsid w:val="00A41F52"/>
    <w:rsid w:val="00A4201D"/>
    <w:rsid w:val="00A421CF"/>
    <w:rsid w:val="00A42272"/>
    <w:rsid w:val="00A424AF"/>
    <w:rsid w:val="00A42662"/>
    <w:rsid w:val="00A429D8"/>
    <w:rsid w:val="00A42E30"/>
    <w:rsid w:val="00A43329"/>
    <w:rsid w:val="00A434AB"/>
    <w:rsid w:val="00A437A3"/>
    <w:rsid w:val="00A440AF"/>
    <w:rsid w:val="00A44419"/>
    <w:rsid w:val="00A4444F"/>
    <w:rsid w:val="00A44525"/>
    <w:rsid w:val="00A44592"/>
    <w:rsid w:val="00A44646"/>
    <w:rsid w:val="00A446D6"/>
    <w:rsid w:val="00A459F5"/>
    <w:rsid w:val="00A45BCD"/>
    <w:rsid w:val="00A45BE9"/>
    <w:rsid w:val="00A466CB"/>
    <w:rsid w:val="00A4672C"/>
    <w:rsid w:val="00A468DB"/>
    <w:rsid w:val="00A47078"/>
    <w:rsid w:val="00A4711D"/>
    <w:rsid w:val="00A475C3"/>
    <w:rsid w:val="00A47E2D"/>
    <w:rsid w:val="00A47FD4"/>
    <w:rsid w:val="00A5019F"/>
    <w:rsid w:val="00A501D3"/>
    <w:rsid w:val="00A50742"/>
    <w:rsid w:val="00A50C82"/>
    <w:rsid w:val="00A51071"/>
    <w:rsid w:val="00A5138E"/>
    <w:rsid w:val="00A514C4"/>
    <w:rsid w:val="00A5171A"/>
    <w:rsid w:val="00A518FD"/>
    <w:rsid w:val="00A519A1"/>
    <w:rsid w:val="00A51A81"/>
    <w:rsid w:val="00A51C16"/>
    <w:rsid w:val="00A51DE2"/>
    <w:rsid w:val="00A51EEC"/>
    <w:rsid w:val="00A52560"/>
    <w:rsid w:val="00A53626"/>
    <w:rsid w:val="00A53728"/>
    <w:rsid w:val="00A5386A"/>
    <w:rsid w:val="00A53B0F"/>
    <w:rsid w:val="00A53BC7"/>
    <w:rsid w:val="00A53E6D"/>
    <w:rsid w:val="00A5405C"/>
    <w:rsid w:val="00A54426"/>
    <w:rsid w:val="00A54995"/>
    <w:rsid w:val="00A54B5C"/>
    <w:rsid w:val="00A54C02"/>
    <w:rsid w:val="00A556BB"/>
    <w:rsid w:val="00A556EA"/>
    <w:rsid w:val="00A55896"/>
    <w:rsid w:val="00A55E31"/>
    <w:rsid w:val="00A55FA8"/>
    <w:rsid w:val="00A561A0"/>
    <w:rsid w:val="00A56576"/>
    <w:rsid w:val="00A56715"/>
    <w:rsid w:val="00A567CB"/>
    <w:rsid w:val="00A56A27"/>
    <w:rsid w:val="00A56ED1"/>
    <w:rsid w:val="00A56EF3"/>
    <w:rsid w:val="00A576A3"/>
    <w:rsid w:val="00A5772B"/>
    <w:rsid w:val="00A578D5"/>
    <w:rsid w:val="00A57AA9"/>
    <w:rsid w:val="00A600C3"/>
    <w:rsid w:val="00A60822"/>
    <w:rsid w:val="00A60B3B"/>
    <w:rsid w:val="00A60B49"/>
    <w:rsid w:val="00A60C56"/>
    <w:rsid w:val="00A60DA4"/>
    <w:rsid w:val="00A6109F"/>
    <w:rsid w:val="00A614C4"/>
    <w:rsid w:val="00A615E5"/>
    <w:rsid w:val="00A61636"/>
    <w:rsid w:val="00A61735"/>
    <w:rsid w:val="00A6174E"/>
    <w:rsid w:val="00A617D3"/>
    <w:rsid w:val="00A61D33"/>
    <w:rsid w:val="00A61D36"/>
    <w:rsid w:val="00A61E41"/>
    <w:rsid w:val="00A6208E"/>
    <w:rsid w:val="00A62410"/>
    <w:rsid w:val="00A624F1"/>
    <w:rsid w:val="00A62851"/>
    <w:rsid w:val="00A62A0B"/>
    <w:rsid w:val="00A62A6F"/>
    <w:rsid w:val="00A62CB5"/>
    <w:rsid w:val="00A62DA8"/>
    <w:rsid w:val="00A632FA"/>
    <w:rsid w:val="00A63509"/>
    <w:rsid w:val="00A63D8A"/>
    <w:rsid w:val="00A63EDD"/>
    <w:rsid w:val="00A63F28"/>
    <w:rsid w:val="00A6460F"/>
    <w:rsid w:val="00A64701"/>
    <w:rsid w:val="00A64735"/>
    <w:rsid w:val="00A64878"/>
    <w:rsid w:val="00A648BE"/>
    <w:rsid w:val="00A64CCA"/>
    <w:rsid w:val="00A64F42"/>
    <w:rsid w:val="00A65289"/>
    <w:rsid w:val="00A65639"/>
    <w:rsid w:val="00A65976"/>
    <w:rsid w:val="00A65CFD"/>
    <w:rsid w:val="00A664C3"/>
    <w:rsid w:val="00A665B3"/>
    <w:rsid w:val="00A66C7A"/>
    <w:rsid w:val="00A66EC5"/>
    <w:rsid w:val="00A6707F"/>
    <w:rsid w:val="00A6733A"/>
    <w:rsid w:val="00A676AF"/>
    <w:rsid w:val="00A6778B"/>
    <w:rsid w:val="00A677F9"/>
    <w:rsid w:val="00A67FF6"/>
    <w:rsid w:val="00A70055"/>
    <w:rsid w:val="00A702C9"/>
    <w:rsid w:val="00A7047F"/>
    <w:rsid w:val="00A70584"/>
    <w:rsid w:val="00A70879"/>
    <w:rsid w:val="00A70DD2"/>
    <w:rsid w:val="00A70E29"/>
    <w:rsid w:val="00A7100F"/>
    <w:rsid w:val="00A71342"/>
    <w:rsid w:val="00A7146C"/>
    <w:rsid w:val="00A715E7"/>
    <w:rsid w:val="00A71B92"/>
    <w:rsid w:val="00A72658"/>
    <w:rsid w:val="00A72A90"/>
    <w:rsid w:val="00A73111"/>
    <w:rsid w:val="00A732C8"/>
    <w:rsid w:val="00A7387E"/>
    <w:rsid w:val="00A7391E"/>
    <w:rsid w:val="00A73B41"/>
    <w:rsid w:val="00A73E4A"/>
    <w:rsid w:val="00A7403B"/>
    <w:rsid w:val="00A741BB"/>
    <w:rsid w:val="00A7431D"/>
    <w:rsid w:val="00A74412"/>
    <w:rsid w:val="00A7482F"/>
    <w:rsid w:val="00A74896"/>
    <w:rsid w:val="00A74AC0"/>
    <w:rsid w:val="00A74FA7"/>
    <w:rsid w:val="00A753E5"/>
    <w:rsid w:val="00A75428"/>
    <w:rsid w:val="00A75533"/>
    <w:rsid w:val="00A75918"/>
    <w:rsid w:val="00A75B94"/>
    <w:rsid w:val="00A75CD1"/>
    <w:rsid w:val="00A7608D"/>
    <w:rsid w:val="00A760C2"/>
    <w:rsid w:val="00A76EBA"/>
    <w:rsid w:val="00A76F15"/>
    <w:rsid w:val="00A76F26"/>
    <w:rsid w:val="00A7753D"/>
    <w:rsid w:val="00A77871"/>
    <w:rsid w:val="00A77C3D"/>
    <w:rsid w:val="00A8033F"/>
    <w:rsid w:val="00A814B6"/>
    <w:rsid w:val="00A817BF"/>
    <w:rsid w:val="00A819C0"/>
    <w:rsid w:val="00A81A13"/>
    <w:rsid w:val="00A81E47"/>
    <w:rsid w:val="00A81FFA"/>
    <w:rsid w:val="00A8226A"/>
    <w:rsid w:val="00A825C2"/>
    <w:rsid w:val="00A827AB"/>
    <w:rsid w:val="00A8282D"/>
    <w:rsid w:val="00A829E0"/>
    <w:rsid w:val="00A82E59"/>
    <w:rsid w:val="00A83515"/>
    <w:rsid w:val="00A835A5"/>
    <w:rsid w:val="00A835F1"/>
    <w:rsid w:val="00A83692"/>
    <w:rsid w:val="00A8372B"/>
    <w:rsid w:val="00A8380A"/>
    <w:rsid w:val="00A83891"/>
    <w:rsid w:val="00A83B82"/>
    <w:rsid w:val="00A83C80"/>
    <w:rsid w:val="00A8403E"/>
    <w:rsid w:val="00A84564"/>
    <w:rsid w:val="00A849DD"/>
    <w:rsid w:val="00A84B79"/>
    <w:rsid w:val="00A84B81"/>
    <w:rsid w:val="00A84D20"/>
    <w:rsid w:val="00A84E6A"/>
    <w:rsid w:val="00A84FD6"/>
    <w:rsid w:val="00A8521B"/>
    <w:rsid w:val="00A8537F"/>
    <w:rsid w:val="00A85EF4"/>
    <w:rsid w:val="00A85F95"/>
    <w:rsid w:val="00A86739"/>
    <w:rsid w:val="00A8739D"/>
    <w:rsid w:val="00A87C64"/>
    <w:rsid w:val="00A90218"/>
    <w:rsid w:val="00A90615"/>
    <w:rsid w:val="00A906D7"/>
    <w:rsid w:val="00A907B6"/>
    <w:rsid w:val="00A9087B"/>
    <w:rsid w:val="00A908BD"/>
    <w:rsid w:val="00A90A74"/>
    <w:rsid w:val="00A90BEA"/>
    <w:rsid w:val="00A90C72"/>
    <w:rsid w:val="00A90F2F"/>
    <w:rsid w:val="00A91048"/>
    <w:rsid w:val="00A913D9"/>
    <w:rsid w:val="00A915FC"/>
    <w:rsid w:val="00A91BA4"/>
    <w:rsid w:val="00A91C14"/>
    <w:rsid w:val="00A91CF8"/>
    <w:rsid w:val="00A921F8"/>
    <w:rsid w:val="00A92963"/>
    <w:rsid w:val="00A92A6C"/>
    <w:rsid w:val="00A92EAD"/>
    <w:rsid w:val="00A93153"/>
    <w:rsid w:val="00A93602"/>
    <w:rsid w:val="00A938B6"/>
    <w:rsid w:val="00A93A7C"/>
    <w:rsid w:val="00A93DE5"/>
    <w:rsid w:val="00A943F3"/>
    <w:rsid w:val="00A9495B"/>
    <w:rsid w:val="00A94B59"/>
    <w:rsid w:val="00A94F78"/>
    <w:rsid w:val="00A954BA"/>
    <w:rsid w:val="00A95CC7"/>
    <w:rsid w:val="00A95DF3"/>
    <w:rsid w:val="00A9638E"/>
    <w:rsid w:val="00A965D1"/>
    <w:rsid w:val="00A96677"/>
    <w:rsid w:val="00A9669B"/>
    <w:rsid w:val="00A9700A"/>
    <w:rsid w:val="00A97195"/>
    <w:rsid w:val="00A97547"/>
    <w:rsid w:val="00A97A86"/>
    <w:rsid w:val="00A97FB3"/>
    <w:rsid w:val="00AA0401"/>
    <w:rsid w:val="00AA0705"/>
    <w:rsid w:val="00AA096A"/>
    <w:rsid w:val="00AA17F8"/>
    <w:rsid w:val="00AA182A"/>
    <w:rsid w:val="00AA1A4E"/>
    <w:rsid w:val="00AA1B8A"/>
    <w:rsid w:val="00AA20C8"/>
    <w:rsid w:val="00AA2362"/>
    <w:rsid w:val="00AA2846"/>
    <w:rsid w:val="00AA293C"/>
    <w:rsid w:val="00AA2A22"/>
    <w:rsid w:val="00AA3479"/>
    <w:rsid w:val="00AA3A53"/>
    <w:rsid w:val="00AA3A5E"/>
    <w:rsid w:val="00AA3D31"/>
    <w:rsid w:val="00AA4392"/>
    <w:rsid w:val="00AA4405"/>
    <w:rsid w:val="00AA4A20"/>
    <w:rsid w:val="00AA4A42"/>
    <w:rsid w:val="00AA4B4E"/>
    <w:rsid w:val="00AA4ECC"/>
    <w:rsid w:val="00AA5192"/>
    <w:rsid w:val="00AA549B"/>
    <w:rsid w:val="00AA57C9"/>
    <w:rsid w:val="00AA5B48"/>
    <w:rsid w:val="00AA5E01"/>
    <w:rsid w:val="00AA5F98"/>
    <w:rsid w:val="00AA6298"/>
    <w:rsid w:val="00AA68E5"/>
    <w:rsid w:val="00AA6A60"/>
    <w:rsid w:val="00AA6B09"/>
    <w:rsid w:val="00AA6B29"/>
    <w:rsid w:val="00AA6C6D"/>
    <w:rsid w:val="00AA6D20"/>
    <w:rsid w:val="00AA749A"/>
    <w:rsid w:val="00AA7539"/>
    <w:rsid w:val="00AA79F3"/>
    <w:rsid w:val="00AA7C6A"/>
    <w:rsid w:val="00AA7DA9"/>
    <w:rsid w:val="00AB000C"/>
    <w:rsid w:val="00AB0019"/>
    <w:rsid w:val="00AB0219"/>
    <w:rsid w:val="00AB03A2"/>
    <w:rsid w:val="00AB09A4"/>
    <w:rsid w:val="00AB0A56"/>
    <w:rsid w:val="00AB0A94"/>
    <w:rsid w:val="00AB0BF0"/>
    <w:rsid w:val="00AB12A5"/>
    <w:rsid w:val="00AB143E"/>
    <w:rsid w:val="00AB144C"/>
    <w:rsid w:val="00AB19A3"/>
    <w:rsid w:val="00AB1D58"/>
    <w:rsid w:val="00AB2266"/>
    <w:rsid w:val="00AB22A8"/>
    <w:rsid w:val="00AB238D"/>
    <w:rsid w:val="00AB2685"/>
    <w:rsid w:val="00AB27C3"/>
    <w:rsid w:val="00AB28B2"/>
    <w:rsid w:val="00AB2A9E"/>
    <w:rsid w:val="00AB2BA0"/>
    <w:rsid w:val="00AB2D33"/>
    <w:rsid w:val="00AB31AF"/>
    <w:rsid w:val="00AB3572"/>
    <w:rsid w:val="00AB3F08"/>
    <w:rsid w:val="00AB3F2F"/>
    <w:rsid w:val="00AB4540"/>
    <w:rsid w:val="00AB49C0"/>
    <w:rsid w:val="00AB4C2B"/>
    <w:rsid w:val="00AB4C90"/>
    <w:rsid w:val="00AB4CF5"/>
    <w:rsid w:val="00AB4DD5"/>
    <w:rsid w:val="00AB5891"/>
    <w:rsid w:val="00AB5AF7"/>
    <w:rsid w:val="00AB5BB6"/>
    <w:rsid w:val="00AB5D29"/>
    <w:rsid w:val="00AB606A"/>
    <w:rsid w:val="00AB6410"/>
    <w:rsid w:val="00AB665D"/>
    <w:rsid w:val="00AB6D56"/>
    <w:rsid w:val="00AB6D95"/>
    <w:rsid w:val="00AB6E39"/>
    <w:rsid w:val="00AB7183"/>
    <w:rsid w:val="00AB745B"/>
    <w:rsid w:val="00AB7539"/>
    <w:rsid w:val="00AB7BDA"/>
    <w:rsid w:val="00AB7E35"/>
    <w:rsid w:val="00AB7F23"/>
    <w:rsid w:val="00AC0061"/>
    <w:rsid w:val="00AC02AA"/>
    <w:rsid w:val="00AC0533"/>
    <w:rsid w:val="00AC09F5"/>
    <w:rsid w:val="00AC0F7F"/>
    <w:rsid w:val="00AC1939"/>
    <w:rsid w:val="00AC1DB5"/>
    <w:rsid w:val="00AC201C"/>
    <w:rsid w:val="00AC26C0"/>
    <w:rsid w:val="00AC281D"/>
    <w:rsid w:val="00AC31F5"/>
    <w:rsid w:val="00AC37E1"/>
    <w:rsid w:val="00AC37F2"/>
    <w:rsid w:val="00AC3A2A"/>
    <w:rsid w:val="00AC3AE9"/>
    <w:rsid w:val="00AC3BDF"/>
    <w:rsid w:val="00AC3FBD"/>
    <w:rsid w:val="00AC455D"/>
    <w:rsid w:val="00AC460F"/>
    <w:rsid w:val="00AC46A1"/>
    <w:rsid w:val="00AC4CFB"/>
    <w:rsid w:val="00AC4FB6"/>
    <w:rsid w:val="00AC5720"/>
    <w:rsid w:val="00AC5A00"/>
    <w:rsid w:val="00AC5CDE"/>
    <w:rsid w:val="00AC614C"/>
    <w:rsid w:val="00AC616A"/>
    <w:rsid w:val="00AC6E08"/>
    <w:rsid w:val="00AC6E20"/>
    <w:rsid w:val="00AC6EB3"/>
    <w:rsid w:val="00AC70A2"/>
    <w:rsid w:val="00AC73CC"/>
    <w:rsid w:val="00AC744F"/>
    <w:rsid w:val="00AC75B5"/>
    <w:rsid w:val="00AC7775"/>
    <w:rsid w:val="00AD0094"/>
    <w:rsid w:val="00AD00E8"/>
    <w:rsid w:val="00AD00F9"/>
    <w:rsid w:val="00AD01FF"/>
    <w:rsid w:val="00AD0329"/>
    <w:rsid w:val="00AD0336"/>
    <w:rsid w:val="00AD0AC0"/>
    <w:rsid w:val="00AD0D06"/>
    <w:rsid w:val="00AD0D2F"/>
    <w:rsid w:val="00AD0FFD"/>
    <w:rsid w:val="00AD160F"/>
    <w:rsid w:val="00AD178F"/>
    <w:rsid w:val="00AD1804"/>
    <w:rsid w:val="00AD1A42"/>
    <w:rsid w:val="00AD24DC"/>
    <w:rsid w:val="00AD254E"/>
    <w:rsid w:val="00AD2962"/>
    <w:rsid w:val="00AD2D55"/>
    <w:rsid w:val="00AD3052"/>
    <w:rsid w:val="00AD3158"/>
    <w:rsid w:val="00AD36E3"/>
    <w:rsid w:val="00AD373D"/>
    <w:rsid w:val="00AD386A"/>
    <w:rsid w:val="00AD39E2"/>
    <w:rsid w:val="00AD3B73"/>
    <w:rsid w:val="00AD3CFB"/>
    <w:rsid w:val="00AD40B3"/>
    <w:rsid w:val="00AD414C"/>
    <w:rsid w:val="00AD4C13"/>
    <w:rsid w:val="00AD4C7A"/>
    <w:rsid w:val="00AD5090"/>
    <w:rsid w:val="00AD5208"/>
    <w:rsid w:val="00AD551B"/>
    <w:rsid w:val="00AD56C1"/>
    <w:rsid w:val="00AD592C"/>
    <w:rsid w:val="00AD5D14"/>
    <w:rsid w:val="00AD5DCC"/>
    <w:rsid w:val="00AD6194"/>
    <w:rsid w:val="00AD634F"/>
    <w:rsid w:val="00AD6650"/>
    <w:rsid w:val="00AD6DF4"/>
    <w:rsid w:val="00AD6E4B"/>
    <w:rsid w:val="00AD7472"/>
    <w:rsid w:val="00AD76D7"/>
    <w:rsid w:val="00AD7C42"/>
    <w:rsid w:val="00AD7D34"/>
    <w:rsid w:val="00AD7E7E"/>
    <w:rsid w:val="00AE0741"/>
    <w:rsid w:val="00AE0862"/>
    <w:rsid w:val="00AE09B5"/>
    <w:rsid w:val="00AE0F08"/>
    <w:rsid w:val="00AE1176"/>
    <w:rsid w:val="00AE1A87"/>
    <w:rsid w:val="00AE1B8C"/>
    <w:rsid w:val="00AE1D68"/>
    <w:rsid w:val="00AE2703"/>
    <w:rsid w:val="00AE28EE"/>
    <w:rsid w:val="00AE29A3"/>
    <w:rsid w:val="00AE2C5F"/>
    <w:rsid w:val="00AE2EAE"/>
    <w:rsid w:val="00AE3271"/>
    <w:rsid w:val="00AE3B55"/>
    <w:rsid w:val="00AE3CED"/>
    <w:rsid w:val="00AE3E91"/>
    <w:rsid w:val="00AE3F94"/>
    <w:rsid w:val="00AE492A"/>
    <w:rsid w:val="00AE50B7"/>
    <w:rsid w:val="00AE5427"/>
    <w:rsid w:val="00AE55CC"/>
    <w:rsid w:val="00AE593B"/>
    <w:rsid w:val="00AE5B36"/>
    <w:rsid w:val="00AE5DEF"/>
    <w:rsid w:val="00AE5FDA"/>
    <w:rsid w:val="00AE6096"/>
    <w:rsid w:val="00AE6869"/>
    <w:rsid w:val="00AE69B0"/>
    <w:rsid w:val="00AE6A8D"/>
    <w:rsid w:val="00AE6AF1"/>
    <w:rsid w:val="00AE6E5F"/>
    <w:rsid w:val="00AE726A"/>
    <w:rsid w:val="00AE7600"/>
    <w:rsid w:val="00AE7688"/>
    <w:rsid w:val="00AE76C6"/>
    <w:rsid w:val="00AE7988"/>
    <w:rsid w:val="00AE7E51"/>
    <w:rsid w:val="00AF01E3"/>
    <w:rsid w:val="00AF031C"/>
    <w:rsid w:val="00AF053B"/>
    <w:rsid w:val="00AF05EC"/>
    <w:rsid w:val="00AF064F"/>
    <w:rsid w:val="00AF072A"/>
    <w:rsid w:val="00AF093B"/>
    <w:rsid w:val="00AF0FCF"/>
    <w:rsid w:val="00AF0FED"/>
    <w:rsid w:val="00AF10A6"/>
    <w:rsid w:val="00AF10BC"/>
    <w:rsid w:val="00AF1312"/>
    <w:rsid w:val="00AF1B55"/>
    <w:rsid w:val="00AF1E06"/>
    <w:rsid w:val="00AF2D8A"/>
    <w:rsid w:val="00AF2F3F"/>
    <w:rsid w:val="00AF2FCF"/>
    <w:rsid w:val="00AF312B"/>
    <w:rsid w:val="00AF3405"/>
    <w:rsid w:val="00AF346E"/>
    <w:rsid w:val="00AF367F"/>
    <w:rsid w:val="00AF3764"/>
    <w:rsid w:val="00AF37F2"/>
    <w:rsid w:val="00AF3FE1"/>
    <w:rsid w:val="00AF458C"/>
    <w:rsid w:val="00AF4905"/>
    <w:rsid w:val="00AF4A0F"/>
    <w:rsid w:val="00AF4BCA"/>
    <w:rsid w:val="00AF4D8E"/>
    <w:rsid w:val="00AF4EBE"/>
    <w:rsid w:val="00AF4EF8"/>
    <w:rsid w:val="00AF4F4D"/>
    <w:rsid w:val="00AF524B"/>
    <w:rsid w:val="00AF52AB"/>
    <w:rsid w:val="00AF5397"/>
    <w:rsid w:val="00AF60B0"/>
    <w:rsid w:val="00AF612A"/>
    <w:rsid w:val="00AF685D"/>
    <w:rsid w:val="00AF6B3B"/>
    <w:rsid w:val="00AF6B70"/>
    <w:rsid w:val="00AF6C78"/>
    <w:rsid w:val="00AF6D1B"/>
    <w:rsid w:val="00AF6DBD"/>
    <w:rsid w:val="00AF6F1A"/>
    <w:rsid w:val="00AF6F27"/>
    <w:rsid w:val="00AF780F"/>
    <w:rsid w:val="00AF78E6"/>
    <w:rsid w:val="00AF7A3E"/>
    <w:rsid w:val="00AF7B1C"/>
    <w:rsid w:val="00AF7F89"/>
    <w:rsid w:val="00B00332"/>
    <w:rsid w:val="00B00884"/>
    <w:rsid w:val="00B00E0B"/>
    <w:rsid w:val="00B00FD7"/>
    <w:rsid w:val="00B010D0"/>
    <w:rsid w:val="00B0134B"/>
    <w:rsid w:val="00B01401"/>
    <w:rsid w:val="00B01C5A"/>
    <w:rsid w:val="00B01DB3"/>
    <w:rsid w:val="00B01EA4"/>
    <w:rsid w:val="00B02200"/>
    <w:rsid w:val="00B02941"/>
    <w:rsid w:val="00B02B00"/>
    <w:rsid w:val="00B02BB4"/>
    <w:rsid w:val="00B02F94"/>
    <w:rsid w:val="00B03013"/>
    <w:rsid w:val="00B033C2"/>
    <w:rsid w:val="00B0343B"/>
    <w:rsid w:val="00B034A8"/>
    <w:rsid w:val="00B03670"/>
    <w:rsid w:val="00B0387B"/>
    <w:rsid w:val="00B039E4"/>
    <w:rsid w:val="00B0403A"/>
    <w:rsid w:val="00B042DE"/>
    <w:rsid w:val="00B04D77"/>
    <w:rsid w:val="00B04F23"/>
    <w:rsid w:val="00B054D8"/>
    <w:rsid w:val="00B057C5"/>
    <w:rsid w:val="00B05A54"/>
    <w:rsid w:val="00B05AA1"/>
    <w:rsid w:val="00B05C6B"/>
    <w:rsid w:val="00B05E22"/>
    <w:rsid w:val="00B06213"/>
    <w:rsid w:val="00B0634A"/>
    <w:rsid w:val="00B0659C"/>
    <w:rsid w:val="00B07255"/>
    <w:rsid w:val="00B0725C"/>
    <w:rsid w:val="00B07372"/>
    <w:rsid w:val="00B10171"/>
    <w:rsid w:val="00B1050B"/>
    <w:rsid w:val="00B105D8"/>
    <w:rsid w:val="00B10D7E"/>
    <w:rsid w:val="00B10E6E"/>
    <w:rsid w:val="00B10FD9"/>
    <w:rsid w:val="00B115FD"/>
    <w:rsid w:val="00B11957"/>
    <w:rsid w:val="00B11DBF"/>
    <w:rsid w:val="00B1217D"/>
    <w:rsid w:val="00B121AD"/>
    <w:rsid w:val="00B1269D"/>
    <w:rsid w:val="00B12736"/>
    <w:rsid w:val="00B12BFC"/>
    <w:rsid w:val="00B13060"/>
    <w:rsid w:val="00B13160"/>
    <w:rsid w:val="00B132EE"/>
    <w:rsid w:val="00B133FF"/>
    <w:rsid w:val="00B13C21"/>
    <w:rsid w:val="00B13C23"/>
    <w:rsid w:val="00B13D9B"/>
    <w:rsid w:val="00B13DDE"/>
    <w:rsid w:val="00B13E7F"/>
    <w:rsid w:val="00B14202"/>
    <w:rsid w:val="00B146B9"/>
    <w:rsid w:val="00B146BB"/>
    <w:rsid w:val="00B14BE2"/>
    <w:rsid w:val="00B14C6A"/>
    <w:rsid w:val="00B151CB"/>
    <w:rsid w:val="00B15479"/>
    <w:rsid w:val="00B15EB1"/>
    <w:rsid w:val="00B1606E"/>
    <w:rsid w:val="00B1655F"/>
    <w:rsid w:val="00B165E7"/>
    <w:rsid w:val="00B167F5"/>
    <w:rsid w:val="00B16A27"/>
    <w:rsid w:val="00B16CDB"/>
    <w:rsid w:val="00B172D4"/>
    <w:rsid w:val="00B1753F"/>
    <w:rsid w:val="00B17887"/>
    <w:rsid w:val="00B179C9"/>
    <w:rsid w:val="00B2004A"/>
    <w:rsid w:val="00B20237"/>
    <w:rsid w:val="00B2061B"/>
    <w:rsid w:val="00B20765"/>
    <w:rsid w:val="00B21006"/>
    <w:rsid w:val="00B2189A"/>
    <w:rsid w:val="00B21EDF"/>
    <w:rsid w:val="00B22053"/>
    <w:rsid w:val="00B22591"/>
    <w:rsid w:val="00B2265F"/>
    <w:rsid w:val="00B227D5"/>
    <w:rsid w:val="00B229DD"/>
    <w:rsid w:val="00B22B91"/>
    <w:rsid w:val="00B22D23"/>
    <w:rsid w:val="00B22FCB"/>
    <w:rsid w:val="00B23151"/>
    <w:rsid w:val="00B23932"/>
    <w:rsid w:val="00B23BD4"/>
    <w:rsid w:val="00B23D69"/>
    <w:rsid w:val="00B23EA1"/>
    <w:rsid w:val="00B2412F"/>
    <w:rsid w:val="00B2413F"/>
    <w:rsid w:val="00B24EDF"/>
    <w:rsid w:val="00B255B0"/>
    <w:rsid w:val="00B257E0"/>
    <w:rsid w:val="00B25DEA"/>
    <w:rsid w:val="00B25F42"/>
    <w:rsid w:val="00B260E7"/>
    <w:rsid w:val="00B26279"/>
    <w:rsid w:val="00B263BF"/>
    <w:rsid w:val="00B26676"/>
    <w:rsid w:val="00B26973"/>
    <w:rsid w:val="00B26DB8"/>
    <w:rsid w:val="00B27084"/>
    <w:rsid w:val="00B2714D"/>
    <w:rsid w:val="00B27449"/>
    <w:rsid w:val="00B274F2"/>
    <w:rsid w:val="00B27815"/>
    <w:rsid w:val="00B279AF"/>
    <w:rsid w:val="00B27A5D"/>
    <w:rsid w:val="00B27A93"/>
    <w:rsid w:val="00B3043F"/>
    <w:rsid w:val="00B304D4"/>
    <w:rsid w:val="00B30605"/>
    <w:rsid w:val="00B30694"/>
    <w:rsid w:val="00B30B30"/>
    <w:rsid w:val="00B30E2C"/>
    <w:rsid w:val="00B3121D"/>
    <w:rsid w:val="00B3122F"/>
    <w:rsid w:val="00B31262"/>
    <w:rsid w:val="00B31387"/>
    <w:rsid w:val="00B31C8C"/>
    <w:rsid w:val="00B31CFB"/>
    <w:rsid w:val="00B3297A"/>
    <w:rsid w:val="00B32AFC"/>
    <w:rsid w:val="00B33037"/>
    <w:rsid w:val="00B33341"/>
    <w:rsid w:val="00B334B0"/>
    <w:rsid w:val="00B33606"/>
    <w:rsid w:val="00B33788"/>
    <w:rsid w:val="00B34215"/>
    <w:rsid w:val="00B343FE"/>
    <w:rsid w:val="00B3463B"/>
    <w:rsid w:val="00B34C78"/>
    <w:rsid w:val="00B34E7D"/>
    <w:rsid w:val="00B34F7A"/>
    <w:rsid w:val="00B34FB5"/>
    <w:rsid w:val="00B34FC5"/>
    <w:rsid w:val="00B3519B"/>
    <w:rsid w:val="00B359F9"/>
    <w:rsid w:val="00B35AC6"/>
    <w:rsid w:val="00B35B16"/>
    <w:rsid w:val="00B35D99"/>
    <w:rsid w:val="00B3610E"/>
    <w:rsid w:val="00B361AA"/>
    <w:rsid w:val="00B3627D"/>
    <w:rsid w:val="00B36290"/>
    <w:rsid w:val="00B3645B"/>
    <w:rsid w:val="00B36585"/>
    <w:rsid w:val="00B36997"/>
    <w:rsid w:val="00B36B26"/>
    <w:rsid w:val="00B36BAB"/>
    <w:rsid w:val="00B36C88"/>
    <w:rsid w:val="00B36F88"/>
    <w:rsid w:val="00B36FA7"/>
    <w:rsid w:val="00B37466"/>
    <w:rsid w:val="00B377BA"/>
    <w:rsid w:val="00B3787E"/>
    <w:rsid w:val="00B3789E"/>
    <w:rsid w:val="00B37A95"/>
    <w:rsid w:val="00B37B9C"/>
    <w:rsid w:val="00B40310"/>
    <w:rsid w:val="00B408BA"/>
    <w:rsid w:val="00B409D1"/>
    <w:rsid w:val="00B40BA2"/>
    <w:rsid w:val="00B40E19"/>
    <w:rsid w:val="00B41469"/>
    <w:rsid w:val="00B41701"/>
    <w:rsid w:val="00B41A37"/>
    <w:rsid w:val="00B41B43"/>
    <w:rsid w:val="00B41CDB"/>
    <w:rsid w:val="00B42494"/>
    <w:rsid w:val="00B427C1"/>
    <w:rsid w:val="00B42985"/>
    <w:rsid w:val="00B42A2E"/>
    <w:rsid w:val="00B430EB"/>
    <w:rsid w:val="00B43686"/>
    <w:rsid w:val="00B437D6"/>
    <w:rsid w:val="00B43AF4"/>
    <w:rsid w:val="00B43EEB"/>
    <w:rsid w:val="00B44553"/>
    <w:rsid w:val="00B447BB"/>
    <w:rsid w:val="00B44B00"/>
    <w:rsid w:val="00B44EDE"/>
    <w:rsid w:val="00B44FEB"/>
    <w:rsid w:val="00B4500D"/>
    <w:rsid w:val="00B452F3"/>
    <w:rsid w:val="00B45324"/>
    <w:rsid w:val="00B453F9"/>
    <w:rsid w:val="00B45582"/>
    <w:rsid w:val="00B4568C"/>
    <w:rsid w:val="00B460DE"/>
    <w:rsid w:val="00B468D9"/>
    <w:rsid w:val="00B46EA6"/>
    <w:rsid w:val="00B46FEB"/>
    <w:rsid w:val="00B472A4"/>
    <w:rsid w:val="00B47A92"/>
    <w:rsid w:val="00B47F19"/>
    <w:rsid w:val="00B5067E"/>
    <w:rsid w:val="00B50FC1"/>
    <w:rsid w:val="00B512C1"/>
    <w:rsid w:val="00B51369"/>
    <w:rsid w:val="00B5136A"/>
    <w:rsid w:val="00B51463"/>
    <w:rsid w:val="00B51645"/>
    <w:rsid w:val="00B5230B"/>
    <w:rsid w:val="00B52373"/>
    <w:rsid w:val="00B52D66"/>
    <w:rsid w:val="00B52E6B"/>
    <w:rsid w:val="00B53CEB"/>
    <w:rsid w:val="00B540BF"/>
    <w:rsid w:val="00B5417F"/>
    <w:rsid w:val="00B54B99"/>
    <w:rsid w:val="00B54D85"/>
    <w:rsid w:val="00B55274"/>
    <w:rsid w:val="00B559B8"/>
    <w:rsid w:val="00B55DF7"/>
    <w:rsid w:val="00B5619A"/>
    <w:rsid w:val="00B56364"/>
    <w:rsid w:val="00B5646D"/>
    <w:rsid w:val="00B56718"/>
    <w:rsid w:val="00B567FF"/>
    <w:rsid w:val="00B56FBF"/>
    <w:rsid w:val="00B5704F"/>
    <w:rsid w:val="00B57072"/>
    <w:rsid w:val="00B570EE"/>
    <w:rsid w:val="00B57497"/>
    <w:rsid w:val="00B574A5"/>
    <w:rsid w:val="00B57656"/>
    <w:rsid w:val="00B57980"/>
    <w:rsid w:val="00B57C61"/>
    <w:rsid w:val="00B60091"/>
    <w:rsid w:val="00B60155"/>
    <w:rsid w:val="00B60411"/>
    <w:rsid w:val="00B60570"/>
    <w:rsid w:val="00B60643"/>
    <w:rsid w:val="00B60BD1"/>
    <w:rsid w:val="00B61217"/>
    <w:rsid w:val="00B61805"/>
    <w:rsid w:val="00B62090"/>
    <w:rsid w:val="00B62785"/>
    <w:rsid w:val="00B62AF1"/>
    <w:rsid w:val="00B62DC6"/>
    <w:rsid w:val="00B62E4C"/>
    <w:rsid w:val="00B6321B"/>
    <w:rsid w:val="00B63775"/>
    <w:rsid w:val="00B63BA5"/>
    <w:rsid w:val="00B63C28"/>
    <w:rsid w:val="00B63C82"/>
    <w:rsid w:val="00B6404B"/>
    <w:rsid w:val="00B641D2"/>
    <w:rsid w:val="00B643D4"/>
    <w:rsid w:val="00B6451F"/>
    <w:rsid w:val="00B645D0"/>
    <w:rsid w:val="00B64C9D"/>
    <w:rsid w:val="00B64D9E"/>
    <w:rsid w:val="00B65232"/>
    <w:rsid w:val="00B653A8"/>
    <w:rsid w:val="00B657DA"/>
    <w:rsid w:val="00B65834"/>
    <w:rsid w:val="00B6596C"/>
    <w:rsid w:val="00B65A35"/>
    <w:rsid w:val="00B65DB9"/>
    <w:rsid w:val="00B663C6"/>
    <w:rsid w:val="00B66589"/>
    <w:rsid w:val="00B66864"/>
    <w:rsid w:val="00B66EFA"/>
    <w:rsid w:val="00B67102"/>
    <w:rsid w:val="00B6721E"/>
    <w:rsid w:val="00B6735A"/>
    <w:rsid w:val="00B67658"/>
    <w:rsid w:val="00B677AC"/>
    <w:rsid w:val="00B67A7D"/>
    <w:rsid w:val="00B67C1C"/>
    <w:rsid w:val="00B67C96"/>
    <w:rsid w:val="00B67F92"/>
    <w:rsid w:val="00B700ED"/>
    <w:rsid w:val="00B701BB"/>
    <w:rsid w:val="00B70440"/>
    <w:rsid w:val="00B70870"/>
    <w:rsid w:val="00B709B8"/>
    <w:rsid w:val="00B711A6"/>
    <w:rsid w:val="00B71385"/>
    <w:rsid w:val="00B71424"/>
    <w:rsid w:val="00B716C3"/>
    <w:rsid w:val="00B71929"/>
    <w:rsid w:val="00B719C3"/>
    <w:rsid w:val="00B71B25"/>
    <w:rsid w:val="00B71D39"/>
    <w:rsid w:val="00B71F53"/>
    <w:rsid w:val="00B71F81"/>
    <w:rsid w:val="00B722D8"/>
    <w:rsid w:val="00B72D9D"/>
    <w:rsid w:val="00B7319A"/>
    <w:rsid w:val="00B73204"/>
    <w:rsid w:val="00B73489"/>
    <w:rsid w:val="00B736C7"/>
    <w:rsid w:val="00B7383E"/>
    <w:rsid w:val="00B73938"/>
    <w:rsid w:val="00B73B5C"/>
    <w:rsid w:val="00B73BEF"/>
    <w:rsid w:val="00B7430C"/>
    <w:rsid w:val="00B74311"/>
    <w:rsid w:val="00B7446C"/>
    <w:rsid w:val="00B745C1"/>
    <w:rsid w:val="00B74A2E"/>
    <w:rsid w:val="00B74EA9"/>
    <w:rsid w:val="00B75334"/>
    <w:rsid w:val="00B75473"/>
    <w:rsid w:val="00B756BE"/>
    <w:rsid w:val="00B7587C"/>
    <w:rsid w:val="00B7643F"/>
    <w:rsid w:val="00B769C2"/>
    <w:rsid w:val="00B770BF"/>
    <w:rsid w:val="00B774F8"/>
    <w:rsid w:val="00B77629"/>
    <w:rsid w:val="00B77B15"/>
    <w:rsid w:val="00B77FD8"/>
    <w:rsid w:val="00B805A2"/>
    <w:rsid w:val="00B80DF4"/>
    <w:rsid w:val="00B80EC5"/>
    <w:rsid w:val="00B8101A"/>
    <w:rsid w:val="00B81413"/>
    <w:rsid w:val="00B814B5"/>
    <w:rsid w:val="00B8155B"/>
    <w:rsid w:val="00B819D1"/>
    <w:rsid w:val="00B81B7B"/>
    <w:rsid w:val="00B81C6E"/>
    <w:rsid w:val="00B81D18"/>
    <w:rsid w:val="00B81F02"/>
    <w:rsid w:val="00B82514"/>
    <w:rsid w:val="00B82969"/>
    <w:rsid w:val="00B829EC"/>
    <w:rsid w:val="00B82A0F"/>
    <w:rsid w:val="00B82B16"/>
    <w:rsid w:val="00B83A4B"/>
    <w:rsid w:val="00B83D52"/>
    <w:rsid w:val="00B841DA"/>
    <w:rsid w:val="00B842E1"/>
    <w:rsid w:val="00B84619"/>
    <w:rsid w:val="00B84AA5"/>
    <w:rsid w:val="00B84ABA"/>
    <w:rsid w:val="00B84B43"/>
    <w:rsid w:val="00B84F1E"/>
    <w:rsid w:val="00B85268"/>
    <w:rsid w:val="00B855C5"/>
    <w:rsid w:val="00B86333"/>
    <w:rsid w:val="00B8642E"/>
    <w:rsid w:val="00B8647E"/>
    <w:rsid w:val="00B86711"/>
    <w:rsid w:val="00B86740"/>
    <w:rsid w:val="00B867DA"/>
    <w:rsid w:val="00B86857"/>
    <w:rsid w:val="00B86B0E"/>
    <w:rsid w:val="00B86CF5"/>
    <w:rsid w:val="00B86DFA"/>
    <w:rsid w:val="00B87500"/>
    <w:rsid w:val="00B87511"/>
    <w:rsid w:val="00B87638"/>
    <w:rsid w:val="00B879D6"/>
    <w:rsid w:val="00B87CB5"/>
    <w:rsid w:val="00B87CF2"/>
    <w:rsid w:val="00B87DCF"/>
    <w:rsid w:val="00B900C5"/>
    <w:rsid w:val="00B90635"/>
    <w:rsid w:val="00B90DA9"/>
    <w:rsid w:val="00B91473"/>
    <w:rsid w:val="00B9151B"/>
    <w:rsid w:val="00B91550"/>
    <w:rsid w:val="00B91646"/>
    <w:rsid w:val="00B921A7"/>
    <w:rsid w:val="00B92233"/>
    <w:rsid w:val="00B9267F"/>
    <w:rsid w:val="00B92B51"/>
    <w:rsid w:val="00B92C21"/>
    <w:rsid w:val="00B92E39"/>
    <w:rsid w:val="00B93F3D"/>
    <w:rsid w:val="00B940BF"/>
    <w:rsid w:val="00B942F8"/>
    <w:rsid w:val="00B94867"/>
    <w:rsid w:val="00B9491E"/>
    <w:rsid w:val="00B94F3B"/>
    <w:rsid w:val="00B95109"/>
    <w:rsid w:val="00B95591"/>
    <w:rsid w:val="00B955C3"/>
    <w:rsid w:val="00B95A81"/>
    <w:rsid w:val="00B95C3D"/>
    <w:rsid w:val="00B95D88"/>
    <w:rsid w:val="00B960EB"/>
    <w:rsid w:val="00B96839"/>
    <w:rsid w:val="00B976A7"/>
    <w:rsid w:val="00B9798B"/>
    <w:rsid w:val="00B9798D"/>
    <w:rsid w:val="00B97AA3"/>
    <w:rsid w:val="00B97F3E"/>
    <w:rsid w:val="00BA074A"/>
    <w:rsid w:val="00BA0A61"/>
    <w:rsid w:val="00BA0ABB"/>
    <w:rsid w:val="00BA0C58"/>
    <w:rsid w:val="00BA1AC1"/>
    <w:rsid w:val="00BA1D17"/>
    <w:rsid w:val="00BA1D71"/>
    <w:rsid w:val="00BA249F"/>
    <w:rsid w:val="00BA24B6"/>
    <w:rsid w:val="00BA29C4"/>
    <w:rsid w:val="00BA3002"/>
    <w:rsid w:val="00BA3332"/>
    <w:rsid w:val="00BA33D9"/>
    <w:rsid w:val="00BA35CB"/>
    <w:rsid w:val="00BA3884"/>
    <w:rsid w:val="00BA3B9C"/>
    <w:rsid w:val="00BA3D8E"/>
    <w:rsid w:val="00BA3E27"/>
    <w:rsid w:val="00BA3EE2"/>
    <w:rsid w:val="00BA444D"/>
    <w:rsid w:val="00BA4B57"/>
    <w:rsid w:val="00BA4F2E"/>
    <w:rsid w:val="00BA5279"/>
    <w:rsid w:val="00BA5288"/>
    <w:rsid w:val="00BA536E"/>
    <w:rsid w:val="00BA5386"/>
    <w:rsid w:val="00BA5705"/>
    <w:rsid w:val="00BA585C"/>
    <w:rsid w:val="00BA5C69"/>
    <w:rsid w:val="00BA6401"/>
    <w:rsid w:val="00BA7181"/>
    <w:rsid w:val="00BA74C4"/>
    <w:rsid w:val="00BA7808"/>
    <w:rsid w:val="00BA7CA1"/>
    <w:rsid w:val="00BA7F71"/>
    <w:rsid w:val="00BB0005"/>
    <w:rsid w:val="00BB074A"/>
    <w:rsid w:val="00BB0782"/>
    <w:rsid w:val="00BB0D38"/>
    <w:rsid w:val="00BB1275"/>
    <w:rsid w:val="00BB12C3"/>
    <w:rsid w:val="00BB1A05"/>
    <w:rsid w:val="00BB1D55"/>
    <w:rsid w:val="00BB21EA"/>
    <w:rsid w:val="00BB2500"/>
    <w:rsid w:val="00BB2CC0"/>
    <w:rsid w:val="00BB2E07"/>
    <w:rsid w:val="00BB2F16"/>
    <w:rsid w:val="00BB311C"/>
    <w:rsid w:val="00BB3411"/>
    <w:rsid w:val="00BB3426"/>
    <w:rsid w:val="00BB392F"/>
    <w:rsid w:val="00BB4007"/>
    <w:rsid w:val="00BB453A"/>
    <w:rsid w:val="00BB4BB1"/>
    <w:rsid w:val="00BB4C62"/>
    <w:rsid w:val="00BB4D09"/>
    <w:rsid w:val="00BB4EA0"/>
    <w:rsid w:val="00BB4EAE"/>
    <w:rsid w:val="00BB511C"/>
    <w:rsid w:val="00BB58B2"/>
    <w:rsid w:val="00BB5A2F"/>
    <w:rsid w:val="00BB5ACD"/>
    <w:rsid w:val="00BB5E40"/>
    <w:rsid w:val="00BB6316"/>
    <w:rsid w:val="00BB653D"/>
    <w:rsid w:val="00BB65C2"/>
    <w:rsid w:val="00BB6714"/>
    <w:rsid w:val="00BB6DE3"/>
    <w:rsid w:val="00BB7080"/>
    <w:rsid w:val="00BB7328"/>
    <w:rsid w:val="00BB75DC"/>
    <w:rsid w:val="00BB7AB8"/>
    <w:rsid w:val="00BB7F47"/>
    <w:rsid w:val="00BC00D7"/>
    <w:rsid w:val="00BC01A0"/>
    <w:rsid w:val="00BC048D"/>
    <w:rsid w:val="00BC05BD"/>
    <w:rsid w:val="00BC061E"/>
    <w:rsid w:val="00BC0703"/>
    <w:rsid w:val="00BC0A0F"/>
    <w:rsid w:val="00BC0B60"/>
    <w:rsid w:val="00BC0E7C"/>
    <w:rsid w:val="00BC10F9"/>
    <w:rsid w:val="00BC1129"/>
    <w:rsid w:val="00BC138D"/>
    <w:rsid w:val="00BC13EA"/>
    <w:rsid w:val="00BC1A08"/>
    <w:rsid w:val="00BC1AFB"/>
    <w:rsid w:val="00BC1B73"/>
    <w:rsid w:val="00BC1EA0"/>
    <w:rsid w:val="00BC1EDA"/>
    <w:rsid w:val="00BC2251"/>
    <w:rsid w:val="00BC25CD"/>
    <w:rsid w:val="00BC27F1"/>
    <w:rsid w:val="00BC290B"/>
    <w:rsid w:val="00BC2A5E"/>
    <w:rsid w:val="00BC2FE3"/>
    <w:rsid w:val="00BC2FFF"/>
    <w:rsid w:val="00BC300F"/>
    <w:rsid w:val="00BC356C"/>
    <w:rsid w:val="00BC36A7"/>
    <w:rsid w:val="00BC37A4"/>
    <w:rsid w:val="00BC39B8"/>
    <w:rsid w:val="00BC3B32"/>
    <w:rsid w:val="00BC3E27"/>
    <w:rsid w:val="00BC3E30"/>
    <w:rsid w:val="00BC4264"/>
    <w:rsid w:val="00BC4E5A"/>
    <w:rsid w:val="00BC588F"/>
    <w:rsid w:val="00BC5937"/>
    <w:rsid w:val="00BC595F"/>
    <w:rsid w:val="00BC5B45"/>
    <w:rsid w:val="00BC5EFD"/>
    <w:rsid w:val="00BC6A52"/>
    <w:rsid w:val="00BC6D5D"/>
    <w:rsid w:val="00BC715C"/>
    <w:rsid w:val="00BC7320"/>
    <w:rsid w:val="00BC7563"/>
    <w:rsid w:val="00BC77E6"/>
    <w:rsid w:val="00BC793C"/>
    <w:rsid w:val="00BC7D8B"/>
    <w:rsid w:val="00BC7FF5"/>
    <w:rsid w:val="00BD048F"/>
    <w:rsid w:val="00BD0ADD"/>
    <w:rsid w:val="00BD0B9B"/>
    <w:rsid w:val="00BD0D8E"/>
    <w:rsid w:val="00BD1140"/>
    <w:rsid w:val="00BD16E8"/>
    <w:rsid w:val="00BD1951"/>
    <w:rsid w:val="00BD2131"/>
    <w:rsid w:val="00BD22EE"/>
    <w:rsid w:val="00BD23F5"/>
    <w:rsid w:val="00BD261C"/>
    <w:rsid w:val="00BD2F59"/>
    <w:rsid w:val="00BD3179"/>
    <w:rsid w:val="00BD3BE4"/>
    <w:rsid w:val="00BD3C55"/>
    <w:rsid w:val="00BD3CF9"/>
    <w:rsid w:val="00BD3E5C"/>
    <w:rsid w:val="00BD3F6D"/>
    <w:rsid w:val="00BD3F71"/>
    <w:rsid w:val="00BD40AF"/>
    <w:rsid w:val="00BD4245"/>
    <w:rsid w:val="00BD42B8"/>
    <w:rsid w:val="00BD4341"/>
    <w:rsid w:val="00BD435C"/>
    <w:rsid w:val="00BD4F5A"/>
    <w:rsid w:val="00BD5060"/>
    <w:rsid w:val="00BD51E0"/>
    <w:rsid w:val="00BD52B3"/>
    <w:rsid w:val="00BD530B"/>
    <w:rsid w:val="00BD5B04"/>
    <w:rsid w:val="00BD5EAE"/>
    <w:rsid w:val="00BD5F30"/>
    <w:rsid w:val="00BD6430"/>
    <w:rsid w:val="00BD6C82"/>
    <w:rsid w:val="00BD703E"/>
    <w:rsid w:val="00BD7322"/>
    <w:rsid w:val="00BD73DC"/>
    <w:rsid w:val="00BD7579"/>
    <w:rsid w:val="00BD7707"/>
    <w:rsid w:val="00BD7720"/>
    <w:rsid w:val="00BD7935"/>
    <w:rsid w:val="00BD7C06"/>
    <w:rsid w:val="00BD7C4C"/>
    <w:rsid w:val="00BD7E22"/>
    <w:rsid w:val="00BE0102"/>
    <w:rsid w:val="00BE017F"/>
    <w:rsid w:val="00BE0185"/>
    <w:rsid w:val="00BE046B"/>
    <w:rsid w:val="00BE04C2"/>
    <w:rsid w:val="00BE050F"/>
    <w:rsid w:val="00BE07FC"/>
    <w:rsid w:val="00BE0996"/>
    <w:rsid w:val="00BE0E70"/>
    <w:rsid w:val="00BE13BE"/>
    <w:rsid w:val="00BE14DD"/>
    <w:rsid w:val="00BE167F"/>
    <w:rsid w:val="00BE1D04"/>
    <w:rsid w:val="00BE1F33"/>
    <w:rsid w:val="00BE3198"/>
    <w:rsid w:val="00BE35EE"/>
    <w:rsid w:val="00BE4050"/>
    <w:rsid w:val="00BE4069"/>
    <w:rsid w:val="00BE40ED"/>
    <w:rsid w:val="00BE453B"/>
    <w:rsid w:val="00BE484A"/>
    <w:rsid w:val="00BE5164"/>
    <w:rsid w:val="00BE523B"/>
    <w:rsid w:val="00BE529E"/>
    <w:rsid w:val="00BE538E"/>
    <w:rsid w:val="00BE581A"/>
    <w:rsid w:val="00BE5B18"/>
    <w:rsid w:val="00BE5ED1"/>
    <w:rsid w:val="00BE60CF"/>
    <w:rsid w:val="00BE634E"/>
    <w:rsid w:val="00BE67CE"/>
    <w:rsid w:val="00BE687F"/>
    <w:rsid w:val="00BE68AC"/>
    <w:rsid w:val="00BE68DE"/>
    <w:rsid w:val="00BE6E3E"/>
    <w:rsid w:val="00BE6E46"/>
    <w:rsid w:val="00BE7A00"/>
    <w:rsid w:val="00BE7AB4"/>
    <w:rsid w:val="00BE7D60"/>
    <w:rsid w:val="00BE7F01"/>
    <w:rsid w:val="00BF005E"/>
    <w:rsid w:val="00BF0547"/>
    <w:rsid w:val="00BF067E"/>
    <w:rsid w:val="00BF0749"/>
    <w:rsid w:val="00BF0906"/>
    <w:rsid w:val="00BF1019"/>
    <w:rsid w:val="00BF15AB"/>
    <w:rsid w:val="00BF1951"/>
    <w:rsid w:val="00BF1A82"/>
    <w:rsid w:val="00BF1AF9"/>
    <w:rsid w:val="00BF262A"/>
    <w:rsid w:val="00BF2859"/>
    <w:rsid w:val="00BF2A8B"/>
    <w:rsid w:val="00BF2D8A"/>
    <w:rsid w:val="00BF3056"/>
    <w:rsid w:val="00BF31AA"/>
    <w:rsid w:val="00BF349E"/>
    <w:rsid w:val="00BF3560"/>
    <w:rsid w:val="00BF3A2D"/>
    <w:rsid w:val="00BF3EDC"/>
    <w:rsid w:val="00BF3F0C"/>
    <w:rsid w:val="00BF4099"/>
    <w:rsid w:val="00BF43DD"/>
    <w:rsid w:val="00BF477C"/>
    <w:rsid w:val="00BF4BC9"/>
    <w:rsid w:val="00BF4CC9"/>
    <w:rsid w:val="00BF509A"/>
    <w:rsid w:val="00BF50A8"/>
    <w:rsid w:val="00BF5375"/>
    <w:rsid w:val="00BF566F"/>
    <w:rsid w:val="00BF5AC8"/>
    <w:rsid w:val="00BF5C3F"/>
    <w:rsid w:val="00BF5F87"/>
    <w:rsid w:val="00BF6B1F"/>
    <w:rsid w:val="00BF6BBD"/>
    <w:rsid w:val="00BF6DDA"/>
    <w:rsid w:val="00BF7301"/>
    <w:rsid w:val="00BF733D"/>
    <w:rsid w:val="00BF7874"/>
    <w:rsid w:val="00BF7B66"/>
    <w:rsid w:val="00BF7F29"/>
    <w:rsid w:val="00C004D1"/>
    <w:rsid w:val="00C010E3"/>
    <w:rsid w:val="00C011C1"/>
    <w:rsid w:val="00C013CC"/>
    <w:rsid w:val="00C01434"/>
    <w:rsid w:val="00C0155B"/>
    <w:rsid w:val="00C0190F"/>
    <w:rsid w:val="00C01E3A"/>
    <w:rsid w:val="00C01F4B"/>
    <w:rsid w:val="00C02068"/>
    <w:rsid w:val="00C02668"/>
    <w:rsid w:val="00C0269F"/>
    <w:rsid w:val="00C030E2"/>
    <w:rsid w:val="00C03FF8"/>
    <w:rsid w:val="00C0402A"/>
    <w:rsid w:val="00C04445"/>
    <w:rsid w:val="00C0449D"/>
    <w:rsid w:val="00C04549"/>
    <w:rsid w:val="00C046EE"/>
    <w:rsid w:val="00C04B43"/>
    <w:rsid w:val="00C04CFE"/>
    <w:rsid w:val="00C05B74"/>
    <w:rsid w:val="00C05BA8"/>
    <w:rsid w:val="00C062FD"/>
    <w:rsid w:val="00C06954"/>
    <w:rsid w:val="00C06B05"/>
    <w:rsid w:val="00C06BC5"/>
    <w:rsid w:val="00C06DE9"/>
    <w:rsid w:val="00C06FD3"/>
    <w:rsid w:val="00C07024"/>
    <w:rsid w:val="00C07605"/>
    <w:rsid w:val="00C07720"/>
    <w:rsid w:val="00C07D08"/>
    <w:rsid w:val="00C101E5"/>
    <w:rsid w:val="00C1033D"/>
    <w:rsid w:val="00C10458"/>
    <w:rsid w:val="00C10A15"/>
    <w:rsid w:val="00C10A59"/>
    <w:rsid w:val="00C11239"/>
    <w:rsid w:val="00C115ED"/>
    <w:rsid w:val="00C11AF8"/>
    <w:rsid w:val="00C11CF8"/>
    <w:rsid w:val="00C11D78"/>
    <w:rsid w:val="00C12212"/>
    <w:rsid w:val="00C12360"/>
    <w:rsid w:val="00C124AD"/>
    <w:rsid w:val="00C12C53"/>
    <w:rsid w:val="00C12F0E"/>
    <w:rsid w:val="00C12F86"/>
    <w:rsid w:val="00C132AC"/>
    <w:rsid w:val="00C13553"/>
    <w:rsid w:val="00C13697"/>
    <w:rsid w:val="00C1377F"/>
    <w:rsid w:val="00C13992"/>
    <w:rsid w:val="00C13A4E"/>
    <w:rsid w:val="00C14175"/>
    <w:rsid w:val="00C147A1"/>
    <w:rsid w:val="00C151F6"/>
    <w:rsid w:val="00C15856"/>
    <w:rsid w:val="00C15E5A"/>
    <w:rsid w:val="00C16188"/>
    <w:rsid w:val="00C16345"/>
    <w:rsid w:val="00C165DE"/>
    <w:rsid w:val="00C168B6"/>
    <w:rsid w:val="00C17009"/>
    <w:rsid w:val="00C178BE"/>
    <w:rsid w:val="00C17991"/>
    <w:rsid w:val="00C17B11"/>
    <w:rsid w:val="00C17BBB"/>
    <w:rsid w:val="00C17D2B"/>
    <w:rsid w:val="00C202AB"/>
    <w:rsid w:val="00C2031F"/>
    <w:rsid w:val="00C20D15"/>
    <w:rsid w:val="00C21E7F"/>
    <w:rsid w:val="00C2204B"/>
    <w:rsid w:val="00C22534"/>
    <w:rsid w:val="00C230A3"/>
    <w:rsid w:val="00C23319"/>
    <w:rsid w:val="00C236D9"/>
    <w:rsid w:val="00C23A38"/>
    <w:rsid w:val="00C23AA5"/>
    <w:rsid w:val="00C24108"/>
    <w:rsid w:val="00C241FD"/>
    <w:rsid w:val="00C2458D"/>
    <w:rsid w:val="00C24902"/>
    <w:rsid w:val="00C2517B"/>
    <w:rsid w:val="00C251EA"/>
    <w:rsid w:val="00C25728"/>
    <w:rsid w:val="00C259B8"/>
    <w:rsid w:val="00C259CF"/>
    <w:rsid w:val="00C25A75"/>
    <w:rsid w:val="00C25ECB"/>
    <w:rsid w:val="00C25EDF"/>
    <w:rsid w:val="00C26C57"/>
    <w:rsid w:val="00C26C7D"/>
    <w:rsid w:val="00C26D7E"/>
    <w:rsid w:val="00C26F59"/>
    <w:rsid w:val="00C275E1"/>
    <w:rsid w:val="00C30224"/>
    <w:rsid w:val="00C30244"/>
    <w:rsid w:val="00C30281"/>
    <w:rsid w:val="00C3045C"/>
    <w:rsid w:val="00C3067E"/>
    <w:rsid w:val="00C30714"/>
    <w:rsid w:val="00C30BBE"/>
    <w:rsid w:val="00C30BF9"/>
    <w:rsid w:val="00C30FDD"/>
    <w:rsid w:val="00C31062"/>
    <w:rsid w:val="00C31376"/>
    <w:rsid w:val="00C313A8"/>
    <w:rsid w:val="00C31C74"/>
    <w:rsid w:val="00C31D72"/>
    <w:rsid w:val="00C32026"/>
    <w:rsid w:val="00C32211"/>
    <w:rsid w:val="00C324AD"/>
    <w:rsid w:val="00C32537"/>
    <w:rsid w:val="00C325E2"/>
    <w:rsid w:val="00C32D4E"/>
    <w:rsid w:val="00C32DC9"/>
    <w:rsid w:val="00C33723"/>
    <w:rsid w:val="00C339E6"/>
    <w:rsid w:val="00C342E9"/>
    <w:rsid w:val="00C343CB"/>
    <w:rsid w:val="00C34521"/>
    <w:rsid w:val="00C345ED"/>
    <w:rsid w:val="00C3474A"/>
    <w:rsid w:val="00C34A2C"/>
    <w:rsid w:val="00C34B31"/>
    <w:rsid w:val="00C350E2"/>
    <w:rsid w:val="00C3583C"/>
    <w:rsid w:val="00C35BC2"/>
    <w:rsid w:val="00C36414"/>
    <w:rsid w:val="00C36786"/>
    <w:rsid w:val="00C367E9"/>
    <w:rsid w:val="00C36D14"/>
    <w:rsid w:val="00C36D6F"/>
    <w:rsid w:val="00C36E66"/>
    <w:rsid w:val="00C36E90"/>
    <w:rsid w:val="00C36F52"/>
    <w:rsid w:val="00C37B5C"/>
    <w:rsid w:val="00C37C15"/>
    <w:rsid w:val="00C37D4A"/>
    <w:rsid w:val="00C37E56"/>
    <w:rsid w:val="00C40690"/>
    <w:rsid w:val="00C4093C"/>
    <w:rsid w:val="00C40B66"/>
    <w:rsid w:val="00C40F16"/>
    <w:rsid w:val="00C41195"/>
    <w:rsid w:val="00C41527"/>
    <w:rsid w:val="00C41725"/>
    <w:rsid w:val="00C417A9"/>
    <w:rsid w:val="00C41FA6"/>
    <w:rsid w:val="00C42436"/>
    <w:rsid w:val="00C42735"/>
    <w:rsid w:val="00C42747"/>
    <w:rsid w:val="00C42762"/>
    <w:rsid w:val="00C42929"/>
    <w:rsid w:val="00C42B6D"/>
    <w:rsid w:val="00C42F8C"/>
    <w:rsid w:val="00C4388F"/>
    <w:rsid w:val="00C43F69"/>
    <w:rsid w:val="00C44024"/>
    <w:rsid w:val="00C44525"/>
    <w:rsid w:val="00C44574"/>
    <w:rsid w:val="00C44ACF"/>
    <w:rsid w:val="00C44E5F"/>
    <w:rsid w:val="00C453DA"/>
    <w:rsid w:val="00C455E3"/>
    <w:rsid w:val="00C45600"/>
    <w:rsid w:val="00C45881"/>
    <w:rsid w:val="00C462A6"/>
    <w:rsid w:val="00C464E8"/>
    <w:rsid w:val="00C466C2"/>
    <w:rsid w:val="00C46E8F"/>
    <w:rsid w:val="00C47201"/>
    <w:rsid w:val="00C4799C"/>
    <w:rsid w:val="00C47A43"/>
    <w:rsid w:val="00C47A49"/>
    <w:rsid w:val="00C47F99"/>
    <w:rsid w:val="00C50217"/>
    <w:rsid w:val="00C506B5"/>
    <w:rsid w:val="00C50C8C"/>
    <w:rsid w:val="00C50CC1"/>
    <w:rsid w:val="00C5171A"/>
    <w:rsid w:val="00C518C8"/>
    <w:rsid w:val="00C5191E"/>
    <w:rsid w:val="00C519CA"/>
    <w:rsid w:val="00C51A2E"/>
    <w:rsid w:val="00C51ECE"/>
    <w:rsid w:val="00C51F54"/>
    <w:rsid w:val="00C5262F"/>
    <w:rsid w:val="00C527EF"/>
    <w:rsid w:val="00C52854"/>
    <w:rsid w:val="00C52A3D"/>
    <w:rsid w:val="00C52E0C"/>
    <w:rsid w:val="00C53151"/>
    <w:rsid w:val="00C534A1"/>
    <w:rsid w:val="00C53795"/>
    <w:rsid w:val="00C53910"/>
    <w:rsid w:val="00C548AF"/>
    <w:rsid w:val="00C5494E"/>
    <w:rsid w:val="00C54AF4"/>
    <w:rsid w:val="00C54BE0"/>
    <w:rsid w:val="00C54D0E"/>
    <w:rsid w:val="00C54D2D"/>
    <w:rsid w:val="00C5509D"/>
    <w:rsid w:val="00C553EF"/>
    <w:rsid w:val="00C5569E"/>
    <w:rsid w:val="00C559E1"/>
    <w:rsid w:val="00C568B4"/>
    <w:rsid w:val="00C56B69"/>
    <w:rsid w:val="00C56D55"/>
    <w:rsid w:val="00C56F31"/>
    <w:rsid w:val="00C5702E"/>
    <w:rsid w:val="00C57108"/>
    <w:rsid w:val="00C57EF8"/>
    <w:rsid w:val="00C57F93"/>
    <w:rsid w:val="00C60253"/>
    <w:rsid w:val="00C602EF"/>
    <w:rsid w:val="00C60353"/>
    <w:rsid w:val="00C604AE"/>
    <w:rsid w:val="00C60759"/>
    <w:rsid w:val="00C60939"/>
    <w:rsid w:val="00C60B44"/>
    <w:rsid w:val="00C6135D"/>
    <w:rsid w:val="00C6136D"/>
    <w:rsid w:val="00C61438"/>
    <w:rsid w:val="00C6162B"/>
    <w:rsid w:val="00C61896"/>
    <w:rsid w:val="00C6262A"/>
    <w:rsid w:val="00C6271D"/>
    <w:rsid w:val="00C62C80"/>
    <w:rsid w:val="00C63332"/>
    <w:rsid w:val="00C63680"/>
    <w:rsid w:val="00C63A49"/>
    <w:rsid w:val="00C63E63"/>
    <w:rsid w:val="00C6472D"/>
    <w:rsid w:val="00C64853"/>
    <w:rsid w:val="00C649AE"/>
    <w:rsid w:val="00C64BAC"/>
    <w:rsid w:val="00C64CB3"/>
    <w:rsid w:val="00C65BD0"/>
    <w:rsid w:val="00C65CD9"/>
    <w:rsid w:val="00C66442"/>
    <w:rsid w:val="00C665A2"/>
    <w:rsid w:val="00C671A3"/>
    <w:rsid w:val="00C67296"/>
    <w:rsid w:val="00C67AE7"/>
    <w:rsid w:val="00C70622"/>
    <w:rsid w:val="00C70677"/>
    <w:rsid w:val="00C7075D"/>
    <w:rsid w:val="00C70D03"/>
    <w:rsid w:val="00C71101"/>
    <w:rsid w:val="00C712C9"/>
    <w:rsid w:val="00C71397"/>
    <w:rsid w:val="00C71A27"/>
    <w:rsid w:val="00C72601"/>
    <w:rsid w:val="00C729C3"/>
    <w:rsid w:val="00C72B37"/>
    <w:rsid w:val="00C72D68"/>
    <w:rsid w:val="00C72ED0"/>
    <w:rsid w:val="00C7307E"/>
    <w:rsid w:val="00C7321D"/>
    <w:rsid w:val="00C7338C"/>
    <w:rsid w:val="00C73AC2"/>
    <w:rsid w:val="00C744E9"/>
    <w:rsid w:val="00C74611"/>
    <w:rsid w:val="00C746EA"/>
    <w:rsid w:val="00C750AB"/>
    <w:rsid w:val="00C7590D"/>
    <w:rsid w:val="00C75ACE"/>
    <w:rsid w:val="00C7609A"/>
    <w:rsid w:val="00C763E1"/>
    <w:rsid w:val="00C7673C"/>
    <w:rsid w:val="00C76BA9"/>
    <w:rsid w:val="00C7732A"/>
    <w:rsid w:val="00C776FC"/>
    <w:rsid w:val="00C80978"/>
    <w:rsid w:val="00C80B9C"/>
    <w:rsid w:val="00C80FBD"/>
    <w:rsid w:val="00C814FD"/>
    <w:rsid w:val="00C8159F"/>
    <w:rsid w:val="00C8171D"/>
    <w:rsid w:val="00C819D8"/>
    <w:rsid w:val="00C81C83"/>
    <w:rsid w:val="00C81F7B"/>
    <w:rsid w:val="00C82270"/>
    <w:rsid w:val="00C8229B"/>
    <w:rsid w:val="00C826F5"/>
    <w:rsid w:val="00C829CF"/>
    <w:rsid w:val="00C82FDE"/>
    <w:rsid w:val="00C83301"/>
    <w:rsid w:val="00C8352C"/>
    <w:rsid w:val="00C8395F"/>
    <w:rsid w:val="00C83A02"/>
    <w:rsid w:val="00C83AAC"/>
    <w:rsid w:val="00C84067"/>
    <w:rsid w:val="00C84271"/>
    <w:rsid w:val="00C843E0"/>
    <w:rsid w:val="00C84480"/>
    <w:rsid w:val="00C84693"/>
    <w:rsid w:val="00C84734"/>
    <w:rsid w:val="00C84A6C"/>
    <w:rsid w:val="00C85099"/>
    <w:rsid w:val="00C850B9"/>
    <w:rsid w:val="00C8518A"/>
    <w:rsid w:val="00C85426"/>
    <w:rsid w:val="00C85929"/>
    <w:rsid w:val="00C85948"/>
    <w:rsid w:val="00C85C89"/>
    <w:rsid w:val="00C85D89"/>
    <w:rsid w:val="00C85DC0"/>
    <w:rsid w:val="00C85E42"/>
    <w:rsid w:val="00C85EF3"/>
    <w:rsid w:val="00C86437"/>
    <w:rsid w:val="00C86512"/>
    <w:rsid w:val="00C86B40"/>
    <w:rsid w:val="00C86D60"/>
    <w:rsid w:val="00C87124"/>
    <w:rsid w:val="00C8759A"/>
    <w:rsid w:val="00C87A4B"/>
    <w:rsid w:val="00C87F3F"/>
    <w:rsid w:val="00C90557"/>
    <w:rsid w:val="00C90B99"/>
    <w:rsid w:val="00C90E61"/>
    <w:rsid w:val="00C91089"/>
    <w:rsid w:val="00C911FB"/>
    <w:rsid w:val="00C91264"/>
    <w:rsid w:val="00C9142A"/>
    <w:rsid w:val="00C91679"/>
    <w:rsid w:val="00C917EA"/>
    <w:rsid w:val="00C91E7D"/>
    <w:rsid w:val="00C91FD2"/>
    <w:rsid w:val="00C9239C"/>
    <w:rsid w:val="00C92CA8"/>
    <w:rsid w:val="00C930C7"/>
    <w:rsid w:val="00C93530"/>
    <w:rsid w:val="00C9355B"/>
    <w:rsid w:val="00C938E0"/>
    <w:rsid w:val="00C93A18"/>
    <w:rsid w:val="00C93B32"/>
    <w:rsid w:val="00C93BE1"/>
    <w:rsid w:val="00C93C32"/>
    <w:rsid w:val="00C94A24"/>
    <w:rsid w:val="00C94AA3"/>
    <w:rsid w:val="00C94D5D"/>
    <w:rsid w:val="00C9544F"/>
    <w:rsid w:val="00C9546A"/>
    <w:rsid w:val="00C955F8"/>
    <w:rsid w:val="00C959A5"/>
    <w:rsid w:val="00C95C8A"/>
    <w:rsid w:val="00C95F4A"/>
    <w:rsid w:val="00C96041"/>
    <w:rsid w:val="00C961D2"/>
    <w:rsid w:val="00C9643C"/>
    <w:rsid w:val="00C96459"/>
    <w:rsid w:val="00C96619"/>
    <w:rsid w:val="00C966B0"/>
    <w:rsid w:val="00C966D4"/>
    <w:rsid w:val="00C96C9E"/>
    <w:rsid w:val="00C96D0A"/>
    <w:rsid w:val="00C96F0F"/>
    <w:rsid w:val="00C96F1A"/>
    <w:rsid w:val="00C96F9A"/>
    <w:rsid w:val="00C97032"/>
    <w:rsid w:val="00C97235"/>
    <w:rsid w:val="00C97270"/>
    <w:rsid w:val="00C97314"/>
    <w:rsid w:val="00C9748C"/>
    <w:rsid w:val="00C974BE"/>
    <w:rsid w:val="00C977F7"/>
    <w:rsid w:val="00C978B5"/>
    <w:rsid w:val="00C979D5"/>
    <w:rsid w:val="00CA0135"/>
    <w:rsid w:val="00CA022D"/>
    <w:rsid w:val="00CA0536"/>
    <w:rsid w:val="00CA06E4"/>
    <w:rsid w:val="00CA08BC"/>
    <w:rsid w:val="00CA098D"/>
    <w:rsid w:val="00CA0B3B"/>
    <w:rsid w:val="00CA0C07"/>
    <w:rsid w:val="00CA1326"/>
    <w:rsid w:val="00CA14B4"/>
    <w:rsid w:val="00CA1A89"/>
    <w:rsid w:val="00CA1AED"/>
    <w:rsid w:val="00CA1D8F"/>
    <w:rsid w:val="00CA1FCD"/>
    <w:rsid w:val="00CA2C06"/>
    <w:rsid w:val="00CA2C74"/>
    <w:rsid w:val="00CA2FB4"/>
    <w:rsid w:val="00CA3132"/>
    <w:rsid w:val="00CA3389"/>
    <w:rsid w:val="00CA33DB"/>
    <w:rsid w:val="00CA349F"/>
    <w:rsid w:val="00CA3546"/>
    <w:rsid w:val="00CA3995"/>
    <w:rsid w:val="00CA3A5F"/>
    <w:rsid w:val="00CA3BDB"/>
    <w:rsid w:val="00CA414F"/>
    <w:rsid w:val="00CA41C1"/>
    <w:rsid w:val="00CA43C4"/>
    <w:rsid w:val="00CA441A"/>
    <w:rsid w:val="00CA4C8D"/>
    <w:rsid w:val="00CA4D71"/>
    <w:rsid w:val="00CA4EC3"/>
    <w:rsid w:val="00CA50D2"/>
    <w:rsid w:val="00CA54AD"/>
    <w:rsid w:val="00CA5AF8"/>
    <w:rsid w:val="00CA5D18"/>
    <w:rsid w:val="00CA5FCC"/>
    <w:rsid w:val="00CA6165"/>
    <w:rsid w:val="00CA6174"/>
    <w:rsid w:val="00CA64E5"/>
    <w:rsid w:val="00CA6D14"/>
    <w:rsid w:val="00CA6E3D"/>
    <w:rsid w:val="00CA7828"/>
    <w:rsid w:val="00CA7B2E"/>
    <w:rsid w:val="00CB011E"/>
    <w:rsid w:val="00CB0337"/>
    <w:rsid w:val="00CB03F4"/>
    <w:rsid w:val="00CB0A8C"/>
    <w:rsid w:val="00CB0BBB"/>
    <w:rsid w:val="00CB0FF9"/>
    <w:rsid w:val="00CB116C"/>
    <w:rsid w:val="00CB148E"/>
    <w:rsid w:val="00CB19A9"/>
    <w:rsid w:val="00CB1A04"/>
    <w:rsid w:val="00CB1A6E"/>
    <w:rsid w:val="00CB21DA"/>
    <w:rsid w:val="00CB2292"/>
    <w:rsid w:val="00CB253E"/>
    <w:rsid w:val="00CB272E"/>
    <w:rsid w:val="00CB2770"/>
    <w:rsid w:val="00CB2B98"/>
    <w:rsid w:val="00CB2F8F"/>
    <w:rsid w:val="00CB3E48"/>
    <w:rsid w:val="00CB3FD5"/>
    <w:rsid w:val="00CB4889"/>
    <w:rsid w:val="00CB49CD"/>
    <w:rsid w:val="00CB4E5F"/>
    <w:rsid w:val="00CB55E9"/>
    <w:rsid w:val="00CB5B67"/>
    <w:rsid w:val="00CB5E37"/>
    <w:rsid w:val="00CB5F5D"/>
    <w:rsid w:val="00CB603D"/>
    <w:rsid w:val="00CB6059"/>
    <w:rsid w:val="00CB6523"/>
    <w:rsid w:val="00CB6896"/>
    <w:rsid w:val="00CB6A9B"/>
    <w:rsid w:val="00CB6ADE"/>
    <w:rsid w:val="00CB717E"/>
    <w:rsid w:val="00CB72B7"/>
    <w:rsid w:val="00CB73C6"/>
    <w:rsid w:val="00CB747E"/>
    <w:rsid w:val="00CB76B1"/>
    <w:rsid w:val="00CB76BF"/>
    <w:rsid w:val="00CB795A"/>
    <w:rsid w:val="00CB7972"/>
    <w:rsid w:val="00CB7BBF"/>
    <w:rsid w:val="00CB7E91"/>
    <w:rsid w:val="00CC021F"/>
    <w:rsid w:val="00CC023F"/>
    <w:rsid w:val="00CC08F8"/>
    <w:rsid w:val="00CC0DE0"/>
    <w:rsid w:val="00CC0EF3"/>
    <w:rsid w:val="00CC10DA"/>
    <w:rsid w:val="00CC19C7"/>
    <w:rsid w:val="00CC1D9D"/>
    <w:rsid w:val="00CC1FB7"/>
    <w:rsid w:val="00CC20AF"/>
    <w:rsid w:val="00CC21D8"/>
    <w:rsid w:val="00CC21FC"/>
    <w:rsid w:val="00CC2D5E"/>
    <w:rsid w:val="00CC3477"/>
    <w:rsid w:val="00CC3573"/>
    <w:rsid w:val="00CC35AA"/>
    <w:rsid w:val="00CC3B7D"/>
    <w:rsid w:val="00CC3C34"/>
    <w:rsid w:val="00CC429D"/>
    <w:rsid w:val="00CC4364"/>
    <w:rsid w:val="00CC47F7"/>
    <w:rsid w:val="00CC4CCF"/>
    <w:rsid w:val="00CC4CFC"/>
    <w:rsid w:val="00CC4D02"/>
    <w:rsid w:val="00CC508E"/>
    <w:rsid w:val="00CC5C28"/>
    <w:rsid w:val="00CC5EA9"/>
    <w:rsid w:val="00CC5F27"/>
    <w:rsid w:val="00CC62A4"/>
    <w:rsid w:val="00CC668A"/>
    <w:rsid w:val="00CC6A56"/>
    <w:rsid w:val="00CC6A94"/>
    <w:rsid w:val="00CC6AF8"/>
    <w:rsid w:val="00CC6E18"/>
    <w:rsid w:val="00CC6FF5"/>
    <w:rsid w:val="00CC71CC"/>
    <w:rsid w:val="00CC7920"/>
    <w:rsid w:val="00CC7A19"/>
    <w:rsid w:val="00CD062D"/>
    <w:rsid w:val="00CD0738"/>
    <w:rsid w:val="00CD07D8"/>
    <w:rsid w:val="00CD08FF"/>
    <w:rsid w:val="00CD0989"/>
    <w:rsid w:val="00CD0D4D"/>
    <w:rsid w:val="00CD1249"/>
    <w:rsid w:val="00CD180C"/>
    <w:rsid w:val="00CD19AD"/>
    <w:rsid w:val="00CD1C0A"/>
    <w:rsid w:val="00CD2534"/>
    <w:rsid w:val="00CD25E1"/>
    <w:rsid w:val="00CD2638"/>
    <w:rsid w:val="00CD271D"/>
    <w:rsid w:val="00CD31EA"/>
    <w:rsid w:val="00CD33CC"/>
    <w:rsid w:val="00CD3C0B"/>
    <w:rsid w:val="00CD3DDA"/>
    <w:rsid w:val="00CD4005"/>
    <w:rsid w:val="00CD44A2"/>
    <w:rsid w:val="00CD4A1C"/>
    <w:rsid w:val="00CD4A89"/>
    <w:rsid w:val="00CD4A8A"/>
    <w:rsid w:val="00CD4D88"/>
    <w:rsid w:val="00CD4E0B"/>
    <w:rsid w:val="00CD518E"/>
    <w:rsid w:val="00CD5FED"/>
    <w:rsid w:val="00CD60BF"/>
    <w:rsid w:val="00CD6224"/>
    <w:rsid w:val="00CD67B8"/>
    <w:rsid w:val="00CD6CD1"/>
    <w:rsid w:val="00CD73E0"/>
    <w:rsid w:val="00CD7451"/>
    <w:rsid w:val="00CD7CE5"/>
    <w:rsid w:val="00CE0026"/>
    <w:rsid w:val="00CE012B"/>
    <w:rsid w:val="00CE0135"/>
    <w:rsid w:val="00CE0303"/>
    <w:rsid w:val="00CE04F5"/>
    <w:rsid w:val="00CE0E59"/>
    <w:rsid w:val="00CE1260"/>
    <w:rsid w:val="00CE157A"/>
    <w:rsid w:val="00CE192F"/>
    <w:rsid w:val="00CE194C"/>
    <w:rsid w:val="00CE194E"/>
    <w:rsid w:val="00CE19C0"/>
    <w:rsid w:val="00CE1CB9"/>
    <w:rsid w:val="00CE206B"/>
    <w:rsid w:val="00CE23C4"/>
    <w:rsid w:val="00CE23E5"/>
    <w:rsid w:val="00CE247B"/>
    <w:rsid w:val="00CE251F"/>
    <w:rsid w:val="00CE2638"/>
    <w:rsid w:val="00CE2D27"/>
    <w:rsid w:val="00CE2F5E"/>
    <w:rsid w:val="00CE3224"/>
    <w:rsid w:val="00CE33B1"/>
    <w:rsid w:val="00CE34C6"/>
    <w:rsid w:val="00CE385B"/>
    <w:rsid w:val="00CE3D8C"/>
    <w:rsid w:val="00CE3EAB"/>
    <w:rsid w:val="00CE499B"/>
    <w:rsid w:val="00CE4D46"/>
    <w:rsid w:val="00CE4E09"/>
    <w:rsid w:val="00CE507A"/>
    <w:rsid w:val="00CE53A3"/>
    <w:rsid w:val="00CE5646"/>
    <w:rsid w:val="00CE5E4D"/>
    <w:rsid w:val="00CE628A"/>
    <w:rsid w:val="00CE64EA"/>
    <w:rsid w:val="00CE650F"/>
    <w:rsid w:val="00CE6DDB"/>
    <w:rsid w:val="00CE7275"/>
    <w:rsid w:val="00CE73F0"/>
    <w:rsid w:val="00CE7D48"/>
    <w:rsid w:val="00CE7F16"/>
    <w:rsid w:val="00CF00E9"/>
    <w:rsid w:val="00CF030B"/>
    <w:rsid w:val="00CF0674"/>
    <w:rsid w:val="00CF0AB3"/>
    <w:rsid w:val="00CF0BB4"/>
    <w:rsid w:val="00CF0FBF"/>
    <w:rsid w:val="00CF15B4"/>
    <w:rsid w:val="00CF1932"/>
    <w:rsid w:val="00CF23F7"/>
    <w:rsid w:val="00CF2707"/>
    <w:rsid w:val="00CF29C1"/>
    <w:rsid w:val="00CF2A7D"/>
    <w:rsid w:val="00CF2F84"/>
    <w:rsid w:val="00CF31A7"/>
    <w:rsid w:val="00CF3232"/>
    <w:rsid w:val="00CF32A3"/>
    <w:rsid w:val="00CF3848"/>
    <w:rsid w:val="00CF40F1"/>
    <w:rsid w:val="00CF4189"/>
    <w:rsid w:val="00CF4AAC"/>
    <w:rsid w:val="00CF4B33"/>
    <w:rsid w:val="00CF4B95"/>
    <w:rsid w:val="00CF544C"/>
    <w:rsid w:val="00CF54CF"/>
    <w:rsid w:val="00CF55BE"/>
    <w:rsid w:val="00CF5655"/>
    <w:rsid w:val="00CF56BF"/>
    <w:rsid w:val="00CF57C8"/>
    <w:rsid w:val="00CF591F"/>
    <w:rsid w:val="00CF5B10"/>
    <w:rsid w:val="00CF5C70"/>
    <w:rsid w:val="00CF5F1F"/>
    <w:rsid w:val="00CF5FD5"/>
    <w:rsid w:val="00CF622F"/>
    <w:rsid w:val="00CF6291"/>
    <w:rsid w:val="00CF630F"/>
    <w:rsid w:val="00CF64D2"/>
    <w:rsid w:val="00CF6877"/>
    <w:rsid w:val="00CF7408"/>
    <w:rsid w:val="00CF7604"/>
    <w:rsid w:val="00CF7826"/>
    <w:rsid w:val="00CF7C7C"/>
    <w:rsid w:val="00CF7E3D"/>
    <w:rsid w:val="00D00BFA"/>
    <w:rsid w:val="00D00BFE"/>
    <w:rsid w:val="00D016F2"/>
    <w:rsid w:val="00D01983"/>
    <w:rsid w:val="00D019B7"/>
    <w:rsid w:val="00D01ED9"/>
    <w:rsid w:val="00D01F83"/>
    <w:rsid w:val="00D0218F"/>
    <w:rsid w:val="00D02295"/>
    <w:rsid w:val="00D0277E"/>
    <w:rsid w:val="00D02A5A"/>
    <w:rsid w:val="00D02AA6"/>
    <w:rsid w:val="00D02D01"/>
    <w:rsid w:val="00D031C5"/>
    <w:rsid w:val="00D0322E"/>
    <w:rsid w:val="00D03394"/>
    <w:rsid w:val="00D0340C"/>
    <w:rsid w:val="00D037C1"/>
    <w:rsid w:val="00D03B12"/>
    <w:rsid w:val="00D03F4F"/>
    <w:rsid w:val="00D043C2"/>
    <w:rsid w:val="00D045E1"/>
    <w:rsid w:val="00D047F0"/>
    <w:rsid w:val="00D04A2D"/>
    <w:rsid w:val="00D04E24"/>
    <w:rsid w:val="00D04F15"/>
    <w:rsid w:val="00D05079"/>
    <w:rsid w:val="00D052FD"/>
    <w:rsid w:val="00D05908"/>
    <w:rsid w:val="00D05CE2"/>
    <w:rsid w:val="00D05DC0"/>
    <w:rsid w:val="00D06033"/>
    <w:rsid w:val="00D060DC"/>
    <w:rsid w:val="00D0628A"/>
    <w:rsid w:val="00D06484"/>
    <w:rsid w:val="00D0648C"/>
    <w:rsid w:val="00D064A7"/>
    <w:rsid w:val="00D06646"/>
    <w:rsid w:val="00D06ED7"/>
    <w:rsid w:val="00D06F3B"/>
    <w:rsid w:val="00D0775A"/>
    <w:rsid w:val="00D077F9"/>
    <w:rsid w:val="00D079E9"/>
    <w:rsid w:val="00D07AB6"/>
    <w:rsid w:val="00D101F2"/>
    <w:rsid w:val="00D10320"/>
    <w:rsid w:val="00D104A5"/>
    <w:rsid w:val="00D109EF"/>
    <w:rsid w:val="00D10B64"/>
    <w:rsid w:val="00D10C31"/>
    <w:rsid w:val="00D10DDE"/>
    <w:rsid w:val="00D112EB"/>
    <w:rsid w:val="00D113A4"/>
    <w:rsid w:val="00D11B04"/>
    <w:rsid w:val="00D1222C"/>
    <w:rsid w:val="00D12BC8"/>
    <w:rsid w:val="00D12BD5"/>
    <w:rsid w:val="00D1353F"/>
    <w:rsid w:val="00D13E63"/>
    <w:rsid w:val="00D13FD0"/>
    <w:rsid w:val="00D1449F"/>
    <w:rsid w:val="00D14940"/>
    <w:rsid w:val="00D14B72"/>
    <w:rsid w:val="00D14D53"/>
    <w:rsid w:val="00D14F9E"/>
    <w:rsid w:val="00D151DA"/>
    <w:rsid w:val="00D15507"/>
    <w:rsid w:val="00D15C2A"/>
    <w:rsid w:val="00D15DDD"/>
    <w:rsid w:val="00D16F9B"/>
    <w:rsid w:val="00D17049"/>
    <w:rsid w:val="00D17717"/>
    <w:rsid w:val="00D17CB8"/>
    <w:rsid w:val="00D17E11"/>
    <w:rsid w:val="00D205AD"/>
    <w:rsid w:val="00D20C70"/>
    <w:rsid w:val="00D20EFF"/>
    <w:rsid w:val="00D21088"/>
    <w:rsid w:val="00D21103"/>
    <w:rsid w:val="00D2174E"/>
    <w:rsid w:val="00D21752"/>
    <w:rsid w:val="00D218A1"/>
    <w:rsid w:val="00D218CA"/>
    <w:rsid w:val="00D21C65"/>
    <w:rsid w:val="00D2208B"/>
    <w:rsid w:val="00D223E1"/>
    <w:rsid w:val="00D227EC"/>
    <w:rsid w:val="00D2298F"/>
    <w:rsid w:val="00D22DAF"/>
    <w:rsid w:val="00D22E3C"/>
    <w:rsid w:val="00D23998"/>
    <w:rsid w:val="00D23A08"/>
    <w:rsid w:val="00D2406B"/>
    <w:rsid w:val="00D24324"/>
    <w:rsid w:val="00D24365"/>
    <w:rsid w:val="00D2456A"/>
    <w:rsid w:val="00D24653"/>
    <w:rsid w:val="00D24840"/>
    <w:rsid w:val="00D24E9A"/>
    <w:rsid w:val="00D25397"/>
    <w:rsid w:val="00D2572D"/>
    <w:rsid w:val="00D2591D"/>
    <w:rsid w:val="00D259A6"/>
    <w:rsid w:val="00D25C02"/>
    <w:rsid w:val="00D25DCB"/>
    <w:rsid w:val="00D262C8"/>
    <w:rsid w:val="00D26655"/>
    <w:rsid w:val="00D26BFC"/>
    <w:rsid w:val="00D26F25"/>
    <w:rsid w:val="00D2716A"/>
    <w:rsid w:val="00D27747"/>
    <w:rsid w:val="00D27EA4"/>
    <w:rsid w:val="00D3117D"/>
    <w:rsid w:val="00D311EA"/>
    <w:rsid w:val="00D31257"/>
    <w:rsid w:val="00D315C1"/>
    <w:rsid w:val="00D31703"/>
    <w:rsid w:val="00D31788"/>
    <w:rsid w:val="00D3232D"/>
    <w:rsid w:val="00D32361"/>
    <w:rsid w:val="00D327DE"/>
    <w:rsid w:val="00D32840"/>
    <w:rsid w:val="00D328C9"/>
    <w:rsid w:val="00D328EB"/>
    <w:rsid w:val="00D32D9D"/>
    <w:rsid w:val="00D32DE4"/>
    <w:rsid w:val="00D32E93"/>
    <w:rsid w:val="00D33A1B"/>
    <w:rsid w:val="00D33B21"/>
    <w:rsid w:val="00D33DF3"/>
    <w:rsid w:val="00D33E70"/>
    <w:rsid w:val="00D33F37"/>
    <w:rsid w:val="00D343CE"/>
    <w:rsid w:val="00D34B25"/>
    <w:rsid w:val="00D34C73"/>
    <w:rsid w:val="00D34DBC"/>
    <w:rsid w:val="00D3519E"/>
    <w:rsid w:val="00D36169"/>
    <w:rsid w:val="00D36387"/>
    <w:rsid w:val="00D36971"/>
    <w:rsid w:val="00D36AD1"/>
    <w:rsid w:val="00D36C6A"/>
    <w:rsid w:val="00D370C4"/>
    <w:rsid w:val="00D37208"/>
    <w:rsid w:val="00D372FD"/>
    <w:rsid w:val="00D373D0"/>
    <w:rsid w:val="00D375D8"/>
    <w:rsid w:val="00D377EA"/>
    <w:rsid w:val="00D379E8"/>
    <w:rsid w:val="00D37D38"/>
    <w:rsid w:val="00D37F10"/>
    <w:rsid w:val="00D40039"/>
    <w:rsid w:val="00D403D6"/>
    <w:rsid w:val="00D4084D"/>
    <w:rsid w:val="00D4088A"/>
    <w:rsid w:val="00D409DD"/>
    <w:rsid w:val="00D40B3C"/>
    <w:rsid w:val="00D40D4F"/>
    <w:rsid w:val="00D40D7C"/>
    <w:rsid w:val="00D40D8C"/>
    <w:rsid w:val="00D40E54"/>
    <w:rsid w:val="00D40EED"/>
    <w:rsid w:val="00D41109"/>
    <w:rsid w:val="00D41275"/>
    <w:rsid w:val="00D4158C"/>
    <w:rsid w:val="00D4207B"/>
    <w:rsid w:val="00D423A4"/>
    <w:rsid w:val="00D42579"/>
    <w:rsid w:val="00D425BE"/>
    <w:rsid w:val="00D42CCA"/>
    <w:rsid w:val="00D4301A"/>
    <w:rsid w:val="00D43196"/>
    <w:rsid w:val="00D43270"/>
    <w:rsid w:val="00D43305"/>
    <w:rsid w:val="00D434B3"/>
    <w:rsid w:val="00D434B6"/>
    <w:rsid w:val="00D438A2"/>
    <w:rsid w:val="00D43BAB"/>
    <w:rsid w:val="00D43BB6"/>
    <w:rsid w:val="00D43E6B"/>
    <w:rsid w:val="00D4497F"/>
    <w:rsid w:val="00D44B2B"/>
    <w:rsid w:val="00D4511E"/>
    <w:rsid w:val="00D4545C"/>
    <w:rsid w:val="00D45958"/>
    <w:rsid w:val="00D45BEF"/>
    <w:rsid w:val="00D45CA1"/>
    <w:rsid w:val="00D461DC"/>
    <w:rsid w:val="00D46859"/>
    <w:rsid w:val="00D46ADA"/>
    <w:rsid w:val="00D46CB3"/>
    <w:rsid w:val="00D47064"/>
    <w:rsid w:val="00D47718"/>
    <w:rsid w:val="00D478C4"/>
    <w:rsid w:val="00D502C9"/>
    <w:rsid w:val="00D50613"/>
    <w:rsid w:val="00D50751"/>
    <w:rsid w:val="00D507CC"/>
    <w:rsid w:val="00D50C5D"/>
    <w:rsid w:val="00D50CB2"/>
    <w:rsid w:val="00D51741"/>
    <w:rsid w:val="00D52007"/>
    <w:rsid w:val="00D52AD0"/>
    <w:rsid w:val="00D52B44"/>
    <w:rsid w:val="00D5308F"/>
    <w:rsid w:val="00D53130"/>
    <w:rsid w:val="00D5314A"/>
    <w:rsid w:val="00D532AA"/>
    <w:rsid w:val="00D539BB"/>
    <w:rsid w:val="00D53BF7"/>
    <w:rsid w:val="00D53F35"/>
    <w:rsid w:val="00D542A8"/>
    <w:rsid w:val="00D54D04"/>
    <w:rsid w:val="00D54F44"/>
    <w:rsid w:val="00D550DB"/>
    <w:rsid w:val="00D55672"/>
    <w:rsid w:val="00D55708"/>
    <w:rsid w:val="00D557F3"/>
    <w:rsid w:val="00D55DBF"/>
    <w:rsid w:val="00D56073"/>
    <w:rsid w:val="00D5650E"/>
    <w:rsid w:val="00D5664E"/>
    <w:rsid w:val="00D567EE"/>
    <w:rsid w:val="00D56A5A"/>
    <w:rsid w:val="00D56CEE"/>
    <w:rsid w:val="00D56DBD"/>
    <w:rsid w:val="00D57615"/>
    <w:rsid w:val="00D576D7"/>
    <w:rsid w:val="00D5773D"/>
    <w:rsid w:val="00D5773F"/>
    <w:rsid w:val="00D578D7"/>
    <w:rsid w:val="00D57D4F"/>
    <w:rsid w:val="00D60279"/>
    <w:rsid w:val="00D6027A"/>
    <w:rsid w:val="00D606DC"/>
    <w:rsid w:val="00D60A06"/>
    <w:rsid w:val="00D60CFA"/>
    <w:rsid w:val="00D6167D"/>
    <w:rsid w:val="00D6199E"/>
    <w:rsid w:val="00D61A0D"/>
    <w:rsid w:val="00D61A91"/>
    <w:rsid w:val="00D61B02"/>
    <w:rsid w:val="00D6203B"/>
    <w:rsid w:val="00D62964"/>
    <w:rsid w:val="00D629AB"/>
    <w:rsid w:val="00D62A36"/>
    <w:rsid w:val="00D62C6F"/>
    <w:rsid w:val="00D62D0A"/>
    <w:rsid w:val="00D62E69"/>
    <w:rsid w:val="00D631A8"/>
    <w:rsid w:val="00D633D6"/>
    <w:rsid w:val="00D639B9"/>
    <w:rsid w:val="00D63BA1"/>
    <w:rsid w:val="00D643AA"/>
    <w:rsid w:val="00D6474D"/>
    <w:rsid w:val="00D6483C"/>
    <w:rsid w:val="00D648A3"/>
    <w:rsid w:val="00D64C88"/>
    <w:rsid w:val="00D64CBE"/>
    <w:rsid w:val="00D65A6C"/>
    <w:rsid w:val="00D65F45"/>
    <w:rsid w:val="00D66166"/>
    <w:rsid w:val="00D665DC"/>
    <w:rsid w:val="00D667C0"/>
    <w:rsid w:val="00D668E4"/>
    <w:rsid w:val="00D679B8"/>
    <w:rsid w:val="00D67A7F"/>
    <w:rsid w:val="00D67A83"/>
    <w:rsid w:val="00D67C12"/>
    <w:rsid w:val="00D67D95"/>
    <w:rsid w:val="00D67DB3"/>
    <w:rsid w:val="00D701A9"/>
    <w:rsid w:val="00D702CF"/>
    <w:rsid w:val="00D70640"/>
    <w:rsid w:val="00D70660"/>
    <w:rsid w:val="00D706F6"/>
    <w:rsid w:val="00D707F6"/>
    <w:rsid w:val="00D70832"/>
    <w:rsid w:val="00D7089A"/>
    <w:rsid w:val="00D70A2E"/>
    <w:rsid w:val="00D70C51"/>
    <w:rsid w:val="00D70D06"/>
    <w:rsid w:val="00D70DF2"/>
    <w:rsid w:val="00D7159D"/>
    <w:rsid w:val="00D715BF"/>
    <w:rsid w:val="00D715F8"/>
    <w:rsid w:val="00D71656"/>
    <w:rsid w:val="00D71B51"/>
    <w:rsid w:val="00D7244B"/>
    <w:rsid w:val="00D7255D"/>
    <w:rsid w:val="00D7267C"/>
    <w:rsid w:val="00D72756"/>
    <w:rsid w:val="00D72B53"/>
    <w:rsid w:val="00D73146"/>
    <w:rsid w:val="00D73336"/>
    <w:rsid w:val="00D735AD"/>
    <w:rsid w:val="00D738A7"/>
    <w:rsid w:val="00D73DE1"/>
    <w:rsid w:val="00D745F6"/>
    <w:rsid w:val="00D747EF"/>
    <w:rsid w:val="00D749F5"/>
    <w:rsid w:val="00D74B7A"/>
    <w:rsid w:val="00D74D94"/>
    <w:rsid w:val="00D74F6D"/>
    <w:rsid w:val="00D756D9"/>
    <w:rsid w:val="00D756EB"/>
    <w:rsid w:val="00D75C58"/>
    <w:rsid w:val="00D75D46"/>
    <w:rsid w:val="00D76890"/>
    <w:rsid w:val="00D769EB"/>
    <w:rsid w:val="00D76B48"/>
    <w:rsid w:val="00D76D48"/>
    <w:rsid w:val="00D76ECD"/>
    <w:rsid w:val="00D77093"/>
    <w:rsid w:val="00D775B9"/>
    <w:rsid w:val="00D77E59"/>
    <w:rsid w:val="00D77EE2"/>
    <w:rsid w:val="00D802A7"/>
    <w:rsid w:val="00D8032E"/>
    <w:rsid w:val="00D8072E"/>
    <w:rsid w:val="00D809A3"/>
    <w:rsid w:val="00D80AA4"/>
    <w:rsid w:val="00D80BD7"/>
    <w:rsid w:val="00D80DCA"/>
    <w:rsid w:val="00D81183"/>
    <w:rsid w:val="00D813E5"/>
    <w:rsid w:val="00D815C3"/>
    <w:rsid w:val="00D81773"/>
    <w:rsid w:val="00D81807"/>
    <w:rsid w:val="00D818BC"/>
    <w:rsid w:val="00D818D4"/>
    <w:rsid w:val="00D821E9"/>
    <w:rsid w:val="00D82776"/>
    <w:rsid w:val="00D828F0"/>
    <w:rsid w:val="00D82B53"/>
    <w:rsid w:val="00D82E38"/>
    <w:rsid w:val="00D8300C"/>
    <w:rsid w:val="00D83202"/>
    <w:rsid w:val="00D83276"/>
    <w:rsid w:val="00D8391E"/>
    <w:rsid w:val="00D83E69"/>
    <w:rsid w:val="00D83EA1"/>
    <w:rsid w:val="00D8400D"/>
    <w:rsid w:val="00D840D3"/>
    <w:rsid w:val="00D843CF"/>
    <w:rsid w:val="00D846D6"/>
    <w:rsid w:val="00D84BDF"/>
    <w:rsid w:val="00D84F23"/>
    <w:rsid w:val="00D85089"/>
    <w:rsid w:val="00D85B1E"/>
    <w:rsid w:val="00D85C04"/>
    <w:rsid w:val="00D85F83"/>
    <w:rsid w:val="00D86303"/>
    <w:rsid w:val="00D863E4"/>
    <w:rsid w:val="00D8664D"/>
    <w:rsid w:val="00D86743"/>
    <w:rsid w:val="00D869D9"/>
    <w:rsid w:val="00D86A82"/>
    <w:rsid w:val="00D872F2"/>
    <w:rsid w:val="00D87498"/>
    <w:rsid w:val="00D875A0"/>
    <w:rsid w:val="00D8768E"/>
    <w:rsid w:val="00D876F1"/>
    <w:rsid w:val="00D87A12"/>
    <w:rsid w:val="00D87A75"/>
    <w:rsid w:val="00D87B12"/>
    <w:rsid w:val="00D9001A"/>
    <w:rsid w:val="00D90254"/>
    <w:rsid w:val="00D903A0"/>
    <w:rsid w:val="00D90B5F"/>
    <w:rsid w:val="00D91175"/>
    <w:rsid w:val="00D912E6"/>
    <w:rsid w:val="00D916B4"/>
    <w:rsid w:val="00D91821"/>
    <w:rsid w:val="00D91A29"/>
    <w:rsid w:val="00D91D34"/>
    <w:rsid w:val="00D91F38"/>
    <w:rsid w:val="00D920E8"/>
    <w:rsid w:val="00D922EC"/>
    <w:rsid w:val="00D92504"/>
    <w:rsid w:val="00D9293A"/>
    <w:rsid w:val="00D929C5"/>
    <w:rsid w:val="00D92A45"/>
    <w:rsid w:val="00D9321D"/>
    <w:rsid w:val="00D93385"/>
    <w:rsid w:val="00D9355A"/>
    <w:rsid w:val="00D93D4F"/>
    <w:rsid w:val="00D93DC7"/>
    <w:rsid w:val="00D940CF"/>
    <w:rsid w:val="00D941AD"/>
    <w:rsid w:val="00D941F6"/>
    <w:rsid w:val="00D943F0"/>
    <w:rsid w:val="00D94FF6"/>
    <w:rsid w:val="00D95172"/>
    <w:rsid w:val="00D95398"/>
    <w:rsid w:val="00D9577A"/>
    <w:rsid w:val="00D959C0"/>
    <w:rsid w:val="00D95D92"/>
    <w:rsid w:val="00D95EB2"/>
    <w:rsid w:val="00D96003"/>
    <w:rsid w:val="00D9686E"/>
    <w:rsid w:val="00D96EFB"/>
    <w:rsid w:val="00D96F68"/>
    <w:rsid w:val="00D970B3"/>
    <w:rsid w:val="00D970E2"/>
    <w:rsid w:val="00D9722B"/>
    <w:rsid w:val="00D974E5"/>
    <w:rsid w:val="00D976D9"/>
    <w:rsid w:val="00D97F57"/>
    <w:rsid w:val="00DA0089"/>
    <w:rsid w:val="00DA010C"/>
    <w:rsid w:val="00DA0688"/>
    <w:rsid w:val="00DA0B2B"/>
    <w:rsid w:val="00DA1244"/>
    <w:rsid w:val="00DA125E"/>
    <w:rsid w:val="00DA13BA"/>
    <w:rsid w:val="00DA13FA"/>
    <w:rsid w:val="00DA168A"/>
    <w:rsid w:val="00DA1891"/>
    <w:rsid w:val="00DA1A38"/>
    <w:rsid w:val="00DA1AA2"/>
    <w:rsid w:val="00DA1F73"/>
    <w:rsid w:val="00DA213E"/>
    <w:rsid w:val="00DA2C9B"/>
    <w:rsid w:val="00DA2D37"/>
    <w:rsid w:val="00DA3101"/>
    <w:rsid w:val="00DA3187"/>
    <w:rsid w:val="00DA34FA"/>
    <w:rsid w:val="00DA355E"/>
    <w:rsid w:val="00DA379D"/>
    <w:rsid w:val="00DA3814"/>
    <w:rsid w:val="00DA3C0D"/>
    <w:rsid w:val="00DA3CA2"/>
    <w:rsid w:val="00DA3D31"/>
    <w:rsid w:val="00DA3E33"/>
    <w:rsid w:val="00DA40D7"/>
    <w:rsid w:val="00DA4682"/>
    <w:rsid w:val="00DA4777"/>
    <w:rsid w:val="00DA4901"/>
    <w:rsid w:val="00DA4E15"/>
    <w:rsid w:val="00DA50FF"/>
    <w:rsid w:val="00DA5171"/>
    <w:rsid w:val="00DA53F3"/>
    <w:rsid w:val="00DA572E"/>
    <w:rsid w:val="00DA5739"/>
    <w:rsid w:val="00DA5742"/>
    <w:rsid w:val="00DA586F"/>
    <w:rsid w:val="00DA5AEF"/>
    <w:rsid w:val="00DA5C1B"/>
    <w:rsid w:val="00DA5C96"/>
    <w:rsid w:val="00DA5CB3"/>
    <w:rsid w:val="00DA6294"/>
    <w:rsid w:val="00DA6300"/>
    <w:rsid w:val="00DA6538"/>
    <w:rsid w:val="00DA6561"/>
    <w:rsid w:val="00DA6724"/>
    <w:rsid w:val="00DA6783"/>
    <w:rsid w:val="00DA67E4"/>
    <w:rsid w:val="00DA6988"/>
    <w:rsid w:val="00DA6D5C"/>
    <w:rsid w:val="00DA70FD"/>
    <w:rsid w:val="00DA762E"/>
    <w:rsid w:val="00DA791F"/>
    <w:rsid w:val="00DA798D"/>
    <w:rsid w:val="00DA7D1C"/>
    <w:rsid w:val="00DA7E37"/>
    <w:rsid w:val="00DA7F35"/>
    <w:rsid w:val="00DB0092"/>
    <w:rsid w:val="00DB05F3"/>
    <w:rsid w:val="00DB0813"/>
    <w:rsid w:val="00DB0C36"/>
    <w:rsid w:val="00DB0CC6"/>
    <w:rsid w:val="00DB0DF1"/>
    <w:rsid w:val="00DB101F"/>
    <w:rsid w:val="00DB10B1"/>
    <w:rsid w:val="00DB120F"/>
    <w:rsid w:val="00DB15EC"/>
    <w:rsid w:val="00DB17DC"/>
    <w:rsid w:val="00DB1927"/>
    <w:rsid w:val="00DB198C"/>
    <w:rsid w:val="00DB1B1D"/>
    <w:rsid w:val="00DB1D2B"/>
    <w:rsid w:val="00DB243E"/>
    <w:rsid w:val="00DB2568"/>
    <w:rsid w:val="00DB2934"/>
    <w:rsid w:val="00DB2AC7"/>
    <w:rsid w:val="00DB2C52"/>
    <w:rsid w:val="00DB2C94"/>
    <w:rsid w:val="00DB2D1E"/>
    <w:rsid w:val="00DB2E96"/>
    <w:rsid w:val="00DB308E"/>
    <w:rsid w:val="00DB38D3"/>
    <w:rsid w:val="00DB404A"/>
    <w:rsid w:val="00DB412B"/>
    <w:rsid w:val="00DB4239"/>
    <w:rsid w:val="00DB43FE"/>
    <w:rsid w:val="00DB44B2"/>
    <w:rsid w:val="00DB484A"/>
    <w:rsid w:val="00DB4B93"/>
    <w:rsid w:val="00DB4FC8"/>
    <w:rsid w:val="00DB5063"/>
    <w:rsid w:val="00DB5105"/>
    <w:rsid w:val="00DB51D3"/>
    <w:rsid w:val="00DB51F4"/>
    <w:rsid w:val="00DB56CE"/>
    <w:rsid w:val="00DB5C35"/>
    <w:rsid w:val="00DB5DF0"/>
    <w:rsid w:val="00DB5EC7"/>
    <w:rsid w:val="00DB60BC"/>
    <w:rsid w:val="00DB64A4"/>
    <w:rsid w:val="00DB6631"/>
    <w:rsid w:val="00DB6A54"/>
    <w:rsid w:val="00DB6C2B"/>
    <w:rsid w:val="00DB6DF5"/>
    <w:rsid w:val="00DB6E6E"/>
    <w:rsid w:val="00DB7289"/>
    <w:rsid w:val="00DB7339"/>
    <w:rsid w:val="00DB785D"/>
    <w:rsid w:val="00DB7958"/>
    <w:rsid w:val="00DB7B30"/>
    <w:rsid w:val="00DB7F73"/>
    <w:rsid w:val="00DC0203"/>
    <w:rsid w:val="00DC02BD"/>
    <w:rsid w:val="00DC049C"/>
    <w:rsid w:val="00DC0559"/>
    <w:rsid w:val="00DC073B"/>
    <w:rsid w:val="00DC0912"/>
    <w:rsid w:val="00DC0C4D"/>
    <w:rsid w:val="00DC0E67"/>
    <w:rsid w:val="00DC1121"/>
    <w:rsid w:val="00DC1319"/>
    <w:rsid w:val="00DC1401"/>
    <w:rsid w:val="00DC16B9"/>
    <w:rsid w:val="00DC1AB5"/>
    <w:rsid w:val="00DC21CC"/>
    <w:rsid w:val="00DC22C6"/>
    <w:rsid w:val="00DC2738"/>
    <w:rsid w:val="00DC2A7F"/>
    <w:rsid w:val="00DC2D0C"/>
    <w:rsid w:val="00DC2F2F"/>
    <w:rsid w:val="00DC310A"/>
    <w:rsid w:val="00DC337E"/>
    <w:rsid w:val="00DC34F3"/>
    <w:rsid w:val="00DC35BD"/>
    <w:rsid w:val="00DC3B89"/>
    <w:rsid w:val="00DC420A"/>
    <w:rsid w:val="00DC4592"/>
    <w:rsid w:val="00DC4658"/>
    <w:rsid w:val="00DC4925"/>
    <w:rsid w:val="00DC4CAF"/>
    <w:rsid w:val="00DC4F13"/>
    <w:rsid w:val="00DC4F5C"/>
    <w:rsid w:val="00DC50E6"/>
    <w:rsid w:val="00DC5191"/>
    <w:rsid w:val="00DC52E9"/>
    <w:rsid w:val="00DC5518"/>
    <w:rsid w:val="00DC5965"/>
    <w:rsid w:val="00DC59FC"/>
    <w:rsid w:val="00DC5DE4"/>
    <w:rsid w:val="00DC5E58"/>
    <w:rsid w:val="00DC6087"/>
    <w:rsid w:val="00DC6151"/>
    <w:rsid w:val="00DC6393"/>
    <w:rsid w:val="00DC6547"/>
    <w:rsid w:val="00DC664D"/>
    <w:rsid w:val="00DC6BE9"/>
    <w:rsid w:val="00DC6CD9"/>
    <w:rsid w:val="00DC6E18"/>
    <w:rsid w:val="00DC6EDC"/>
    <w:rsid w:val="00DC7169"/>
    <w:rsid w:val="00DC72DB"/>
    <w:rsid w:val="00DC7588"/>
    <w:rsid w:val="00DC79E7"/>
    <w:rsid w:val="00DC7A95"/>
    <w:rsid w:val="00DC7B14"/>
    <w:rsid w:val="00DD04C7"/>
    <w:rsid w:val="00DD0744"/>
    <w:rsid w:val="00DD0DC1"/>
    <w:rsid w:val="00DD0EEA"/>
    <w:rsid w:val="00DD1391"/>
    <w:rsid w:val="00DD1686"/>
    <w:rsid w:val="00DD1C6A"/>
    <w:rsid w:val="00DD1D81"/>
    <w:rsid w:val="00DD28ED"/>
    <w:rsid w:val="00DD2B9D"/>
    <w:rsid w:val="00DD2BB2"/>
    <w:rsid w:val="00DD3C96"/>
    <w:rsid w:val="00DD3E7C"/>
    <w:rsid w:val="00DD41B4"/>
    <w:rsid w:val="00DD41B8"/>
    <w:rsid w:val="00DD48D3"/>
    <w:rsid w:val="00DD4A0B"/>
    <w:rsid w:val="00DD4B98"/>
    <w:rsid w:val="00DD4FBE"/>
    <w:rsid w:val="00DD51BF"/>
    <w:rsid w:val="00DD5566"/>
    <w:rsid w:val="00DD57F6"/>
    <w:rsid w:val="00DD5CE0"/>
    <w:rsid w:val="00DD5F6F"/>
    <w:rsid w:val="00DD6115"/>
    <w:rsid w:val="00DD6B58"/>
    <w:rsid w:val="00DD6C36"/>
    <w:rsid w:val="00DD6C7D"/>
    <w:rsid w:val="00DD6FBB"/>
    <w:rsid w:val="00DD70B1"/>
    <w:rsid w:val="00DD7471"/>
    <w:rsid w:val="00DD7595"/>
    <w:rsid w:val="00DD77AD"/>
    <w:rsid w:val="00DD7E94"/>
    <w:rsid w:val="00DD7F70"/>
    <w:rsid w:val="00DE006D"/>
    <w:rsid w:val="00DE029A"/>
    <w:rsid w:val="00DE0396"/>
    <w:rsid w:val="00DE06B3"/>
    <w:rsid w:val="00DE0DC9"/>
    <w:rsid w:val="00DE0E99"/>
    <w:rsid w:val="00DE0EE4"/>
    <w:rsid w:val="00DE0F29"/>
    <w:rsid w:val="00DE0F7E"/>
    <w:rsid w:val="00DE125E"/>
    <w:rsid w:val="00DE19D2"/>
    <w:rsid w:val="00DE1D3D"/>
    <w:rsid w:val="00DE21DE"/>
    <w:rsid w:val="00DE2651"/>
    <w:rsid w:val="00DE2CB0"/>
    <w:rsid w:val="00DE2D36"/>
    <w:rsid w:val="00DE3265"/>
    <w:rsid w:val="00DE326D"/>
    <w:rsid w:val="00DE3509"/>
    <w:rsid w:val="00DE395F"/>
    <w:rsid w:val="00DE3C4E"/>
    <w:rsid w:val="00DE3E7D"/>
    <w:rsid w:val="00DE3F5E"/>
    <w:rsid w:val="00DE43B8"/>
    <w:rsid w:val="00DE470B"/>
    <w:rsid w:val="00DE4783"/>
    <w:rsid w:val="00DE479B"/>
    <w:rsid w:val="00DE482B"/>
    <w:rsid w:val="00DE4BB3"/>
    <w:rsid w:val="00DE4D0C"/>
    <w:rsid w:val="00DE55CA"/>
    <w:rsid w:val="00DE5807"/>
    <w:rsid w:val="00DE595A"/>
    <w:rsid w:val="00DE5C22"/>
    <w:rsid w:val="00DE62EE"/>
    <w:rsid w:val="00DE676E"/>
    <w:rsid w:val="00DE684B"/>
    <w:rsid w:val="00DE6B3C"/>
    <w:rsid w:val="00DE6D85"/>
    <w:rsid w:val="00DE72DD"/>
    <w:rsid w:val="00DE7514"/>
    <w:rsid w:val="00DE7517"/>
    <w:rsid w:val="00DE75F5"/>
    <w:rsid w:val="00DE76D2"/>
    <w:rsid w:val="00DE7779"/>
    <w:rsid w:val="00DE7899"/>
    <w:rsid w:val="00DE7E05"/>
    <w:rsid w:val="00DF0C6F"/>
    <w:rsid w:val="00DF1573"/>
    <w:rsid w:val="00DF1732"/>
    <w:rsid w:val="00DF1B85"/>
    <w:rsid w:val="00DF211D"/>
    <w:rsid w:val="00DF223C"/>
    <w:rsid w:val="00DF271F"/>
    <w:rsid w:val="00DF273F"/>
    <w:rsid w:val="00DF2C0A"/>
    <w:rsid w:val="00DF311C"/>
    <w:rsid w:val="00DF3414"/>
    <w:rsid w:val="00DF349A"/>
    <w:rsid w:val="00DF3650"/>
    <w:rsid w:val="00DF3DE8"/>
    <w:rsid w:val="00DF4241"/>
    <w:rsid w:val="00DF4257"/>
    <w:rsid w:val="00DF4456"/>
    <w:rsid w:val="00DF4A54"/>
    <w:rsid w:val="00DF5353"/>
    <w:rsid w:val="00DF53A9"/>
    <w:rsid w:val="00DF5600"/>
    <w:rsid w:val="00DF5BE7"/>
    <w:rsid w:val="00DF6544"/>
    <w:rsid w:val="00DF66E8"/>
    <w:rsid w:val="00DF69AC"/>
    <w:rsid w:val="00DF6B15"/>
    <w:rsid w:val="00DF6CBF"/>
    <w:rsid w:val="00DF6D84"/>
    <w:rsid w:val="00DF710C"/>
    <w:rsid w:val="00DF733A"/>
    <w:rsid w:val="00DF7355"/>
    <w:rsid w:val="00DF738E"/>
    <w:rsid w:val="00DF7638"/>
    <w:rsid w:val="00DF7808"/>
    <w:rsid w:val="00E00620"/>
    <w:rsid w:val="00E0064B"/>
    <w:rsid w:val="00E00721"/>
    <w:rsid w:val="00E007B7"/>
    <w:rsid w:val="00E00C28"/>
    <w:rsid w:val="00E00E98"/>
    <w:rsid w:val="00E00F51"/>
    <w:rsid w:val="00E01179"/>
    <w:rsid w:val="00E013ED"/>
    <w:rsid w:val="00E01B7C"/>
    <w:rsid w:val="00E01B92"/>
    <w:rsid w:val="00E01ED9"/>
    <w:rsid w:val="00E021C7"/>
    <w:rsid w:val="00E022E2"/>
    <w:rsid w:val="00E022E3"/>
    <w:rsid w:val="00E0230D"/>
    <w:rsid w:val="00E0246B"/>
    <w:rsid w:val="00E02C6B"/>
    <w:rsid w:val="00E02CED"/>
    <w:rsid w:val="00E02EAD"/>
    <w:rsid w:val="00E02F75"/>
    <w:rsid w:val="00E036E2"/>
    <w:rsid w:val="00E03B45"/>
    <w:rsid w:val="00E04308"/>
    <w:rsid w:val="00E04321"/>
    <w:rsid w:val="00E04327"/>
    <w:rsid w:val="00E04445"/>
    <w:rsid w:val="00E047F1"/>
    <w:rsid w:val="00E04814"/>
    <w:rsid w:val="00E04C82"/>
    <w:rsid w:val="00E04FAE"/>
    <w:rsid w:val="00E05224"/>
    <w:rsid w:val="00E05FE5"/>
    <w:rsid w:val="00E0620C"/>
    <w:rsid w:val="00E0699C"/>
    <w:rsid w:val="00E06CBD"/>
    <w:rsid w:val="00E076AE"/>
    <w:rsid w:val="00E076E1"/>
    <w:rsid w:val="00E077BD"/>
    <w:rsid w:val="00E07868"/>
    <w:rsid w:val="00E07BC8"/>
    <w:rsid w:val="00E07C47"/>
    <w:rsid w:val="00E07C52"/>
    <w:rsid w:val="00E07EE7"/>
    <w:rsid w:val="00E102F0"/>
    <w:rsid w:val="00E10C7E"/>
    <w:rsid w:val="00E10CA7"/>
    <w:rsid w:val="00E10D1F"/>
    <w:rsid w:val="00E10E79"/>
    <w:rsid w:val="00E10FA8"/>
    <w:rsid w:val="00E10FF9"/>
    <w:rsid w:val="00E11459"/>
    <w:rsid w:val="00E11491"/>
    <w:rsid w:val="00E11A49"/>
    <w:rsid w:val="00E11A98"/>
    <w:rsid w:val="00E11FD7"/>
    <w:rsid w:val="00E120DD"/>
    <w:rsid w:val="00E120FC"/>
    <w:rsid w:val="00E122C8"/>
    <w:rsid w:val="00E1230E"/>
    <w:rsid w:val="00E126D9"/>
    <w:rsid w:val="00E12C7E"/>
    <w:rsid w:val="00E12F22"/>
    <w:rsid w:val="00E13303"/>
    <w:rsid w:val="00E13304"/>
    <w:rsid w:val="00E1333F"/>
    <w:rsid w:val="00E13703"/>
    <w:rsid w:val="00E13DC6"/>
    <w:rsid w:val="00E141D9"/>
    <w:rsid w:val="00E141F4"/>
    <w:rsid w:val="00E14646"/>
    <w:rsid w:val="00E14A50"/>
    <w:rsid w:val="00E14C2D"/>
    <w:rsid w:val="00E15106"/>
    <w:rsid w:val="00E1529D"/>
    <w:rsid w:val="00E154C4"/>
    <w:rsid w:val="00E15B97"/>
    <w:rsid w:val="00E15BCD"/>
    <w:rsid w:val="00E15E5E"/>
    <w:rsid w:val="00E1617C"/>
    <w:rsid w:val="00E1619F"/>
    <w:rsid w:val="00E16324"/>
    <w:rsid w:val="00E163B4"/>
    <w:rsid w:val="00E16900"/>
    <w:rsid w:val="00E16E7B"/>
    <w:rsid w:val="00E172A9"/>
    <w:rsid w:val="00E17629"/>
    <w:rsid w:val="00E178A1"/>
    <w:rsid w:val="00E17998"/>
    <w:rsid w:val="00E17A47"/>
    <w:rsid w:val="00E17C9E"/>
    <w:rsid w:val="00E17F6E"/>
    <w:rsid w:val="00E2049B"/>
    <w:rsid w:val="00E209B7"/>
    <w:rsid w:val="00E20DAF"/>
    <w:rsid w:val="00E20EFA"/>
    <w:rsid w:val="00E21770"/>
    <w:rsid w:val="00E21E43"/>
    <w:rsid w:val="00E223B4"/>
    <w:rsid w:val="00E226F0"/>
    <w:rsid w:val="00E22ACD"/>
    <w:rsid w:val="00E23005"/>
    <w:rsid w:val="00E231DF"/>
    <w:rsid w:val="00E232AC"/>
    <w:rsid w:val="00E23AAC"/>
    <w:rsid w:val="00E23D82"/>
    <w:rsid w:val="00E23FB4"/>
    <w:rsid w:val="00E24DBF"/>
    <w:rsid w:val="00E2501A"/>
    <w:rsid w:val="00E25793"/>
    <w:rsid w:val="00E25C82"/>
    <w:rsid w:val="00E25E45"/>
    <w:rsid w:val="00E260EE"/>
    <w:rsid w:val="00E26861"/>
    <w:rsid w:val="00E26B09"/>
    <w:rsid w:val="00E26C4F"/>
    <w:rsid w:val="00E26D83"/>
    <w:rsid w:val="00E2735C"/>
    <w:rsid w:val="00E27597"/>
    <w:rsid w:val="00E278B8"/>
    <w:rsid w:val="00E27A91"/>
    <w:rsid w:val="00E27D3E"/>
    <w:rsid w:val="00E27D5A"/>
    <w:rsid w:val="00E304CB"/>
    <w:rsid w:val="00E30558"/>
    <w:rsid w:val="00E30577"/>
    <w:rsid w:val="00E30A13"/>
    <w:rsid w:val="00E30CC5"/>
    <w:rsid w:val="00E30E23"/>
    <w:rsid w:val="00E30EB7"/>
    <w:rsid w:val="00E31178"/>
    <w:rsid w:val="00E315A4"/>
    <w:rsid w:val="00E315D5"/>
    <w:rsid w:val="00E316A3"/>
    <w:rsid w:val="00E31A9B"/>
    <w:rsid w:val="00E31AB8"/>
    <w:rsid w:val="00E31B62"/>
    <w:rsid w:val="00E31DE6"/>
    <w:rsid w:val="00E32423"/>
    <w:rsid w:val="00E3252E"/>
    <w:rsid w:val="00E32772"/>
    <w:rsid w:val="00E32BDF"/>
    <w:rsid w:val="00E32C16"/>
    <w:rsid w:val="00E32EC4"/>
    <w:rsid w:val="00E336A3"/>
    <w:rsid w:val="00E33A19"/>
    <w:rsid w:val="00E342AE"/>
    <w:rsid w:val="00E34797"/>
    <w:rsid w:val="00E3498D"/>
    <w:rsid w:val="00E34C23"/>
    <w:rsid w:val="00E34CB5"/>
    <w:rsid w:val="00E35427"/>
    <w:rsid w:val="00E35955"/>
    <w:rsid w:val="00E35AEE"/>
    <w:rsid w:val="00E36365"/>
    <w:rsid w:val="00E366AE"/>
    <w:rsid w:val="00E367AE"/>
    <w:rsid w:val="00E369E0"/>
    <w:rsid w:val="00E36AB6"/>
    <w:rsid w:val="00E36DD7"/>
    <w:rsid w:val="00E36E55"/>
    <w:rsid w:val="00E3705B"/>
    <w:rsid w:val="00E37115"/>
    <w:rsid w:val="00E37386"/>
    <w:rsid w:val="00E3769A"/>
    <w:rsid w:val="00E3778E"/>
    <w:rsid w:val="00E37A0E"/>
    <w:rsid w:val="00E37BC3"/>
    <w:rsid w:val="00E37C0E"/>
    <w:rsid w:val="00E37E2A"/>
    <w:rsid w:val="00E4062D"/>
    <w:rsid w:val="00E40874"/>
    <w:rsid w:val="00E40CCC"/>
    <w:rsid w:val="00E40F15"/>
    <w:rsid w:val="00E414C7"/>
    <w:rsid w:val="00E416A8"/>
    <w:rsid w:val="00E4198B"/>
    <w:rsid w:val="00E41A5A"/>
    <w:rsid w:val="00E41B50"/>
    <w:rsid w:val="00E424B1"/>
    <w:rsid w:val="00E425AA"/>
    <w:rsid w:val="00E426E8"/>
    <w:rsid w:val="00E42C7E"/>
    <w:rsid w:val="00E4325A"/>
    <w:rsid w:val="00E436FD"/>
    <w:rsid w:val="00E43DB3"/>
    <w:rsid w:val="00E43FBC"/>
    <w:rsid w:val="00E44076"/>
    <w:rsid w:val="00E4418A"/>
    <w:rsid w:val="00E444A5"/>
    <w:rsid w:val="00E44BA1"/>
    <w:rsid w:val="00E44C5B"/>
    <w:rsid w:val="00E45166"/>
    <w:rsid w:val="00E451BC"/>
    <w:rsid w:val="00E45A5F"/>
    <w:rsid w:val="00E45AD8"/>
    <w:rsid w:val="00E45B2A"/>
    <w:rsid w:val="00E46448"/>
    <w:rsid w:val="00E46544"/>
    <w:rsid w:val="00E46838"/>
    <w:rsid w:val="00E469FF"/>
    <w:rsid w:val="00E46A6A"/>
    <w:rsid w:val="00E46EA9"/>
    <w:rsid w:val="00E46FE1"/>
    <w:rsid w:val="00E4722F"/>
    <w:rsid w:val="00E47396"/>
    <w:rsid w:val="00E47444"/>
    <w:rsid w:val="00E47457"/>
    <w:rsid w:val="00E47833"/>
    <w:rsid w:val="00E47F13"/>
    <w:rsid w:val="00E5032C"/>
    <w:rsid w:val="00E5064C"/>
    <w:rsid w:val="00E50831"/>
    <w:rsid w:val="00E50922"/>
    <w:rsid w:val="00E512AF"/>
    <w:rsid w:val="00E51AF4"/>
    <w:rsid w:val="00E51EF6"/>
    <w:rsid w:val="00E52513"/>
    <w:rsid w:val="00E52A68"/>
    <w:rsid w:val="00E52B83"/>
    <w:rsid w:val="00E52E49"/>
    <w:rsid w:val="00E538AD"/>
    <w:rsid w:val="00E53ACB"/>
    <w:rsid w:val="00E53B47"/>
    <w:rsid w:val="00E543CE"/>
    <w:rsid w:val="00E5449F"/>
    <w:rsid w:val="00E54F19"/>
    <w:rsid w:val="00E555C4"/>
    <w:rsid w:val="00E55821"/>
    <w:rsid w:val="00E55922"/>
    <w:rsid w:val="00E55B22"/>
    <w:rsid w:val="00E55FCF"/>
    <w:rsid w:val="00E5613A"/>
    <w:rsid w:val="00E56683"/>
    <w:rsid w:val="00E56877"/>
    <w:rsid w:val="00E56BA1"/>
    <w:rsid w:val="00E56C61"/>
    <w:rsid w:val="00E56CCD"/>
    <w:rsid w:val="00E57702"/>
    <w:rsid w:val="00E57C9A"/>
    <w:rsid w:val="00E60179"/>
    <w:rsid w:val="00E601F1"/>
    <w:rsid w:val="00E6061C"/>
    <w:rsid w:val="00E607C1"/>
    <w:rsid w:val="00E607DF"/>
    <w:rsid w:val="00E609D0"/>
    <w:rsid w:val="00E60E90"/>
    <w:rsid w:val="00E614E9"/>
    <w:rsid w:val="00E617D9"/>
    <w:rsid w:val="00E61D22"/>
    <w:rsid w:val="00E61F3D"/>
    <w:rsid w:val="00E621A5"/>
    <w:rsid w:val="00E62BCE"/>
    <w:rsid w:val="00E62D22"/>
    <w:rsid w:val="00E63456"/>
    <w:rsid w:val="00E634FC"/>
    <w:rsid w:val="00E63683"/>
    <w:rsid w:val="00E63B3B"/>
    <w:rsid w:val="00E63B8E"/>
    <w:rsid w:val="00E63D3E"/>
    <w:rsid w:val="00E64411"/>
    <w:rsid w:val="00E64474"/>
    <w:rsid w:val="00E64B7E"/>
    <w:rsid w:val="00E64E8B"/>
    <w:rsid w:val="00E64FC5"/>
    <w:rsid w:val="00E65292"/>
    <w:rsid w:val="00E6563F"/>
    <w:rsid w:val="00E656FB"/>
    <w:rsid w:val="00E66070"/>
    <w:rsid w:val="00E6625D"/>
    <w:rsid w:val="00E66340"/>
    <w:rsid w:val="00E6678D"/>
    <w:rsid w:val="00E66B3C"/>
    <w:rsid w:val="00E6703B"/>
    <w:rsid w:val="00E67092"/>
    <w:rsid w:val="00E67220"/>
    <w:rsid w:val="00E6722F"/>
    <w:rsid w:val="00E6733E"/>
    <w:rsid w:val="00E67435"/>
    <w:rsid w:val="00E6749F"/>
    <w:rsid w:val="00E6752E"/>
    <w:rsid w:val="00E678E2"/>
    <w:rsid w:val="00E67A19"/>
    <w:rsid w:val="00E67E29"/>
    <w:rsid w:val="00E70043"/>
    <w:rsid w:val="00E70824"/>
    <w:rsid w:val="00E70856"/>
    <w:rsid w:val="00E709B0"/>
    <w:rsid w:val="00E70D2C"/>
    <w:rsid w:val="00E70E58"/>
    <w:rsid w:val="00E7115A"/>
    <w:rsid w:val="00E712EC"/>
    <w:rsid w:val="00E71660"/>
    <w:rsid w:val="00E72052"/>
    <w:rsid w:val="00E720FA"/>
    <w:rsid w:val="00E72D42"/>
    <w:rsid w:val="00E73093"/>
    <w:rsid w:val="00E7345B"/>
    <w:rsid w:val="00E73607"/>
    <w:rsid w:val="00E73628"/>
    <w:rsid w:val="00E7362C"/>
    <w:rsid w:val="00E737A8"/>
    <w:rsid w:val="00E737C7"/>
    <w:rsid w:val="00E73A45"/>
    <w:rsid w:val="00E73AA7"/>
    <w:rsid w:val="00E740A5"/>
    <w:rsid w:val="00E74521"/>
    <w:rsid w:val="00E749CD"/>
    <w:rsid w:val="00E74A68"/>
    <w:rsid w:val="00E74B31"/>
    <w:rsid w:val="00E74F01"/>
    <w:rsid w:val="00E752FD"/>
    <w:rsid w:val="00E76242"/>
    <w:rsid w:val="00E76839"/>
    <w:rsid w:val="00E76DE3"/>
    <w:rsid w:val="00E76E71"/>
    <w:rsid w:val="00E77013"/>
    <w:rsid w:val="00E774FE"/>
    <w:rsid w:val="00E7761B"/>
    <w:rsid w:val="00E77797"/>
    <w:rsid w:val="00E7786E"/>
    <w:rsid w:val="00E8016E"/>
    <w:rsid w:val="00E8042D"/>
    <w:rsid w:val="00E804FA"/>
    <w:rsid w:val="00E80773"/>
    <w:rsid w:val="00E8088D"/>
    <w:rsid w:val="00E809CF"/>
    <w:rsid w:val="00E80A2C"/>
    <w:rsid w:val="00E80EBB"/>
    <w:rsid w:val="00E81960"/>
    <w:rsid w:val="00E81AA6"/>
    <w:rsid w:val="00E81D15"/>
    <w:rsid w:val="00E81DE9"/>
    <w:rsid w:val="00E81F3D"/>
    <w:rsid w:val="00E8215E"/>
    <w:rsid w:val="00E826EB"/>
    <w:rsid w:val="00E82ACD"/>
    <w:rsid w:val="00E82D33"/>
    <w:rsid w:val="00E82D9A"/>
    <w:rsid w:val="00E82E50"/>
    <w:rsid w:val="00E83206"/>
    <w:rsid w:val="00E839B3"/>
    <w:rsid w:val="00E83B4A"/>
    <w:rsid w:val="00E83D7D"/>
    <w:rsid w:val="00E83E50"/>
    <w:rsid w:val="00E8425A"/>
    <w:rsid w:val="00E843E0"/>
    <w:rsid w:val="00E845C9"/>
    <w:rsid w:val="00E8479E"/>
    <w:rsid w:val="00E847D8"/>
    <w:rsid w:val="00E84842"/>
    <w:rsid w:val="00E84A05"/>
    <w:rsid w:val="00E84C5E"/>
    <w:rsid w:val="00E84F40"/>
    <w:rsid w:val="00E84FD7"/>
    <w:rsid w:val="00E85706"/>
    <w:rsid w:val="00E8579F"/>
    <w:rsid w:val="00E85A3B"/>
    <w:rsid w:val="00E85AB8"/>
    <w:rsid w:val="00E85CE0"/>
    <w:rsid w:val="00E85F49"/>
    <w:rsid w:val="00E85F67"/>
    <w:rsid w:val="00E865CE"/>
    <w:rsid w:val="00E86BA5"/>
    <w:rsid w:val="00E86F93"/>
    <w:rsid w:val="00E87094"/>
    <w:rsid w:val="00E875F8"/>
    <w:rsid w:val="00E87657"/>
    <w:rsid w:val="00E8777A"/>
    <w:rsid w:val="00E87C8A"/>
    <w:rsid w:val="00E9029E"/>
    <w:rsid w:val="00E9037C"/>
    <w:rsid w:val="00E90AA4"/>
    <w:rsid w:val="00E91039"/>
    <w:rsid w:val="00E9143B"/>
    <w:rsid w:val="00E9180F"/>
    <w:rsid w:val="00E91E04"/>
    <w:rsid w:val="00E922CA"/>
    <w:rsid w:val="00E92CF6"/>
    <w:rsid w:val="00E92E3A"/>
    <w:rsid w:val="00E938C8"/>
    <w:rsid w:val="00E94257"/>
    <w:rsid w:val="00E94279"/>
    <w:rsid w:val="00E94B9F"/>
    <w:rsid w:val="00E957A9"/>
    <w:rsid w:val="00E9595F"/>
    <w:rsid w:val="00E95A4E"/>
    <w:rsid w:val="00E95A6A"/>
    <w:rsid w:val="00E95D69"/>
    <w:rsid w:val="00E95D77"/>
    <w:rsid w:val="00E9674A"/>
    <w:rsid w:val="00E9680F"/>
    <w:rsid w:val="00E969F8"/>
    <w:rsid w:val="00E96A07"/>
    <w:rsid w:val="00E96A3D"/>
    <w:rsid w:val="00E96B3D"/>
    <w:rsid w:val="00E9718E"/>
    <w:rsid w:val="00E97571"/>
    <w:rsid w:val="00E976D0"/>
    <w:rsid w:val="00EA0580"/>
    <w:rsid w:val="00EA061D"/>
    <w:rsid w:val="00EA0B6E"/>
    <w:rsid w:val="00EA11A1"/>
    <w:rsid w:val="00EA15BF"/>
    <w:rsid w:val="00EA1785"/>
    <w:rsid w:val="00EA1B3B"/>
    <w:rsid w:val="00EA1DF3"/>
    <w:rsid w:val="00EA1F2C"/>
    <w:rsid w:val="00EA229E"/>
    <w:rsid w:val="00EA245A"/>
    <w:rsid w:val="00EA2823"/>
    <w:rsid w:val="00EA28FD"/>
    <w:rsid w:val="00EA2F0B"/>
    <w:rsid w:val="00EA32AA"/>
    <w:rsid w:val="00EA34D3"/>
    <w:rsid w:val="00EA3831"/>
    <w:rsid w:val="00EA3993"/>
    <w:rsid w:val="00EA3A6B"/>
    <w:rsid w:val="00EA3B0F"/>
    <w:rsid w:val="00EA3DB0"/>
    <w:rsid w:val="00EA4038"/>
    <w:rsid w:val="00EA40FB"/>
    <w:rsid w:val="00EA442E"/>
    <w:rsid w:val="00EA44D5"/>
    <w:rsid w:val="00EA4B0F"/>
    <w:rsid w:val="00EA4DC6"/>
    <w:rsid w:val="00EA5691"/>
    <w:rsid w:val="00EA5DD0"/>
    <w:rsid w:val="00EA629A"/>
    <w:rsid w:val="00EA6636"/>
    <w:rsid w:val="00EA67E3"/>
    <w:rsid w:val="00EA7109"/>
    <w:rsid w:val="00EA724C"/>
    <w:rsid w:val="00EA7C2E"/>
    <w:rsid w:val="00EA7FCD"/>
    <w:rsid w:val="00EB044D"/>
    <w:rsid w:val="00EB08CE"/>
    <w:rsid w:val="00EB0B5C"/>
    <w:rsid w:val="00EB0CA0"/>
    <w:rsid w:val="00EB0CD1"/>
    <w:rsid w:val="00EB13B5"/>
    <w:rsid w:val="00EB166B"/>
    <w:rsid w:val="00EB1EC1"/>
    <w:rsid w:val="00EB2162"/>
    <w:rsid w:val="00EB28B8"/>
    <w:rsid w:val="00EB2A7F"/>
    <w:rsid w:val="00EB2DC2"/>
    <w:rsid w:val="00EB2F00"/>
    <w:rsid w:val="00EB3860"/>
    <w:rsid w:val="00EB399E"/>
    <w:rsid w:val="00EB3A14"/>
    <w:rsid w:val="00EB3C9A"/>
    <w:rsid w:val="00EB4130"/>
    <w:rsid w:val="00EB4283"/>
    <w:rsid w:val="00EB44EE"/>
    <w:rsid w:val="00EB48F9"/>
    <w:rsid w:val="00EB4AE6"/>
    <w:rsid w:val="00EB5279"/>
    <w:rsid w:val="00EB55A8"/>
    <w:rsid w:val="00EB5C1A"/>
    <w:rsid w:val="00EB62FB"/>
    <w:rsid w:val="00EB6383"/>
    <w:rsid w:val="00EB6586"/>
    <w:rsid w:val="00EB65EF"/>
    <w:rsid w:val="00EB6684"/>
    <w:rsid w:val="00EB69F7"/>
    <w:rsid w:val="00EB71D1"/>
    <w:rsid w:val="00EB77EB"/>
    <w:rsid w:val="00EB7826"/>
    <w:rsid w:val="00EB7CEA"/>
    <w:rsid w:val="00EB7E54"/>
    <w:rsid w:val="00EB7F88"/>
    <w:rsid w:val="00EC02E2"/>
    <w:rsid w:val="00EC03E6"/>
    <w:rsid w:val="00EC0BB3"/>
    <w:rsid w:val="00EC1181"/>
    <w:rsid w:val="00EC12D2"/>
    <w:rsid w:val="00EC170A"/>
    <w:rsid w:val="00EC1A16"/>
    <w:rsid w:val="00EC1E85"/>
    <w:rsid w:val="00EC1FD7"/>
    <w:rsid w:val="00EC2141"/>
    <w:rsid w:val="00EC28B0"/>
    <w:rsid w:val="00EC28B8"/>
    <w:rsid w:val="00EC28D5"/>
    <w:rsid w:val="00EC2A1C"/>
    <w:rsid w:val="00EC2BF6"/>
    <w:rsid w:val="00EC2CAC"/>
    <w:rsid w:val="00EC308A"/>
    <w:rsid w:val="00EC309F"/>
    <w:rsid w:val="00EC30FA"/>
    <w:rsid w:val="00EC396A"/>
    <w:rsid w:val="00EC3B2F"/>
    <w:rsid w:val="00EC3EEA"/>
    <w:rsid w:val="00EC403B"/>
    <w:rsid w:val="00EC43FE"/>
    <w:rsid w:val="00EC442B"/>
    <w:rsid w:val="00EC472E"/>
    <w:rsid w:val="00EC48FB"/>
    <w:rsid w:val="00EC4ECF"/>
    <w:rsid w:val="00EC4FBC"/>
    <w:rsid w:val="00EC5802"/>
    <w:rsid w:val="00EC5896"/>
    <w:rsid w:val="00EC599F"/>
    <w:rsid w:val="00EC5ACF"/>
    <w:rsid w:val="00EC5C60"/>
    <w:rsid w:val="00EC5E96"/>
    <w:rsid w:val="00EC6507"/>
    <w:rsid w:val="00EC69D7"/>
    <w:rsid w:val="00EC6A44"/>
    <w:rsid w:val="00EC723E"/>
    <w:rsid w:val="00EC7B36"/>
    <w:rsid w:val="00EC7CB1"/>
    <w:rsid w:val="00EC7F9F"/>
    <w:rsid w:val="00ED01B2"/>
    <w:rsid w:val="00ED0604"/>
    <w:rsid w:val="00ED0AFE"/>
    <w:rsid w:val="00ED0C6C"/>
    <w:rsid w:val="00ED0E0A"/>
    <w:rsid w:val="00ED117B"/>
    <w:rsid w:val="00ED1515"/>
    <w:rsid w:val="00ED191D"/>
    <w:rsid w:val="00ED1F77"/>
    <w:rsid w:val="00ED2004"/>
    <w:rsid w:val="00ED24EB"/>
    <w:rsid w:val="00ED2872"/>
    <w:rsid w:val="00ED2F98"/>
    <w:rsid w:val="00ED31C9"/>
    <w:rsid w:val="00ED3CFB"/>
    <w:rsid w:val="00ED3DA8"/>
    <w:rsid w:val="00ED4070"/>
    <w:rsid w:val="00ED43BD"/>
    <w:rsid w:val="00ED44E5"/>
    <w:rsid w:val="00ED4514"/>
    <w:rsid w:val="00ED4714"/>
    <w:rsid w:val="00ED4810"/>
    <w:rsid w:val="00ED4E0B"/>
    <w:rsid w:val="00ED4F5A"/>
    <w:rsid w:val="00ED538A"/>
    <w:rsid w:val="00ED5396"/>
    <w:rsid w:val="00ED561C"/>
    <w:rsid w:val="00ED5AE3"/>
    <w:rsid w:val="00ED5C2A"/>
    <w:rsid w:val="00ED5D29"/>
    <w:rsid w:val="00ED60E5"/>
    <w:rsid w:val="00ED628F"/>
    <w:rsid w:val="00ED62AA"/>
    <w:rsid w:val="00ED65C9"/>
    <w:rsid w:val="00ED66F3"/>
    <w:rsid w:val="00ED686D"/>
    <w:rsid w:val="00ED691E"/>
    <w:rsid w:val="00ED69EB"/>
    <w:rsid w:val="00ED6EBD"/>
    <w:rsid w:val="00ED7866"/>
    <w:rsid w:val="00ED7988"/>
    <w:rsid w:val="00ED7A25"/>
    <w:rsid w:val="00ED7CD5"/>
    <w:rsid w:val="00ED7E77"/>
    <w:rsid w:val="00EE00CB"/>
    <w:rsid w:val="00EE05EB"/>
    <w:rsid w:val="00EE0CD7"/>
    <w:rsid w:val="00EE10CE"/>
    <w:rsid w:val="00EE14DB"/>
    <w:rsid w:val="00EE1EE7"/>
    <w:rsid w:val="00EE2022"/>
    <w:rsid w:val="00EE22D1"/>
    <w:rsid w:val="00EE2459"/>
    <w:rsid w:val="00EE261F"/>
    <w:rsid w:val="00EE26CF"/>
    <w:rsid w:val="00EE2856"/>
    <w:rsid w:val="00EE2986"/>
    <w:rsid w:val="00EE29BD"/>
    <w:rsid w:val="00EE2A0D"/>
    <w:rsid w:val="00EE2DF8"/>
    <w:rsid w:val="00EE332B"/>
    <w:rsid w:val="00EE356B"/>
    <w:rsid w:val="00EE3688"/>
    <w:rsid w:val="00EE39E3"/>
    <w:rsid w:val="00EE3A8E"/>
    <w:rsid w:val="00EE3BEB"/>
    <w:rsid w:val="00EE3E48"/>
    <w:rsid w:val="00EE410F"/>
    <w:rsid w:val="00EE49D4"/>
    <w:rsid w:val="00EE4A1F"/>
    <w:rsid w:val="00EE4BE7"/>
    <w:rsid w:val="00EE50BA"/>
    <w:rsid w:val="00EE55A4"/>
    <w:rsid w:val="00EE5A04"/>
    <w:rsid w:val="00EE60C1"/>
    <w:rsid w:val="00EE65B2"/>
    <w:rsid w:val="00EE691B"/>
    <w:rsid w:val="00EE694F"/>
    <w:rsid w:val="00EE6CB7"/>
    <w:rsid w:val="00EE6F5A"/>
    <w:rsid w:val="00EE7142"/>
    <w:rsid w:val="00EE741A"/>
    <w:rsid w:val="00EE7D65"/>
    <w:rsid w:val="00EE7D93"/>
    <w:rsid w:val="00EE7E09"/>
    <w:rsid w:val="00EF0135"/>
    <w:rsid w:val="00EF02FF"/>
    <w:rsid w:val="00EF048C"/>
    <w:rsid w:val="00EF077A"/>
    <w:rsid w:val="00EF07C5"/>
    <w:rsid w:val="00EF0CF0"/>
    <w:rsid w:val="00EF0D48"/>
    <w:rsid w:val="00EF12F5"/>
    <w:rsid w:val="00EF163C"/>
    <w:rsid w:val="00EF16FA"/>
    <w:rsid w:val="00EF18C3"/>
    <w:rsid w:val="00EF1901"/>
    <w:rsid w:val="00EF1E1A"/>
    <w:rsid w:val="00EF1FA6"/>
    <w:rsid w:val="00EF2161"/>
    <w:rsid w:val="00EF2229"/>
    <w:rsid w:val="00EF2310"/>
    <w:rsid w:val="00EF24E5"/>
    <w:rsid w:val="00EF2655"/>
    <w:rsid w:val="00EF27E5"/>
    <w:rsid w:val="00EF3223"/>
    <w:rsid w:val="00EF34C4"/>
    <w:rsid w:val="00EF378A"/>
    <w:rsid w:val="00EF37F3"/>
    <w:rsid w:val="00EF3B25"/>
    <w:rsid w:val="00EF3CF2"/>
    <w:rsid w:val="00EF3EA4"/>
    <w:rsid w:val="00EF40FD"/>
    <w:rsid w:val="00EF4E98"/>
    <w:rsid w:val="00EF4F32"/>
    <w:rsid w:val="00EF4F7C"/>
    <w:rsid w:val="00EF512D"/>
    <w:rsid w:val="00EF55F7"/>
    <w:rsid w:val="00EF5796"/>
    <w:rsid w:val="00EF5D3D"/>
    <w:rsid w:val="00EF5D79"/>
    <w:rsid w:val="00EF5E2B"/>
    <w:rsid w:val="00EF6009"/>
    <w:rsid w:val="00EF619C"/>
    <w:rsid w:val="00EF6208"/>
    <w:rsid w:val="00EF63C8"/>
    <w:rsid w:val="00EF6583"/>
    <w:rsid w:val="00EF6843"/>
    <w:rsid w:val="00EF6B91"/>
    <w:rsid w:val="00EF6BA3"/>
    <w:rsid w:val="00EF6CB4"/>
    <w:rsid w:val="00EF755F"/>
    <w:rsid w:val="00EF75AE"/>
    <w:rsid w:val="00EF7718"/>
    <w:rsid w:val="00F003E5"/>
    <w:rsid w:val="00F005A9"/>
    <w:rsid w:val="00F00755"/>
    <w:rsid w:val="00F00F25"/>
    <w:rsid w:val="00F01227"/>
    <w:rsid w:val="00F0174E"/>
    <w:rsid w:val="00F01B9B"/>
    <w:rsid w:val="00F01E7D"/>
    <w:rsid w:val="00F02007"/>
    <w:rsid w:val="00F021C0"/>
    <w:rsid w:val="00F023A3"/>
    <w:rsid w:val="00F024C0"/>
    <w:rsid w:val="00F025EE"/>
    <w:rsid w:val="00F026B4"/>
    <w:rsid w:val="00F02CFC"/>
    <w:rsid w:val="00F0307F"/>
    <w:rsid w:val="00F035FC"/>
    <w:rsid w:val="00F039C6"/>
    <w:rsid w:val="00F03C45"/>
    <w:rsid w:val="00F03ECD"/>
    <w:rsid w:val="00F04525"/>
    <w:rsid w:val="00F04721"/>
    <w:rsid w:val="00F04915"/>
    <w:rsid w:val="00F0492A"/>
    <w:rsid w:val="00F04C59"/>
    <w:rsid w:val="00F05F8F"/>
    <w:rsid w:val="00F0638C"/>
    <w:rsid w:val="00F064DB"/>
    <w:rsid w:val="00F06711"/>
    <w:rsid w:val="00F06B96"/>
    <w:rsid w:val="00F06C9E"/>
    <w:rsid w:val="00F06D33"/>
    <w:rsid w:val="00F076C6"/>
    <w:rsid w:val="00F07826"/>
    <w:rsid w:val="00F10530"/>
    <w:rsid w:val="00F1064F"/>
    <w:rsid w:val="00F10B20"/>
    <w:rsid w:val="00F10CE7"/>
    <w:rsid w:val="00F110BB"/>
    <w:rsid w:val="00F11403"/>
    <w:rsid w:val="00F11716"/>
    <w:rsid w:val="00F1191D"/>
    <w:rsid w:val="00F11AD9"/>
    <w:rsid w:val="00F11F02"/>
    <w:rsid w:val="00F12E4A"/>
    <w:rsid w:val="00F130EC"/>
    <w:rsid w:val="00F13858"/>
    <w:rsid w:val="00F13B6F"/>
    <w:rsid w:val="00F13EFA"/>
    <w:rsid w:val="00F14388"/>
    <w:rsid w:val="00F143B6"/>
    <w:rsid w:val="00F143D1"/>
    <w:rsid w:val="00F14567"/>
    <w:rsid w:val="00F14791"/>
    <w:rsid w:val="00F1492C"/>
    <w:rsid w:val="00F1529C"/>
    <w:rsid w:val="00F15831"/>
    <w:rsid w:val="00F15A6E"/>
    <w:rsid w:val="00F15B55"/>
    <w:rsid w:val="00F15FE4"/>
    <w:rsid w:val="00F166DF"/>
    <w:rsid w:val="00F16762"/>
    <w:rsid w:val="00F16975"/>
    <w:rsid w:val="00F169B9"/>
    <w:rsid w:val="00F17278"/>
    <w:rsid w:val="00F172E4"/>
    <w:rsid w:val="00F17694"/>
    <w:rsid w:val="00F176F3"/>
    <w:rsid w:val="00F17788"/>
    <w:rsid w:val="00F17B1B"/>
    <w:rsid w:val="00F17CAC"/>
    <w:rsid w:val="00F17D73"/>
    <w:rsid w:val="00F17E17"/>
    <w:rsid w:val="00F17ECA"/>
    <w:rsid w:val="00F200CC"/>
    <w:rsid w:val="00F2019C"/>
    <w:rsid w:val="00F20317"/>
    <w:rsid w:val="00F20863"/>
    <w:rsid w:val="00F20C57"/>
    <w:rsid w:val="00F210C4"/>
    <w:rsid w:val="00F21150"/>
    <w:rsid w:val="00F21240"/>
    <w:rsid w:val="00F2152F"/>
    <w:rsid w:val="00F21716"/>
    <w:rsid w:val="00F21C3A"/>
    <w:rsid w:val="00F21E62"/>
    <w:rsid w:val="00F220F5"/>
    <w:rsid w:val="00F2217F"/>
    <w:rsid w:val="00F22507"/>
    <w:rsid w:val="00F228E0"/>
    <w:rsid w:val="00F22A90"/>
    <w:rsid w:val="00F22D1E"/>
    <w:rsid w:val="00F24023"/>
    <w:rsid w:val="00F2426A"/>
    <w:rsid w:val="00F243B4"/>
    <w:rsid w:val="00F243C6"/>
    <w:rsid w:val="00F244A5"/>
    <w:rsid w:val="00F249E6"/>
    <w:rsid w:val="00F24F9D"/>
    <w:rsid w:val="00F25044"/>
    <w:rsid w:val="00F25817"/>
    <w:rsid w:val="00F25892"/>
    <w:rsid w:val="00F25929"/>
    <w:rsid w:val="00F25C2E"/>
    <w:rsid w:val="00F25E9A"/>
    <w:rsid w:val="00F263AE"/>
    <w:rsid w:val="00F26607"/>
    <w:rsid w:val="00F2679A"/>
    <w:rsid w:val="00F267E7"/>
    <w:rsid w:val="00F26993"/>
    <w:rsid w:val="00F272A0"/>
    <w:rsid w:val="00F27833"/>
    <w:rsid w:val="00F27E05"/>
    <w:rsid w:val="00F27FCF"/>
    <w:rsid w:val="00F3000D"/>
    <w:rsid w:val="00F3020B"/>
    <w:rsid w:val="00F30323"/>
    <w:rsid w:val="00F3040B"/>
    <w:rsid w:val="00F304F3"/>
    <w:rsid w:val="00F31276"/>
    <w:rsid w:val="00F31383"/>
    <w:rsid w:val="00F319B8"/>
    <w:rsid w:val="00F31DDB"/>
    <w:rsid w:val="00F32497"/>
    <w:rsid w:val="00F325B2"/>
    <w:rsid w:val="00F3269B"/>
    <w:rsid w:val="00F328ED"/>
    <w:rsid w:val="00F32BA9"/>
    <w:rsid w:val="00F32DBB"/>
    <w:rsid w:val="00F32E39"/>
    <w:rsid w:val="00F32E3B"/>
    <w:rsid w:val="00F33460"/>
    <w:rsid w:val="00F33DA1"/>
    <w:rsid w:val="00F3432D"/>
    <w:rsid w:val="00F346B4"/>
    <w:rsid w:val="00F34B46"/>
    <w:rsid w:val="00F34B72"/>
    <w:rsid w:val="00F34E4D"/>
    <w:rsid w:val="00F34F79"/>
    <w:rsid w:val="00F34FF5"/>
    <w:rsid w:val="00F353A1"/>
    <w:rsid w:val="00F35513"/>
    <w:rsid w:val="00F3597B"/>
    <w:rsid w:val="00F35A6D"/>
    <w:rsid w:val="00F35C46"/>
    <w:rsid w:val="00F35D6E"/>
    <w:rsid w:val="00F3711C"/>
    <w:rsid w:val="00F37281"/>
    <w:rsid w:val="00F37418"/>
    <w:rsid w:val="00F37FCA"/>
    <w:rsid w:val="00F403DE"/>
    <w:rsid w:val="00F4067C"/>
    <w:rsid w:val="00F4071F"/>
    <w:rsid w:val="00F40879"/>
    <w:rsid w:val="00F40A29"/>
    <w:rsid w:val="00F40AFC"/>
    <w:rsid w:val="00F40B7D"/>
    <w:rsid w:val="00F40F68"/>
    <w:rsid w:val="00F41416"/>
    <w:rsid w:val="00F41923"/>
    <w:rsid w:val="00F41CE6"/>
    <w:rsid w:val="00F42005"/>
    <w:rsid w:val="00F42D76"/>
    <w:rsid w:val="00F432EC"/>
    <w:rsid w:val="00F4338C"/>
    <w:rsid w:val="00F4387E"/>
    <w:rsid w:val="00F43906"/>
    <w:rsid w:val="00F43AD9"/>
    <w:rsid w:val="00F43C38"/>
    <w:rsid w:val="00F44264"/>
    <w:rsid w:val="00F445D7"/>
    <w:rsid w:val="00F447B7"/>
    <w:rsid w:val="00F449A2"/>
    <w:rsid w:val="00F44A4F"/>
    <w:rsid w:val="00F44B01"/>
    <w:rsid w:val="00F44C1B"/>
    <w:rsid w:val="00F44DAC"/>
    <w:rsid w:val="00F44FE8"/>
    <w:rsid w:val="00F4547C"/>
    <w:rsid w:val="00F4549D"/>
    <w:rsid w:val="00F455D6"/>
    <w:rsid w:val="00F458D4"/>
    <w:rsid w:val="00F458DC"/>
    <w:rsid w:val="00F45ED4"/>
    <w:rsid w:val="00F46153"/>
    <w:rsid w:val="00F463BD"/>
    <w:rsid w:val="00F4666E"/>
    <w:rsid w:val="00F4672A"/>
    <w:rsid w:val="00F468BC"/>
    <w:rsid w:val="00F468C8"/>
    <w:rsid w:val="00F46C36"/>
    <w:rsid w:val="00F46C80"/>
    <w:rsid w:val="00F47123"/>
    <w:rsid w:val="00F472B3"/>
    <w:rsid w:val="00F477D2"/>
    <w:rsid w:val="00F478A5"/>
    <w:rsid w:val="00F5008C"/>
    <w:rsid w:val="00F5017E"/>
    <w:rsid w:val="00F502E2"/>
    <w:rsid w:val="00F50492"/>
    <w:rsid w:val="00F50899"/>
    <w:rsid w:val="00F50BB7"/>
    <w:rsid w:val="00F513CE"/>
    <w:rsid w:val="00F51465"/>
    <w:rsid w:val="00F51466"/>
    <w:rsid w:val="00F51552"/>
    <w:rsid w:val="00F5158A"/>
    <w:rsid w:val="00F51754"/>
    <w:rsid w:val="00F517B7"/>
    <w:rsid w:val="00F517D0"/>
    <w:rsid w:val="00F51870"/>
    <w:rsid w:val="00F51E18"/>
    <w:rsid w:val="00F51FE4"/>
    <w:rsid w:val="00F523DA"/>
    <w:rsid w:val="00F52BA2"/>
    <w:rsid w:val="00F52F45"/>
    <w:rsid w:val="00F53297"/>
    <w:rsid w:val="00F53E76"/>
    <w:rsid w:val="00F5407C"/>
    <w:rsid w:val="00F5462E"/>
    <w:rsid w:val="00F546D2"/>
    <w:rsid w:val="00F54ADB"/>
    <w:rsid w:val="00F54EFE"/>
    <w:rsid w:val="00F54FF6"/>
    <w:rsid w:val="00F55627"/>
    <w:rsid w:val="00F55785"/>
    <w:rsid w:val="00F55A60"/>
    <w:rsid w:val="00F55B8F"/>
    <w:rsid w:val="00F562E7"/>
    <w:rsid w:val="00F563AF"/>
    <w:rsid w:val="00F56400"/>
    <w:rsid w:val="00F56C5F"/>
    <w:rsid w:val="00F56DFB"/>
    <w:rsid w:val="00F573D1"/>
    <w:rsid w:val="00F57C11"/>
    <w:rsid w:val="00F6017B"/>
    <w:rsid w:val="00F601C9"/>
    <w:rsid w:val="00F60632"/>
    <w:rsid w:val="00F60A60"/>
    <w:rsid w:val="00F60A6F"/>
    <w:rsid w:val="00F60BFA"/>
    <w:rsid w:val="00F611F6"/>
    <w:rsid w:val="00F6127D"/>
    <w:rsid w:val="00F613ED"/>
    <w:rsid w:val="00F61613"/>
    <w:rsid w:val="00F61824"/>
    <w:rsid w:val="00F61886"/>
    <w:rsid w:val="00F61DF3"/>
    <w:rsid w:val="00F61E91"/>
    <w:rsid w:val="00F623D8"/>
    <w:rsid w:val="00F625CD"/>
    <w:rsid w:val="00F6260A"/>
    <w:rsid w:val="00F62A89"/>
    <w:rsid w:val="00F62B68"/>
    <w:rsid w:val="00F62E8D"/>
    <w:rsid w:val="00F62F58"/>
    <w:rsid w:val="00F630D2"/>
    <w:rsid w:val="00F638BC"/>
    <w:rsid w:val="00F6394D"/>
    <w:rsid w:val="00F63B1A"/>
    <w:rsid w:val="00F63D54"/>
    <w:rsid w:val="00F63E55"/>
    <w:rsid w:val="00F64251"/>
    <w:rsid w:val="00F64B9F"/>
    <w:rsid w:val="00F64BDE"/>
    <w:rsid w:val="00F64CFC"/>
    <w:rsid w:val="00F64D3A"/>
    <w:rsid w:val="00F64D6A"/>
    <w:rsid w:val="00F64E4A"/>
    <w:rsid w:val="00F65258"/>
    <w:rsid w:val="00F6525B"/>
    <w:rsid w:val="00F655CA"/>
    <w:rsid w:val="00F660D9"/>
    <w:rsid w:val="00F661D1"/>
    <w:rsid w:val="00F66244"/>
    <w:rsid w:val="00F66364"/>
    <w:rsid w:val="00F66863"/>
    <w:rsid w:val="00F66C17"/>
    <w:rsid w:val="00F6704F"/>
    <w:rsid w:val="00F67458"/>
    <w:rsid w:val="00F67844"/>
    <w:rsid w:val="00F67C28"/>
    <w:rsid w:val="00F70127"/>
    <w:rsid w:val="00F70C42"/>
    <w:rsid w:val="00F70C7F"/>
    <w:rsid w:val="00F7146B"/>
    <w:rsid w:val="00F71ED7"/>
    <w:rsid w:val="00F731EC"/>
    <w:rsid w:val="00F73545"/>
    <w:rsid w:val="00F73592"/>
    <w:rsid w:val="00F7400D"/>
    <w:rsid w:val="00F74492"/>
    <w:rsid w:val="00F74824"/>
    <w:rsid w:val="00F74AA0"/>
    <w:rsid w:val="00F74CB3"/>
    <w:rsid w:val="00F751A0"/>
    <w:rsid w:val="00F75F56"/>
    <w:rsid w:val="00F76342"/>
    <w:rsid w:val="00F763AC"/>
    <w:rsid w:val="00F76AEB"/>
    <w:rsid w:val="00F76FA6"/>
    <w:rsid w:val="00F77237"/>
    <w:rsid w:val="00F77367"/>
    <w:rsid w:val="00F7797F"/>
    <w:rsid w:val="00F779E9"/>
    <w:rsid w:val="00F77CA6"/>
    <w:rsid w:val="00F77CB3"/>
    <w:rsid w:val="00F77DC6"/>
    <w:rsid w:val="00F77E53"/>
    <w:rsid w:val="00F800E4"/>
    <w:rsid w:val="00F803F2"/>
    <w:rsid w:val="00F80403"/>
    <w:rsid w:val="00F805B0"/>
    <w:rsid w:val="00F80A68"/>
    <w:rsid w:val="00F80B10"/>
    <w:rsid w:val="00F80DD1"/>
    <w:rsid w:val="00F80E86"/>
    <w:rsid w:val="00F81021"/>
    <w:rsid w:val="00F813FE"/>
    <w:rsid w:val="00F817EB"/>
    <w:rsid w:val="00F8181F"/>
    <w:rsid w:val="00F81B6E"/>
    <w:rsid w:val="00F81C1B"/>
    <w:rsid w:val="00F8207B"/>
    <w:rsid w:val="00F82315"/>
    <w:rsid w:val="00F82463"/>
    <w:rsid w:val="00F82C5A"/>
    <w:rsid w:val="00F839B6"/>
    <w:rsid w:val="00F83FE5"/>
    <w:rsid w:val="00F8418E"/>
    <w:rsid w:val="00F8477B"/>
    <w:rsid w:val="00F84A32"/>
    <w:rsid w:val="00F84CBF"/>
    <w:rsid w:val="00F84CD4"/>
    <w:rsid w:val="00F84D30"/>
    <w:rsid w:val="00F84D82"/>
    <w:rsid w:val="00F853F0"/>
    <w:rsid w:val="00F854D6"/>
    <w:rsid w:val="00F85643"/>
    <w:rsid w:val="00F8606C"/>
    <w:rsid w:val="00F86099"/>
    <w:rsid w:val="00F86392"/>
    <w:rsid w:val="00F86402"/>
    <w:rsid w:val="00F86434"/>
    <w:rsid w:val="00F86ED5"/>
    <w:rsid w:val="00F87493"/>
    <w:rsid w:val="00F87673"/>
    <w:rsid w:val="00F87854"/>
    <w:rsid w:val="00F87877"/>
    <w:rsid w:val="00F87880"/>
    <w:rsid w:val="00F87EB7"/>
    <w:rsid w:val="00F87F97"/>
    <w:rsid w:val="00F87FB4"/>
    <w:rsid w:val="00F903E6"/>
    <w:rsid w:val="00F90446"/>
    <w:rsid w:val="00F90A70"/>
    <w:rsid w:val="00F90B6E"/>
    <w:rsid w:val="00F90FED"/>
    <w:rsid w:val="00F91679"/>
    <w:rsid w:val="00F920C9"/>
    <w:rsid w:val="00F9211A"/>
    <w:rsid w:val="00F92714"/>
    <w:rsid w:val="00F92A3A"/>
    <w:rsid w:val="00F92A92"/>
    <w:rsid w:val="00F92C75"/>
    <w:rsid w:val="00F92CB2"/>
    <w:rsid w:val="00F92EC3"/>
    <w:rsid w:val="00F93229"/>
    <w:rsid w:val="00F936B2"/>
    <w:rsid w:val="00F93B20"/>
    <w:rsid w:val="00F94287"/>
    <w:rsid w:val="00F94738"/>
    <w:rsid w:val="00F949D5"/>
    <w:rsid w:val="00F94DF7"/>
    <w:rsid w:val="00F94F0C"/>
    <w:rsid w:val="00F952D1"/>
    <w:rsid w:val="00F95ECE"/>
    <w:rsid w:val="00F9632D"/>
    <w:rsid w:val="00F96700"/>
    <w:rsid w:val="00F9696D"/>
    <w:rsid w:val="00F96A79"/>
    <w:rsid w:val="00F96AC8"/>
    <w:rsid w:val="00F96CA3"/>
    <w:rsid w:val="00F9700B"/>
    <w:rsid w:val="00F9708C"/>
    <w:rsid w:val="00F975FF"/>
    <w:rsid w:val="00FA0107"/>
    <w:rsid w:val="00FA01D4"/>
    <w:rsid w:val="00FA027D"/>
    <w:rsid w:val="00FA0C11"/>
    <w:rsid w:val="00FA0D48"/>
    <w:rsid w:val="00FA1674"/>
    <w:rsid w:val="00FA167D"/>
    <w:rsid w:val="00FA1D98"/>
    <w:rsid w:val="00FA1E6A"/>
    <w:rsid w:val="00FA2688"/>
    <w:rsid w:val="00FA2B19"/>
    <w:rsid w:val="00FA2F55"/>
    <w:rsid w:val="00FA34E8"/>
    <w:rsid w:val="00FA3CB5"/>
    <w:rsid w:val="00FA42E9"/>
    <w:rsid w:val="00FA4949"/>
    <w:rsid w:val="00FA4A82"/>
    <w:rsid w:val="00FA55B7"/>
    <w:rsid w:val="00FA62BA"/>
    <w:rsid w:val="00FA63FC"/>
    <w:rsid w:val="00FA688B"/>
    <w:rsid w:val="00FA6903"/>
    <w:rsid w:val="00FA73A9"/>
    <w:rsid w:val="00FA7D7B"/>
    <w:rsid w:val="00FA7F53"/>
    <w:rsid w:val="00FB0179"/>
    <w:rsid w:val="00FB020B"/>
    <w:rsid w:val="00FB05B3"/>
    <w:rsid w:val="00FB072F"/>
    <w:rsid w:val="00FB086E"/>
    <w:rsid w:val="00FB10E8"/>
    <w:rsid w:val="00FB142E"/>
    <w:rsid w:val="00FB164C"/>
    <w:rsid w:val="00FB1845"/>
    <w:rsid w:val="00FB1FB8"/>
    <w:rsid w:val="00FB20B6"/>
    <w:rsid w:val="00FB20BC"/>
    <w:rsid w:val="00FB2652"/>
    <w:rsid w:val="00FB298C"/>
    <w:rsid w:val="00FB2EAB"/>
    <w:rsid w:val="00FB3378"/>
    <w:rsid w:val="00FB35E0"/>
    <w:rsid w:val="00FB3D5D"/>
    <w:rsid w:val="00FB4415"/>
    <w:rsid w:val="00FB44CD"/>
    <w:rsid w:val="00FB48CC"/>
    <w:rsid w:val="00FB5243"/>
    <w:rsid w:val="00FB53D7"/>
    <w:rsid w:val="00FB5647"/>
    <w:rsid w:val="00FB5A63"/>
    <w:rsid w:val="00FB5CAE"/>
    <w:rsid w:val="00FB608F"/>
    <w:rsid w:val="00FB63E1"/>
    <w:rsid w:val="00FB6708"/>
    <w:rsid w:val="00FB6967"/>
    <w:rsid w:val="00FB6B05"/>
    <w:rsid w:val="00FB6BA0"/>
    <w:rsid w:val="00FB6C65"/>
    <w:rsid w:val="00FB6F9F"/>
    <w:rsid w:val="00FB7203"/>
    <w:rsid w:val="00FB7AD1"/>
    <w:rsid w:val="00FB7B04"/>
    <w:rsid w:val="00FB7EE5"/>
    <w:rsid w:val="00FB7EF5"/>
    <w:rsid w:val="00FC01D4"/>
    <w:rsid w:val="00FC0635"/>
    <w:rsid w:val="00FC06D7"/>
    <w:rsid w:val="00FC100D"/>
    <w:rsid w:val="00FC1099"/>
    <w:rsid w:val="00FC1185"/>
    <w:rsid w:val="00FC15B9"/>
    <w:rsid w:val="00FC1863"/>
    <w:rsid w:val="00FC1B69"/>
    <w:rsid w:val="00FC1D2F"/>
    <w:rsid w:val="00FC1E98"/>
    <w:rsid w:val="00FC205E"/>
    <w:rsid w:val="00FC28D0"/>
    <w:rsid w:val="00FC3305"/>
    <w:rsid w:val="00FC3540"/>
    <w:rsid w:val="00FC36D3"/>
    <w:rsid w:val="00FC3C85"/>
    <w:rsid w:val="00FC4085"/>
    <w:rsid w:val="00FC41C3"/>
    <w:rsid w:val="00FC4826"/>
    <w:rsid w:val="00FC4AA7"/>
    <w:rsid w:val="00FC4DD1"/>
    <w:rsid w:val="00FC5017"/>
    <w:rsid w:val="00FC507D"/>
    <w:rsid w:val="00FC560A"/>
    <w:rsid w:val="00FC5B17"/>
    <w:rsid w:val="00FC646F"/>
    <w:rsid w:val="00FC6611"/>
    <w:rsid w:val="00FC6672"/>
    <w:rsid w:val="00FC6C7D"/>
    <w:rsid w:val="00FC6E5C"/>
    <w:rsid w:val="00FC6F5B"/>
    <w:rsid w:val="00FC6FC8"/>
    <w:rsid w:val="00FC7635"/>
    <w:rsid w:val="00FC7923"/>
    <w:rsid w:val="00FC7A4B"/>
    <w:rsid w:val="00FC7E6D"/>
    <w:rsid w:val="00FD05BA"/>
    <w:rsid w:val="00FD083E"/>
    <w:rsid w:val="00FD09F6"/>
    <w:rsid w:val="00FD0A05"/>
    <w:rsid w:val="00FD1117"/>
    <w:rsid w:val="00FD11B3"/>
    <w:rsid w:val="00FD1252"/>
    <w:rsid w:val="00FD14EE"/>
    <w:rsid w:val="00FD1947"/>
    <w:rsid w:val="00FD1CD5"/>
    <w:rsid w:val="00FD23FF"/>
    <w:rsid w:val="00FD26B0"/>
    <w:rsid w:val="00FD2E10"/>
    <w:rsid w:val="00FD339B"/>
    <w:rsid w:val="00FD3582"/>
    <w:rsid w:val="00FD37A1"/>
    <w:rsid w:val="00FD3B16"/>
    <w:rsid w:val="00FD3DF9"/>
    <w:rsid w:val="00FD3ED9"/>
    <w:rsid w:val="00FD4138"/>
    <w:rsid w:val="00FD418F"/>
    <w:rsid w:val="00FD45C8"/>
    <w:rsid w:val="00FD460A"/>
    <w:rsid w:val="00FD478D"/>
    <w:rsid w:val="00FD4840"/>
    <w:rsid w:val="00FD4874"/>
    <w:rsid w:val="00FD4E91"/>
    <w:rsid w:val="00FD4F4F"/>
    <w:rsid w:val="00FD5159"/>
    <w:rsid w:val="00FD51D4"/>
    <w:rsid w:val="00FD584D"/>
    <w:rsid w:val="00FD584E"/>
    <w:rsid w:val="00FD5BE9"/>
    <w:rsid w:val="00FD5F54"/>
    <w:rsid w:val="00FD611C"/>
    <w:rsid w:val="00FD649D"/>
    <w:rsid w:val="00FD65F6"/>
    <w:rsid w:val="00FD6795"/>
    <w:rsid w:val="00FD6856"/>
    <w:rsid w:val="00FD698F"/>
    <w:rsid w:val="00FD6B4C"/>
    <w:rsid w:val="00FD6F04"/>
    <w:rsid w:val="00FD7630"/>
    <w:rsid w:val="00FD7EB3"/>
    <w:rsid w:val="00FE0296"/>
    <w:rsid w:val="00FE0437"/>
    <w:rsid w:val="00FE09AE"/>
    <w:rsid w:val="00FE1287"/>
    <w:rsid w:val="00FE1A9A"/>
    <w:rsid w:val="00FE1CFE"/>
    <w:rsid w:val="00FE1F4D"/>
    <w:rsid w:val="00FE1FE2"/>
    <w:rsid w:val="00FE2149"/>
    <w:rsid w:val="00FE2196"/>
    <w:rsid w:val="00FE2C37"/>
    <w:rsid w:val="00FE2C8E"/>
    <w:rsid w:val="00FE3D26"/>
    <w:rsid w:val="00FE3FDC"/>
    <w:rsid w:val="00FE4635"/>
    <w:rsid w:val="00FE47D6"/>
    <w:rsid w:val="00FE4A5B"/>
    <w:rsid w:val="00FE4CB9"/>
    <w:rsid w:val="00FE4D8D"/>
    <w:rsid w:val="00FE4E20"/>
    <w:rsid w:val="00FE4E9F"/>
    <w:rsid w:val="00FE50FE"/>
    <w:rsid w:val="00FE5556"/>
    <w:rsid w:val="00FE58ED"/>
    <w:rsid w:val="00FE5BDB"/>
    <w:rsid w:val="00FE5D2A"/>
    <w:rsid w:val="00FE5E9F"/>
    <w:rsid w:val="00FE656A"/>
    <w:rsid w:val="00FE6FB0"/>
    <w:rsid w:val="00FE7027"/>
    <w:rsid w:val="00FE7152"/>
    <w:rsid w:val="00FE75C2"/>
    <w:rsid w:val="00FE7771"/>
    <w:rsid w:val="00FE7A34"/>
    <w:rsid w:val="00FE7AA5"/>
    <w:rsid w:val="00FE7B7D"/>
    <w:rsid w:val="00FE7FD7"/>
    <w:rsid w:val="00FF0E81"/>
    <w:rsid w:val="00FF0EA7"/>
    <w:rsid w:val="00FF1A41"/>
    <w:rsid w:val="00FF1A6A"/>
    <w:rsid w:val="00FF21BF"/>
    <w:rsid w:val="00FF29A6"/>
    <w:rsid w:val="00FF2A65"/>
    <w:rsid w:val="00FF2D60"/>
    <w:rsid w:val="00FF3024"/>
    <w:rsid w:val="00FF30A5"/>
    <w:rsid w:val="00FF33D6"/>
    <w:rsid w:val="00FF3420"/>
    <w:rsid w:val="00FF3C3C"/>
    <w:rsid w:val="00FF3EF0"/>
    <w:rsid w:val="00FF4098"/>
    <w:rsid w:val="00FF41B4"/>
    <w:rsid w:val="00FF42C3"/>
    <w:rsid w:val="00FF436A"/>
    <w:rsid w:val="00FF4888"/>
    <w:rsid w:val="00FF48D4"/>
    <w:rsid w:val="00FF4900"/>
    <w:rsid w:val="00FF4D57"/>
    <w:rsid w:val="00FF4E2C"/>
    <w:rsid w:val="00FF55A1"/>
    <w:rsid w:val="00FF584E"/>
    <w:rsid w:val="00FF5ADD"/>
    <w:rsid w:val="00FF5BE0"/>
    <w:rsid w:val="00FF5F22"/>
    <w:rsid w:val="00FF5FBE"/>
    <w:rsid w:val="00FF6042"/>
    <w:rsid w:val="00FF604C"/>
    <w:rsid w:val="00FF64C7"/>
    <w:rsid w:val="00FF6885"/>
    <w:rsid w:val="00FF698B"/>
    <w:rsid w:val="00FF6C85"/>
    <w:rsid w:val="00FF6C98"/>
    <w:rsid w:val="00FF72DB"/>
    <w:rsid w:val="00FF7650"/>
    <w:rsid w:val="00FF7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
  <w:smartTagType w:namespaceuri="urn:schemas-microsoft-com:office:smarttags" w:name="PlaceType"/>
  <w:smartTagType w:namespaceuri="urn:schemas-microsoft-com:office:smarttags" w:name="City"/>
  <w:smartTagType w:namespaceuri="urn:schemas-microsoft-com:office:smarttags" w:name="State"/>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43FA"/>
    <w:rPr>
      <w:sz w:val="24"/>
      <w:szCs w:val="24"/>
      <w:lang w:val="en-US" w:eastAsia="en-US"/>
    </w:rPr>
  </w:style>
  <w:style w:type="paragraph" w:styleId="Heading1">
    <w:name w:val="heading 1"/>
    <w:aliases w:val="H1,Titre 1 SQLI,1.Titre 1,h1,l1,level 1,level1,1,1titre,1titre1,1titre2,1titre3,1titre4,1titre5,1titre6,Activité,Titre 11,t1.T1.Titre 1,t1,t1.T1,Header1,Heading1_Titre1,titre 1.,Ubizen 1,Titrlm1,ChapterTitle,Titre 1I,Teamlog-T1,chapitre,Level"/>
    <w:basedOn w:val="Normal"/>
    <w:next w:val="Normal"/>
    <w:qFormat/>
    <w:rsid w:val="005A2C71"/>
    <w:pPr>
      <w:keepNext/>
      <w:spacing w:before="240" w:after="60"/>
      <w:outlineLvl w:val="0"/>
    </w:pPr>
    <w:rPr>
      <w:rFonts w:ascii="Arial" w:hAnsi="Arial" w:cs="Arial"/>
      <w:b/>
      <w:bCs/>
      <w:kern w:val="32"/>
      <w:sz w:val="32"/>
      <w:szCs w:val="32"/>
    </w:rPr>
  </w:style>
  <w:style w:type="paragraph" w:styleId="Heading2">
    <w:name w:val="heading 2"/>
    <w:aliases w:val="l2,H2,HD2,style2,Titre 23,Titre 2 SQLI,Titre 10,Fonctionnalité,Titre 21,t2.T2,Table2,heading 2,Heading 2 Hidden,header 2,2,I2,Titre Parag,section,Heading2_Titre2,h1.1,Überschrift 2 Anhang,Überschrift 2 Anhang1,Überschrift 2 Anhang2"/>
    <w:basedOn w:val="Normal"/>
    <w:next w:val="Normal"/>
    <w:link w:val="Heading2Char"/>
    <w:qFormat/>
    <w:rsid w:val="001F1BB0"/>
    <w:pPr>
      <w:keepNext/>
      <w:numPr>
        <w:ilvl w:val="1"/>
        <w:numId w:val="13"/>
      </w:numPr>
      <w:spacing w:before="240" w:after="60"/>
      <w:outlineLvl w:val="1"/>
    </w:pPr>
    <w:rPr>
      <w:rFonts w:ascii="Arial" w:hAnsi="Arial" w:cs="Arial"/>
      <w:b/>
      <w:bCs/>
      <w:i/>
      <w:iCs/>
      <w:sz w:val="28"/>
      <w:szCs w:val="28"/>
    </w:rPr>
  </w:style>
  <w:style w:type="paragraph" w:styleId="Heading3">
    <w:name w:val="heading 3"/>
    <w:aliases w:val="h2,2nd Level Head,título 3,Titre 3 SQLI,H3,H31,H32,H33,H34,H35,H36,H37,H38,H39,H311,H321,H331,H341,H351,H361,H371,H381,H310,H312,H322,H332,H342,H352,H362,H372,H382,H313,H323,H333,H343,H353,H363,H373,H383,H314,H324,H334,H344,H354,H364,H374,H384"/>
    <w:basedOn w:val="Normal"/>
    <w:next w:val="Normal"/>
    <w:link w:val="Heading3Char"/>
    <w:qFormat/>
    <w:rsid w:val="001F1BB0"/>
    <w:pPr>
      <w:keepNext/>
      <w:numPr>
        <w:ilvl w:val="2"/>
        <w:numId w:val="13"/>
      </w:numPr>
      <w:spacing w:before="240" w:after="60"/>
      <w:outlineLvl w:val="2"/>
    </w:pPr>
    <w:rPr>
      <w:rFonts w:ascii="Arial" w:hAnsi="Arial" w:cs="Arial"/>
      <w:b/>
      <w:bCs/>
      <w:sz w:val="26"/>
      <w:szCs w:val="26"/>
    </w:rPr>
  </w:style>
  <w:style w:type="paragraph" w:styleId="Heading4">
    <w:name w:val="heading 4"/>
    <w:aliases w:val="Titre 4 SQLI,H4,Heading4_Titre4,4,Ref Heading 1,rh1,Heading sql,Titre 41,t4.T4,Alinéa,Ubizen 4,H41,Titre4,heading 4,l4,l41,l42,Teamlog-T4,Proposal Center 4,t4.T4.Titre 4,t4,Lev 4,4 dash,d,3,T4,Titre 4_JD,(Alt+4),h4,Unterunterabschnitt,Contrat "/>
    <w:basedOn w:val="Normal"/>
    <w:next w:val="Normal"/>
    <w:link w:val="Heading4Char"/>
    <w:qFormat/>
    <w:rsid w:val="001F1BB0"/>
    <w:pPr>
      <w:keepNext/>
      <w:numPr>
        <w:ilvl w:val="3"/>
        <w:numId w:val="13"/>
      </w:numPr>
      <w:spacing w:before="240" w:after="60"/>
      <w:outlineLvl w:val="3"/>
    </w:pPr>
    <w:rPr>
      <w:b/>
      <w:bCs/>
      <w:sz w:val="28"/>
      <w:szCs w:val="28"/>
    </w:rPr>
  </w:style>
  <w:style w:type="paragraph" w:styleId="Heading5">
    <w:name w:val="heading 5"/>
    <w:aliases w:val="Titre 5 SQLI,a),Titre5,heading 5,H5,DO NOT USE_h5,bbb,Titre 0,Roman list,Aston T5,Aston Titre 5,Roman list1,Roman list2,Roman list11,Roman list3,Roman list12,Roman list21,Roman list111,Level 3 - i,texte 1,h5,Second Subheading,Article,H51,H52"/>
    <w:basedOn w:val="Normal"/>
    <w:next w:val="Normal"/>
    <w:link w:val="Heading5Char"/>
    <w:qFormat/>
    <w:rsid w:val="001F1BB0"/>
    <w:pPr>
      <w:numPr>
        <w:ilvl w:val="4"/>
        <w:numId w:val="13"/>
      </w:numPr>
      <w:spacing w:before="240" w:after="60"/>
      <w:outlineLvl w:val="4"/>
    </w:pPr>
    <w:rPr>
      <w:b/>
      <w:bCs/>
      <w:i/>
      <w:iCs/>
      <w:sz w:val="26"/>
      <w:szCs w:val="26"/>
    </w:rPr>
  </w:style>
  <w:style w:type="paragraph" w:styleId="Heading6">
    <w:name w:val="heading 6"/>
    <w:aliases w:val="Titre 6 SQLI,H6,Bullet list,Titre Sommaire,Annexe1,H61,H62,H611,Heading6_Titre6,(Shift Ctrl 6),Legal Level 1.,Niveau 6,Niveau6,Bullet list1,Bullet list2,Bullet list11,Bullet list3,Bullet list12,Bullet list21,Bullet list111,Bullet lis,h6"/>
    <w:basedOn w:val="Normal"/>
    <w:next w:val="Normal"/>
    <w:qFormat/>
    <w:rsid w:val="001F1BB0"/>
    <w:pPr>
      <w:numPr>
        <w:ilvl w:val="5"/>
        <w:numId w:val="13"/>
      </w:numPr>
      <w:spacing w:before="240" w:after="60"/>
      <w:outlineLvl w:val="5"/>
    </w:pPr>
    <w:rPr>
      <w:b/>
      <w:bCs/>
      <w:sz w:val="22"/>
      <w:szCs w:val="22"/>
    </w:rPr>
  </w:style>
  <w:style w:type="paragraph" w:styleId="Heading7">
    <w:name w:val="heading 7"/>
    <w:aliases w:val="Titre 7 SQLI,Heading7_Titre7,letter list,lettered list,Aston T7,letter list1,lettered list1,letter list2,lettered list2,letter list11,lettered list11,letter list3,lettered list3,letter list12,lettered list12,letter list21,lettered list21,Annex"/>
    <w:basedOn w:val="Normal"/>
    <w:next w:val="Normal"/>
    <w:qFormat/>
    <w:rsid w:val="001F1BB0"/>
    <w:pPr>
      <w:numPr>
        <w:ilvl w:val="6"/>
        <w:numId w:val="13"/>
      </w:numPr>
      <w:spacing w:before="240" w:after="60"/>
      <w:outlineLvl w:val="6"/>
    </w:pPr>
  </w:style>
  <w:style w:type="paragraph" w:styleId="Heading8">
    <w:name w:val="heading 8"/>
    <w:aliases w:val="Titre 8 SQLI,action,Etiquette,Aston Légende,Aston T8,action1,action2,action11,action3,action4,action5,action6,action7,action12,action21,action111,action31,action8,action13,action22,action112,action32,action9,action14,action23,action113,Annexe3"/>
    <w:basedOn w:val="Normal"/>
    <w:next w:val="Normal"/>
    <w:qFormat/>
    <w:rsid w:val="001F1BB0"/>
    <w:pPr>
      <w:numPr>
        <w:ilvl w:val="7"/>
        <w:numId w:val="13"/>
      </w:numPr>
      <w:spacing w:before="240" w:after="60"/>
      <w:outlineLvl w:val="7"/>
    </w:pPr>
    <w:rPr>
      <w:i/>
      <w:iCs/>
    </w:rPr>
  </w:style>
  <w:style w:type="paragraph" w:styleId="Heading9">
    <w:name w:val="heading 9"/>
    <w:aliases w:val="Titre 9 SQLI,Heading9_Titre9,App Heading,progress,Aston colonne,progress1,progress2,progress11,progress3,progress4,progress5,progress6,progress7,progress12,progress21,progress111,progress31,progress8,progress13,progress22,progress112"/>
    <w:basedOn w:val="Normal"/>
    <w:next w:val="Normal"/>
    <w:qFormat/>
    <w:rsid w:val="001F1BB0"/>
    <w:pPr>
      <w:numPr>
        <w:ilvl w:val="8"/>
        <w:numId w:val="13"/>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styleId="ArticleSection">
    <w:name w:val="Outline List 3"/>
    <w:aliases w:val="PIT_Prior"/>
    <w:basedOn w:val="NoList"/>
    <w:rsid w:val="00237C83"/>
    <w:pPr>
      <w:numPr>
        <w:numId w:val="1"/>
      </w:numPr>
    </w:pPr>
  </w:style>
  <w:style w:type="character" w:customStyle="1" w:styleId="longtext">
    <w:name w:val="long_text"/>
    <w:basedOn w:val="DefaultParagraphFont"/>
    <w:rsid w:val="000D282B"/>
  </w:style>
  <w:style w:type="paragraph" w:customStyle="1" w:styleId="ITEALVersion">
    <w:name w:val="ITEAL_Version"/>
    <w:autoRedefine/>
    <w:rsid w:val="00C23A38"/>
    <w:pPr>
      <w:numPr>
        <w:numId w:val="44"/>
      </w:numPr>
      <w:pBdr>
        <w:left w:val="wave" w:sz="6" w:space="4" w:color="auto"/>
      </w:pBdr>
    </w:pPr>
    <w:rPr>
      <w:rFonts w:eastAsia="Calibri"/>
      <w:color w:val="339966"/>
      <w:szCs w:val="24"/>
      <w:lang w:val="fr-FR" w:eastAsia="fr-FR"/>
    </w:rPr>
  </w:style>
  <w:style w:type="table" w:styleId="TableGrid">
    <w:name w:val="Table Grid"/>
    <w:basedOn w:val="TableNormal"/>
    <w:rsid w:val="00132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Tref">
    <w:name w:val="PIT_ref"/>
    <w:autoRedefine/>
    <w:rsid w:val="00CB3FD5"/>
    <w:pPr>
      <w:pBdr>
        <w:left w:val="wave" w:sz="6" w:space="4" w:color="auto"/>
      </w:pBdr>
      <w:tabs>
        <w:tab w:val="num" w:pos="0"/>
      </w:tabs>
    </w:pPr>
    <w:rPr>
      <w:rFonts w:eastAsia="Calibri"/>
      <w:color w:val="FF6600"/>
      <w:szCs w:val="24"/>
      <w:lang w:val="fr-FR" w:eastAsia="fr-FR"/>
    </w:rPr>
  </w:style>
  <w:style w:type="paragraph" w:customStyle="1" w:styleId="Style1">
    <w:name w:val="Style1"/>
    <w:rsid w:val="00237C83"/>
    <w:pPr>
      <w:numPr>
        <w:numId w:val="4"/>
      </w:numPr>
      <w:pBdr>
        <w:left w:val="wave" w:sz="6" w:space="4" w:color="auto"/>
      </w:pBdr>
    </w:pPr>
    <w:rPr>
      <w:rFonts w:eastAsia="Calibri"/>
      <w:sz w:val="24"/>
      <w:szCs w:val="24"/>
      <w:lang w:val="en-US" w:eastAsia="fr-FR"/>
    </w:rPr>
  </w:style>
  <w:style w:type="character" w:customStyle="1" w:styleId="Heading4Char">
    <w:name w:val="Heading 4 Char"/>
    <w:aliases w:val="Titre 4 SQLI Char1,H4 Char1,Heading4_Titre4 Char1,4 Char1,Ref Heading 1 Char1,rh1 Char1,Heading sql Char1,Titre 41 Char1,t4.T4 Char1,Alinéa Char1,Ubizen 4 Char1,H41 Char1,Titre4 Char1,heading 4 Char1,l4 Char1,l41 Char1,l42 Char1,t4 Char"/>
    <w:basedOn w:val="DefaultParagraphFont"/>
    <w:link w:val="Heading4"/>
    <w:rsid w:val="00620B77"/>
    <w:rPr>
      <w:b/>
      <w:bCs/>
      <w:sz w:val="28"/>
      <w:szCs w:val="28"/>
      <w:lang w:val="en-US" w:eastAsia="en-US" w:bidi="ar-SA"/>
    </w:rPr>
  </w:style>
  <w:style w:type="paragraph" w:customStyle="1" w:styleId="PITId">
    <w:name w:val="PIT_Id"/>
    <w:autoRedefine/>
    <w:rsid w:val="006C1DD4"/>
    <w:pPr>
      <w:numPr>
        <w:numId w:val="3"/>
      </w:numPr>
      <w:pBdr>
        <w:left w:val="wave" w:sz="6" w:space="4" w:color="auto"/>
      </w:pBdr>
    </w:pPr>
    <w:rPr>
      <w:rFonts w:eastAsia="Calibri"/>
      <w:color w:val="800000"/>
      <w:szCs w:val="24"/>
      <w:lang w:val="en-US" w:eastAsia="fr-FR"/>
    </w:rPr>
  </w:style>
  <w:style w:type="paragraph" w:customStyle="1" w:styleId="Style2">
    <w:name w:val="Style2"/>
    <w:basedOn w:val="Normal"/>
    <w:autoRedefine/>
    <w:rsid w:val="0093023D"/>
    <w:pPr>
      <w:numPr>
        <w:numId w:val="6"/>
      </w:numPr>
      <w:pBdr>
        <w:left w:val="wave" w:sz="6" w:space="4" w:color="auto"/>
      </w:pBdr>
    </w:pPr>
    <w:rPr>
      <w:color w:val="FF0000"/>
      <w:sz w:val="20"/>
    </w:rPr>
  </w:style>
  <w:style w:type="paragraph" w:customStyle="1" w:styleId="PITType">
    <w:name w:val="PIT_Type"/>
    <w:basedOn w:val="ArticleSection"/>
    <w:link w:val="PITTypeCharChar"/>
    <w:autoRedefine/>
    <w:rsid w:val="00CB3FD5"/>
    <w:pPr>
      <w:numPr>
        <w:numId w:val="0"/>
      </w:numPr>
      <w:pBdr>
        <w:left w:val="wave" w:sz="6" w:space="4" w:color="auto"/>
      </w:pBdr>
      <w:tabs>
        <w:tab w:val="num" w:pos="0"/>
      </w:tabs>
    </w:pPr>
    <w:rPr>
      <w:rFonts w:eastAsia="Calibri"/>
      <w:color w:val="0000FF"/>
      <w:szCs w:val="24"/>
      <w:lang w:val="en-US" w:eastAsia="fr-FR" w:bidi="ar-SA"/>
    </w:rPr>
  </w:style>
  <w:style w:type="character" w:customStyle="1" w:styleId="PITTypeCharChar">
    <w:name w:val="PIT_Type Char Char"/>
    <w:basedOn w:val="DefaultParagraphFont"/>
    <w:link w:val="PITType"/>
    <w:rsid w:val="00CB3FD5"/>
    <w:rPr>
      <w:rFonts w:eastAsia="Calibri"/>
      <w:color w:val="0000FF"/>
      <w:szCs w:val="24"/>
      <w:lang w:eastAsia="fr-FR"/>
    </w:rPr>
  </w:style>
  <w:style w:type="paragraph" w:customStyle="1" w:styleId="PITDes">
    <w:name w:val="PIT_Des"/>
    <w:basedOn w:val="Normal"/>
    <w:autoRedefine/>
    <w:rsid w:val="00CB3FD5"/>
    <w:pPr>
      <w:pBdr>
        <w:left w:val="wave" w:sz="6" w:space="4" w:color="auto"/>
      </w:pBdr>
      <w:tabs>
        <w:tab w:val="num" w:pos="360"/>
      </w:tabs>
      <w:ind w:left="360" w:hanging="360"/>
    </w:pPr>
    <w:rPr>
      <w:sz w:val="20"/>
    </w:rPr>
  </w:style>
  <w:style w:type="paragraph" w:styleId="Header">
    <w:name w:val="header"/>
    <w:basedOn w:val="Normal"/>
    <w:rsid w:val="0025717E"/>
    <w:pPr>
      <w:tabs>
        <w:tab w:val="center" w:pos="4320"/>
        <w:tab w:val="right" w:pos="8640"/>
      </w:tabs>
    </w:pPr>
  </w:style>
  <w:style w:type="paragraph" w:styleId="Footer">
    <w:name w:val="footer"/>
    <w:basedOn w:val="Normal"/>
    <w:rsid w:val="0025717E"/>
    <w:pPr>
      <w:tabs>
        <w:tab w:val="center" w:pos="4320"/>
        <w:tab w:val="right" w:pos="8640"/>
      </w:tabs>
    </w:pPr>
  </w:style>
  <w:style w:type="paragraph" w:styleId="Title">
    <w:name w:val="Title"/>
    <w:basedOn w:val="Normal"/>
    <w:next w:val="Normal"/>
    <w:qFormat/>
    <w:rsid w:val="008B23E8"/>
    <w:pPr>
      <w:widowControl w:val="0"/>
      <w:spacing w:before="120" w:after="120"/>
      <w:jc w:val="center"/>
    </w:pPr>
    <w:rPr>
      <w:rFonts w:ascii="Verdana" w:hAnsi="Verdana"/>
      <w:b/>
      <w:sz w:val="36"/>
      <w:szCs w:val="20"/>
    </w:rPr>
  </w:style>
  <w:style w:type="paragraph" w:customStyle="1" w:styleId="Tabletext">
    <w:name w:val="Tabletext"/>
    <w:rsid w:val="008B23E8"/>
    <w:pPr>
      <w:keepLines/>
      <w:spacing w:before="20" w:after="20" w:line="240" w:lineRule="exact"/>
    </w:pPr>
    <w:rPr>
      <w:rFonts w:ascii="Verdana" w:hAnsi="Verdana"/>
      <w:sz w:val="16"/>
      <w:lang w:val="en-US" w:eastAsia="en-US"/>
    </w:rPr>
  </w:style>
  <w:style w:type="paragraph" w:customStyle="1" w:styleId="Tableheading">
    <w:name w:val="Tableheading"/>
    <w:basedOn w:val="Tabletext"/>
    <w:rsid w:val="008B23E8"/>
    <w:rPr>
      <w:b/>
      <w:sz w:val="18"/>
    </w:rPr>
  </w:style>
  <w:style w:type="paragraph" w:styleId="DocumentMap">
    <w:name w:val="Document Map"/>
    <w:basedOn w:val="Normal"/>
    <w:semiHidden/>
    <w:rsid w:val="005A2C71"/>
    <w:pPr>
      <w:shd w:val="clear" w:color="auto" w:fill="000080"/>
    </w:pPr>
    <w:rPr>
      <w:rFonts w:ascii="Tahoma" w:hAnsi="Tahoma" w:cs="Tahoma"/>
      <w:sz w:val="20"/>
      <w:szCs w:val="20"/>
    </w:rPr>
  </w:style>
  <w:style w:type="paragraph" w:customStyle="1" w:styleId="ITEALHEADING1">
    <w:name w:val="ITEAL_HEADING1"/>
    <w:basedOn w:val="Heading1"/>
    <w:autoRedefine/>
    <w:qFormat/>
    <w:rsid w:val="000A4140"/>
    <w:pPr>
      <w:pageBreakBefore/>
      <w:widowControl w:val="0"/>
      <w:numPr>
        <w:numId w:val="54"/>
      </w:numPr>
      <w:spacing w:before="0"/>
      <w:jc w:val="both"/>
    </w:pPr>
    <w:rPr>
      <w:rFonts w:ascii="Times New Roman" w:hAnsi="Times New Roman"/>
      <w:sz w:val="36"/>
    </w:rPr>
  </w:style>
  <w:style w:type="paragraph" w:customStyle="1" w:styleId="ITEALHEADING2">
    <w:name w:val="ITEAL_HEADING2"/>
    <w:basedOn w:val="Heading2"/>
    <w:autoRedefine/>
    <w:qFormat/>
    <w:rsid w:val="000A4140"/>
    <w:pPr>
      <w:numPr>
        <w:numId w:val="54"/>
      </w:numPr>
    </w:pPr>
    <w:rPr>
      <w:rFonts w:ascii="Times New Roman" w:hAnsi="Times New Roman"/>
      <w:i w:val="0"/>
      <w:sz w:val="32"/>
      <w:szCs w:val="24"/>
    </w:rPr>
  </w:style>
  <w:style w:type="paragraph" w:customStyle="1" w:styleId="ITEALHEADING3">
    <w:name w:val="ITEAL_HEADING3"/>
    <w:basedOn w:val="Heading3"/>
    <w:autoRedefine/>
    <w:qFormat/>
    <w:rsid w:val="00DC1AB5"/>
    <w:pPr>
      <w:numPr>
        <w:numId w:val="54"/>
      </w:numPr>
    </w:pPr>
    <w:rPr>
      <w:rFonts w:ascii="Times New Roman" w:hAnsi="Times New Roman"/>
      <w:sz w:val="30"/>
    </w:rPr>
  </w:style>
  <w:style w:type="paragraph" w:customStyle="1" w:styleId="ITEALHEADING4">
    <w:name w:val="ITEAL_HEADING4"/>
    <w:basedOn w:val="Heading4"/>
    <w:link w:val="ITEALHEADING4Char"/>
    <w:autoRedefine/>
    <w:qFormat/>
    <w:rsid w:val="00B45582"/>
    <w:pPr>
      <w:numPr>
        <w:numId w:val="54"/>
      </w:numPr>
    </w:pPr>
    <w:rPr>
      <w:i/>
    </w:rPr>
  </w:style>
  <w:style w:type="paragraph" w:customStyle="1" w:styleId="TableNormal1">
    <w:name w:val="Table Normal1"/>
    <w:basedOn w:val="Normal"/>
    <w:rsid w:val="00BC3E30"/>
    <w:pPr>
      <w:snapToGrid w:val="0"/>
      <w:spacing w:after="120" w:line="360" w:lineRule="auto"/>
      <w:jc w:val="both"/>
    </w:pPr>
    <w:rPr>
      <w:rFonts w:ascii="Verdana" w:eastAsia="MS Mincho" w:hAnsi="Verdana" w:cs="Tahoma"/>
      <w:bCs/>
      <w:color w:val="000000"/>
      <w:sz w:val="18"/>
      <w:lang w:val="en-GB"/>
    </w:rPr>
  </w:style>
  <w:style w:type="paragraph" w:styleId="TOC1">
    <w:name w:val="toc 1"/>
    <w:basedOn w:val="Normal"/>
    <w:next w:val="Normal"/>
    <w:autoRedefine/>
    <w:uiPriority w:val="39"/>
    <w:rsid w:val="001D3B70"/>
  </w:style>
  <w:style w:type="paragraph" w:styleId="TOC2">
    <w:name w:val="toc 2"/>
    <w:basedOn w:val="Normal"/>
    <w:next w:val="Normal"/>
    <w:autoRedefine/>
    <w:uiPriority w:val="39"/>
    <w:rsid w:val="001D3B70"/>
  </w:style>
  <w:style w:type="paragraph" w:styleId="TOC3">
    <w:name w:val="toc 3"/>
    <w:basedOn w:val="Normal"/>
    <w:next w:val="Normal"/>
    <w:autoRedefine/>
    <w:uiPriority w:val="39"/>
    <w:rsid w:val="001D3B70"/>
  </w:style>
  <w:style w:type="character" w:styleId="Hyperlink">
    <w:name w:val="Hyperlink"/>
    <w:basedOn w:val="DefaultParagraphFont"/>
    <w:uiPriority w:val="99"/>
    <w:rsid w:val="001D3B70"/>
    <w:rPr>
      <w:color w:val="0000FF"/>
      <w:u w:val="single"/>
    </w:rPr>
  </w:style>
  <w:style w:type="paragraph" w:styleId="PlainText">
    <w:name w:val="Plain Text"/>
    <w:basedOn w:val="Normal"/>
    <w:link w:val="PlainTextChar"/>
    <w:rsid w:val="005C7581"/>
    <w:rPr>
      <w:rFonts w:ascii="Courier New" w:hAnsi="Courier New" w:cs="Courier New"/>
      <w:sz w:val="20"/>
      <w:szCs w:val="20"/>
    </w:rPr>
  </w:style>
  <w:style w:type="paragraph" w:styleId="TOC4">
    <w:name w:val="toc 4"/>
    <w:basedOn w:val="Normal"/>
    <w:next w:val="Normal"/>
    <w:autoRedefine/>
    <w:uiPriority w:val="39"/>
    <w:rsid w:val="001D3B70"/>
  </w:style>
  <w:style w:type="paragraph" w:customStyle="1" w:styleId="StylePITTableLeft">
    <w:name w:val="Style PIT_Table + Left"/>
    <w:basedOn w:val="Normal"/>
    <w:rsid w:val="005C7581"/>
    <w:pPr>
      <w:numPr>
        <w:numId w:val="10"/>
      </w:numPr>
      <w:tabs>
        <w:tab w:val="left" w:pos="360"/>
        <w:tab w:val="left" w:pos="720"/>
        <w:tab w:val="left" w:pos="1080"/>
      </w:tabs>
      <w:ind w:left="0"/>
    </w:pPr>
    <w:rPr>
      <w:i/>
      <w:color w:val="000000"/>
      <w:szCs w:val="20"/>
      <w:lang w:val="en-GB"/>
    </w:rPr>
  </w:style>
  <w:style w:type="paragraph" w:styleId="BodyText">
    <w:name w:val="Body Text"/>
    <w:basedOn w:val="Normal"/>
    <w:link w:val="BodyTextChar"/>
    <w:rsid w:val="00A9495B"/>
    <w:pPr>
      <w:numPr>
        <w:ilvl w:val="1"/>
        <w:numId w:val="14"/>
      </w:numPr>
      <w:spacing w:after="120"/>
    </w:pPr>
  </w:style>
  <w:style w:type="paragraph" w:customStyle="1" w:styleId="StyleStylePITTableLeftCentered">
    <w:name w:val="Style Style PIT_Table + Left + Centered"/>
    <w:basedOn w:val="StylePITTableLeft"/>
    <w:rsid w:val="00C26C7D"/>
    <w:pPr>
      <w:jc w:val="center"/>
    </w:pPr>
  </w:style>
  <w:style w:type="paragraph" w:customStyle="1" w:styleId="StyleStyleStylePITTableLeftCenteredLeft">
    <w:name w:val="Style Style Style PIT_Table + Left + Centered + Left"/>
    <w:basedOn w:val="StyleStylePITTableLeftCentered"/>
    <w:rsid w:val="006B3D06"/>
  </w:style>
  <w:style w:type="paragraph" w:customStyle="1" w:styleId="ITEALFigure">
    <w:name w:val="ITEAL_Figure"/>
    <w:basedOn w:val="StyleStyleStylePITTableLeftCenteredLeft"/>
    <w:autoRedefine/>
    <w:qFormat/>
    <w:rsid w:val="00D343CE"/>
    <w:pPr>
      <w:numPr>
        <w:numId w:val="53"/>
      </w:numPr>
      <w:tabs>
        <w:tab w:val="clear" w:pos="720"/>
      </w:tabs>
      <w:spacing w:before="120" w:after="120"/>
    </w:pPr>
    <w:rPr>
      <w:szCs w:val="24"/>
    </w:rPr>
  </w:style>
  <w:style w:type="paragraph" w:styleId="TableofFigures">
    <w:name w:val="table of figures"/>
    <w:basedOn w:val="Normal"/>
    <w:next w:val="Normal"/>
    <w:uiPriority w:val="99"/>
    <w:rsid w:val="009E2AAF"/>
  </w:style>
  <w:style w:type="paragraph" w:styleId="Caption">
    <w:name w:val="caption"/>
    <w:basedOn w:val="Normal"/>
    <w:next w:val="Normal"/>
    <w:qFormat/>
    <w:rsid w:val="00E11459"/>
    <w:rPr>
      <w:b/>
      <w:bCs/>
      <w:sz w:val="20"/>
      <w:szCs w:val="20"/>
    </w:rPr>
  </w:style>
  <w:style w:type="paragraph" w:customStyle="1" w:styleId="StyleStylePITContentLatinArialBoxSinglesolidline1">
    <w:name w:val="Style Style PIT_Content + (Latin) Arial + Box: (Single solid line ...1"/>
    <w:basedOn w:val="Normal"/>
    <w:rsid w:val="00C02668"/>
    <w:pPr>
      <w:pBdr>
        <w:top w:val="single" w:sz="4" w:space="1" w:color="auto"/>
        <w:left w:val="single" w:sz="4" w:space="4" w:color="auto"/>
        <w:bottom w:val="single" w:sz="4" w:space="1" w:color="auto"/>
        <w:right w:val="single" w:sz="4" w:space="4" w:color="auto"/>
      </w:pBdr>
      <w:tabs>
        <w:tab w:val="num" w:pos="0"/>
      </w:tabs>
      <w:spacing w:before="50" w:after="50"/>
      <w:jc w:val="both"/>
    </w:pPr>
    <w:rPr>
      <w:rFonts w:ascii="Arial" w:hAnsi="Arial"/>
      <w:sz w:val="20"/>
      <w:szCs w:val="20"/>
      <w:lang w:val="fr-FR" w:eastAsia="fr-FR"/>
    </w:rPr>
  </w:style>
  <w:style w:type="paragraph" w:styleId="ListParagraph">
    <w:name w:val="List Paragraph"/>
    <w:basedOn w:val="Normal"/>
    <w:uiPriority w:val="34"/>
    <w:qFormat/>
    <w:rsid w:val="00ED5396"/>
    <w:pPr>
      <w:ind w:left="720"/>
    </w:pPr>
  </w:style>
  <w:style w:type="paragraph" w:customStyle="1" w:styleId="ITEALHEADING5">
    <w:name w:val="ITEAL_HEADING5"/>
    <w:basedOn w:val="Heading5"/>
    <w:link w:val="ITEALHEADING5Char"/>
    <w:autoRedefine/>
    <w:qFormat/>
    <w:rsid w:val="00447286"/>
    <w:pPr>
      <w:numPr>
        <w:numId w:val="54"/>
      </w:numPr>
    </w:pPr>
  </w:style>
  <w:style w:type="character" w:customStyle="1" w:styleId="BodyTextChar">
    <w:name w:val="Body Text Char"/>
    <w:basedOn w:val="DefaultParagraphFont"/>
    <w:link w:val="BodyText"/>
    <w:rsid w:val="00A9495B"/>
    <w:rPr>
      <w:sz w:val="24"/>
      <w:szCs w:val="24"/>
      <w:lang w:val="en-US" w:eastAsia="en-US" w:bidi="ar-SA"/>
    </w:rPr>
  </w:style>
  <w:style w:type="numbering" w:styleId="111111">
    <w:name w:val="Outline List 2"/>
    <w:basedOn w:val="NoList"/>
    <w:rsid w:val="00667DD0"/>
    <w:pPr>
      <w:numPr>
        <w:numId w:val="12"/>
      </w:numPr>
    </w:pPr>
  </w:style>
  <w:style w:type="character" w:customStyle="1" w:styleId="PlainTextChar">
    <w:name w:val="Plain Text Char"/>
    <w:basedOn w:val="DefaultParagraphFont"/>
    <w:link w:val="PlainText"/>
    <w:rsid w:val="005C7581"/>
    <w:rPr>
      <w:rFonts w:ascii="Courier New" w:hAnsi="Courier New" w:cs="Courier New"/>
    </w:rPr>
  </w:style>
  <w:style w:type="character" w:styleId="Strong">
    <w:name w:val="Strong"/>
    <w:basedOn w:val="DefaultParagraphFont"/>
    <w:qFormat/>
    <w:rsid w:val="003E4351"/>
    <w:rPr>
      <w:b/>
      <w:bCs/>
    </w:rPr>
  </w:style>
  <w:style w:type="paragraph" w:styleId="FootnoteText">
    <w:name w:val="footnote text"/>
    <w:basedOn w:val="Normal"/>
    <w:semiHidden/>
    <w:rsid w:val="0094078E"/>
    <w:rPr>
      <w:sz w:val="20"/>
      <w:szCs w:val="20"/>
    </w:rPr>
  </w:style>
  <w:style w:type="character" w:styleId="FootnoteReference">
    <w:name w:val="footnote reference"/>
    <w:basedOn w:val="DefaultParagraphFont"/>
    <w:semiHidden/>
    <w:rsid w:val="0094078E"/>
    <w:rPr>
      <w:vertAlign w:val="superscript"/>
    </w:rPr>
  </w:style>
  <w:style w:type="paragraph" w:customStyle="1" w:styleId="ITEALBULLET2">
    <w:name w:val="ITEAL_BULLET_2"/>
    <w:basedOn w:val="BodyText"/>
    <w:autoRedefine/>
    <w:qFormat/>
    <w:rsid w:val="008635CB"/>
    <w:pPr>
      <w:numPr>
        <w:ilvl w:val="0"/>
        <w:numId w:val="46"/>
      </w:numPr>
      <w:spacing w:after="0"/>
    </w:pPr>
  </w:style>
  <w:style w:type="paragraph" w:customStyle="1" w:styleId="ITEALBULLET1">
    <w:name w:val="ITEAL_BULLET_1"/>
    <w:basedOn w:val="Normal"/>
    <w:link w:val="ITEALBULLET1CharChar"/>
    <w:autoRedefine/>
    <w:qFormat/>
    <w:rsid w:val="009604C4"/>
    <w:pPr>
      <w:numPr>
        <w:numId w:val="58"/>
      </w:numPr>
      <w:jc w:val="both"/>
    </w:pPr>
    <w:rPr>
      <w:lang w:val="fr-FR"/>
    </w:rPr>
  </w:style>
  <w:style w:type="character" w:customStyle="1" w:styleId="ITEALBULLET1CharChar">
    <w:name w:val="ITEAL_BULLET_1 Char Char"/>
    <w:basedOn w:val="DefaultParagraphFont"/>
    <w:link w:val="ITEALBULLET1"/>
    <w:rsid w:val="009604C4"/>
    <w:rPr>
      <w:sz w:val="24"/>
      <w:szCs w:val="24"/>
      <w:lang w:val="fr-FR" w:eastAsia="en-US" w:bidi="ar-SA"/>
    </w:rPr>
  </w:style>
  <w:style w:type="paragraph" w:styleId="TOC5">
    <w:name w:val="toc 5"/>
    <w:basedOn w:val="Normal"/>
    <w:next w:val="Normal"/>
    <w:autoRedefine/>
    <w:semiHidden/>
    <w:rsid w:val="007F1986"/>
    <w:pPr>
      <w:ind w:left="960"/>
    </w:pPr>
  </w:style>
  <w:style w:type="paragraph" w:styleId="TOC6">
    <w:name w:val="toc 6"/>
    <w:basedOn w:val="Normal"/>
    <w:next w:val="Normal"/>
    <w:autoRedefine/>
    <w:semiHidden/>
    <w:rsid w:val="007F1986"/>
    <w:pPr>
      <w:ind w:left="1200"/>
    </w:pPr>
  </w:style>
  <w:style w:type="paragraph" w:styleId="TOC7">
    <w:name w:val="toc 7"/>
    <w:basedOn w:val="Normal"/>
    <w:next w:val="Normal"/>
    <w:autoRedefine/>
    <w:semiHidden/>
    <w:rsid w:val="007F1986"/>
    <w:pPr>
      <w:ind w:left="1440"/>
    </w:pPr>
  </w:style>
  <w:style w:type="paragraph" w:styleId="TOC8">
    <w:name w:val="toc 8"/>
    <w:basedOn w:val="Normal"/>
    <w:next w:val="Normal"/>
    <w:autoRedefine/>
    <w:semiHidden/>
    <w:rsid w:val="007F1986"/>
    <w:pPr>
      <w:ind w:left="1680"/>
    </w:pPr>
  </w:style>
  <w:style w:type="paragraph" w:styleId="TOC9">
    <w:name w:val="toc 9"/>
    <w:basedOn w:val="Normal"/>
    <w:next w:val="Normal"/>
    <w:autoRedefine/>
    <w:semiHidden/>
    <w:rsid w:val="007F1986"/>
    <w:pPr>
      <w:ind w:left="1920"/>
    </w:pPr>
  </w:style>
  <w:style w:type="paragraph" w:customStyle="1" w:styleId="ITEALLNK">
    <w:name w:val="ITEAL_LNK"/>
    <w:basedOn w:val="Normal"/>
    <w:autoRedefine/>
    <w:rsid w:val="00E37A0E"/>
    <w:pPr>
      <w:numPr>
        <w:numId w:val="45"/>
      </w:numPr>
      <w:pBdr>
        <w:left w:val="wave" w:sz="6" w:space="4" w:color="auto"/>
      </w:pBdr>
    </w:pPr>
    <w:rPr>
      <w:color w:val="003300"/>
      <w:sz w:val="20"/>
    </w:rPr>
  </w:style>
  <w:style w:type="character" w:customStyle="1" w:styleId="Heading5Char">
    <w:name w:val="Heading 5 Char"/>
    <w:aliases w:val="Titre 5 SQLI Char,a) Char,Titre5 Char,heading 5 Char,H5 Char,DO NOT USE_h5 Char,bbb Char,Titre 0 Char,Roman list Char,Aston T5 Char,Aston Titre 5 Char,Roman list1 Char,Roman list2 Char,Roman list11 Char,Roman list3 Char,Roman list12 Char"/>
    <w:basedOn w:val="DefaultParagraphFont"/>
    <w:link w:val="Heading5"/>
    <w:rsid w:val="005B77EA"/>
    <w:rPr>
      <w:b/>
      <w:bCs/>
      <w:i/>
      <w:iCs/>
      <w:sz w:val="26"/>
      <w:szCs w:val="26"/>
      <w:lang w:val="en-US" w:eastAsia="en-US" w:bidi="ar-SA"/>
    </w:rPr>
  </w:style>
  <w:style w:type="character" w:customStyle="1" w:styleId="ITEALHEADING5Char">
    <w:name w:val="ITEAL_HEADING5 Char"/>
    <w:basedOn w:val="Heading5Char"/>
    <w:link w:val="ITEALHEADING5"/>
    <w:rsid w:val="00447286"/>
    <w:rPr>
      <w:b/>
      <w:bCs/>
      <w:i/>
      <w:iCs/>
      <w:sz w:val="26"/>
      <w:szCs w:val="26"/>
      <w:lang w:val="en-US" w:eastAsia="en-US" w:bidi="ar-SA"/>
    </w:rPr>
  </w:style>
  <w:style w:type="character" w:customStyle="1" w:styleId="atn">
    <w:name w:val="atn"/>
    <w:basedOn w:val="DefaultParagraphFont"/>
    <w:rsid w:val="009141F7"/>
  </w:style>
  <w:style w:type="character" w:customStyle="1" w:styleId="Heading2Char">
    <w:name w:val="Heading 2 Char"/>
    <w:aliases w:val="l2 Char,H2 Char,HD2 Char,style2 Char,Titre 23 Char,Titre 2 SQLI Char,Titre 10 Char,Fonctionnalité Char,Titre 21 Char,t2.T2 Char,Table2 Char,heading 2 Char,Heading 2 Hidden Char,header 2 Char,2 Char,I2 Char,Titre Parag Char,section Char"/>
    <w:basedOn w:val="DefaultParagraphFont"/>
    <w:link w:val="Heading2"/>
    <w:rsid w:val="00E31B62"/>
    <w:rPr>
      <w:rFonts w:ascii="Arial" w:hAnsi="Arial" w:cs="Arial"/>
      <w:b/>
      <w:bCs/>
      <w:i/>
      <w:iCs/>
      <w:sz w:val="28"/>
      <w:szCs w:val="28"/>
      <w:lang w:val="en-US" w:eastAsia="en-US" w:bidi="ar-SA"/>
    </w:rPr>
  </w:style>
  <w:style w:type="character" w:styleId="PageNumber">
    <w:name w:val="page number"/>
    <w:basedOn w:val="DefaultParagraphFont"/>
    <w:rsid w:val="00BA7181"/>
  </w:style>
  <w:style w:type="paragraph" w:styleId="BalloonText">
    <w:name w:val="Balloon Text"/>
    <w:basedOn w:val="Normal"/>
    <w:link w:val="BalloonTextChar"/>
    <w:rsid w:val="00E1230E"/>
    <w:rPr>
      <w:rFonts w:ascii="Tahoma" w:hAnsi="Tahoma" w:cs="Tahoma"/>
      <w:sz w:val="16"/>
      <w:szCs w:val="16"/>
    </w:rPr>
  </w:style>
  <w:style w:type="character" w:customStyle="1" w:styleId="BalloonTextChar">
    <w:name w:val="Balloon Text Char"/>
    <w:basedOn w:val="DefaultParagraphFont"/>
    <w:link w:val="BalloonText"/>
    <w:rsid w:val="00E1230E"/>
    <w:rPr>
      <w:rFonts w:ascii="Tahoma" w:hAnsi="Tahoma" w:cs="Tahoma"/>
      <w:sz w:val="16"/>
      <w:szCs w:val="16"/>
    </w:rPr>
  </w:style>
  <w:style w:type="character" w:customStyle="1" w:styleId="Heading3Char">
    <w:name w:val="Heading 3 Char"/>
    <w:aliases w:val="h2 Char,2nd Level Head Char,título 3 Char,Titre 3 SQLI Char,H3 Char,H31 Char,H32 Char,H33 Char,H34 Char,H35 Char,H36 Char,H37 Char,H38 Char,H39 Char,H311 Char,H321 Char,H331 Char,H341 Char,H351 Char,H361 Char,H371 Char,H381 Char,H310 Char"/>
    <w:basedOn w:val="DefaultParagraphFont"/>
    <w:link w:val="Heading3"/>
    <w:rsid w:val="00EA0580"/>
    <w:rPr>
      <w:rFonts w:ascii="Arial" w:hAnsi="Arial" w:cs="Arial"/>
      <w:b/>
      <w:bCs/>
      <w:sz w:val="26"/>
      <w:szCs w:val="26"/>
      <w:lang w:val="en-US" w:eastAsia="en-US" w:bidi="ar-SA"/>
    </w:rPr>
  </w:style>
  <w:style w:type="character" w:customStyle="1" w:styleId="Titre4SQLIChar">
    <w:name w:val="Titre 4 SQLI Char"/>
    <w:aliases w:val="H4 Char,Heading4_Titre4 Char,4 Char,Ref Heading 1 Char,rh1 Char,Heading sql Char,Titre 41 Char,t4.T4 Char,Alinéa Char,Ubizen 4 Char,H41 Char,Titre4 Char,heading 4 Char,l4 Char,l41 Char,l42 Char,Teamlog-T4 Char,Proposal Center 4 Char"/>
    <w:basedOn w:val="DefaultParagraphFont"/>
    <w:locked/>
    <w:rsid w:val="00EA0580"/>
    <w:rPr>
      <w:rFonts w:ascii="Calibri" w:hAnsi="Calibri"/>
      <w:color w:val="597897"/>
      <w:sz w:val="22"/>
    </w:rPr>
  </w:style>
  <w:style w:type="paragraph" w:customStyle="1" w:styleId="Rfrences">
    <w:name w:val="Références"/>
    <w:basedOn w:val="Normal"/>
    <w:rsid w:val="00EA0580"/>
    <w:rPr>
      <w:rFonts w:ascii="Calibri" w:hAnsi="Calibri"/>
      <w:b/>
      <w:color w:val="365F91"/>
      <w:szCs w:val="20"/>
      <w:lang w:val="fr-FR" w:eastAsia="fr-FR"/>
    </w:rPr>
  </w:style>
  <w:style w:type="character" w:customStyle="1" w:styleId="ITEALHEADING4Char">
    <w:name w:val="ITEAL_HEADING4 Char"/>
    <w:basedOn w:val="Heading4Char"/>
    <w:link w:val="ITEALHEADING4"/>
    <w:rsid w:val="00B45582"/>
    <w:rPr>
      <w:b/>
      <w:bCs/>
      <w:i/>
      <w:sz w:val="28"/>
      <w:szCs w:val="28"/>
      <w:lang w:val="en-US" w:eastAsia="en-US" w:bidi="ar-SA"/>
    </w:rPr>
  </w:style>
  <w:style w:type="paragraph" w:styleId="ListBullet">
    <w:name w:val="List Bullet"/>
    <w:basedOn w:val="Normal"/>
    <w:rsid w:val="004569F5"/>
    <w:pPr>
      <w:numPr>
        <w:numId w:val="15"/>
      </w:numPr>
    </w:pPr>
  </w:style>
  <w:style w:type="character" w:styleId="CommentReference">
    <w:name w:val="annotation reference"/>
    <w:basedOn w:val="DefaultParagraphFont"/>
    <w:semiHidden/>
    <w:rsid w:val="00D9355A"/>
    <w:rPr>
      <w:sz w:val="16"/>
      <w:szCs w:val="16"/>
    </w:rPr>
  </w:style>
  <w:style w:type="paragraph" w:styleId="CommentText">
    <w:name w:val="annotation text"/>
    <w:basedOn w:val="Normal"/>
    <w:semiHidden/>
    <w:rsid w:val="00D9355A"/>
    <w:rPr>
      <w:sz w:val="20"/>
      <w:szCs w:val="20"/>
    </w:rPr>
  </w:style>
  <w:style w:type="paragraph" w:styleId="CommentSubject">
    <w:name w:val="annotation subject"/>
    <w:basedOn w:val="CommentText"/>
    <w:next w:val="CommentText"/>
    <w:semiHidden/>
    <w:rsid w:val="00D9355A"/>
    <w:rPr>
      <w:b/>
      <w:bCs/>
    </w:rPr>
  </w:style>
  <w:style w:type="character" w:customStyle="1" w:styleId="shorttext">
    <w:name w:val="short_text"/>
    <w:basedOn w:val="DefaultParagraphFont"/>
    <w:rsid w:val="0022137A"/>
  </w:style>
  <w:style w:type="paragraph" w:customStyle="1" w:styleId="NORMALCENTER">
    <w:name w:val="NORMAL_CENTER"/>
    <w:basedOn w:val="Normal"/>
    <w:autoRedefine/>
    <w:rsid w:val="00616E94"/>
    <w:pPr>
      <w:jc w:val="center"/>
    </w:pPr>
  </w:style>
  <w:style w:type="character" w:customStyle="1" w:styleId="hps">
    <w:name w:val="hps"/>
    <w:basedOn w:val="DefaultParagraphFont"/>
    <w:rsid w:val="004F7CBE"/>
  </w:style>
  <w:style w:type="character" w:customStyle="1" w:styleId="apple-style-span">
    <w:name w:val="apple-style-span"/>
    <w:basedOn w:val="DefaultParagraphFont"/>
    <w:rsid w:val="00CE5646"/>
  </w:style>
  <w:style w:type="character" w:customStyle="1" w:styleId="apple-converted-space">
    <w:name w:val="apple-converted-space"/>
    <w:basedOn w:val="DefaultParagraphFont"/>
    <w:rsid w:val="00CE5646"/>
  </w:style>
  <w:style w:type="character" w:customStyle="1" w:styleId="hpsatn">
    <w:name w:val="hps atn"/>
    <w:basedOn w:val="DefaultParagraphFont"/>
    <w:rsid w:val="00CE5646"/>
  </w:style>
  <w:style w:type="paragraph" w:customStyle="1" w:styleId="En-tte-TitreProjet">
    <w:name w:val="En-tête-Titre Projet"/>
    <w:basedOn w:val="Header"/>
    <w:rsid w:val="00EA0580"/>
    <w:pPr>
      <w:tabs>
        <w:tab w:val="clear" w:pos="4320"/>
        <w:tab w:val="clear" w:pos="8640"/>
        <w:tab w:val="center" w:pos="4536"/>
        <w:tab w:val="right" w:pos="9072"/>
      </w:tabs>
      <w:jc w:val="right"/>
    </w:pPr>
    <w:rPr>
      <w:rFonts w:ascii="Calibri" w:hAnsi="Calibri"/>
      <w:b/>
      <w:caps/>
      <w:color w:val="FFFFFF"/>
      <w:sz w:val="20"/>
      <w:lang w:val="fr-FR" w:eastAsia="fr-FR"/>
    </w:rPr>
  </w:style>
  <w:style w:type="paragraph" w:customStyle="1" w:styleId="En-tte-Titre1">
    <w:name w:val="En-tête-Titre 1"/>
    <w:basedOn w:val="Normal"/>
    <w:rsid w:val="00EA0580"/>
    <w:pPr>
      <w:spacing w:before="180"/>
      <w:jc w:val="right"/>
    </w:pPr>
    <w:rPr>
      <w:rFonts w:ascii="Calibri" w:hAnsi="Calibri"/>
      <w:b/>
      <w:noProof/>
      <w:color w:val="800000"/>
      <w:sz w:val="28"/>
      <w:szCs w:val="20"/>
      <w:lang w:val="fr-FR" w:eastAsia="fr-FR"/>
    </w:rPr>
  </w:style>
  <w:style w:type="paragraph" w:customStyle="1" w:styleId="Pieddepage-SQLI">
    <w:name w:val="Pied de page-SQLI"/>
    <w:basedOn w:val="Footer"/>
    <w:rsid w:val="00EA0580"/>
    <w:pPr>
      <w:tabs>
        <w:tab w:val="clear" w:pos="4320"/>
        <w:tab w:val="clear" w:pos="8640"/>
        <w:tab w:val="center" w:pos="4536"/>
        <w:tab w:val="right" w:pos="9072"/>
      </w:tabs>
    </w:pPr>
    <w:rPr>
      <w:rFonts w:ascii="Calibri" w:hAnsi="Calibri"/>
      <w:sz w:val="16"/>
      <w:lang w:val="fr-FR" w:eastAsia="fr-FR"/>
    </w:rPr>
  </w:style>
  <w:style w:type="paragraph" w:customStyle="1" w:styleId="TabNormal">
    <w:name w:val="TabNormal"/>
    <w:basedOn w:val="Normal"/>
    <w:rsid w:val="00EA0580"/>
    <w:pPr>
      <w:spacing w:after="60"/>
      <w:jc w:val="both"/>
    </w:pPr>
    <w:rPr>
      <w:rFonts w:ascii="Calibri" w:hAnsi="Calibri"/>
      <w:snapToGrid w:val="0"/>
      <w:color w:val="4D4D4D"/>
      <w:sz w:val="20"/>
      <w:szCs w:val="20"/>
      <w:lang w:val="fr-FR" w:eastAsia="fr-FR"/>
    </w:rPr>
  </w:style>
  <w:style w:type="paragraph" w:customStyle="1" w:styleId="Encadrsurlign">
    <w:name w:val="Encadré surligné"/>
    <w:basedOn w:val="Normal"/>
    <w:rsid w:val="00EA0580"/>
    <w:pPr>
      <w:shd w:val="clear" w:color="auto" w:fill="E0E0E0"/>
      <w:tabs>
        <w:tab w:val="left" w:pos="357"/>
      </w:tabs>
      <w:spacing w:before="240"/>
      <w:jc w:val="both"/>
    </w:pPr>
    <w:rPr>
      <w:rFonts w:ascii="Calibri" w:hAnsi="Calibri"/>
      <w:color w:val="4D4D4D"/>
      <w:sz w:val="20"/>
      <w:szCs w:val="20"/>
      <w:lang w:val="fr-FR" w:eastAsia="fr-FR"/>
    </w:rPr>
  </w:style>
  <w:style w:type="character" w:styleId="FollowedHyperlink">
    <w:name w:val="FollowedHyperlink"/>
    <w:basedOn w:val="DefaultParagraphFont"/>
    <w:rsid w:val="00EA0580"/>
    <w:rPr>
      <w:rFonts w:ascii="Verdana" w:hAnsi="Verdana"/>
      <w:color w:val="61658F"/>
      <w:sz w:val="18"/>
      <w:u w:val="single"/>
    </w:rPr>
  </w:style>
  <w:style w:type="paragraph" w:styleId="NormalWeb">
    <w:name w:val="Normal (Web)"/>
    <w:basedOn w:val="Normal"/>
    <w:rsid w:val="00EA0580"/>
    <w:pPr>
      <w:spacing w:before="100" w:beforeAutospacing="1" w:after="100" w:afterAutospacing="1"/>
    </w:pPr>
    <w:rPr>
      <w:lang w:val="fr-FR" w:eastAsia="fr-FR"/>
    </w:rPr>
  </w:style>
  <w:style w:type="paragraph" w:customStyle="1" w:styleId="tableauimage">
    <w:name w:val="tableau image"/>
    <w:basedOn w:val="Normal"/>
    <w:rsid w:val="00EA0580"/>
    <w:pPr>
      <w:tabs>
        <w:tab w:val="num" w:pos="360"/>
      </w:tabs>
      <w:spacing w:before="160"/>
      <w:ind w:left="284" w:hanging="360"/>
      <w:jc w:val="center"/>
    </w:pPr>
    <w:rPr>
      <w:rFonts w:ascii="Verdana" w:hAnsi="Verdana"/>
      <w:color w:val="4D4D4D"/>
      <w:sz w:val="20"/>
      <w:szCs w:val="20"/>
      <w:lang w:val="fr-FR" w:eastAsia="fr-FR"/>
    </w:rPr>
  </w:style>
  <w:style w:type="paragraph" w:customStyle="1" w:styleId="Paragraphe">
    <w:name w:val="Paragraphe"/>
    <w:basedOn w:val="Normal"/>
    <w:rsid w:val="00EA0580"/>
    <w:pPr>
      <w:spacing w:before="120" w:after="60"/>
      <w:jc w:val="both"/>
    </w:pPr>
    <w:rPr>
      <w:rFonts w:ascii="Calibri" w:hAnsi="Calibri"/>
      <w:color w:val="4D4D4D"/>
      <w:sz w:val="20"/>
      <w:szCs w:val="20"/>
      <w:lang w:val="fr-FR" w:eastAsia="fr-FR"/>
    </w:rPr>
  </w:style>
  <w:style w:type="paragraph" w:customStyle="1" w:styleId="Encadrtitre">
    <w:name w:val="Encadré : titre"/>
    <w:basedOn w:val="Normal"/>
    <w:rsid w:val="00EA0580"/>
    <w:pPr>
      <w:pBdr>
        <w:left w:val="single" w:sz="4" w:space="4" w:color="auto"/>
      </w:pBdr>
      <w:ind w:left="900" w:right="1134"/>
      <w:jc w:val="both"/>
    </w:pPr>
    <w:rPr>
      <w:rFonts w:ascii="Calibri" w:hAnsi="Calibri"/>
      <w:b/>
      <w:bCs/>
      <w:color w:val="365F91"/>
      <w:sz w:val="20"/>
      <w:szCs w:val="20"/>
      <w:lang w:val="fr-FR" w:eastAsia="fr-FR"/>
    </w:rPr>
  </w:style>
  <w:style w:type="paragraph" w:customStyle="1" w:styleId="Encadrtexte">
    <w:name w:val="Encadré : texte"/>
    <w:basedOn w:val="Normal"/>
    <w:link w:val="EncadrtexteCar"/>
    <w:rsid w:val="00EA0580"/>
    <w:pPr>
      <w:pBdr>
        <w:left w:val="single" w:sz="4" w:space="4" w:color="auto"/>
      </w:pBdr>
      <w:ind w:left="907" w:right="1077"/>
      <w:jc w:val="both"/>
    </w:pPr>
    <w:rPr>
      <w:rFonts w:ascii="Calibri" w:hAnsi="Calibri"/>
      <w:color w:val="365F91"/>
      <w:sz w:val="20"/>
      <w:szCs w:val="20"/>
      <w:lang w:val="fr-FR" w:eastAsia="fr-FR"/>
    </w:rPr>
  </w:style>
  <w:style w:type="character" w:customStyle="1" w:styleId="EncadrtexteCar">
    <w:name w:val="Encadré : texte Car"/>
    <w:basedOn w:val="DefaultParagraphFont"/>
    <w:link w:val="Encadrtexte"/>
    <w:rsid w:val="00EA0580"/>
    <w:rPr>
      <w:rFonts w:ascii="Calibri" w:hAnsi="Calibri"/>
      <w:color w:val="365F91"/>
      <w:lang w:val="fr-FR" w:eastAsia="fr-FR" w:bidi="ar-SA"/>
    </w:rPr>
  </w:style>
  <w:style w:type="paragraph" w:styleId="Index1">
    <w:name w:val="index 1"/>
    <w:basedOn w:val="Normal"/>
    <w:next w:val="Normal"/>
    <w:autoRedefine/>
    <w:semiHidden/>
    <w:rsid w:val="00EA0580"/>
    <w:pPr>
      <w:suppressAutoHyphens/>
      <w:ind w:left="200" w:hanging="200"/>
    </w:pPr>
    <w:rPr>
      <w:rFonts w:ascii="Helvetica" w:hAnsi="Helvetica"/>
      <w:color w:val="000000"/>
      <w:sz w:val="20"/>
      <w:szCs w:val="20"/>
      <w:lang w:val="fr-FR" w:eastAsia="ar-SA"/>
    </w:rPr>
  </w:style>
  <w:style w:type="paragraph" w:styleId="Index2">
    <w:name w:val="index 2"/>
    <w:basedOn w:val="Normal"/>
    <w:next w:val="Normal"/>
    <w:autoRedefine/>
    <w:semiHidden/>
    <w:rsid w:val="00EA0580"/>
    <w:pPr>
      <w:ind w:left="400" w:hanging="200"/>
      <w:jc w:val="both"/>
    </w:pPr>
    <w:rPr>
      <w:rFonts w:ascii="Calibri" w:hAnsi="Calibri"/>
      <w:color w:val="4D4D4D"/>
      <w:sz w:val="20"/>
      <w:szCs w:val="20"/>
      <w:lang w:val="fr-FR" w:eastAsia="fr-FR"/>
    </w:rPr>
  </w:style>
  <w:style w:type="paragraph" w:styleId="IndexHeading">
    <w:name w:val="index heading"/>
    <w:basedOn w:val="Normal"/>
    <w:next w:val="Index1"/>
    <w:semiHidden/>
    <w:rsid w:val="00EA0580"/>
    <w:pPr>
      <w:suppressAutoHyphens/>
    </w:pPr>
    <w:rPr>
      <w:rFonts w:ascii="Calibri" w:hAnsi="Calibri"/>
      <w:color w:val="000000"/>
      <w:sz w:val="20"/>
      <w:lang w:val="fr-FR" w:eastAsia="ar-SA"/>
    </w:rPr>
  </w:style>
  <w:style w:type="paragraph" w:customStyle="1" w:styleId="TitremoyenGauche">
    <w:name w:val="Titre moyen Gauche"/>
    <w:basedOn w:val="Normal"/>
    <w:rsid w:val="00EA0580"/>
    <w:pPr>
      <w:spacing w:line="288" w:lineRule="auto"/>
      <w:ind w:left="284" w:right="284"/>
    </w:pPr>
    <w:rPr>
      <w:rFonts w:ascii="Arial Narrow" w:hAnsi="Arial Narrow"/>
      <w:color w:val="4D4D4D"/>
      <w:sz w:val="28"/>
      <w:szCs w:val="20"/>
      <w:lang w:eastAsia="fr-FR"/>
    </w:rPr>
  </w:style>
  <w:style w:type="paragraph" w:styleId="Index3">
    <w:name w:val="index 3"/>
    <w:basedOn w:val="Normal"/>
    <w:next w:val="Normal"/>
    <w:autoRedefine/>
    <w:semiHidden/>
    <w:rsid w:val="00EA0580"/>
    <w:pPr>
      <w:ind w:left="600" w:hanging="200"/>
      <w:jc w:val="both"/>
    </w:pPr>
    <w:rPr>
      <w:rFonts w:ascii="Calibri" w:hAnsi="Calibri"/>
      <w:color w:val="4D4D4D"/>
      <w:sz w:val="20"/>
      <w:szCs w:val="20"/>
      <w:lang w:val="fr-FR" w:eastAsia="fr-FR"/>
    </w:rPr>
  </w:style>
  <w:style w:type="character" w:customStyle="1" w:styleId="Fort">
    <w:name w:val="Fort"/>
    <w:rsid w:val="00EA0580"/>
    <w:rPr>
      <w:b/>
    </w:rPr>
  </w:style>
  <w:style w:type="paragraph" w:styleId="BlockText">
    <w:name w:val="Block Text"/>
    <w:basedOn w:val="Normal"/>
    <w:rsid w:val="00EA0580"/>
    <w:pPr>
      <w:shd w:val="pct15" w:color="auto" w:fill="FFFFFF"/>
      <w:spacing w:before="160" w:line="288" w:lineRule="auto"/>
      <w:ind w:left="284" w:right="283"/>
      <w:jc w:val="both"/>
    </w:pPr>
    <w:rPr>
      <w:rFonts w:ascii="Calibri" w:hAnsi="Calibri"/>
      <w:color w:val="4D4D4D"/>
      <w:sz w:val="16"/>
      <w:szCs w:val="20"/>
      <w:lang w:val="fr-FR" w:eastAsia="fr-FR"/>
    </w:rPr>
  </w:style>
  <w:style w:type="paragraph" w:customStyle="1" w:styleId="Image">
    <w:name w:val="Image"/>
    <w:basedOn w:val="Normal"/>
    <w:next w:val="Caption"/>
    <w:rsid w:val="00EA0580"/>
    <w:pPr>
      <w:keepNext/>
      <w:spacing w:line="288" w:lineRule="auto"/>
      <w:ind w:left="1080"/>
    </w:pPr>
    <w:rPr>
      <w:color w:val="4D4D4D"/>
      <w:sz w:val="18"/>
      <w:szCs w:val="20"/>
      <w:lang w:val="fr-FR" w:eastAsia="fr-FR"/>
    </w:rPr>
  </w:style>
  <w:style w:type="paragraph" w:customStyle="1" w:styleId="LettreGlossaire">
    <w:name w:val="LettreGlossaire"/>
    <w:basedOn w:val="Normal"/>
    <w:rsid w:val="00EA0580"/>
    <w:pPr>
      <w:spacing w:before="160" w:line="288" w:lineRule="auto"/>
      <w:jc w:val="both"/>
    </w:pPr>
    <w:rPr>
      <w:rFonts w:ascii="Calibri" w:hAnsi="Calibri"/>
      <w:b/>
      <w:color w:val="0000FF"/>
      <w:sz w:val="28"/>
      <w:szCs w:val="20"/>
      <w:lang w:val="fr-FR" w:eastAsia="fr-FR"/>
    </w:rPr>
  </w:style>
  <w:style w:type="character" w:customStyle="1" w:styleId="SQLI-Exigence">
    <w:name w:val="SQLI-Exigence"/>
    <w:basedOn w:val="DefaultParagraphFont"/>
    <w:rsid w:val="00EA0580"/>
    <w:rPr>
      <w:i/>
    </w:rPr>
  </w:style>
  <w:style w:type="paragraph" w:customStyle="1" w:styleId="En-tteBase">
    <w:name w:val="En-tête (Base)"/>
    <w:basedOn w:val="Normal"/>
    <w:rsid w:val="00EA0580"/>
    <w:pPr>
      <w:keepLines/>
      <w:tabs>
        <w:tab w:val="center" w:pos="4320"/>
        <w:tab w:val="right" w:pos="8640"/>
      </w:tabs>
      <w:spacing w:line="288" w:lineRule="auto"/>
    </w:pPr>
    <w:rPr>
      <w:rFonts w:ascii="Calibri" w:hAnsi="Calibri"/>
      <w:color w:val="4D4D4D"/>
      <w:spacing w:val="-4"/>
      <w:sz w:val="18"/>
      <w:szCs w:val="20"/>
      <w:lang w:val="fr-FR" w:eastAsia="fr-FR"/>
    </w:rPr>
  </w:style>
  <w:style w:type="character" w:styleId="EndnoteReference">
    <w:name w:val="endnote reference"/>
    <w:semiHidden/>
    <w:rsid w:val="00EA0580"/>
    <w:rPr>
      <w:b/>
      <w:vertAlign w:val="superscript"/>
    </w:rPr>
  </w:style>
  <w:style w:type="paragraph" w:styleId="EndnoteText">
    <w:name w:val="endnote text"/>
    <w:basedOn w:val="Normal"/>
    <w:semiHidden/>
    <w:rsid w:val="00EA0580"/>
    <w:pPr>
      <w:keepLines/>
      <w:spacing w:line="220" w:lineRule="atLeast"/>
      <w:ind w:left="1080"/>
    </w:pPr>
    <w:rPr>
      <w:color w:val="4D4D4D"/>
      <w:sz w:val="18"/>
      <w:szCs w:val="20"/>
      <w:lang w:val="fr-FR" w:eastAsia="fr-FR"/>
    </w:rPr>
  </w:style>
  <w:style w:type="paragraph" w:customStyle="1" w:styleId="IndexBase">
    <w:name w:val="Index Base"/>
    <w:basedOn w:val="Normal"/>
    <w:rsid w:val="00EA0580"/>
    <w:pPr>
      <w:spacing w:line="220" w:lineRule="atLeast"/>
      <w:ind w:left="360"/>
    </w:pPr>
    <w:rPr>
      <w:color w:val="4D4D4D"/>
      <w:sz w:val="18"/>
      <w:szCs w:val="20"/>
      <w:lang w:val="fr-FR" w:eastAsia="fr-FR"/>
    </w:rPr>
  </w:style>
  <w:style w:type="character" w:customStyle="1" w:styleId="PrambuleAccentuation">
    <w:name w:val="Préambule (Accentuation)"/>
    <w:rsid w:val="00EA0580"/>
    <w:rPr>
      <w:rFonts w:ascii="Arial" w:hAnsi="Arial"/>
      <w:b/>
      <w:spacing w:val="-4"/>
    </w:rPr>
  </w:style>
  <w:style w:type="character" w:styleId="LineNumber">
    <w:name w:val="line number"/>
    <w:rsid w:val="00EA0580"/>
    <w:rPr>
      <w:sz w:val="18"/>
    </w:rPr>
  </w:style>
  <w:style w:type="character" w:customStyle="1" w:styleId="Exposant">
    <w:name w:val="Exposant"/>
    <w:rsid w:val="00EA0580"/>
    <w:rPr>
      <w:b/>
      <w:vertAlign w:val="superscript"/>
    </w:rPr>
  </w:style>
  <w:style w:type="paragraph" w:customStyle="1" w:styleId="TMBase">
    <w:name w:val="TM Base"/>
    <w:basedOn w:val="Normal"/>
    <w:rsid w:val="00EA0580"/>
    <w:pPr>
      <w:tabs>
        <w:tab w:val="right" w:leader="dot" w:pos="6480"/>
      </w:tabs>
      <w:spacing w:after="220" w:line="220" w:lineRule="atLeast"/>
    </w:pPr>
    <w:rPr>
      <w:rFonts w:ascii="Calibri" w:hAnsi="Calibri"/>
      <w:color w:val="4D4D4D"/>
      <w:sz w:val="18"/>
      <w:szCs w:val="20"/>
      <w:lang w:val="fr-FR" w:eastAsia="fr-FR"/>
    </w:rPr>
  </w:style>
  <w:style w:type="paragraph" w:customStyle="1" w:styleId="En-ttePremier">
    <w:name w:val="En-tête (Premier)"/>
    <w:basedOn w:val="Header"/>
    <w:rsid w:val="00EA0580"/>
    <w:pPr>
      <w:keepLines/>
      <w:spacing w:line="288" w:lineRule="auto"/>
    </w:pPr>
    <w:rPr>
      <w:rFonts w:ascii="Tahoma" w:hAnsi="Tahoma"/>
      <w:color w:val="4D4D4D"/>
      <w:w w:val="125"/>
      <w:sz w:val="16"/>
      <w:szCs w:val="20"/>
      <w:lang w:val="fr-FR" w:eastAsia="fr-FR"/>
    </w:rPr>
  </w:style>
  <w:style w:type="paragraph" w:customStyle="1" w:styleId="En-ttePair">
    <w:name w:val="En-tête (Pair)"/>
    <w:basedOn w:val="Header"/>
    <w:rsid w:val="00EA0580"/>
    <w:pPr>
      <w:keepLines/>
      <w:spacing w:line="288" w:lineRule="auto"/>
    </w:pPr>
    <w:rPr>
      <w:rFonts w:ascii="Tahoma" w:hAnsi="Tahoma"/>
      <w:color w:val="4D4D4D"/>
      <w:w w:val="125"/>
      <w:sz w:val="16"/>
      <w:szCs w:val="20"/>
      <w:lang w:val="fr-FR" w:eastAsia="fr-FR"/>
    </w:rPr>
  </w:style>
  <w:style w:type="paragraph" w:customStyle="1" w:styleId="En-tteImpair">
    <w:name w:val="En-tête (Impair)"/>
    <w:basedOn w:val="Header"/>
    <w:rsid w:val="00EA0580"/>
    <w:pPr>
      <w:keepLines/>
      <w:spacing w:line="288" w:lineRule="auto"/>
    </w:pPr>
    <w:rPr>
      <w:rFonts w:ascii="Tahoma" w:hAnsi="Tahoma"/>
      <w:color w:val="4D4D4D"/>
      <w:w w:val="125"/>
      <w:sz w:val="16"/>
      <w:szCs w:val="20"/>
      <w:lang w:val="fr-FR" w:eastAsia="fr-FR"/>
    </w:rPr>
  </w:style>
  <w:style w:type="paragraph" w:styleId="ListBullet3">
    <w:name w:val="List Bullet 3"/>
    <w:basedOn w:val="Normal"/>
    <w:rsid w:val="00EA0580"/>
    <w:pPr>
      <w:numPr>
        <w:numId w:val="2"/>
      </w:numPr>
      <w:tabs>
        <w:tab w:val="left" w:pos="1276"/>
      </w:tabs>
      <w:ind w:left="1276" w:hanging="425"/>
      <w:jc w:val="both"/>
    </w:pPr>
    <w:rPr>
      <w:rFonts w:ascii="Calibri" w:hAnsi="Calibri"/>
      <w:color w:val="4D4D4D"/>
      <w:sz w:val="20"/>
      <w:szCs w:val="20"/>
      <w:lang w:val="fr-FR" w:eastAsia="fr-FR"/>
    </w:rPr>
  </w:style>
  <w:style w:type="paragraph" w:styleId="ListBullet2">
    <w:name w:val="List Bullet 2"/>
    <w:basedOn w:val="ListBullet"/>
    <w:rsid w:val="00EA0580"/>
    <w:pPr>
      <w:numPr>
        <w:numId w:val="0"/>
      </w:numPr>
      <w:tabs>
        <w:tab w:val="left" w:pos="851"/>
      </w:tabs>
      <w:spacing w:before="120"/>
      <w:ind w:left="850" w:hanging="425"/>
      <w:jc w:val="both"/>
    </w:pPr>
    <w:rPr>
      <w:rFonts w:ascii="Calibri" w:hAnsi="Calibri"/>
      <w:color w:val="4D4D4D"/>
      <w:sz w:val="20"/>
      <w:szCs w:val="20"/>
      <w:lang w:val="fr-FR" w:eastAsia="fr-FR"/>
    </w:rPr>
  </w:style>
  <w:style w:type="paragraph" w:customStyle="1" w:styleId="Couverture-Nomduclient">
    <w:name w:val="Couverture - Nom du client"/>
    <w:basedOn w:val="Normal"/>
    <w:rsid w:val="00EA0580"/>
    <w:pPr>
      <w:jc w:val="right"/>
    </w:pPr>
    <w:rPr>
      <w:rFonts w:ascii="Calibri" w:hAnsi="Calibri"/>
      <w:b/>
      <w:color w:val="4D4D4D"/>
      <w:sz w:val="60"/>
      <w:szCs w:val="20"/>
      <w:lang w:val="fr-FR" w:eastAsia="fr-FR"/>
    </w:rPr>
  </w:style>
  <w:style w:type="paragraph" w:styleId="TableofAuthorities">
    <w:name w:val="table of authorities"/>
    <w:basedOn w:val="Normal"/>
    <w:semiHidden/>
    <w:rsid w:val="00EA0580"/>
    <w:pPr>
      <w:tabs>
        <w:tab w:val="right" w:leader="dot" w:pos="7560"/>
      </w:tabs>
      <w:spacing w:line="288" w:lineRule="auto"/>
      <w:ind w:left="1440" w:hanging="360"/>
    </w:pPr>
    <w:rPr>
      <w:color w:val="4D4D4D"/>
      <w:sz w:val="18"/>
      <w:szCs w:val="20"/>
      <w:lang w:val="fr-FR" w:eastAsia="fr-FR"/>
    </w:rPr>
  </w:style>
  <w:style w:type="paragraph" w:styleId="MessageHeader">
    <w:name w:val="Message Header"/>
    <w:basedOn w:val="BodyText"/>
    <w:rsid w:val="00EA0580"/>
    <w:pPr>
      <w:keepLines/>
      <w:numPr>
        <w:ilvl w:val="0"/>
        <w:numId w:val="0"/>
      </w:numPr>
      <w:tabs>
        <w:tab w:val="left" w:pos="3600"/>
        <w:tab w:val="left" w:pos="4680"/>
      </w:tabs>
      <w:spacing w:before="120" w:line="280" w:lineRule="exact"/>
      <w:ind w:left="1077" w:right="2160" w:hanging="1080"/>
    </w:pPr>
    <w:rPr>
      <w:rFonts w:ascii="Calibri" w:hAnsi="Calibri"/>
      <w:b/>
      <w:sz w:val="22"/>
      <w:szCs w:val="20"/>
      <w:lang w:val="fr-FR" w:eastAsia="fr-FR"/>
    </w:rPr>
  </w:style>
  <w:style w:type="paragraph" w:customStyle="1" w:styleId="intitule-presentation">
    <w:name w:val="intitule-presentation"/>
    <w:basedOn w:val="BodyText"/>
    <w:autoRedefine/>
    <w:rsid w:val="00EA0580"/>
    <w:pPr>
      <w:numPr>
        <w:ilvl w:val="0"/>
        <w:numId w:val="0"/>
      </w:numPr>
      <w:tabs>
        <w:tab w:val="left" w:pos="5670"/>
      </w:tabs>
      <w:spacing w:before="60" w:after="0"/>
      <w:ind w:left="1077"/>
    </w:pPr>
    <w:rPr>
      <w:rFonts w:ascii="Calibri" w:hAnsi="Calibri"/>
      <w:b/>
      <w:sz w:val="18"/>
      <w:szCs w:val="20"/>
      <w:lang w:val="fr-FR" w:eastAsia="fr-FR"/>
    </w:rPr>
  </w:style>
  <w:style w:type="paragraph" w:customStyle="1" w:styleId="Socit">
    <w:name w:val="Société"/>
    <w:basedOn w:val="Normal"/>
    <w:rsid w:val="00EA0580"/>
    <w:pPr>
      <w:spacing w:before="120" w:after="120"/>
      <w:ind w:right="14"/>
      <w:jc w:val="both"/>
    </w:pPr>
    <w:rPr>
      <w:rFonts w:ascii="Calibri" w:hAnsi="Calibri" w:cs="Arial"/>
      <w:b/>
      <w:bCs/>
      <w:snapToGrid w:val="0"/>
      <w:color w:val="000000"/>
      <w:sz w:val="16"/>
      <w:szCs w:val="16"/>
      <w:lang w:val="fr-FR" w:eastAsia="fr-FR"/>
    </w:rPr>
  </w:style>
  <w:style w:type="paragraph" w:styleId="EnvelopeAddress">
    <w:name w:val="envelope address"/>
    <w:basedOn w:val="Normal"/>
    <w:rsid w:val="00EA0580"/>
    <w:pPr>
      <w:framePr w:w="7938" w:h="1985" w:hRule="exact" w:hSpace="141" w:wrap="auto" w:hAnchor="page" w:xAlign="center" w:yAlign="bottom"/>
      <w:spacing w:before="160" w:line="288" w:lineRule="auto"/>
      <w:ind w:left="2835"/>
      <w:jc w:val="both"/>
    </w:pPr>
    <w:rPr>
      <w:rFonts w:ascii="Calibri" w:hAnsi="Calibri"/>
      <w:color w:val="4D4D4D"/>
      <w:szCs w:val="20"/>
      <w:lang w:val="fr-FR" w:eastAsia="fr-FR"/>
    </w:rPr>
  </w:style>
  <w:style w:type="paragraph" w:styleId="EnvelopeReturn">
    <w:name w:val="envelope return"/>
    <w:basedOn w:val="Normal"/>
    <w:rsid w:val="00EA0580"/>
    <w:pPr>
      <w:spacing w:before="160" w:line="288" w:lineRule="auto"/>
      <w:jc w:val="both"/>
    </w:pPr>
    <w:rPr>
      <w:rFonts w:ascii="Calibri" w:hAnsi="Calibri"/>
      <w:color w:val="4D4D4D"/>
      <w:sz w:val="18"/>
      <w:szCs w:val="20"/>
      <w:lang w:val="fr-FR" w:eastAsia="fr-FR"/>
    </w:rPr>
  </w:style>
  <w:style w:type="paragraph" w:styleId="NoteHeading">
    <w:name w:val="Note Heading"/>
    <w:basedOn w:val="Normal"/>
    <w:next w:val="Normal"/>
    <w:rsid w:val="00EA0580"/>
    <w:pPr>
      <w:spacing w:before="160" w:line="288" w:lineRule="auto"/>
      <w:jc w:val="both"/>
    </w:pPr>
    <w:rPr>
      <w:rFonts w:ascii="Calibri" w:hAnsi="Calibri"/>
      <w:color w:val="4D4D4D"/>
      <w:sz w:val="18"/>
      <w:szCs w:val="20"/>
      <w:lang w:val="fr-FR" w:eastAsia="fr-FR"/>
    </w:rPr>
  </w:style>
  <w:style w:type="paragraph" w:customStyle="1" w:styleId="Citation">
    <w:name w:val="Citation"/>
    <w:basedOn w:val="Normal"/>
    <w:next w:val="Normal"/>
    <w:rsid w:val="00EA0580"/>
    <w:pPr>
      <w:numPr>
        <w:numId w:val="28"/>
      </w:numPr>
      <w:tabs>
        <w:tab w:val="clear" w:pos="397"/>
      </w:tabs>
      <w:spacing w:before="120"/>
      <w:ind w:left="0" w:firstLine="0"/>
      <w:jc w:val="both"/>
    </w:pPr>
    <w:rPr>
      <w:rFonts w:ascii="Calibri" w:hAnsi="Calibri"/>
      <w:i/>
      <w:color w:val="4D4D4D"/>
      <w:sz w:val="20"/>
      <w:szCs w:val="20"/>
      <w:lang w:val="fr-FR" w:eastAsia="fr-FR"/>
    </w:rPr>
  </w:style>
  <w:style w:type="paragraph" w:customStyle="1" w:styleId="Exemple">
    <w:name w:val="Exemple"/>
    <w:basedOn w:val="Normal"/>
    <w:rsid w:val="00EA0580"/>
    <w:pPr>
      <w:spacing w:before="120" w:line="264" w:lineRule="auto"/>
      <w:ind w:left="567" w:right="567"/>
      <w:jc w:val="both"/>
    </w:pPr>
    <w:rPr>
      <w:rFonts w:ascii="Calibri" w:hAnsi="Calibri"/>
      <w:color w:val="4D4D4D"/>
      <w:sz w:val="18"/>
      <w:szCs w:val="20"/>
      <w:lang w:val="fr-FR" w:eastAsia="fr-FR"/>
    </w:rPr>
  </w:style>
  <w:style w:type="paragraph" w:customStyle="1" w:styleId="Couverture-titreprojet">
    <w:name w:val="Couverture - titre projet"/>
    <w:basedOn w:val="Normal"/>
    <w:rsid w:val="00EA0580"/>
    <w:pPr>
      <w:jc w:val="right"/>
    </w:pPr>
    <w:rPr>
      <w:rFonts w:ascii="Calibri" w:hAnsi="Calibri" w:cs="Arial"/>
      <w:b/>
      <w:bCs/>
      <w:color w:val="4D4D4D"/>
      <w:sz w:val="52"/>
      <w:szCs w:val="20"/>
      <w:lang w:val="fr-FR" w:eastAsia="fr-FR"/>
    </w:rPr>
  </w:style>
  <w:style w:type="paragraph" w:customStyle="1" w:styleId="Couverture-Sous-titreprojet">
    <w:name w:val="Couverture - Sous-titre projet"/>
    <w:basedOn w:val="Normal"/>
    <w:rsid w:val="00EA0580"/>
    <w:pPr>
      <w:jc w:val="right"/>
    </w:pPr>
    <w:rPr>
      <w:rFonts w:ascii="Calibri" w:hAnsi="Calibri"/>
      <w:b/>
      <w:color w:val="4D4D4D"/>
      <w:sz w:val="40"/>
      <w:szCs w:val="20"/>
      <w:lang w:val="fr-FR" w:eastAsia="fr-FR"/>
    </w:rPr>
  </w:style>
  <w:style w:type="paragraph" w:customStyle="1" w:styleId="Listeintertitre">
    <w:name w:val="Liste intertitre"/>
    <w:basedOn w:val="Normal"/>
    <w:next w:val="Normal"/>
    <w:link w:val="ListeintertitreCarCar"/>
    <w:rsid w:val="00EA0580"/>
    <w:pPr>
      <w:numPr>
        <w:numId w:val="7"/>
      </w:numPr>
      <w:spacing w:before="240"/>
      <w:jc w:val="both"/>
    </w:pPr>
    <w:rPr>
      <w:rFonts w:ascii="Calibri" w:hAnsi="Calibri"/>
      <w:b/>
      <w:bCs/>
      <w:color w:val="4D4D4D"/>
      <w:sz w:val="20"/>
      <w:szCs w:val="20"/>
      <w:lang w:val="fr-FR" w:eastAsia="fr-FR"/>
    </w:rPr>
  </w:style>
  <w:style w:type="character" w:customStyle="1" w:styleId="ListeintertitreCarCar">
    <w:name w:val="Liste intertitre Car Car"/>
    <w:basedOn w:val="DefaultParagraphFont"/>
    <w:link w:val="Listeintertitre"/>
    <w:rsid w:val="00EA0580"/>
    <w:rPr>
      <w:rFonts w:ascii="Calibri" w:hAnsi="Calibri"/>
      <w:b/>
      <w:bCs/>
      <w:color w:val="4D4D4D"/>
      <w:lang w:val="fr-FR" w:eastAsia="fr-FR" w:bidi="ar-SA"/>
    </w:rPr>
  </w:style>
  <w:style w:type="paragraph" w:customStyle="1" w:styleId="SQLI-TabEntte-Inverse">
    <w:name w:val="SQLI-TabEntête-Inverse"/>
    <w:basedOn w:val="TabNormal"/>
    <w:rsid w:val="00EA0580"/>
    <w:pPr>
      <w:numPr>
        <w:numId w:val="36"/>
      </w:numPr>
      <w:tabs>
        <w:tab w:val="clear" w:pos="540"/>
      </w:tabs>
      <w:ind w:left="0" w:firstLine="0"/>
    </w:pPr>
    <w:rPr>
      <w:b/>
      <w:color w:val="365F91"/>
    </w:rPr>
  </w:style>
  <w:style w:type="paragraph" w:customStyle="1" w:styleId="SQLI-TabEntte">
    <w:name w:val="SQLI-TabEntête"/>
    <w:basedOn w:val="SQLI-TabContenu"/>
    <w:rsid w:val="00EA0580"/>
    <w:pPr>
      <w:spacing w:before="60" w:after="60"/>
    </w:pPr>
    <w:rPr>
      <w:rFonts w:eastAsia="Arial Unicode MS"/>
      <w:b/>
      <w:bCs/>
      <w:color w:val="FFFFFF"/>
    </w:rPr>
  </w:style>
  <w:style w:type="paragraph" w:customStyle="1" w:styleId="SQLI-TabContenu">
    <w:name w:val="SQLI-TabContenu"/>
    <w:basedOn w:val="Normal"/>
    <w:rsid w:val="00EA0580"/>
    <w:pPr>
      <w:keepNext/>
    </w:pPr>
    <w:rPr>
      <w:rFonts w:ascii="Calibri" w:hAnsi="Calibri"/>
      <w:sz w:val="20"/>
      <w:szCs w:val="20"/>
      <w:lang w:val="fr-FR" w:eastAsia="fr-FR"/>
    </w:rPr>
  </w:style>
  <w:style w:type="paragraph" w:customStyle="1" w:styleId="SQLI-TabProprits">
    <w:name w:val="SQLI-TabPropriétés"/>
    <w:basedOn w:val="TabNormal"/>
    <w:rsid w:val="00EA0580"/>
    <w:rPr>
      <w:b/>
      <w:bCs/>
    </w:rPr>
  </w:style>
  <w:style w:type="paragraph" w:customStyle="1" w:styleId="SQLI-Guide">
    <w:name w:val="SQLI-Guide"/>
    <w:basedOn w:val="Normal"/>
    <w:link w:val="SQLI-GuideCar"/>
    <w:rsid w:val="00EA0580"/>
    <w:pPr>
      <w:numPr>
        <w:numId w:val="24"/>
      </w:numPr>
      <w:tabs>
        <w:tab w:val="clear" w:pos="360"/>
      </w:tabs>
      <w:ind w:left="0" w:firstLine="0"/>
      <w:jc w:val="both"/>
    </w:pPr>
    <w:rPr>
      <w:rFonts w:ascii="Calibri" w:hAnsi="Calibri"/>
      <w:vanish/>
      <w:color w:val="3366FF"/>
      <w:sz w:val="20"/>
      <w:szCs w:val="20"/>
      <w:lang w:val="fr-FR" w:eastAsia="fr-FR"/>
    </w:rPr>
  </w:style>
  <w:style w:type="character" w:customStyle="1" w:styleId="SQLI-GuideCar">
    <w:name w:val="SQLI-Guide Car"/>
    <w:basedOn w:val="DefaultParagraphFont"/>
    <w:link w:val="SQLI-Guide"/>
    <w:rsid w:val="00EA0580"/>
    <w:rPr>
      <w:rFonts w:ascii="Calibri" w:hAnsi="Calibri"/>
      <w:vanish/>
      <w:color w:val="3366FF"/>
      <w:lang w:val="fr-FR" w:eastAsia="fr-FR" w:bidi="ar-SA"/>
    </w:rPr>
  </w:style>
  <w:style w:type="paragraph" w:customStyle="1" w:styleId="SQLI-Action">
    <w:name w:val="SQLI-Action"/>
    <w:basedOn w:val="Normal"/>
    <w:link w:val="SQLI-ActionCarCar"/>
    <w:rsid w:val="00EA0580"/>
    <w:pPr>
      <w:numPr>
        <w:numId w:val="15"/>
      </w:numPr>
      <w:jc w:val="both"/>
    </w:pPr>
    <w:rPr>
      <w:rFonts w:ascii="Calibri" w:hAnsi="Calibri"/>
      <w:color w:val="4D4D4D"/>
      <w:sz w:val="20"/>
      <w:szCs w:val="20"/>
      <w:lang w:val="fr-FR" w:eastAsia="fr-FR"/>
    </w:rPr>
  </w:style>
  <w:style w:type="character" w:customStyle="1" w:styleId="SQLI-ActionCarCar">
    <w:name w:val="SQLI-Action Car Car"/>
    <w:basedOn w:val="DefaultParagraphFont"/>
    <w:link w:val="SQLI-Action"/>
    <w:rsid w:val="00EA0580"/>
    <w:rPr>
      <w:rFonts w:ascii="Calibri" w:hAnsi="Calibri"/>
      <w:color w:val="4D4D4D"/>
      <w:lang w:val="fr-FR" w:eastAsia="fr-FR" w:bidi="ar-SA"/>
    </w:rPr>
  </w:style>
  <w:style w:type="paragraph" w:customStyle="1" w:styleId="Guide">
    <w:name w:val="Guide"/>
    <w:basedOn w:val="Normal"/>
    <w:rsid w:val="00EA0580"/>
    <w:rPr>
      <w:rFonts w:ascii="Calibri" w:hAnsi="Calibri"/>
      <w:vanish/>
      <w:color w:val="0000FF"/>
      <w:sz w:val="20"/>
      <w:szCs w:val="20"/>
      <w:lang w:val="fr-FR" w:eastAsia="fr-FR"/>
    </w:rPr>
  </w:style>
  <w:style w:type="paragraph" w:customStyle="1" w:styleId="ContratArtListeN1">
    <w:name w:val="ContratArtListeN1"/>
    <w:basedOn w:val="Normal"/>
    <w:rsid w:val="00EA0580"/>
    <w:pPr>
      <w:numPr>
        <w:numId w:val="25"/>
      </w:numPr>
      <w:spacing w:before="40" w:after="40"/>
      <w:ind w:right="284"/>
      <w:jc w:val="both"/>
    </w:pPr>
    <w:rPr>
      <w:rFonts w:ascii="Tahoma" w:hAnsi="Tahoma"/>
      <w:color w:val="4D4D4D"/>
      <w:sz w:val="20"/>
      <w:szCs w:val="20"/>
      <w:lang w:val="fr-FR" w:eastAsia="fr-FR"/>
    </w:rPr>
  </w:style>
  <w:style w:type="paragraph" w:customStyle="1" w:styleId="COntratTxtArticle">
    <w:name w:val="COntratTxtArticle"/>
    <w:basedOn w:val="Normal"/>
    <w:rsid w:val="00EA0580"/>
    <w:pPr>
      <w:numPr>
        <w:numId w:val="26"/>
      </w:numPr>
      <w:tabs>
        <w:tab w:val="clear" w:pos="360"/>
      </w:tabs>
      <w:ind w:left="737" w:right="284" w:firstLine="0"/>
      <w:jc w:val="both"/>
    </w:pPr>
    <w:rPr>
      <w:rFonts w:ascii="Tahoma" w:hAnsi="Tahoma"/>
      <w:color w:val="4D4D4D"/>
      <w:sz w:val="20"/>
      <w:szCs w:val="20"/>
      <w:lang w:val="fr-FR" w:eastAsia="fr-FR"/>
    </w:rPr>
  </w:style>
  <w:style w:type="paragraph" w:customStyle="1" w:styleId="En-tte-Titreniveau1">
    <w:name w:val="En-tête-Titre niveau 1"/>
    <w:basedOn w:val="Header"/>
    <w:autoRedefine/>
    <w:rsid w:val="00EA0580"/>
    <w:pPr>
      <w:numPr>
        <w:numId w:val="27"/>
      </w:numPr>
      <w:tabs>
        <w:tab w:val="clear" w:pos="720"/>
        <w:tab w:val="clear" w:pos="4320"/>
        <w:tab w:val="clear" w:pos="8640"/>
        <w:tab w:val="center" w:pos="4536"/>
        <w:tab w:val="right" w:pos="9072"/>
      </w:tabs>
      <w:spacing w:before="180"/>
      <w:ind w:left="0" w:firstLine="0"/>
      <w:jc w:val="right"/>
    </w:pPr>
    <w:rPr>
      <w:rFonts w:ascii="Calibri" w:hAnsi="Calibri"/>
      <w:b/>
      <w:noProof/>
      <w:color w:val="4D4D4D"/>
      <w:sz w:val="32"/>
      <w:szCs w:val="20"/>
      <w:lang w:val="fr-FR" w:eastAsia="fr-FR"/>
    </w:rPr>
  </w:style>
  <w:style w:type="paragraph" w:customStyle="1" w:styleId="GlossaireTexte">
    <w:name w:val="GlossaireTexte"/>
    <w:basedOn w:val="Normal"/>
    <w:rsid w:val="00EA0580"/>
    <w:pPr>
      <w:ind w:left="284" w:right="284"/>
      <w:jc w:val="both"/>
    </w:pPr>
    <w:rPr>
      <w:rFonts w:ascii="Calibri" w:hAnsi="Calibri" w:cs="Arial"/>
      <w:color w:val="4D4D4D"/>
      <w:sz w:val="20"/>
      <w:szCs w:val="20"/>
      <w:lang w:val="fr-FR" w:eastAsia="fr-FR"/>
    </w:rPr>
  </w:style>
  <w:style w:type="paragraph" w:customStyle="1" w:styleId="Intertitre">
    <w:name w:val="Intertitre"/>
    <w:basedOn w:val="Normal"/>
    <w:rsid w:val="00EA0580"/>
    <w:pPr>
      <w:keepNext/>
      <w:keepLines/>
      <w:spacing w:before="480" w:after="360"/>
      <w:ind w:left="567" w:hanging="283"/>
      <w:jc w:val="both"/>
    </w:pPr>
    <w:rPr>
      <w:rFonts w:ascii="Arial Rounded MT Bold" w:hAnsi="Arial Rounded MT Bold"/>
      <w:i/>
      <w:iCs/>
      <w:noProof/>
      <w:snapToGrid w:val="0"/>
      <w:color w:val="000000"/>
      <w:sz w:val="20"/>
      <w:szCs w:val="20"/>
      <w:lang w:val="fr-FR" w:eastAsia="fr-FR"/>
    </w:rPr>
  </w:style>
  <w:style w:type="paragraph" w:customStyle="1" w:styleId="LienWeb">
    <w:name w:val="LienWeb"/>
    <w:basedOn w:val="Normal"/>
    <w:autoRedefine/>
    <w:rsid w:val="00EA0580"/>
    <w:pPr>
      <w:spacing w:before="120"/>
      <w:jc w:val="both"/>
    </w:pPr>
    <w:rPr>
      <w:rFonts w:ascii="Calibri" w:hAnsi="Calibri"/>
      <w:snapToGrid w:val="0"/>
      <w:color w:val="000000"/>
      <w:sz w:val="20"/>
      <w:szCs w:val="20"/>
      <w:lang w:val="fr-FR" w:eastAsia="fr-FR"/>
    </w:rPr>
  </w:style>
  <w:style w:type="paragraph" w:customStyle="1" w:styleId="Listepuce">
    <w:name w:val="Liste à puce"/>
    <w:autoRedefine/>
    <w:rsid w:val="00EA0580"/>
    <w:pPr>
      <w:numPr>
        <w:numId w:val="4"/>
      </w:numPr>
      <w:spacing w:after="60"/>
    </w:pPr>
    <w:rPr>
      <w:rFonts w:ascii="Verdana" w:hAnsi="Verdana"/>
      <w:noProof/>
      <w:color w:val="4D4D4D"/>
      <w:lang w:val="fr-FR" w:eastAsia="fr-FR"/>
    </w:rPr>
  </w:style>
  <w:style w:type="paragraph" w:customStyle="1" w:styleId="Listepuce1">
    <w:name w:val="Liste à puce 1"/>
    <w:basedOn w:val="Normal"/>
    <w:autoRedefine/>
    <w:rsid w:val="00EA0580"/>
    <w:pPr>
      <w:numPr>
        <w:numId w:val="5"/>
      </w:numPr>
      <w:spacing w:before="60"/>
      <w:jc w:val="both"/>
    </w:pPr>
    <w:rPr>
      <w:rFonts w:ascii="Calibri" w:hAnsi="Calibri"/>
      <w:color w:val="4D4D4D"/>
      <w:sz w:val="20"/>
      <w:szCs w:val="20"/>
      <w:lang w:val="fr-FR" w:eastAsia="fr-FR"/>
    </w:rPr>
  </w:style>
  <w:style w:type="paragraph" w:customStyle="1" w:styleId="Listepuce2">
    <w:name w:val="Liste à puce 2"/>
    <w:basedOn w:val="Listepuce1"/>
    <w:rsid w:val="00EA0580"/>
    <w:pPr>
      <w:numPr>
        <w:numId w:val="29"/>
      </w:numPr>
      <w:tabs>
        <w:tab w:val="clear" w:pos="1004"/>
      </w:tabs>
      <w:spacing w:before="0"/>
      <w:ind w:left="0" w:firstLine="0"/>
    </w:pPr>
  </w:style>
  <w:style w:type="paragraph" w:customStyle="1" w:styleId="listepuce3">
    <w:name w:val="liste à puce 3"/>
    <w:basedOn w:val="Normal"/>
    <w:next w:val="Normal"/>
    <w:rsid w:val="00EA0580"/>
    <w:pPr>
      <w:numPr>
        <w:numId w:val="30"/>
      </w:numPr>
      <w:tabs>
        <w:tab w:val="clear" w:pos="360"/>
        <w:tab w:val="num" w:pos="720"/>
      </w:tabs>
      <w:spacing w:before="120" w:after="60"/>
      <w:ind w:left="720"/>
    </w:pPr>
    <w:rPr>
      <w:rFonts w:ascii="Calibri" w:hAnsi="Calibri"/>
      <w:b/>
      <w:bCs/>
      <w:snapToGrid w:val="0"/>
      <w:color w:val="4D4D4D"/>
      <w:sz w:val="20"/>
      <w:szCs w:val="20"/>
      <w:lang w:val="fr-FR" w:eastAsia="fr-FR"/>
    </w:rPr>
  </w:style>
  <w:style w:type="paragraph" w:customStyle="1" w:styleId="Nom">
    <w:name w:val="Nom"/>
    <w:basedOn w:val="Normal"/>
    <w:rsid w:val="00EA0580"/>
    <w:pPr>
      <w:jc w:val="both"/>
    </w:pPr>
    <w:rPr>
      <w:rFonts w:ascii="Calibri" w:hAnsi="Calibri"/>
      <w:b/>
      <w:color w:val="4D4D4D"/>
      <w:sz w:val="20"/>
      <w:szCs w:val="20"/>
      <w:lang w:val="fr-FR" w:eastAsia="fr-FR"/>
    </w:rPr>
  </w:style>
  <w:style w:type="paragraph" w:customStyle="1" w:styleId="NomClientPageGarde">
    <w:name w:val="Nom Client Page Garde"/>
    <w:basedOn w:val="Normal"/>
    <w:autoRedefine/>
    <w:rsid w:val="00EA0580"/>
    <w:pPr>
      <w:numPr>
        <w:ilvl w:val="2"/>
        <w:numId w:val="34"/>
      </w:numPr>
      <w:tabs>
        <w:tab w:val="clear" w:pos="2880"/>
      </w:tabs>
      <w:ind w:left="0" w:firstLine="0"/>
    </w:pPr>
    <w:rPr>
      <w:rFonts w:ascii="Calibri" w:hAnsi="Calibri"/>
      <w:b/>
      <w:sz w:val="48"/>
      <w:szCs w:val="44"/>
      <w:lang w:val="fr-FR" w:eastAsia="fr-FR"/>
    </w:rPr>
  </w:style>
  <w:style w:type="paragraph" w:customStyle="1" w:styleId="NomProjetPageGarde">
    <w:name w:val="Nom Projet Page Garde"/>
    <w:basedOn w:val="Normal"/>
    <w:link w:val="NomProjetPageGardeCar"/>
    <w:autoRedefine/>
    <w:rsid w:val="00EA0580"/>
    <w:rPr>
      <w:rFonts w:ascii="Calibri" w:hAnsi="Calibri"/>
      <w:b/>
      <w:color w:val="365F91"/>
      <w:sz w:val="28"/>
      <w:szCs w:val="20"/>
      <w:lang w:val="fr-FR" w:eastAsia="fr-FR"/>
    </w:rPr>
  </w:style>
  <w:style w:type="character" w:customStyle="1" w:styleId="NomProjetPageGardeCar">
    <w:name w:val="Nom Projet Page Garde Car"/>
    <w:basedOn w:val="DefaultParagraphFont"/>
    <w:link w:val="NomProjetPageGarde"/>
    <w:rsid w:val="00EA0580"/>
    <w:rPr>
      <w:rFonts w:ascii="Calibri" w:hAnsi="Calibri"/>
      <w:b/>
      <w:color w:val="365F91"/>
      <w:sz w:val="28"/>
      <w:lang w:val="fr-FR" w:eastAsia="fr-FR" w:bidi="ar-SA"/>
    </w:rPr>
  </w:style>
  <w:style w:type="paragraph" w:customStyle="1" w:styleId="Nomrfrences">
    <w:name w:val="Nom références"/>
    <w:next w:val="Normal"/>
    <w:rsid w:val="00EA0580"/>
    <w:rPr>
      <w:rFonts w:ascii="Calibri" w:hAnsi="Calibri"/>
      <w:b/>
      <w:lang w:val="fr-FR" w:eastAsia="fr-FR"/>
    </w:rPr>
  </w:style>
  <w:style w:type="paragraph" w:customStyle="1" w:styleId="NormalListe">
    <w:name w:val="NormalListe"/>
    <w:basedOn w:val="Normal"/>
    <w:rsid w:val="00EA0580"/>
    <w:pPr>
      <w:numPr>
        <w:numId w:val="8"/>
      </w:numPr>
      <w:tabs>
        <w:tab w:val="left" w:pos="567"/>
      </w:tabs>
      <w:spacing w:before="60" w:after="60"/>
      <w:ind w:right="284"/>
      <w:jc w:val="both"/>
    </w:pPr>
    <w:rPr>
      <w:rFonts w:ascii="Calibri" w:hAnsi="Calibri"/>
      <w:color w:val="192245"/>
      <w:sz w:val="20"/>
      <w:szCs w:val="20"/>
      <w:lang w:val="fr-FR" w:eastAsia="fr-FR"/>
    </w:rPr>
  </w:style>
  <w:style w:type="paragraph" w:customStyle="1" w:styleId="NormalListe1">
    <w:name w:val="NormalListe1"/>
    <w:basedOn w:val="Normal"/>
    <w:rsid w:val="00EA0580"/>
    <w:pPr>
      <w:numPr>
        <w:numId w:val="9"/>
      </w:numPr>
      <w:ind w:right="284"/>
      <w:jc w:val="both"/>
    </w:pPr>
    <w:rPr>
      <w:rFonts w:ascii="Tahoma" w:hAnsi="Tahoma"/>
      <w:color w:val="4D4D4D"/>
      <w:sz w:val="20"/>
      <w:szCs w:val="20"/>
      <w:lang w:val="fr-FR" w:eastAsia="fr-FR"/>
    </w:rPr>
  </w:style>
  <w:style w:type="paragraph" w:customStyle="1" w:styleId="Titreniveau3">
    <w:name w:val="Titre niveau 3"/>
    <w:basedOn w:val="Header"/>
    <w:autoRedefine/>
    <w:rsid w:val="00EA0580"/>
    <w:pPr>
      <w:numPr>
        <w:ilvl w:val="2"/>
        <w:numId w:val="14"/>
      </w:numPr>
      <w:tabs>
        <w:tab w:val="clear" w:pos="4320"/>
        <w:tab w:val="clear" w:pos="8640"/>
        <w:tab w:val="left" w:pos="1260"/>
      </w:tabs>
      <w:spacing w:before="360" w:after="120"/>
      <w:outlineLvl w:val="2"/>
    </w:pPr>
    <w:rPr>
      <w:rFonts w:ascii="Calibri" w:hAnsi="Calibri"/>
      <w:b/>
      <w:lang w:val="fr-FR" w:eastAsia="fr-FR"/>
    </w:rPr>
  </w:style>
  <w:style w:type="paragraph" w:customStyle="1" w:styleId="para">
    <w:name w:val="para"/>
    <w:basedOn w:val="Titreniveau3"/>
    <w:rsid w:val="00EA0580"/>
    <w:pPr>
      <w:numPr>
        <w:ilvl w:val="0"/>
        <w:numId w:val="31"/>
      </w:numPr>
      <w:tabs>
        <w:tab w:val="clear" w:pos="360"/>
      </w:tabs>
      <w:ind w:left="0" w:firstLine="0"/>
    </w:pPr>
  </w:style>
  <w:style w:type="paragraph" w:customStyle="1" w:styleId="ParagrapheCar">
    <w:name w:val="Paragraphe Car"/>
    <w:basedOn w:val="Normal"/>
    <w:rsid w:val="00EA0580"/>
    <w:pPr>
      <w:spacing w:before="120" w:after="60"/>
      <w:jc w:val="both"/>
    </w:pPr>
    <w:rPr>
      <w:rFonts w:ascii="Calibri" w:hAnsi="Calibri"/>
      <w:sz w:val="20"/>
      <w:szCs w:val="20"/>
      <w:lang w:val="fr-FR" w:eastAsia="fr-FR"/>
    </w:rPr>
  </w:style>
  <w:style w:type="character" w:customStyle="1" w:styleId="ParagrapheCarCar">
    <w:name w:val="Paragraphe Car Car"/>
    <w:basedOn w:val="DefaultParagraphFont"/>
    <w:rsid w:val="00EA0580"/>
    <w:rPr>
      <w:rFonts w:ascii="Verdana" w:hAnsi="Verdana"/>
      <w:lang w:val="fr-FR" w:eastAsia="fr-FR" w:bidi="ar-SA"/>
    </w:rPr>
  </w:style>
  <w:style w:type="paragraph" w:customStyle="1" w:styleId="Partie">
    <w:name w:val="Partie"/>
    <w:basedOn w:val="Heading2"/>
    <w:rsid w:val="00EA0580"/>
    <w:pPr>
      <w:numPr>
        <w:ilvl w:val="0"/>
        <w:numId w:val="0"/>
      </w:numPr>
      <w:spacing w:before="60"/>
      <w:outlineLvl w:val="9"/>
    </w:pPr>
    <w:rPr>
      <w:rFonts w:ascii="Calibri" w:hAnsi="Calibri"/>
      <w:smallCaps/>
      <w:sz w:val="16"/>
      <w:szCs w:val="16"/>
      <w:lang w:val="fr-FR" w:eastAsia="fr-FR"/>
    </w:rPr>
  </w:style>
  <w:style w:type="paragraph" w:customStyle="1" w:styleId="Point">
    <w:name w:val="Point"/>
    <w:basedOn w:val="Normal"/>
    <w:rsid w:val="00EA0580"/>
    <w:pPr>
      <w:numPr>
        <w:numId w:val="32"/>
      </w:numPr>
      <w:tabs>
        <w:tab w:val="clear" w:pos="720"/>
      </w:tabs>
      <w:ind w:left="283" w:hanging="283"/>
    </w:pPr>
    <w:rPr>
      <w:rFonts w:ascii="Calibri" w:hAnsi="Calibri" w:cs="Arial"/>
      <w:color w:val="4D4D4D"/>
      <w:sz w:val="20"/>
      <w:szCs w:val="20"/>
      <w:lang w:val="fr-FR" w:eastAsia="fr-FR"/>
    </w:rPr>
  </w:style>
  <w:style w:type="paragraph" w:customStyle="1" w:styleId="Posterfrences">
    <w:name w:val="Poste références"/>
    <w:rsid w:val="00EA0580"/>
    <w:rPr>
      <w:rFonts w:ascii="Verdana" w:hAnsi="Verdana"/>
      <w:lang w:val="fr-FR" w:eastAsia="fr-FR"/>
    </w:rPr>
  </w:style>
  <w:style w:type="paragraph" w:customStyle="1" w:styleId="Preformatted">
    <w:name w:val="Preformatted"/>
    <w:basedOn w:val="Normal"/>
    <w:rsid w:val="00EA058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color w:val="000000"/>
      <w:sz w:val="20"/>
      <w:szCs w:val="20"/>
      <w:lang w:val="fr-FR" w:eastAsia="fr-FR"/>
    </w:rPr>
  </w:style>
  <w:style w:type="paragraph" w:customStyle="1" w:styleId="PropositionGroupeSQLIPageGarde">
    <w:name w:val="Proposition Groupe SQLI Page Garde"/>
    <w:basedOn w:val="Normal"/>
    <w:rsid w:val="00EA0580"/>
    <w:rPr>
      <w:rFonts w:ascii="Calibri" w:hAnsi="Calibri"/>
      <w:b/>
      <w:color w:val="808080"/>
      <w:sz w:val="40"/>
      <w:szCs w:val="36"/>
      <w:lang w:val="fr-FR" w:eastAsia="fr-FR"/>
    </w:rPr>
  </w:style>
  <w:style w:type="paragraph" w:customStyle="1" w:styleId="puceparagraphe">
    <w:name w:val="puce paragraphe"/>
    <w:basedOn w:val="Paragraphe"/>
    <w:autoRedefine/>
    <w:rsid w:val="00EA0580"/>
    <w:pPr>
      <w:numPr>
        <w:numId w:val="33"/>
      </w:numPr>
      <w:tabs>
        <w:tab w:val="clear" w:pos="720"/>
        <w:tab w:val="left" w:pos="180"/>
        <w:tab w:val="num" w:pos="360"/>
      </w:tabs>
      <w:spacing w:before="60" w:after="120" w:line="260" w:lineRule="atLeast"/>
      <w:ind w:left="60" w:hanging="60"/>
    </w:pPr>
    <w:rPr>
      <w:color w:val="auto"/>
    </w:rPr>
  </w:style>
  <w:style w:type="paragraph" w:styleId="BodyTextIndent">
    <w:name w:val="Body Text Indent"/>
    <w:basedOn w:val="Normal"/>
    <w:link w:val="BodyTextIndentChar"/>
    <w:rsid w:val="00EA0580"/>
    <w:pPr>
      <w:spacing w:after="120"/>
      <w:ind w:left="283"/>
      <w:jc w:val="both"/>
    </w:pPr>
    <w:rPr>
      <w:rFonts w:ascii="Calibri" w:hAnsi="Calibri"/>
      <w:color w:val="4D4D4D"/>
      <w:sz w:val="20"/>
      <w:szCs w:val="20"/>
      <w:lang w:val="fr-FR" w:eastAsia="fr-FR"/>
    </w:rPr>
  </w:style>
  <w:style w:type="paragraph" w:customStyle="1" w:styleId="RetraitcorpsdetexteSQLI">
    <w:name w:val="Retrait corps de texte SQLI"/>
    <w:basedOn w:val="Normal"/>
    <w:rsid w:val="00EA0580"/>
    <w:pPr>
      <w:ind w:left="567"/>
      <w:jc w:val="both"/>
    </w:pPr>
    <w:rPr>
      <w:rFonts w:ascii="Calibri" w:hAnsi="Calibri"/>
      <w:bCs/>
      <w:noProof/>
      <w:snapToGrid w:val="0"/>
      <w:sz w:val="20"/>
      <w:szCs w:val="20"/>
      <w:lang w:val="fr-FR" w:eastAsia="fr-FR"/>
    </w:rPr>
  </w:style>
  <w:style w:type="paragraph" w:customStyle="1" w:styleId="Sommaire">
    <w:name w:val="Sommaire"/>
    <w:basedOn w:val="Normal"/>
    <w:rsid w:val="00EA0580"/>
    <w:pPr>
      <w:pBdr>
        <w:bottom w:val="single" w:sz="4" w:space="1" w:color="365F91"/>
      </w:pBdr>
    </w:pPr>
    <w:rPr>
      <w:rFonts w:ascii="Calibri" w:hAnsi="Calibri"/>
      <w:b/>
      <w:smallCaps/>
      <w:color w:val="365F91"/>
      <w:sz w:val="32"/>
      <w:lang w:val="fr-FR" w:eastAsia="fr-FR"/>
    </w:rPr>
  </w:style>
  <w:style w:type="paragraph" w:customStyle="1" w:styleId="StyleListeflecheAvant12ptAprs0pt">
    <w:name w:val="Style Liste fleche + Avant : 12 pt Après : 0 pt"/>
    <w:basedOn w:val="Normal"/>
    <w:rsid w:val="00EA0580"/>
    <w:pPr>
      <w:numPr>
        <w:numId w:val="11"/>
      </w:numPr>
      <w:spacing w:before="240"/>
      <w:jc w:val="both"/>
    </w:pPr>
    <w:rPr>
      <w:rFonts w:ascii="Calibri" w:hAnsi="Calibri"/>
      <w:b/>
      <w:bCs/>
      <w:color w:val="4D4D4D"/>
      <w:sz w:val="20"/>
      <w:szCs w:val="20"/>
      <w:lang w:val="fr-FR" w:eastAsia="fr-FR"/>
    </w:rPr>
  </w:style>
  <w:style w:type="paragraph" w:customStyle="1" w:styleId="Style3">
    <w:name w:val="Style3"/>
    <w:basedOn w:val="TOC3"/>
    <w:autoRedefine/>
    <w:rsid w:val="00EA0580"/>
    <w:pPr>
      <w:numPr>
        <w:numId w:val="34"/>
      </w:numPr>
      <w:tabs>
        <w:tab w:val="clear" w:pos="1080"/>
        <w:tab w:val="left" w:pos="1843"/>
        <w:tab w:val="right" w:leader="dot" w:pos="9060"/>
        <w:tab w:val="right" w:leader="dot" w:pos="9540"/>
      </w:tabs>
      <w:spacing w:before="60" w:after="60"/>
      <w:ind w:left="1134" w:right="540" w:firstLine="0"/>
    </w:pPr>
    <w:rPr>
      <w:rFonts w:ascii="Calibri" w:hAnsi="Calibri"/>
      <w:noProof/>
      <w:color w:val="4D4D4D"/>
      <w:sz w:val="22"/>
      <w:szCs w:val="20"/>
      <w:lang w:val="fr-FR" w:eastAsia="fr-FR"/>
    </w:rPr>
  </w:style>
  <w:style w:type="paragraph" w:customStyle="1" w:styleId="Style4">
    <w:name w:val="Style4"/>
    <w:basedOn w:val="Normal"/>
    <w:rsid w:val="00EA0580"/>
    <w:pPr>
      <w:numPr>
        <w:numId w:val="12"/>
      </w:numPr>
      <w:jc w:val="both"/>
    </w:pPr>
    <w:rPr>
      <w:rFonts w:ascii="Calibri" w:hAnsi="Calibri"/>
      <w:b/>
      <w:bCs/>
      <w:i/>
      <w:iCs/>
      <w:color w:val="597897"/>
      <w:sz w:val="22"/>
      <w:szCs w:val="20"/>
      <w:lang w:val="fr-FR" w:eastAsia="fr-FR"/>
    </w:rPr>
  </w:style>
  <w:style w:type="paragraph" w:customStyle="1" w:styleId="TabColDroite">
    <w:name w:val="TabColDroite"/>
    <w:basedOn w:val="Normal"/>
    <w:rsid w:val="00EA0580"/>
    <w:pPr>
      <w:numPr>
        <w:numId w:val="35"/>
      </w:numPr>
      <w:tabs>
        <w:tab w:val="clear" w:pos="1004"/>
        <w:tab w:val="left" w:pos="1500"/>
      </w:tabs>
      <w:spacing w:before="60" w:after="60"/>
      <w:ind w:left="57" w:right="57" w:firstLine="0"/>
    </w:pPr>
    <w:rPr>
      <w:rFonts w:ascii="Calibri" w:hAnsi="Calibri"/>
      <w:color w:val="192245"/>
      <w:sz w:val="20"/>
      <w:szCs w:val="20"/>
      <w:lang w:val="fr-FR" w:eastAsia="fr-FR"/>
    </w:rPr>
  </w:style>
  <w:style w:type="paragraph" w:customStyle="1" w:styleId="TabColGauche">
    <w:name w:val="TabColGauche"/>
    <w:basedOn w:val="Normal"/>
    <w:rsid w:val="00EA0580"/>
    <w:pPr>
      <w:spacing w:before="60" w:after="60"/>
      <w:ind w:left="57" w:right="57"/>
    </w:pPr>
    <w:rPr>
      <w:rFonts w:ascii="Calibri" w:hAnsi="Calibri"/>
      <w:b/>
      <w:smallCaps/>
      <w:color w:val="192245"/>
      <w:sz w:val="20"/>
      <w:szCs w:val="20"/>
      <w:lang w:val="fr-FR" w:eastAsia="fr-FR"/>
    </w:rPr>
  </w:style>
  <w:style w:type="paragraph" w:customStyle="1" w:styleId="texte">
    <w:name w:val="texte"/>
    <w:basedOn w:val="Normal"/>
    <w:rsid w:val="00EA0580"/>
    <w:pPr>
      <w:spacing w:before="20" w:after="60"/>
      <w:ind w:right="227"/>
      <w:jc w:val="both"/>
    </w:pPr>
    <w:rPr>
      <w:rFonts w:ascii="Calibri" w:hAnsi="Calibri" w:cs="Arial"/>
      <w:color w:val="4D4D4D"/>
      <w:sz w:val="18"/>
      <w:szCs w:val="18"/>
      <w:lang w:val="fr-FR" w:eastAsia="fr-FR"/>
    </w:rPr>
  </w:style>
  <w:style w:type="paragraph" w:customStyle="1" w:styleId="Titre4test1">
    <w:name w:val="Titre 4_test1"/>
    <w:basedOn w:val="Heading4"/>
    <w:autoRedefine/>
    <w:rsid w:val="00EA0580"/>
    <w:pPr>
      <w:numPr>
        <w:ilvl w:val="0"/>
        <w:numId w:val="0"/>
      </w:numPr>
      <w:jc w:val="both"/>
    </w:pPr>
    <w:rPr>
      <w:rFonts w:ascii="Calibri" w:hAnsi="Calibri"/>
      <w:b w:val="0"/>
      <w:bCs w:val="0"/>
      <w:color w:val="365F91"/>
      <w:sz w:val="22"/>
      <w:szCs w:val="20"/>
      <w:lang w:val="fr-FR" w:eastAsia="fr-FR"/>
    </w:rPr>
  </w:style>
  <w:style w:type="paragraph" w:customStyle="1" w:styleId="Titreniveau1">
    <w:name w:val="Titre niveau 1"/>
    <w:basedOn w:val="Normal"/>
    <w:autoRedefine/>
    <w:rsid w:val="00EA0580"/>
    <w:pPr>
      <w:pageBreakBefore/>
      <w:numPr>
        <w:numId w:val="14"/>
      </w:numPr>
      <w:pBdr>
        <w:bottom w:val="single" w:sz="4" w:space="1" w:color="999999"/>
      </w:pBdr>
      <w:spacing w:before="60" w:after="120"/>
      <w:outlineLvl w:val="0"/>
    </w:pPr>
    <w:rPr>
      <w:rFonts w:ascii="Calibri" w:hAnsi="Calibri"/>
      <w:b/>
      <w:caps/>
      <w:color w:val="800000"/>
      <w:sz w:val="32"/>
      <w:lang w:val="fr-FR" w:eastAsia="fr-FR"/>
    </w:rPr>
  </w:style>
  <w:style w:type="paragraph" w:customStyle="1" w:styleId="TitreGraphique">
    <w:name w:val="TitreGraphique"/>
    <w:basedOn w:val="Normal"/>
    <w:rsid w:val="00EA0580"/>
    <w:pPr>
      <w:tabs>
        <w:tab w:val="right" w:pos="2903"/>
      </w:tabs>
      <w:spacing w:before="60" w:after="60"/>
      <w:ind w:left="284" w:right="284"/>
      <w:jc w:val="center"/>
    </w:pPr>
    <w:rPr>
      <w:rFonts w:ascii="Calibri" w:hAnsi="Calibri"/>
      <w:b/>
      <w:smallCaps/>
      <w:color w:val="192245"/>
      <w:sz w:val="20"/>
      <w:szCs w:val="20"/>
      <w:lang w:val="fr-FR" w:eastAsia="fr-FR"/>
    </w:rPr>
  </w:style>
  <w:style w:type="paragraph" w:customStyle="1" w:styleId="TitreParagraphe">
    <w:name w:val="TitreParagraphe"/>
    <w:basedOn w:val="Normal"/>
    <w:rsid w:val="00EA0580"/>
    <w:pPr>
      <w:numPr>
        <w:numId w:val="37"/>
      </w:numPr>
      <w:tabs>
        <w:tab w:val="clear" w:pos="360"/>
        <w:tab w:val="num" w:pos="1004"/>
      </w:tabs>
      <w:spacing w:before="240" w:after="120"/>
      <w:ind w:left="1004" w:right="284"/>
      <w:jc w:val="both"/>
    </w:pPr>
    <w:rPr>
      <w:rFonts w:ascii="Calibri" w:hAnsi="Calibri"/>
      <w:b/>
      <w:color w:val="192245"/>
      <w:szCs w:val="20"/>
      <w:lang w:val="fr-FR" w:eastAsia="fr-FR"/>
    </w:rPr>
  </w:style>
  <w:style w:type="paragraph" w:customStyle="1" w:styleId="StyleEncadrtexteGras">
    <w:name w:val="Style Encadré : texte + Gras"/>
    <w:basedOn w:val="Encadrtexte"/>
    <w:link w:val="StyleEncadrtexteGrasCar"/>
    <w:rsid w:val="00EA0580"/>
    <w:rPr>
      <w:b/>
      <w:bCs/>
    </w:rPr>
  </w:style>
  <w:style w:type="character" w:customStyle="1" w:styleId="StyleEncadrtexteGrasCar">
    <w:name w:val="Style Encadré : texte + Gras Car"/>
    <w:basedOn w:val="EncadrtexteCar"/>
    <w:link w:val="StyleEncadrtexteGras"/>
    <w:rsid w:val="00EA0580"/>
    <w:rPr>
      <w:rFonts w:ascii="Calibri" w:hAnsi="Calibri"/>
      <w:b/>
      <w:bCs/>
      <w:color w:val="365F91"/>
      <w:lang w:val="fr-FR" w:eastAsia="fr-FR" w:bidi="ar-SA"/>
    </w:rPr>
  </w:style>
  <w:style w:type="paragraph" w:customStyle="1" w:styleId="StyleSQLI-ActionGras">
    <w:name w:val="Style SQLI-Action + Gras"/>
    <w:basedOn w:val="SQLI-Action"/>
    <w:link w:val="StyleSQLI-ActionGrasCarCar"/>
    <w:rsid w:val="00EA0580"/>
    <w:pPr>
      <w:numPr>
        <w:numId w:val="3"/>
      </w:numPr>
    </w:pPr>
    <w:rPr>
      <w:b/>
      <w:bCs/>
    </w:rPr>
  </w:style>
  <w:style w:type="character" w:customStyle="1" w:styleId="StyleSQLI-ActionGrasCarCar">
    <w:name w:val="Style SQLI-Action + Gras Car Car"/>
    <w:basedOn w:val="SQLI-ActionCarCar"/>
    <w:link w:val="StyleSQLI-ActionGras"/>
    <w:rsid w:val="00EA0580"/>
    <w:rPr>
      <w:rFonts w:ascii="Calibri" w:hAnsi="Calibri"/>
      <w:b/>
      <w:bCs/>
      <w:color w:val="4D4D4D"/>
      <w:lang w:val="fr-FR" w:eastAsia="fr-FR" w:bidi="ar-SA"/>
    </w:rPr>
  </w:style>
  <w:style w:type="paragraph" w:customStyle="1" w:styleId="TableauVentilation">
    <w:name w:val="TableauVentilation"/>
    <w:basedOn w:val="Heading4"/>
    <w:rsid w:val="00EA0580"/>
    <w:pPr>
      <w:numPr>
        <w:ilvl w:val="0"/>
        <w:numId w:val="38"/>
      </w:numPr>
      <w:shd w:val="clear" w:color="auto" w:fill="999999"/>
      <w:tabs>
        <w:tab w:val="clear" w:pos="720"/>
        <w:tab w:val="num" w:pos="2484"/>
      </w:tabs>
      <w:spacing w:before="0" w:after="0"/>
      <w:ind w:left="0" w:firstLine="0"/>
    </w:pPr>
    <w:rPr>
      <w:rFonts w:ascii="Calibri" w:hAnsi="Calibri"/>
      <w:b w:val="0"/>
      <w:color w:val="FFFFFF"/>
      <w:sz w:val="20"/>
      <w:szCs w:val="20"/>
      <w:lang w:val="fr-FR" w:eastAsia="fr-FR"/>
    </w:rPr>
  </w:style>
  <w:style w:type="paragraph" w:customStyle="1" w:styleId="Puce1">
    <w:name w:val="Puce 1"/>
    <w:basedOn w:val="Normal"/>
    <w:rsid w:val="00EA0580"/>
    <w:pPr>
      <w:numPr>
        <w:numId w:val="16"/>
      </w:numPr>
      <w:tabs>
        <w:tab w:val="left" w:pos="900"/>
      </w:tabs>
      <w:spacing w:before="120" w:after="60"/>
      <w:ind w:left="900"/>
      <w:jc w:val="both"/>
    </w:pPr>
    <w:rPr>
      <w:rFonts w:ascii="Calibri" w:hAnsi="Calibri"/>
      <w:color w:val="4D4D4D"/>
      <w:sz w:val="20"/>
      <w:szCs w:val="20"/>
      <w:lang w:val="fr-FR" w:eastAsia="fr-FR"/>
    </w:rPr>
  </w:style>
  <w:style w:type="paragraph" w:customStyle="1" w:styleId="SommaireTitre">
    <w:name w:val="Sommaire Titre"/>
    <w:basedOn w:val="Normal"/>
    <w:rsid w:val="00EA0580"/>
    <w:pPr>
      <w:jc w:val="center"/>
    </w:pPr>
    <w:rPr>
      <w:rFonts w:ascii="Calibri" w:hAnsi="Calibri"/>
      <w:b/>
      <w:bCs/>
      <w:color w:val="000080"/>
      <w:sz w:val="36"/>
      <w:szCs w:val="28"/>
      <w:lang w:val="fr-FR" w:eastAsia="fr-FR"/>
    </w:rPr>
  </w:style>
  <w:style w:type="paragraph" w:customStyle="1" w:styleId="Dtail">
    <w:name w:val="Détail"/>
    <w:basedOn w:val="Normal"/>
    <w:rsid w:val="00EA0580"/>
    <w:pPr>
      <w:autoSpaceDE w:val="0"/>
      <w:autoSpaceDN w:val="0"/>
      <w:spacing w:before="60" w:after="60"/>
    </w:pPr>
    <w:rPr>
      <w:rFonts w:ascii="Arial" w:hAnsi="Arial" w:cs="Arial"/>
      <w:sz w:val="20"/>
      <w:szCs w:val="20"/>
      <w:lang w:val="fr-FR" w:eastAsia="fr-FR"/>
    </w:rPr>
  </w:style>
  <w:style w:type="paragraph" w:styleId="List">
    <w:name w:val="List"/>
    <w:basedOn w:val="Normal"/>
    <w:rsid w:val="00EA0580"/>
    <w:pPr>
      <w:tabs>
        <w:tab w:val="num" w:pos="360"/>
      </w:tabs>
      <w:spacing w:before="60"/>
      <w:ind w:left="360" w:hanging="360"/>
      <w:jc w:val="both"/>
    </w:pPr>
    <w:rPr>
      <w:rFonts w:ascii="Calibri" w:hAnsi="Calibri"/>
      <w:sz w:val="20"/>
      <w:szCs w:val="20"/>
      <w:lang w:val="fr-FR" w:eastAsia="fr-FR"/>
    </w:rPr>
  </w:style>
  <w:style w:type="character" w:customStyle="1" w:styleId="flbrunstd4">
    <w:name w:val="flbrunstd4"/>
    <w:basedOn w:val="DefaultParagraphFont"/>
    <w:rsid w:val="00EA0580"/>
  </w:style>
  <w:style w:type="paragraph" w:customStyle="1" w:styleId="listepuce0">
    <w:name w:val="liste à puce é"/>
    <w:basedOn w:val="Normal"/>
    <w:rsid w:val="00EA0580"/>
    <w:pPr>
      <w:numPr>
        <w:numId w:val="17"/>
      </w:numPr>
      <w:jc w:val="both"/>
    </w:pPr>
    <w:rPr>
      <w:rFonts w:ascii="Calibri" w:hAnsi="Calibri"/>
      <w:color w:val="4D4D4D"/>
      <w:sz w:val="20"/>
      <w:szCs w:val="20"/>
      <w:lang w:val="fr-FR" w:eastAsia="fr-FR"/>
    </w:rPr>
  </w:style>
  <w:style w:type="paragraph" w:styleId="BodyText2">
    <w:name w:val="Body Text 2"/>
    <w:basedOn w:val="Normal"/>
    <w:rsid w:val="00EA0580"/>
    <w:pPr>
      <w:numPr>
        <w:numId w:val="39"/>
      </w:numPr>
      <w:tabs>
        <w:tab w:val="clear" w:pos="3881"/>
      </w:tabs>
      <w:ind w:left="0" w:firstLine="0"/>
    </w:pPr>
    <w:rPr>
      <w:rFonts w:ascii="Calibri" w:hAnsi="Calibri"/>
      <w:color w:val="4D4D4D"/>
      <w:sz w:val="20"/>
      <w:szCs w:val="20"/>
      <w:lang w:val="fr-FR" w:eastAsia="fr-FR"/>
    </w:rPr>
  </w:style>
  <w:style w:type="paragraph" w:styleId="BodyTextIndent3">
    <w:name w:val="Body Text Indent 3"/>
    <w:basedOn w:val="Normal"/>
    <w:rsid w:val="00EA0580"/>
    <w:pPr>
      <w:numPr>
        <w:numId w:val="40"/>
      </w:numPr>
      <w:tabs>
        <w:tab w:val="clear" w:pos="360"/>
      </w:tabs>
      <w:spacing w:after="120"/>
      <w:ind w:left="283" w:firstLine="0"/>
      <w:jc w:val="both"/>
    </w:pPr>
    <w:rPr>
      <w:rFonts w:ascii="Calibri" w:hAnsi="Calibri"/>
      <w:color w:val="4D4D4D"/>
      <w:sz w:val="16"/>
      <w:szCs w:val="16"/>
      <w:lang w:val="fr-FR" w:eastAsia="fr-FR"/>
    </w:rPr>
  </w:style>
  <w:style w:type="paragraph" w:customStyle="1" w:styleId="Definition">
    <w:name w:val="Definition"/>
    <w:basedOn w:val="Normal"/>
    <w:rsid w:val="00EA0580"/>
    <w:pPr>
      <w:spacing w:before="120"/>
      <w:ind w:left="720" w:right="720"/>
      <w:jc w:val="both"/>
    </w:pPr>
    <w:rPr>
      <w:rFonts w:ascii="Calibri" w:hAnsi="Calibri" w:cs="Arial"/>
      <w:color w:val="4D4D4D"/>
      <w:sz w:val="20"/>
      <w:szCs w:val="20"/>
    </w:rPr>
  </w:style>
  <w:style w:type="paragraph" w:customStyle="1" w:styleId="Item">
    <w:name w:val="Item"/>
    <w:basedOn w:val="Normal"/>
    <w:next w:val="Definition"/>
    <w:rsid w:val="00EA0580"/>
    <w:pPr>
      <w:keepNext/>
      <w:numPr>
        <w:numId w:val="41"/>
      </w:numPr>
      <w:tabs>
        <w:tab w:val="clear" w:pos="397"/>
      </w:tabs>
      <w:spacing w:before="120"/>
      <w:ind w:left="0" w:firstLine="0"/>
      <w:jc w:val="both"/>
    </w:pPr>
    <w:rPr>
      <w:rFonts w:ascii="Calibri" w:hAnsi="Calibri"/>
      <w:b/>
      <w:i/>
      <w:color w:val="4D4D4D"/>
      <w:szCs w:val="20"/>
      <w:lang w:eastAsia="fr-FR"/>
    </w:rPr>
  </w:style>
  <w:style w:type="paragraph" w:customStyle="1" w:styleId="Puce2">
    <w:name w:val="Puce 2"/>
    <w:basedOn w:val="Normal"/>
    <w:rsid w:val="00EA0580"/>
    <w:pPr>
      <w:numPr>
        <w:numId w:val="18"/>
      </w:numPr>
      <w:tabs>
        <w:tab w:val="num" w:pos="1440"/>
      </w:tabs>
      <w:spacing w:before="120" w:after="60"/>
      <w:ind w:left="1440"/>
      <w:jc w:val="both"/>
    </w:pPr>
    <w:rPr>
      <w:rFonts w:ascii="Calibri" w:hAnsi="Calibri"/>
      <w:color w:val="4D4D4D"/>
      <w:sz w:val="20"/>
      <w:szCs w:val="20"/>
      <w:lang w:val="fr-FR" w:eastAsia="fr-FR"/>
    </w:rPr>
  </w:style>
  <w:style w:type="paragraph" w:customStyle="1" w:styleId="Images">
    <w:name w:val="Images"/>
    <w:basedOn w:val="Normal"/>
    <w:autoRedefine/>
    <w:rsid w:val="00EA0580"/>
    <w:pPr>
      <w:spacing w:after="240"/>
      <w:jc w:val="center"/>
    </w:pPr>
    <w:rPr>
      <w:rFonts w:ascii="Arial" w:hAnsi="Arial"/>
      <w:sz w:val="20"/>
      <w:szCs w:val="20"/>
      <w:lang w:val="fr-FR" w:eastAsia="fr-FR"/>
    </w:rPr>
  </w:style>
  <w:style w:type="paragraph" w:customStyle="1" w:styleId="Puce3">
    <w:name w:val="Puce 3"/>
    <w:basedOn w:val="Normal"/>
    <w:rsid w:val="00EA0580"/>
    <w:pPr>
      <w:numPr>
        <w:numId w:val="19"/>
      </w:numPr>
      <w:tabs>
        <w:tab w:val="num" w:pos="1980"/>
      </w:tabs>
      <w:spacing w:after="60"/>
      <w:ind w:left="1979" w:hanging="357"/>
      <w:jc w:val="both"/>
    </w:pPr>
    <w:rPr>
      <w:rFonts w:ascii="Calibri" w:hAnsi="Calibri"/>
      <w:color w:val="4D4D4D"/>
      <w:sz w:val="20"/>
      <w:szCs w:val="20"/>
      <w:lang w:val="fr-FR" w:eastAsia="fr-FR"/>
    </w:rPr>
  </w:style>
  <w:style w:type="paragraph" w:customStyle="1" w:styleId="ListeNormale">
    <w:name w:val="Liste Normale"/>
    <w:basedOn w:val="Normal"/>
    <w:rsid w:val="00EA0580"/>
    <w:pPr>
      <w:numPr>
        <w:numId w:val="20"/>
      </w:numPr>
      <w:spacing w:before="60"/>
    </w:pPr>
    <w:rPr>
      <w:rFonts w:ascii="Calibri" w:hAnsi="Calibri"/>
      <w:sz w:val="20"/>
      <w:szCs w:val="20"/>
      <w:lang w:val="fr-FR" w:eastAsia="fr-FR"/>
    </w:rPr>
  </w:style>
  <w:style w:type="paragraph" w:customStyle="1" w:styleId="Indication">
    <w:name w:val="Indication"/>
    <w:basedOn w:val="Normal"/>
    <w:rsid w:val="00EA0580"/>
    <w:pPr>
      <w:jc w:val="both"/>
    </w:pPr>
    <w:rPr>
      <w:rFonts w:ascii="Arial" w:hAnsi="Arial"/>
      <w:i/>
      <w:color w:val="FF0000"/>
      <w:sz w:val="20"/>
      <w:szCs w:val="20"/>
      <w:lang w:val="fr-FR" w:eastAsia="fr-FR"/>
    </w:rPr>
  </w:style>
  <w:style w:type="paragraph" w:customStyle="1" w:styleId="Listefleche">
    <w:name w:val="Liste fleche"/>
    <w:basedOn w:val="Normal"/>
    <w:rsid w:val="00EA0580"/>
    <w:pPr>
      <w:numPr>
        <w:numId w:val="21"/>
      </w:numPr>
      <w:jc w:val="both"/>
    </w:pPr>
    <w:rPr>
      <w:rFonts w:ascii="Calibri" w:hAnsi="Calibri"/>
      <w:b/>
      <w:bCs/>
      <w:color w:val="4D4D4D"/>
      <w:sz w:val="20"/>
      <w:szCs w:val="20"/>
      <w:lang w:val="fr-FR" w:eastAsia="fr-FR"/>
    </w:rPr>
  </w:style>
  <w:style w:type="paragraph" w:customStyle="1" w:styleId="TitreCouverture">
    <w:name w:val="Titre Couverture"/>
    <w:basedOn w:val="Normal"/>
    <w:rsid w:val="00EA0580"/>
    <w:pPr>
      <w:jc w:val="center"/>
    </w:pPr>
    <w:rPr>
      <w:rFonts w:ascii="Arial Black" w:hAnsi="Arial Black"/>
      <w:b/>
      <w:bCs/>
      <w:color w:val="333399"/>
      <w:sz w:val="44"/>
      <w:szCs w:val="20"/>
      <w:lang w:val="fr-FR" w:eastAsia="fr-FR"/>
    </w:rPr>
  </w:style>
  <w:style w:type="paragraph" w:customStyle="1" w:styleId="CarCarCarCarCarCarCarCarCarCarCarCarCarCarCarCarCarCarCarCarCarCarCarCarCarCarCarCarCarCarCarCarCarCarCarCarCarCarCar">
    <w:name w:val=" 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styleId="Index4">
    <w:name w:val="index 4"/>
    <w:basedOn w:val="IndexBase"/>
    <w:autoRedefine/>
    <w:semiHidden/>
    <w:rsid w:val="00EA0580"/>
    <w:pPr>
      <w:tabs>
        <w:tab w:val="right" w:pos="4080"/>
      </w:tabs>
      <w:ind w:left="720" w:hanging="360"/>
    </w:pPr>
  </w:style>
  <w:style w:type="paragraph" w:styleId="Index5">
    <w:name w:val="index 5"/>
    <w:basedOn w:val="IndexBase"/>
    <w:autoRedefine/>
    <w:semiHidden/>
    <w:rsid w:val="00EA0580"/>
    <w:pPr>
      <w:numPr>
        <w:numId w:val="42"/>
      </w:numPr>
      <w:tabs>
        <w:tab w:val="clear" w:pos="0"/>
        <w:tab w:val="right" w:pos="4080"/>
      </w:tabs>
      <w:ind w:left="720" w:hanging="360"/>
    </w:pPr>
  </w:style>
  <w:style w:type="paragraph" w:styleId="Index6">
    <w:name w:val="index 6"/>
    <w:basedOn w:val="Normal"/>
    <w:next w:val="Normal"/>
    <w:autoRedefine/>
    <w:semiHidden/>
    <w:rsid w:val="00EA0580"/>
    <w:pPr>
      <w:spacing w:before="160" w:line="288" w:lineRule="auto"/>
      <w:ind w:left="1200" w:hanging="200"/>
      <w:jc w:val="both"/>
    </w:pPr>
    <w:rPr>
      <w:rFonts w:ascii="Calibri" w:hAnsi="Calibri"/>
      <w:color w:val="4D4D4D"/>
      <w:sz w:val="18"/>
      <w:szCs w:val="20"/>
      <w:lang w:val="fr-FR" w:eastAsia="fr-FR"/>
    </w:rPr>
  </w:style>
  <w:style w:type="paragraph" w:styleId="Index7">
    <w:name w:val="index 7"/>
    <w:basedOn w:val="Normal"/>
    <w:next w:val="Normal"/>
    <w:autoRedefine/>
    <w:semiHidden/>
    <w:rsid w:val="00EA0580"/>
    <w:pPr>
      <w:numPr>
        <w:numId w:val="43"/>
      </w:numPr>
      <w:spacing w:before="160" w:line="288" w:lineRule="auto"/>
      <w:ind w:left="1400" w:hanging="200"/>
      <w:jc w:val="both"/>
    </w:pPr>
    <w:rPr>
      <w:rFonts w:ascii="Calibri" w:hAnsi="Calibri"/>
      <w:color w:val="4D4D4D"/>
      <w:sz w:val="18"/>
      <w:szCs w:val="20"/>
      <w:lang w:val="fr-FR" w:eastAsia="fr-FR"/>
    </w:rPr>
  </w:style>
  <w:style w:type="paragraph" w:styleId="Index8">
    <w:name w:val="index 8"/>
    <w:basedOn w:val="Normal"/>
    <w:next w:val="Normal"/>
    <w:autoRedefine/>
    <w:semiHidden/>
    <w:rsid w:val="00EA0580"/>
    <w:pPr>
      <w:spacing w:before="160" w:line="288" w:lineRule="auto"/>
      <w:ind w:left="1600" w:hanging="200"/>
      <w:jc w:val="both"/>
    </w:pPr>
    <w:rPr>
      <w:rFonts w:ascii="Calibri" w:hAnsi="Calibri"/>
      <w:color w:val="4D4D4D"/>
      <w:sz w:val="18"/>
      <w:szCs w:val="20"/>
      <w:lang w:val="fr-FR" w:eastAsia="fr-FR"/>
    </w:rPr>
  </w:style>
  <w:style w:type="paragraph" w:styleId="Index9">
    <w:name w:val="index 9"/>
    <w:basedOn w:val="Normal"/>
    <w:next w:val="Normal"/>
    <w:autoRedefine/>
    <w:semiHidden/>
    <w:rsid w:val="00EA0580"/>
    <w:pPr>
      <w:spacing w:before="160" w:line="288" w:lineRule="auto"/>
      <w:ind w:left="1800" w:hanging="200"/>
      <w:jc w:val="both"/>
    </w:pPr>
    <w:rPr>
      <w:rFonts w:ascii="Calibri" w:hAnsi="Calibri"/>
      <w:color w:val="4D4D4D"/>
      <w:sz w:val="18"/>
      <w:szCs w:val="20"/>
      <w:lang w:val="fr-FR" w:eastAsia="fr-FR"/>
    </w:rPr>
  </w:style>
  <w:style w:type="paragraph" w:customStyle="1" w:styleId="SQLI-GuideCarCar">
    <w:name w:val="SQLI-Guide Car Car"/>
    <w:basedOn w:val="Normal"/>
    <w:link w:val="SQLI-GuideCarCarCar"/>
    <w:rsid w:val="00EA0580"/>
    <w:pPr>
      <w:jc w:val="both"/>
    </w:pPr>
    <w:rPr>
      <w:rFonts w:ascii="Calibri" w:hAnsi="Calibri"/>
      <w:vanish/>
      <w:color w:val="0000FF"/>
      <w:sz w:val="20"/>
      <w:szCs w:val="20"/>
      <w:lang w:val="fr-FR" w:eastAsia="fr-FR"/>
    </w:rPr>
  </w:style>
  <w:style w:type="character" w:customStyle="1" w:styleId="SQLI-GuideCarCarCar">
    <w:name w:val="SQLI-Guide Car Car Car"/>
    <w:basedOn w:val="DefaultParagraphFont"/>
    <w:link w:val="SQLI-GuideCarCar"/>
    <w:rsid w:val="00EA0580"/>
    <w:rPr>
      <w:rFonts w:ascii="Calibri" w:hAnsi="Calibri"/>
      <w:vanish/>
      <w:color w:val="0000FF"/>
      <w:lang w:val="fr-FR" w:eastAsia="fr-FR" w:bidi="ar-SA"/>
    </w:rPr>
  </w:style>
  <w:style w:type="paragraph" w:customStyle="1" w:styleId="ListeUC">
    <w:name w:val="ListeUC"/>
    <w:basedOn w:val="Normal"/>
    <w:next w:val="Normal"/>
    <w:rsid w:val="00EA0580"/>
    <w:pPr>
      <w:numPr>
        <w:numId w:val="22"/>
      </w:numPr>
      <w:tabs>
        <w:tab w:val="num" w:pos="360"/>
      </w:tabs>
    </w:pPr>
    <w:rPr>
      <w:rFonts w:ascii="Calibri" w:hAnsi="Calibri"/>
      <w:color w:val="4D4D4D"/>
      <w:sz w:val="20"/>
      <w:szCs w:val="20"/>
      <w:lang w:val="fr-FR" w:eastAsia="fr-FR"/>
    </w:rPr>
  </w:style>
  <w:style w:type="paragraph" w:customStyle="1" w:styleId="DescriptionTitreSection">
    <w:name w:val="Description_TitreSection"/>
    <w:basedOn w:val="Normal"/>
    <w:next w:val="Normal"/>
    <w:rsid w:val="00EA0580"/>
    <w:pPr>
      <w:numPr>
        <w:numId w:val="23"/>
      </w:numPr>
      <w:spacing w:before="240" w:after="60"/>
      <w:ind w:left="0" w:firstLine="0"/>
    </w:pPr>
    <w:rPr>
      <w:rFonts w:ascii="Calibri" w:hAnsi="Calibri"/>
      <w:color w:val="4D4D4D"/>
      <w:sz w:val="22"/>
      <w:szCs w:val="20"/>
      <w:lang w:val="fr-FR" w:eastAsia="fr-FR"/>
    </w:rPr>
  </w:style>
  <w:style w:type="paragraph" w:customStyle="1" w:styleId="CarCarCarCarCarCar">
    <w:name w:val=" Car Car Car Car Car Car"/>
    <w:basedOn w:val="Normal"/>
    <w:next w:val="Heading3"/>
    <w:autoRedefine/>
    <w:rsid w:val="00EA0580"/>
    <w:pPr>
      <w:spacing w:after="160" w:line="240" w:lineRule="exact"/>
    </w:pPr>
    <w:rPr>
      <w:rFonts w:ascii="Calibri" w:hAnsi="Calibri"/>
      <w:color w:val="4D4D4D"/>
      <w:sz w:val="20"/>
      <w:szCs w:val="20"/>
    </w:rPr>
  </w:style>
  <w:style w:type="character" w:customStyle="1" w:styleId="IndicationCar">
    <w:name w:val="Indication Car"/>
    <w:basedOn w:val="DefaultParagraphFont"/>
    <w:rsid w:val="00EA0580"/>
    <w:rPr>
      <w:rFonts w:ascii="Arial" w:hAnsi="Arial"/>
      <w:i/>
      <w:noProof w:val="0"/>
      <w:color w:val="FF0000"/>
      <w:lang w:val="fr-FR" w:eastAsia="fr-FR" w:bidi="ar-SA"/>
    </w:rPr>
  </w:style>
  <w:style w:type="paragraph" w:customStyle="1" w:styleId="CarCarCarCarCarCarCarCarCarCarCarCarCarCarCarCarCarCarCar">
    <w:name w:val="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
    <w:name w:val="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
    <w:name w:val="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Car">
    <w:name w:val="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TableBodyText">
    <w:name w:val="Table Body Text"/>
    <w:basedOn w:val="Normal"/>
    <w:rsid w:val="00EA0580"/>
    <w:pPr>
      <w:keepLines/>
      <w:spacing w:after="60"/>
    </w:pPr>
    <w:rPr>
      <w:rFonts w:ascii="Trebuchet MS" w:hAnsi="Trebuchet MS"/>
      <w:color w:val="4D4D4D"/>
      <w:sz w:val="18"/>
      <w:szCs w:val="18"/>
      <w:lang w:val="en-GB"/>
    </w:rPr>
  </w:style>
  <w:style w:type="paragraph" w:customStyle="1" w:styleId="TableHeader">
    <w:name w:val="Table Header"/>
    <w:basedOn w:val="Normal"/>
    <w:next w:val="Normal"/>
    <w:rsid w:val="00EA0580"/>
    <w:pPr>
      <w:keepNext/>
      <w:keepLines/>
      <w:shd w:val="clear" w:color="auto" w:fill="000080"/>
    </w:pPr>
    <w:rPr>
      <w:rFonts w:ascii="Trebuchet MS" w:hAnsi="Trebuchet MS"/>
      <w:b/>
      <w:color w:val="FFFFFF"/>
      <w:sz w:val="20"/>
      <w:szCs w:val="20"/>
      <w:lang w:val="en-GB"/>
    </w:rPr>
  </w:style>
  <w:style w:type="paragraph" w:customStyle="1" w:styleId="Car1CarCar">
    <w:name w:val=" Car1 Car Car"/>
    <w:basedOn w:val="Normal"/>
    <w:rsid w:val="00EA0580"/>
    <w:pPr>
      <w:framePr w:wrap="notBeside" w:vAnchor="text" w:hAnchor="text" w:y="1"/>
      <w:spacing w:after="160" w:line="240" w:lineRule="exact"/>
    </w:pPr>
    <w:rPr>
      <w:rFonts w:ascii="Verdana" w:hAnsi="Verdana"/>
      <w:color w:val="4D4D4D"/>
      <w:sz w:val="20"/>
      <w:szCs w:val="20"/>
    </w:rPr>
  </w:style>
  <w:style w:type="paragraph" w:customStyle="1" w:styleId="CarCarCarCarCarCarCarCarCarCarCarCarCarCarCarCarCarCarCarCarCarCarCarCarCarCarCarCarCarCarCarCarCarCarCarCarCarCarCarCar">
    <w:name w:val=" Car 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PROPO-niv2">
    <w:name w:val="PROPO-niv2"/>
    <w:basedOn w:val="Normal"/>
    <w:link w:val="PROPO-niv2Car"/>
    <w:rsid w:val="00EA0580"/>
    <w:pPr>
      <w:spacing w:before="120"/>
      <w:jc w:val="both"/>
    </w:pPr>
    <w:rPr>
      <w:rFonts w:ascii="Century Gothic" w:hAnsi="Century Gothic"/>
      <w:sz w:val="20"/>
      <w:szCs w:val="20"/>
      <w:lang w:val="fr-FR" w:eastAsia="fr-FR"/>
    </w:rPr>
  </w:style>
  <w:style w:type="character" w:customStyle="1" w:styleId="PROPO-niv2Car">
    <w:name w:val="PROPO-niv2 Car"/>
    <w:basedOn w:val="DefaultParagraphFont"/>
    <w:link w:val="PROPO-niv2"/>
    <w:rsid w:val="00EA0580"/>
    <w:rPr>
      <w:rFonts w:ascii="Century Gothic" w:hAnsi="Century Gothic"/>
      <w:lang w:val="fr-FR" w:eastAsia="fr-FR" w:bidi="ar-SA"/>
    </w:rPr>
  </w:style>
  <w:style w:type="character" w:customStyle="1" w:styleId="longtext1">
    <w:name w:val="long_text1"/>
    <w:basedOn w:val="DefaultParagraphFont"/>
    <w:rsid w:val="00EA0580"/>
    <w:rPr>
      <w:sz w:val="15"/>
      <w:szCs w:val="15"/>
    </w:rPr>
  </w:style>
  <w:style w:type="paragraph" w:customStyle="1" w:styleId="Paragraphedeliste">
    <w:name w:val="Paragraphe de liste"/>
    <w:basedOn w:val="Normal"/>
    <w:rsid w:val="00EA0580"/>
    <w:pPr>
      <w:ind w:left="708"/>
      <w:jc w:val="both"/>
    </w:pPr>
    <w:rPr>
      <w:rFonts w:ascii="Calibri" w:hAnsi="Calibri"/>
      <w:color w:val="4D4D4D"/>
      <w:sz w:val="20"/>
      <w:szCs w:val="20"/>
      <w:lang w:val="fr-FR" w:eastAsia="fr-FR"/>
    </w:rPr>
  </w:style>
  <w:style w:type="character" w:customStyle="1" w:styleId="shorttext1">
    <w:name w:val="short_text1"/>
    <w:basedOn w:val="DefaultParagraphFont"/>
    <w:rsid w:val="00EA0580"/>
    <w:rPr>
      <w:sz w:val="29"/>
      <w:szCs w:val="29"/>
    </w:rPr>
  </w:style>
  <w:style w:type="paragraph" w:customStyle="1" w:styleId="dtechn2parag">
    <w:name w:val="dtech_n2_parag"/>
    <w:basedOn w:val="Normal"/>
    <w:rsid w:val="00EA0580"/>
    <w:pPr>
      <w:widowControl w:val="0"/>
      <w:tabs>
        <w:tab w:val="left" w:pos="1559"/>
      </w:tabs>
      <w:ind w:left="1276"/>
      <w:jc w:val="both"/>
    </w:pPr>
    <w:rPr>
      <w:rFonts w:ascii="Times" w:hAnsi="Times"/>
      <w:snapToGrid w:val="0"/>
      <w:sz w:val="22"/>
      <w:szCs w:val="20"/>
      <w:lang w:val="fr-FR" w:eastAsia="fr-FR"/>
    </w:rPr>
  </w:style>
  <w:style w:type="paragraph" w:customStyle="1" w:styleId="font5">
    <w:name w:val="font5"/>
    <w:basedOn w:val="Normal"/>
    <w:rsid w:val="00EA0580"/>
    <w:pPr>
      <w:spacing w:before="100" w:beforeAutospacing="1" w:after="100" w:afterAutospacing="1"/>
    </w:pPr>
    <w:rPr>
      <w:rFonts w:ascii="Arial" w:hAnsi="Arial" w:cs="Arial"/>
      <w:sz w:val="20"/>
      <w:szCs w:val="20"/>
      <w:lang w:val="fr-FR" w:eastAsia="fr-FR"/>
    </w:rPr>
  </w:style>
  <w:style w:type="paragraph" w:customStyle="1" w:styleId="xl67">
    <w:name w:val="xl67"/>
    <w:basedOn w:val="Normal"/>
    <w:rsid w:val="00EA0580"/>
    <w:pPr>
      <w:spacing w:before="100" w:beforeAutospacing="1" w:after="100" w:afterAutospacing="1"/>
    </w:pPr>
    <w:rPr>
      <w:rFonts w:ascii="Arial" w:hAnsi="Arial" w:cs="Arial"/>
      <w:lang w:val="fr-FR" w:eastAsia="fr-FR"/>
    </w:rPr>
  </w:style>
  <w:style w:type="paragraph" w:customStyle="1" w:styleId="xl68">
    <w:name w:val="xl6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69">
    <w:name w:val="xl69"/>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0">
    <w:name w:val="xl70"/>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1">
    <w:name w:val="xl71"/>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2">
    <w:name w:val="xl7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3">
    <w:name w:val="xl73"/>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4">
    <w:name w:val="xl74"/>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5">
    <w:name w:val="xl75"/>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6">
    <w:name w:val="xl76"/>
    <w:basedOn w:val="Normal"/>
    <w:rsid w:val="00EA0580"/>
    <w:pP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7">
    <w:name w:val="xl77"/>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8">
    <w:name w:val="xl78"/>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9">
    <w:name w:val="xl79"/>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0">
    <w:name w:val="xl8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1">
    <w:name w:val="xl81"/>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82">
    <w:name w:val="xl8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3">
    <w:name w:val="xl83"/>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84">
    <w:name w:val="xl84"/>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5">
    <w:name w:val="xl8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6">
    <w:name w:val="xl86"/>
    <w:basedOn w:val="Normal"/>
    <w:rsid w:val="00EA0580"/>
    <w:pPr>
      <w:pBdr>
        <w:top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87">
    <w:name w:val="xl87"/>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8">
    <w:name w:val="xl8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89">
    <w:name w:val="xl89"/>
    <w:basedOn w:val="Normal"/>
    <w:rsid w:val="00EA0580"/>
    <w:pPr>
      <w:spacing w:before="100" w:beforeAutospacing="1" w:after="100" w:afterAutospacing="1"/>
      <w:textAlignment w:val="top"/>
    </w:pPr>
    <w:rPr>
      <w:rFonts w:ascii="Arial" w:hAnsi="Arial" w:cs="Arial"/>
      <w:lang w:val="fr-FR" w:eastAsia="fr-FR"/>
    </w:rPr>
  </w:style>
  <w:style w:type="paragraph" w:customStyle="1" w:styleId="xl90">
    <w:name w:val="xl90"/>
    <w:basedOn w:val="Normal"/>
    <w:rsid w:val="00EA0580"/>
    <w:pPr>
      <w:spacing w:before="100" w:beforeAutospacing="1" w:after="100" w:afterAutospacing="1"/>
      <w:textAlignment w:val="top"/>
    </w:pPr>
    <w:rPr>
      <w:rFonts w:ascii="Arial" w:hAnsi="Arial" w:cs="Arial"/>
      <w:lang w:val="fr-FR" w:eastAsia="fr-FR"/>
    </w:rPr>
  </w:style>
  <w:style w:type="paragraph" w:customStyle="1" w:styleId="xl91">
    <w:name w:val="xl91"/>
    <w:basedOn w:val="Normal"/>
    <w:rsid w:val="00EA0580"/>
    <w:pPr>
      <w:spacing w:before="100" w:beforeAutospacing="1" w:after="100" w:afterAutospacing="1"/>
      <w:jc w:val="center"/>
      <w:textAlignment w:val="top"/>
    </w:pPr>
    <w:rPr>
      <w:rFonts w:ascii="Arial" w:hAnsi="Arial" w:cs="Arial"/>
      <w:lang w:val="fr-FR" w:eastAsia="fr-FR"/>
    </w:rPr>
  </w:style>
  <w:style w:type="paragraph" w:customStyle="1" w:styleId="xl92">
    <w:name w:val="xl92"/>
    <w:basedOn w:val="Normal"/>
    <w:rsid w:val="00EA0580"/>
    <w:pPr>
      <w:spacing w:before="100" w:beforeAutospacing="1" w:after="100" w:afterAutospacing="1"/>
      <w:textAlignment w:val="top"/>
    </w:pPr>
    <w:rPr>
      <w:rFonts w:ascii="Arial" w:hAnsi="Arial" w:cs="Arial"/>
      <w:lang w:val="fr-FR" w:eastAsia="fr-FR"/>
    </w:rPr>
  </w:style>
  <w:style w:type="paragraph" w:customStyle="1" w:styleId="xl93">
    <w:name w:val="xl93"/>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94">
    <w:name w:val="xl94"/>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5">
    <w:name w:val="xl95"/>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6">
    <w:name w:val="xl96"/>
    <w:basedOn w:val="Normal"/>
    <w:rsid w:val="00EA0580"/>
    <w:pPr>
      <w:pBdr>
        <w:bottom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97">
    <w:name w:val="xl9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8">
    <w:name w:val="xl9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99">
    <w:name w:val="xl99"/>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0">
    <w:name w:val="xl10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1">
    <w:name w:val="xl101"/>
    <w:basedOn w:val="Normal"/>
    <w:rsid w:val="00EA0580"/>
    <w:pPr>
      <w:spacing w:before="100" w:beforeAutospacing="1" w:after="100" w:afterAutospacing="1"/>
      <w:textAlignment w:val="top"/>
    </w:pPr>
    <w:rPr>
      <w:rFonts w:ascii="Arial" w:hAnsi="Arial" w:cs="Arial"/>
      <w:u w:val="single"/>
      <w:lang w:val="fr-FR" w:eastAsia="fr-FR"/>
    </w:rPr>
  </w:style>
  <w:style w:type="paragraph" w:customStyle="1" w:styleId="xl102">
    <w:name w:val="xl10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3">
    <w:name w:val="xl103"/>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104">
    <w:name w:val="xl104"/>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5">
    <w:name w:val="xl10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106">
    <w:name w:val="xl106"/>
    <w:basedOn w:val="Normal"/>
    <w:rsid w:val="00EA0580"/>
    <w:pPr>
      <w:spacing w:before="100" w:beforeAutospacing="1" w:after="100" w:afterAutospacing="1"/>
      <w:textAlignment w:val="top"/>
    </w:pPr>
    <w:rPr>
      <w:rFonts w:ascii="Arial" w:hAnsi="Arial" w:cs="Arial"/>
      <w:lang w:val="fr-FR" w:eastAsia="fr-FR"/>
    </w:rPr>
  </w:style>
  <w:style w:type="paragraph" w:customStyle="1" w:styleId="xl107">
    <w:name w:val="xl10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108">
    <w:name w:val="xl108"/>
    <w:basedOn w:val="Normal"/>
    <w:rsid w:val="00EA0580"/>
    <w:pPr>
      <w:spacing w:before="100" w:beforeAutospacing="1" w:after="100" w:afterAutospacing="1"/>
      <w:textAlignment w:val="top"/>
    </w:pPr>
    <w:rPr>
      <w:rFonts w:ascii="Arial" w:hAnsi="Arial" w:cs="Arial"/>
      <w:color w:val="FF0000"/>
      <w:lang w:val="fr-FR" w:eastAsia="fr-FR"/>
    </w:rPr>
  </w:style>
  <w:style w:type="paragraph" w:customStyle="1" w:styleId="xl109">
    <w:name w:val="xl109"/>
    <w:basedOn w:val="Normal"/>
    <w:rsid w:val="00EA0580"/>
    <w:pPr>
      <w:shd w:val="clear" w:color="000000" w:fill="CCFFFF"/>
      <w:spacing w:before="100" w:beforeAutospacing="1" w:after="100" w:afterAutospacing="1"/>
      <w:textAlignment w:val="top"/>
    </w:pPr>
    <w:rPr>
      <w:rFonts w:ascii="Arial" w:hAnsi="Arial" w:cs="Arial"/>
      <w:color w:val="FF0000"/>
      <w:lang w:val="fr-FR" w:eastAsia="fr-FR"/>
    </w:rPr>
  </w:style>
  <w:style w:type="paragraph" w:customStyle="1" w:styleId="xl110">
    <w:name w:val="xl110"/>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1">
    <w:name w:val="xl111"/>
    <w:basedOn w:val="Normal"/>
    <w:rsid w:val="00EA0580"/>
    <w:pP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2">
    <w:name w:val="xl112"/>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3">
    <w:name w:val="xl113"/>
    <w:basedOn w:val="Normal"/>
    <w:rsid w:val="00EA0580"/>
    <w:pPr>
      <w:pBdr>
        <w:top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4">
    <w:name w:val="xl114"/>
    <w:basedOn w:val="Normal"/>
    <w:rsid w:val="00EA0580"/>
    <w:pPr>
      <w:spacing w:before="100" w:beforeAutospacing="1" w:after="100" w:afterAutospacing="1"/>
      <w:jc w:val="center"/>
      <w:textAlignment w:val="top"/>
    </w:pPr>
    <w:rPr>
      <w:rFonts w:ascii="Arial" w:hAnsi="Arial" w:cs="Arial"/>
      <w:b/>
      <w:bCs/>
      <w:lang w:val="fr-FR" w:eastAsia="fr-FR"/>
    </w:rPr>
  </w:style>
  <w:style w:type="paragraph" w:customStyle="1" w:styleId="xl115">
    <w:name w:val="xl115"/>
    <w:basedOn w:val="Normal"/>
    <w:rsid w:val="00EA0580"/>
    <w:pPr>
      <w:pBdr>
        <w:bottom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6">
    <w:name w:val="xl116"/>
    <w:basedOn w:val="Normal"/>
    <w:rsid w:val="00EA0580"/>
    <w:pPr>
      <w:pBdr>
        <w:bottom w:val="single" w:sz="4" w:space="0" w:color="auto"/>
      </w:pBdr>
      <w:spacing w:before="100" w:beforeAutospacing="1" w:after="100" w:afterAutospacing="1"/>
      <w:textAlignment w:val="top"/>
    </w:pPr>
    <w:rPr>
      <w:rFonts w:ascii="Arial" w:hAnsi="Arial" w:cs="Arial"/>
      <w:u w:val="single"/>
      <w:lang w:val="fr-FR" w:eastAsia="fr-FR"/>
    </w:rPr>
  </w:style>
  <w:style w:type="paragraph" w:customStyle="1" w:styleId="xl117">
    <w:name w:val="xl117"/>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18">
    <w:name w:val="xl11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19">
    <w:name w:val="xl119"/>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0">
    <w:name w:val="xl120"/>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1">
    <w:name w:val="xl121"/>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2">
    <w:name w:val="xl12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3">
    <w:name w:val="xl123"/>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24">
    <w:name w:val="xl124"/>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5">
    <w:name w:val="xl125"/>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6">
    <w:name w:val="xl126"/>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7">
    <w:name w:val="xl127"/>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28">
    <w:name w:val="xl128"/>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29">
    <w:name w:val="xl129"/>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0">
    <w:name w:val="xl130"/>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1">
    <w:name w:val="xl131"/>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2">
    <w:name w:val="xl132"/>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3">
    <w:name w:val="xl133"/>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4">
    <w:name w:val="xl134"/>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35">
    <w:name w:val="xl135"/>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6">
    <w:name w:val="xl136"/>
    <w:basedOn w:val="Normal"/>
    <w:rsid w:val="00EA0580"/>
    <w:pP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7">
    <w:name w:val="xl137"/>
    <w:basedOn w:val="Normal"/>
    <w:rsid w:val="00EA0580"/>
    <w:pP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8">
    <w:name w:val="xl138"/>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9">
    <w:name w:val="xl139"/>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40">
    <w:name w:val="xl140"/>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41">
    <w:name w:val="xl141"/>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42">
    <w:name w:val="xl142"/>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43">
    <w:name w:val="xl143"/>
    <w:basedOn w:val="Normal"/>
    <w:rsid w:val="00EA0580"/>
    <w:pP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4">
    <w:name w:val="xl144"/>
    <w:basedOn w:val="Normal"/>
    <w:rsid w:val="00EA0580"/>
    <w:pPr>
      <w:pBdr>
        <w:top w:val="single" w:sz="4" w:space="0" w:color="auto"/>
        <w:bottom w:val="single" w:sz="4" w:space="0" w:color="auto"/>
      </w:pBdr>
      <w:shd w:val="clear" w:color="000000" w:fill="FFFF00"/>
      <w:spacing w:before="100" w:beforeAutospacing="1" w:after="100" w:afterAutospacing="1"/>
      <w:jc w:val="center"/>
      <w:textAlignment w:val="top"/>
    </w:pPr>
    <w:rPr>
      <w:rFonts w:ascii="Arial" w:hAnsi="Arial" w:cs="Arial"/>
      <w:b/>
      <w:bCs/>
      <w:lang w:val="fr-FR" w:eastAsia="fr-FR"/>
    </w:rPr>
  </w:style>
  <w:style w:type="paragraph" w:customStyle="1" w:styleId="xl145">
    <w:name w:val="xl145"/>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46">
    <w:name w:val="xl146"/>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7">
    <w:name w:val="xl147"/>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48">
    <w:name w:val="xl148"/>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49">
    <w:name w:val="xl149"/>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0">
    <w:name w:val="xl150"/>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1">
    <w:name w:val="xl151"/>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52">
    <w:name w:val="xl15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3">
    <w:name w:val="xl153"/>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4">
    <w:name w:val="xl15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5">
    <w:name w:val="xl155"/>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6">
    <w:name w:val="xl156"/>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7">
    <w:name w:val="xl157"/>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8">
    <w:name w:val="xl158"/>
    <w:basedOn w:val="Normal"/>
    <w:rsid w:val="00EA0580"/>
    <w:pP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9">
    <w:name w:val="xl159"/>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0">
    <w:name w:val="xl160"/>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1">
    <w:name w:val="xl161"/>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2">
    <w:name w:val="xl162"/>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3">
    <w:name w:val="xl16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4">
    <w:name w:val="xl164"/>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color w:val="000000"/>
      <w:lang w:val="fr-FR" w:eastAsia="fr-FR"/>
    </w:rPr>
  </w:style>
  <w:style w:type="paragraph" w:customStyle="1" w:styleId="xl165">
    <w:name w:val="xl16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6">
    <w:name w:val="xl166"/>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67">
    <w:name w:val="xl16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8">
    <w:name w:val="xl16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9">
    <w:name w:val="xl169"/>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0">
    <w:name w:val="xl170"/>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1">
    <w:name w:val="xl171"/>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72">
    <w:name w:val="xl172"/>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3">
    <w:name w:val="xl173"/>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4">
    <w:name w:val="xl174"/>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5">
    <w:name w:val="xl175"/>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6">
    <w:name w:val="xl176"/>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7">
    <w:name w:val="xl17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8">
    <w:name w:val="xl17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9">
    <w:name w:val="xl179"/>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0">
    <w:name w:val="xl180"/>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1">
    <w:name w:val="xl18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2">
    <w:name w:val="xl18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3">
    <w:name w:val="xl18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4">
    <w:name w:val="xl18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5">
    <w:name w:val="xl18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6">
    <w:name w:val="xl186"/>
    <w:basedOn w:val="Normal"/>
    <w:rsid w:val="00EA0580"/>
    <w:pPr>
      <w:shd w:val="clear" w:color="000000" w:fill="00FF00"/>
      <w:spacing w:before="100" w:beforeAutospacing="1" w:after="100" w:afterAutospacing="1"/>
      <w:textAlignment w:val="top"/>
    </w:pPr>
    <w:rPr>
      <w:rFonts w:ascii="Arial" w:hAnsi="Arial" w:cs="Arial"/>
      <w:color w:val="FF0000"/>
      <w:lang w:val="fr-FR" w:eastAsia="fr-FR"/>
    </w:rPr>
  </w:style>
  <w:style w:type="paragraph" w:customStyle="1" w:styleId="xl187">
    <w:name w:val="xl187"/>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88">
    <w:name w:val="xl188"/>
    <w:basedOn w:val="Normal"/>
    <w:rsid w:val="00EA0580"/>
    <w:pPr>
      <w:shd w:val="clear" w:color="000000" w:fill="00FF00"/>
      <w:spacing w:before="100" w:beforeAutospacing="1" w:after="100" w:afterAutospacing="1"/>
    </w:pPr>
    <w:rPr>
      <w:lang w:val="fr-FR" w:eastAsia="fr-FR"/>
    </w:rPr>
  </w:style>
  <w:style w:type="paragraph" w:customStyle="1" w:styleId="xl189">
    <w:name w:val="xl189"/>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90">
    <w:name w:val="xl190"/>
    <w:basedOn w:val="Normal"/>
    <w:rsid w:val="00EA0580"/>
    <w:pPr>
      <w:spacing w:before="100" w:beforeAutospacing="1" w:after="100" w:afterAutospacing="1"/>
      <w:textAlignment w:val="top"/>
    </w:pPr>
    <w:rPr>
      <w:rFonts w:ascii="Arial" w:hAnsi="Arial" w:cs="Arial"/>
      <w:b/>
      <w:bCs/>
      <w:color w:val="FF0000"/>
      <w:lang w:val="fr-FR" w:eastAsia="fr-FR"/>
    </w:rPr>
  </w:style>
  <w:style w:type="paragraph" w:customStyle="1" w:styleId="xl191">
    <w:name w:val="xl19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2">
    <w:name w:val="xl192"/>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3">
    <w:name w:val="xl193"/>
    <w:basedOn w:val="Normal"/>
    <w:rsid w:val="00EA0580"/>
    <w:pPr>
      <w:pBdr>
        <w:right w:val="single" w:sz="8"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94">
    <w:name w:val="xl194"/>
    <w:basedOn w:val="Normal"/>
    <w:rsid w:val="00EA0580"/>
    <w:pPr>
      <w:shd w:val="clear" w:color="000000" w:fill="00FF00"/>
      <w:spacing w:before="100" w:beforeAutospacing="1" w:after="100" w:afterAutospacing="1"/>
    </w:pPr>
    <w:rPr>
      <w:rFonts w:ascii="Arial" w:hAnsi="Arial" w:cs="Arial"/>
      <w:lang w:val="fr-FR" w:eastAsia="fr-FR"/>
    </w:rPr>
  </w:style>
  <w:style w:type="paragraph" w:customStyle="1" w:styleId="IFSCBULLET2">
    <w:name w:val="IFSC_BULLET_2"/>
    <w:basedOn w:val="BodyText"/>
    <w:autoRedefine/>
    <w:rsid w:val="00236347"/>
    <w:pPr>
      <w:numPr>
        <w:ilvl w:val="0"/>
        <w:numId w:val="0"/>
      </w:numPr>
      <w:tabs>
        <w:tab w:val="left" w:pos="360"/>
        <w:tab w:val="num" w:pos="720"/>
      </w:tabs>
      <w:ind w:left="360"/>
      <w:jc w:val="both"/>
    </w:pPr>
    <w:rPr>
      <w:lang w:val="fr-FR"/>
    </w:rPr>
  </w:style>
  <w:style w:type="paragraph" w:customStyle="1" w:styleId="ITEALTable">
    <w:name w:val="ITEAL_Table"/>
    <w:basedOn w:val="Caption"/>
    <w:autoRedefine/>
    <w:qFormat/>
    <w:rsid w:val="00DF1732"/>
    <w:pPr>
      <w:numPr>
        <w:numId w:val="47"/>
      </w:numPr>
      <w:spacing w:before="120" w:after="120"/>
      <w:jc w:val="center"/>
    </w:pPr>
    <w:rPr>
      <w:b w:val="0"/>
      <w:i/>
      <w:sz w:val="22"/>
    </w:rPr>
  </w:style>
  <w:style w:type="paragraph" w:customStyle="1" w:styleId="ITEALRULE">
    <w:name w:val="ITEAL_RULE"/>
    <w:basedOn w:val="Normal"/>
    <w:autoRedefine/>
    <w:rsid w:val="008A7B6B"/>
    <w:pPr>
      <w:spacing w:before="60" w:after="60"/>
    </w:pPr>
    <w:rPr>
      <w:rFonts w:ascii="Arial" w:hAnsi="Arial" w:cs="Arial"/>
      <w:sz w:val="18"/>
      <w:szCs w:val="18"/>
    </w:rPr>
  </w:style>
  <w:style w:type="paragraph" w:customStyle="1" w:styleId="IFSCRULE">
    <w:name w:val="IFSC_RULE"/>
    <w:basedOn w:val="Normal"/>
    <w:autoRedefine/>
    <w:rsid w:val="004D6E6A"/>
    <w:rPr>
      <w:rFonts w:ascii="Arial" w:hAnsi="Arial" w:cs="Arial"/>
      <w:sz w:val="18"/>
      <w:szCs w:val="18"/>
    </w:rPr>
  </w:style>
  <w:style w:type="paragraph" w:customStyle="1" w:styleId="IFSCHEADING1">
    <w:name w:val="IFSC_HEADING1"/>
    <w:basedOn w:val="Heading1"/>
    <w:autoRedefine/>
    <w:rsid w:val="006B4CF7"/>
    <w:pPr>
      <w:pageBreakBefore/>
      <w:widowControl w:val="0"/>
      <w:spacing w:before="0"/>
      <w:jc w:val="both"/>
    </w:pPr>
    <w:rPr>
      <w:rFonts w:ascii="Times New Roman" w:hAnsi="Times New Roman"/>
      <w:sz w:val="36"/>
    </w:rPr>
  </w:style>
  <w:style w:type="paragraph" w:customStyle="1" w:styleId="IFSCHEADING3">
    <w:name w:val="IFSC_HEADING3"/>
    <w:basedOn w:val="Heading3"/>
    <w:autoRedefine/>
    <w:rsid w:val="006B4CF7"/>
    <w:pPr>
      <w:numPr>
        <w:numId w:val="52"/>
      </w:numPr>
    </w:pPr>
    <w:rPr>
      <w:rFonts w:ascii="Times New Roman" w:hAnsi="Times New Roman"/>
      <w:sz w:val="30"/>
    </w:rPr>
  </w:style>
  <w:style w:type="paragraph" w:customStyle="1" w:styleId="IFSCHEADING4">
    <w:name w:val="IFSC_HEADING4"/>
    <w:basedOn w:val="Heading4"/>
    <w:link w:val="IFSCHEADING4CharChar"/>
    <w:autoRedefine/>
    <w:rsid w:val="006B4CF7"/>
    <w:pPr>
      <w:numPr>
        <w:ilvl w:val="0"/>
        <w:numId w:val="0"/>
      </w:numPr>
    </w:pPr>
    <w:rPr>
      <w:i/>
    </w:rPr>
  </w:style>
  <w:style w:type="character" w:customStyle="1" w:styleId="BodyTextIndentChar">
    <w:name w:val="Body Text Indent Char"/>
    <w:basedOn w:val="DefaultParagraphFont"/>
    <w:link w:val="BodyTextIndent"/>
    <w:rsid w:val="00843A2A"/>
    <w:rPr>
      <w:rFonts w:ascii="Calibri" w:hAnsi="Calibri"/>
      <w:color w:val="4D4D4D"/>
      <w:lang w:val="fr-FR" w:eastAsia="fr-FR"/>
    </w:rPr>
  </w:style>
  <w:style w:type="paragraph" w:customStyle="1" w:styleId="IFSCHEADING5">
    <w:name w:val="IFSC_HEADING5"/>
    <w:basedOn w:val="Heading5"/>
    <w:autoRedefine/>
    <w:rsid w:val="006B4CF7"/>
    <w:pPr>
      <w:numPr>
        <w:ilvl w:val="0"/>
        <w:numId w:val="0"/>
      </w:numPr>
    </w:pPr>
  </w:style>
  <w:style w:type="paragraph" w:customStyle="1" w:styleId="IFSCHEADING2">
    <w:name w:val="IFSC_HEADING2"/>
    <w:basedOn w:val="Heading2"/>
    <w:autoRedefine/>
    <w:rsid w:val="008865D3"/>
    <w:pPr>
      <w:numPr>
        <w:numId w:val="51"/>
      </w:numPr>
    </w:pPr>
    <w:rPr>
      <w:rFonts w:ascii="Times New Roman" w:hAnsi="Times New Roman"/>
      <w:i w:val="0"/>
      <w:sz w:val="32"/>
    </w:rPr>
  </w:style>
  <w:style w:type="paragraph" w:customStyle="1" w:styleId="IFSCFigure">
    <w:name w:val="IFSC_Figure"/>
    <w:basedOn w:val="Normal"/>
    <w:autoRedefine/>
    <w:rsid w:val="00766D30"/>
    <w:pPr>
      <w:jc w:val="center"/>
    </w:pPr>
    <w:rPr>
      <w:i/>
      <w:color w:val="000000"/>
      <w:szCs w:val="20"/>
      <w:lang w:val="en-GB"/>
    </w:rPr>
  </w:style>
  <w:style w:type="character" w:customStyle="1" w:styleId="IFSCHEADING4CharChar">
    <w:name w:val="IFSC_HEADING4 Char Char"/>
    <w:basedOn w:val="DefaultParagraphFont"/>
    <w:link w:val="IFSCHEADING4"/>
    <w:rsid w:val="00766D30"/>
    <w:rPr>
      <w:b/>
      <w:bCs/>
      <w:i/>
      <w:sz w:val="28"/>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43FA"/>
    <w:rPr>
      <w:sz w:val="24"/>
      <w:szCs w:val="24"/>
      <w:lang w:val="en-US" w:eastAsia="en-US"/>
    </w:rPr>
  </w:style>
  <w:style w:type="paragraph" w:styleId="Heading1">
    <w:name w:val="heading 1"/>
    <w:aliases w:val="H1,Titre 1 SQLI,1.Titre 1,h1,l1,level 1,level1,1,1titre,1titre1,1titre2,1titre3,1titre4,1titre5,1titre6,Activité,Titre 11,t1.T1.Titre 1,t1,t1.T1,Header1,Heading1_Titre1,titre 1.,Ubizen 1,Titrlm1,ChapterTitle,Titre 1I,Teamlog-T1,chapitre,Level"/>
    <w:basedOn w:val="Normal"/>
    <w:next w:val="Normal"/>
    <w:qFormat/>
    <w:rsid w:val="005A2C71"/>
    <w:pPr>
      <w:keepNext/>
      <w:spacing w:before="240" w:after="60"/>
      <w:outlineLvl w:val="0"/>
    </w:pPr>
    <w:rPr>
      <w:rFonts w:ascii="Arial" w:hAnsi="Arial" w:cs="Arial"/>
      <w:b/>
      <w:bCs/>
      <w:kern w:val="32"/>
      <w:sz w:val="32"/>
      <w:szCs w:val="32"/>
    </w:rPr>
  </w:style>
  <w:style w:type="paragraph" w:styleId="Heading2">
    <w:name w:val="heading 2"/>
    <w:aliases w:val="l2,H2,HD2,style2,Titre 23,Titre 2 SQLI,Titre 10,Fonctionnalité,Titre 21,t2.T2,Table2,heading 2,Heading 2 Hidden,header 2,2,I2,Titre Parag,section,Heading2_Titre2,h1.1,Überschrift 2 Anhang,Überschrift 2 Anhang1,Überschrift 2 Anhang2"/>
    <w:basedOn w:val="Normal"/>
    <w:next w:val="Normal"/>
    <w:link w:val="Heading2Char"/>
    <w:qFormat/>
    <w:rsid w:val="001F1BB0"/>
    <w:pPr>
      <w:keepNext/>
      <w:numPr>
        <w:ilvl w:val="1"/>
        <w:numId w:val="13"/>
      </w:numPr>
      <w:spacing w:before="240" w:after="60"/>
      <w:outlineLvl w:val="1"/>
    </w:pPr>
    <w:rPr>
      <w:rFonts w:ascii="Arial" w:hAnsi="Arial" w:cs="Arial"/>
      <w:b/>
      <w:bCs/>
      <w:i/>
      <w:iCs/>
      <w:sz w:val="28"/>
      <w:szCs w:val="28"/>
    </w:rPr>
  </w:style>
  <w:style w:type="paragraph" w:styleId="Heading3">
    <w:name w:val="heading 3"/>
    <w:aliases w:val="h2,2nd Level Head,título 3,Titre 3 SQLI,H3,H31,H32,H33,H34,H35,H36,H37,H38,H39,H311,H321,H331,H341,H351,H361,H371,H381,H310,H312,H322,H332,H342,H352,H362,H372,H382,H313,H323,H333,H343,H353,H363,H373,H383,H314,H324,H334,H344,H354,H364,H374,H384"/>
    <w:basedOn w:val="Normal"/>
    <w:next w:val="Normal"/>
    <w:link w:val="Heading3Char"/>
    <w:qFormat/>
    <w:rsid w:val="001F1BB0"/>
    <w:pPr>
      <w:keepNext/>
      <w:numPr>
        <w:ilvl w:val="2"/>
        <w:numId w:val="13"/>
      </w:numPr>
      <w:spacing w:before="240" w:after="60"/>
      <w:outlineLvl w:val="2"/>
    </w:pPr>
    <w:rPr>
      <w:rFonts w:ascii="Arial" w:hAnsi="Arial" w:cs="Arial"/>
      <w:b/>
      <w:bCs/>
      <w:sz w:val="26"/>
      <w:szCs w:val="26"/>
    </w:rPr>
  </w:style>
  <w:style w:type="paragraph" w:styleId="Heading4">
    <w:name w:val="heading 4"/>
    <w:aliases w:val="Titre 4 SQLI,H4,Heading4_Titre4,4,Ref Heading 1,rh1,Heading sql,Titre 41,t4.T4,Alinéa,Ubizen 4,H41,Titre4,heading 4,l4,l41,l42,Teamlog-T4,Proposal Center 4,t4.T4.Titre 4,t4,Lev 4,4 dash,d,3,T4,Titre 4_JD,(Alt+4),h4,Unterunterabschnitt,Contrat "/>
    <w:basedOn w:val="Normal"/>
    <w:next w:val="Normal"/>
    <w:link w:val="Heading4Char"/>
    <w:qFormat/>
    <w:rsid w:val="001F1BB0"/>
    <w:pPr>
      <w:keepNext/>
      <w:numPr>
        <w:ilvl w:val="3"/>
        <w:numId w:val="13"/>
      </w:numPr>
      <w:spacing w:before="240" w:after="60"/>
      <w:outlineLvl w:val="3"/>
    </w:pPr>
    <w:rPr>
      <w:b/>
      <w:bCs/>
      <w:sz w:val="28"/>
      <w:szCs w:val="28"/>
    </w:rPr>
  </w:style>
  <w:style w:type="paragraph" w:styleId="Heading5">
    <w:name w:val="heading 5"/>
    <w:aliases w:val="Titre 5 SQLI,a),Titre5,heading 5,H5,DO NOT USE_h5,bbb,Titre 0,Roman list,Aston T5,Aston Titre 5,Roman list1,Roman list2,Roman list11,Roman list3,Roman list12,Roman list21,Roman list111,Level 3 - i,texte 1,h5,Second Subheading,Article,H51,H52"/>
    <w:basedOn w:val="Normal"/>
    <w:next w:val="Normal"/>
    <w:link w:val="Heading5Char"/>
    <w:qFormat/>
    <w:rsid w:val="001F1BB0"/>
    <w:pPr>
      <w:numPr>
        <w:ilvl w:val="4"/>
        <w:numId w:val="13"/>
      </w:numPr>
      <w:spacing w:before="240" w:after="60"/>
      <w:outlineLvl w:val="4"/>
    </w:pPr>
    <w:rPr>
      <w:b/>
      <w:bCs/>
      <w:i/>
      <w:iCs/>
      <w:sz w:val="26"/>
      <w:szCs w:val="26"/>
    </w:rPr>
  </w:style>
  <w:style w:type="paragraph" w:styleId="Heading6">
    <w:name w:val="heading 6"/>
    <w:aliases w:val="Titre 6 SQLI,H6,Bullet list,Titre Sommaire,Annexe1,H61,H62,H611,Heading6_Titre6,(Shift Ctrl 6),Legal Level 1.,Niveau 6,Niveau6,Bullet list1,Bullet list2,Bullet list11,Bullet list3,Bullet list12,Bullet list21,Bullet list111,Bullet lis,h6"/>
    <w:basedOn w:val="Normal"/>
    <w:next w:val="Normal"/>
    <w:qFormat/>
    <w:rsid w:val="001F1BB0"/>
    <w:pPr>
      <w:numPr>
        <w:ilvl w:val="5"/>
        <w:numId w:val="13"/>
      </w:numPr>
      <w:spacing w:before="240" w:after="60"/>
      <w:outlineLvl w:val="5"/>
    </w:pPr>
    <w:rPr>
      <w:b/>
      <w:bCs/>
      <w:sz w:val="22"/>
      <w:szCs w:val="22"/>
    </w:rPr>
  </w:style>
  <w:style w:type="paragraph" w:styleId="Heading7">
    <w:name w:val="heading 7"/>
    <w:aliases w:val="Titre 7 SQLI,Heading7_Titre7,letter list,lettered list,Aston T7,letter list1,lettered list1,letter list2,lettered list2,letter list11,lettered list11,letter list3,lettered list3,letter list12,lettered list12,letter list21,lettered list21,Annex"/>
    <w:basedOn w:val="Normal"/>
    <w:next w:val="Normal"/>
    <w:qFormat/>
    <w:rsid w:val="001F1BB0"/>
    <w:pPr>
      <w:numPr>
        <w:ilvl w:val="6"/>
        <w:numId w:val="13"/>
      </w:numPr>
      <w:spacing w:before="240" w:after="60"/>
      <w:outlineLvl w:val="6"/>
    </w:pPr>
  </w:style>
  <w:style w:type="paragraph" w:styleId="Heading8">
    <w:name w:val="heading 8"/>
    <w:aliases w:val="Titre 8 SQLI,action,Etiquette,Aston Légende,Aston T8,action1,action2,action11,action3,action4,action5,action6,action7,action12,action21,action111,action31,action8,action13,action22,action112,action32,action9,action14,action23,action113,Annexe3"/>
    <w:basedOn w:val="Normal"/>
    <w:next w:val="Normal"/>
    <w:qFormat/>
    <w:rsid w:val="001F1BB0"/>
    <w:pPr>
      <w:numPr>
        <w:ilvl w:val="7"/>
        <w:numId w:val="13"/>
      </w:numPr>
      <w:spacing w:before="240" w:after="60"/>
      <w:outlineLvl w:val="7"/>
    </w:pPr>
    <w:rPr>
      <w:i/>
      <w:iCs/>
    </w:rPr>
  </w:style>
  <w:style w:type="paragraph" w:styleId="Heading9">
    <w:name w:val="heading 9"/>
    <w:aliases w:val="Titre 9 SQLI,Heading9_Titre9,App Heading,progress,Aston colonne,progress1,progress2,progress11,progress3,progress4,progress5,progress6,progress7,progress12,progress21,progress111,progress31,progress8,progress13,progress22,progress112"/>
    <w:basedOn w:val="Normal"/>
    <w:next w:val="Normal"/>
    <w:qFormat/>
    <w:rsid w:val="001F1BB0"/>
    <w:pPr>
      <w:numPr>
        <w:ilvl w:val="8"/>
        <w:numId w:val="13"/>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styleId="ArticleSection">
    <w:name w:val="Outline List 3"/>
    <w:aliases w:val="PIT_Prior"/>
    <w:basedOn w:val="NoList"/>
    <w:rsid w:val="00237C83"/>
    <w:pPr>
      <w:numPr>
        <w:numId w:val="1"/>
      </w:numPr>
    </w:pPr>
  </w:style>
  <w:style w:type="character" w:customStyle="1" w:styleId="longtext">
    <w:name w:val="long_text"/>
    <w:basedOn w:val="DefaultParagraphFont"/>
    <w:rsid w:val="000D282B"/>
  </w:style>
  <w:style w:type="paragraph" w:customStyle="1" w:styleId="ITEALVersion">
    <w:name w:val="ITEAL_Version"/>
    <w:autoRedefine/>
    <w:rsid w:val="00C23A38"/>
    <w:pPr>
      <w:numPr>
        <w:numId w:val="44"/>
      </w:numPr>
      <w:pBdr>
        <w:left w:val="wave" w:sz="6" w:space="4" w:color="auto"/>
      </w:pBdr>
    </w:pPr>
    <w:rPr>
      <w:rFonts w:eastAsia="Calibri"/>
      <w:color w:val="339966"/>
      <w:szCs w:val="24"/>
      <w:lang w:val="fr-FR" w:eastAsia="fr-FR"/>
    </w:rPr>
  </w:style>
  <w:style w:type="table" w:styleId="TableGrid">
    <w:name w:val="Table Grid"/>
    <w:basedOn w:val="TableNormal"/>
    <w:rsid w:val="00132E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Tref">
    <w:name w:val="PIT_ref"/>
    <w:autoRedefine/>
    <w:rsid w:val="00CB3FD5"/>
    <w:pPr>
      <w:pBdr>
        <w:left w:val="wave" w:sz="6" w:space="4" w:color="auto"/>
      </w:pBdr>
      <w:tabs>
        <w:tab w:val="num" w:pos="0"/>
      </w:tabs>
    </w:pPr>
    <w:rPr>
      <w:rFonts w:eastAsia="Calibri"/>
      <w:color w:val="FF6600"/>
      <w:szCs w:val="24"/>
      <w:lang w:val="fr-FR" w:eastAsia="fr-FR"/>
    </w:rPr>
  </w:style>
  <w:style w:type="paragraph" w:customStyle="1" w:styleId="Style1">
    <w:name w:val="Style1"/>
    <w:rsid w:val="00237C83"/>
    <w:pPr>
      <w:numPr>
        <w:numId w:val="4"/>
      </w:numPr>
      <w:pBdr>
        <w:left w:val="wave" w:sz="6" w:space="4" w:color="auto"/>
      </w:pBdr>
    </w:pPr>
    <w:rPr>
      <w:rFonts w:eastAsia="Calibri"/>
      <w:sz w:val="24"/>
      <w:szCs w:val="24"/>
      <w:lang w:val="en-US" w:eastAsia="fr-FR"/>
    </w:rPr>
  </w:style>
  <w:style w:type="character" w:customStyle="1" w:styleId="Heading4Char">
    <w:name w:val="Heading 4 Char"/>
    <w:aliases w:val="Titre 4 SQLI Char1,H4 Char1,Heading4_Titre4 Char1,4 Char1,Ref Heading 1 Char1,rh1 Char1,Heading sql Char1,Titre 41 Char1,t4.T4 Char1,Alinéa Char1,Ubizen 4 Char1,H41 Char1,Titre4 Char1,heading 4 Char1,l4 Char1,l41 Char1,l42 Char1,t4 Char"/>
    <w:basedOn w:val="DefaultParagraphFont"/>
    <w:link w:val="Heading4"/>
    <w:rsid w:val="00620B77"/>
    <w:rPr>
      <w:b/>
      <w:bCs/>
      <w:sz w:val="28"/>
      <w:szCs w:val="28"/>
      <w:lang w:val="en-US" w:eastAsia="en-US" w:bidi="ar-SA"/>
    </w:rPr>
  </w:style>
  <w:style w:type="paragraph" w:customStyle="1" w:styleId="PITId">
    <w:name w:val="PIT_Id"/>
    <w:autoRedefine/>
    <w:rsid w:val="006C1DD4"/>
    <w:pPr>
      <w:numPr>
        <w:numId w:val="3"/>
      </w:numPr>
      <w:pBdr>
        <w:left w:val="wave" w:sz="6" w:space="4" w:color="auto"/>
      </w:pBdr>
    </w:pPr>
    <w:rPr>
      <w:rFonts w:eastAsia="Calibri"/>
      <w:color w:val="800000"/>
      <w:szCs w:val="24"/>
      <w:lang w:val="en-US" w:eastAsia="fr-FR"/>
    </w:rPr>
  </w:style>
  <w:style w:type="paragraph" w:customStyle="1" w:styleId="Style2">
    <w:name w:val="Style2"/>
    <w:basedOn w:val="Normal"/>
    <w:autoRedefine/>
    <w:rsid w:val="0093023D"/>
    <w:pPr>
      <w:numPr>
        <w:numId w:val="6"/>
      </w:numPr>
      <w:pBdr>
        <w:left w:val="wave" w:sz="6" w:space="4" w:color="auto"/>
      </w:pBdr>
    </w:pPr>
    <w:rPr>
      <w:color w:val="FF0000"/>
      <w:sz w:val="20"/>
    </w:rPr>
  </w:style>
  <w:style w:type="paragraph" w:customStyle="1" w:styleId="PITType">
    <w:name w:val="PIT_Type"/>
    <w:basedOn w:val="ArticleSection"/>
    <w:link w:val="PITTypeCharChar"/>
    <w:autoRedefine/>
    <w:rsid w:val="00CB3FD5"/>
    <w:pPr>
      <w:numPr>
        <w:numId w:val="0"/>
      </w:numPr>
      <w:pBdr>
        <w:left w:val="wave" w:sz="6" w:space="4" w:color="auto"/>
      </w:pBdr>
      <w:tabs>
        <w:tab w:val="num" w:pos="0"/>
      </w:tabs>
    </w:pPr>
    <w:rPr>
      <w:rFonts w:eastAsia="Calibri"/>
      <w:color w:val="0000FF"/>
      <w:szCs w:val="24"/>
      <w:lang w:val="en-US" w:eastAsia="fr-FR" w:bidi="ar-SA"/>
    </w:rPr>
  </w:style>
  <w:style w:type="character" w:customStyle="1" w:styleId="PITTypeCharChar">
    <w:name w:val="PIT_Type Char Char"/>
    <w:basedOn w:val="DefaultParagraphFont"/>
    <w:link w:val="PITType"/>
    <w:rsid w:val="00CB3FD5"/>
    <w:rPr>
      <w:rFonts w:eastAsia="Calibri"/>
      <w:color w:val="0000FF"/>
      <w:szCs w:val="24"/>
      <w:lang w:eastAsia="fr-FR"/>
    </w:rPr>
  </w:style>
  <w:style w:type="paragraph" w:customStyle="1" w:styleId="PITDes">
    <w:name w:val="PIT_Des"/>
    <w:basedOn w:val="Normal"/>
    <w:autoRedefine/>
    <w:rsid w:val="00CB3FD5"/>
    <w:pPr>
      <w:pBdr>
        <w:left w:val="wave" w:sz="6" w:space="4" w:color="auto"/>
      </w:pBdr>
      <w:tabs>
        <w:tab w:val="num" w:pos="360"/>
      </w:tabs>
      <w:ind w:left="360" w:hanging="360"/>
    </w:pPr>
    <w:rPr>
      <w:sz w:val="20"/>
    </w:rPr>
  </w:style>
  <w:style w:type="paragraph" w:styleId="Header">
    <w:name w:val="header"/>
    <w:basedOn w:val="Normal"/>
    <w:rsid w:val="0025717E"/>
    <w:pPr>
      <w:tabs>
        <w:tab w:val="center" w:pos="4320"/>
        <w:tab w:val="right" w:pos="8640"/>
      </w:tabs>
    </w:pPr>
  </w:style>
  <w:style w:type="paragraph" w:styleId="Footer">
    <w:name w:val="footer"/>
    <w:basedOn w:val="Normal"/>
    <w:rsid w:val="0025717E"/>
    <w:pPr>
      <w:tabs>
        <w:tab w:val="center" w:pos="4320"/>
        <w:tab w:val="right" w:pos="8640"/>
      </w:tabs>
    </w:pPr>
  </w:style>
  <w:style w:type="paragraph" w:styleId="Title">
    <w:name w:val="Title"/>
    <w:basedOn w:val="Normal"/>
    <w:next w:val="Normal"/>
    <w:qFormat/>
    <w:rsid w:val="008B23E8"/>
    <w:pPr>
      <w:widowControl w:val="0"/>
      <w:spacing w:before="120" w:after="120"/>
      <w:jc w:val="center"/>
    </w:pPr>
    <w:rPr>
      <w:rFonts w:ascii="Verdana" w:hAnsi="Verdana"/>
      <w:b/>
      <w:sz w:val="36"/>
      <w:szCs w:val="20"/>
    </w:rPr>
  </w:style>
  <w:style w:type="paragraph" w:customStyle="1" w:styleId="Tabletext">
    <w:name w:val="Tabletext"/>
    <w:rsid w:val="008B23E8"/>
    <w:pPr>
      <w:keepLines/>
      <w:spacing w:before="20" w:after="20" w:line="240" w:lineRule="exact"/>
    </w:pPr>
    <w:rPr>
      <w:rFonts w:ascii="Verdana" w:hAnsi="Verdana"/>
      <w:sz w:val="16"/>
      <w:lang w:val="en-US" w:eastAsia="en-US"/>
    </w:rPr>
  </w:style>
  <w:style w:type="paragraph" w:customStyle="1" w:styleId="Tableheading">
    <w:name w:val="Tableheading"/>
    <w:basedOn w:val="Tabletext"/>
    <w:rsid w:val="008B23E8"/>
    <w:rPr>
      <w:b/>
      <w:sz w:val="18"/>
    </w:rPr>
  </w:style>
  <w:style w:type="paragraph" w:styleId="DocumentMap">
    <w:name w:val="Document Map"/>
    <w:basedOn w:val="Normal"/>
    <w:semiHidden/>
    <w:rsid w:val="005A2C71"/>
    <w:pPr>
      <w:shd w:val="clear" w:color="auto" w:fill="000080"/>
    </w:pPr>
    <w:rPr>
      <w:rFonts w:ascii="Tahoma" w:hAnsi="Tahoma" w:cs="Tahoma"/>
      <w:sz w:val="20"/>
      <w:szCs w:val="20"/>
    </w:rPr>
  </w:style>
  <w:style w:type="paragraph" w:customStyle="1" w:styleId="ITEALHEADING1">
    <w:name w:val="ITEAL_HEADING1"/>
    <w:basedOn w:val="Heading1"/>
    <w:autoRedefine/>
    <w:qFormat/>
    <w:rsid w:val="000A4140"/>
    <w:pPr>
      <w:pageBreakBefore/>
      <w:widowControl w:val="0"/>
      <w:numPr>
        <w:numId w:val="54"/>
      </w:numPr>
      <w:spacing w:before="0"/>
      <w:jc w:val="both"/>
    </w:pPr>
    <w:rPr>
      <w:rFonts w:ascii="Times New Roman" w:hAnsi="Times New Roman"/>
      <w:sz w:val="36"/>
    </w:rPr>
  </w:style>
  <w:style w:type="paragraph" w:customStyle="1" w:styleId="ITEALHEADING2">
    <w:name w:val="ITEAL_HEADING2"/>
    <w:basedOn w:val="Heading2"/>
    <w:autoRedefine/>
    <w:qFormat/>
    <w:rsid w:val="000A4140"/>
    <w:pPr>
      <w:numPr>
        <w:numId w:val="54"/>
      </w:numPr>
    </w:pPr>
    <w:rPr>
      <w:rFonts w:ascii="Times New Roman" w:hAnsi="Times New Roman"/>
      <w:i w:val="0"/>
      <w:sz w:val="32"/>
      <w:szCs w:val="24"/>
    </w:rPr>
  </w:style>
  <w:style w:type="paragraph" w:customStyle="1" w:styleId="ITEALHEADING3">
    <w:name w:val="ITEAL_HEADING3"/>
    <w:basedOn w:val="Heading3"/>
    <w:autoRedefine/>
    <w:qFormat/>
    <w:rsid w:val="00DC1AB5"/>
    <w:pPr>
      <w:numPr>
        <w:numId w:val="54"/>
      </w:numPr>
    </w:pPr>
    <w:rPr>
      <w:rFonts w:ascii="Times New Roman" w:hAnsi="Times New Roman"/>
      <w:sz w:val="30"/>
    </w:rPr>
  </w:style>
  <w:style w:type="paragraph" w:customStyle="1" w:styleId="ITEALHEADING4">
    <w:name w:val="ITEAL_HEADING4"/>
    <w:basedOn w:val="Heading4"/>
    <w:link w:val="ITEALHEADING4Char"/>
    <w:autoRedefine/>
    <w:qFormat/>
    <w:rsid w:val="00B45582"/>
    <w:pPr>
      <w:numPr>
        <w:numId w:val="54"/>
      </w:numPr>
    </w:pPr>
    <w:rPr>
      <w:i/>
    </w:rPr>
  </w:style>
  <w:style w:type="paragraph" w:customStyle="1" w:styleId="TableNormal1">
    <w:name w:val="Table Normal1"/>
    <w:basedOn w:val="Normal"/>
    <w:rsid w:val="00BC3E30"/>
    <w:pPr>
      <w:snapToGrid w:val="0"/>
      <w:spacing w:after="120" w:line="360" w:lineRule="auto"/>
      <w:jc w:val="both"/>
    </w:pPr>
    <w:rPr>
      <w:rFonts w:ascii="Verdana" w:eastAsia="MS Mincho" w:hAnsi="Verdana" w:cs="Tahoma"/>
      <w:bCs/>
      <w:color w:val="000000"/>
      <w:sz w:val="18"/>
      <w:lang w:val="en-GB"/>
    </w:rPr>
  </w:style>
  <w:style w:type="paragraph" w:styleId="TOC1">
    <w:name w:val="toc 1"/>
    <w:basedOn w:val="Normal"/>
    <w:next w:val="Normal"/>
    <w:autoRedefine/>
    <w:uiPriority w:val="39"/>
    <w:rsid w:val="001D3B70"/>
  </w:style>
  <w:style w:type="paragraph" w:styleId="TOC2">
    <w:name w:val="toc 2"/>
    <w:basedOn w:val="Normal"/>
    <w:next w:val="Normal"/>
    <w:autoRedefine/>
    <w:uiPriority w:val="39"/>
    <w:rsid w:val="001D3B70"/>
  </w:style>
  <w:style w:type="paragraph" w:styleId="TOC3">
    <w:name w:val="toc 3"/>
    <w:basedOn w:val="Normal"/>
    <w:next w:val="Normal"/>
    <w:autoRedefine/>
    <w:uiPriority w:val="39"/>
    <w:rsid w:val="001D3B70"/>
  </w:style>
  <w:style w:type="character" w:styleId="Hyperlink">
    <w:name w:val="Hyperlink"/>
    <w:basedOn w:val="DefaultParagraphFont"/>
    <w:uiPriority w:val="99"/>
    <w:rsid w:val="001D3B70"/>
    <w:rPr>
      <w:color w:val="0000FF"/>
      <w:u w:val="single"/>
    </w:rPr>
  </w:style>
  <w:style w:type="paragraph" w:styleId="PlainText">
    <w:name w:val="Plain Text"/>
    <w:basedOn w:val="Normal"/>
    <w:link w:val="PlainTextChar"/>
    <w:rsid w:val="005C7581"/>
    <w:rPr>
      <w:rFonts w:ascii="Courier New" w:hAnsi="Courier New" w:cs="Courier New"/>
      <w:sz w:val="20"/>
      <w:szCs w:val="20"/>
    </w:rPr>
  </w:style>
  <w:style w:type="paragraph" w:styleId="TOC4">
    <w:name w:val="toc 4"/>
    <w:basedOn w:val="Normal"/>
    <w:next w:val="Normal"/>
    <w:autoRedefine/>
    <w:uiPriority w:val="39"/>
    <w:rsid w:val="001D3B70"/>
  </w:style>
  <w:style w:type="paragraph" w:customStyle="1" w:styleId="StylePITTableLeft">
    <w:name w:val="Style PIT_Table + Left"/>
    <w:basedOn w:val="Normal"/>
    <w:rsid w:val="005C7581"/>
    <w:pPr>
      <w:numPr>
        <w:numId w:val="10"/>
      </w:numPr>
      <w:tabs>
        <w:tab w:val="left" w:pos="360"/>
        <w:tab w:val="left" w:pos="720"/>
        <w:tab w:val="left" w:pos="1080"/>
      </w:tabs>
      <w:ind w:left="0"/>
    </w:pPr>
    <w:rPr>
      <w:i/>
      <w:color w:val="000000"/>
      <w:szCs w:val="20"/>
      <w:lang w:val="en-GB"/>
    </w:rPr>
  </w:style>
  <w:style w:type="paragraph" w:styleId="BodyText">
    <w:name w:val="Body Text"/>
    <w:basedOn w:val="Normal"/>
    <w:link w:val="BodyTextChar"/>
    <w:rsid w:val="00A9495B"/>
    <w:pPr>
      <w:numPr>
        <w:ilvl w:val="1"/>
        <w:numId w:val="14"/>
      </w:numPr>
      <w:spacing w:after="120"/>
    </w:pPr>
  </w:style>
  <w:style w:type="paragraph" w:customStyle="1" w:styleId="StyleStylePITTableLeftCentered">
    <w:name w:val="Style Style PIT_Table + Left + Centered"/>
    <w:basedOn w:val="StylePITTableLeft"/>
    <w:rsid w:val="00C26C7D"/>
    <w:pPr>
      <w:jc w:val="center"/>
    </w:pPr>
  </w:style>
  <w:style w:type="paragraph" w:customStyle="1" w:styleId="StyleStyleStylePITTableLeftCenteredLeft">
    <w:name w:val="Style Style Style PIT_Table + Left + Centered + Left"/>
    <w:basedOn w:val="StyleStylePITTableLeftCentered"/>
    <w:rsid w:val="006B3D06"/>
  </w:style>
  <w:style w:type="paragraph" w:customStyle="1" w:styleId="ITEALFigure">
    <w:name w:val="ITEAL_Figure"/>
    <w:basedOn w:val="StyleStyleStylePITTableLeftCenteredLeft"/>
    <w:autoRedefine/>
    <w:qFormat/>
    <w:rsid w:val="00D343CE"/>
    <w:pPr>
      <w:numPr>
        <w:numId w:val="53"/>
      </w:numPr>
      <w:tabs>
        <w:tab w:val="clear" w:pos="720"/>
      </w:tabs>
      <w:spacing w:before="120" w:after="120"/>
    </w:pPr>
    <w:rPr>
      <w:szCs w:val="24"/>
    </w:rPr>
  </w:style>
  <w:style w:type="paragraph" w:styleId="TableofFigures">
    <w:name w:val="table of figures"/>
    <w:basedOn w:val="Normal"/>
    <w:next w:val="Normal"/>
    <w:uiPriority w:val="99"/>
    <w:rsid w:val="009E2AAF"/>
  </w:style>
  <w:style w:type="paragraph" w:styleId="Caption">
    <w:name w:val="caption"/>
    <w:basedOn w:val="Normal"/>
    <w:next w:val="Normal"/>
    <w:qFormat/>
    <w:rsid w:val="00E11459"/>
    <w:rPr>
      <w:b/>
      <w:bCs/>
      <w:sz w:val="20"/>
      <w:szCs w:val="20"/>
    </w:rPr>
  </w:style>
  <w:style w:type="paragraph" w:customStyle="1" w:styleId="StyleStylePITContentLatinArialBoxSinglesolidline1">
    <w:name w:val="Style Style PIT_Content + (Latin) Arial + Box: (Single solid line ...1"/>
    <w:basedOn w:val="Normal"/>
    <w:rsid w:val="00C02668"/>
    <w:pPr>
      <w:pBdr>
        <w:top w:val="single" w:sz="4" w:space="1" w:color="auto"/>
        <w:left w:val="single" w:sz="4" w:space="4" w:color="auto"/>
        <w:bottom w:val="single" w:sz="4" w:space="1" w:color="auto"/>
        <w:right w:val="single" w:sz="4" w:space="4" w:color="auto"/>
      </w:pBdr>
      <w:tabs>
        <w:tab w:val="num" w:pos="0"/>
      </w:tabs>
      <w:spacing w:before="50" w:after="50"/>
      <w:jc w:val="both"/>
    </w:pPr>
    <w:rPr>
      <w:rFonts w:ascii="Arial" w:hAnsi="Arial"/>
      <w:sz w:val="20"/>
      <w:szCs w:val="20"/>
      <w:lang w:val="fr-FR" w:eastAsia="fr-FR"/>
    </w:rPr>
  </w:style>
  <w:style w:type="paragraph" w:styleId="ListParagraph">
    <w:name w:val="List Paragraph"/>
    <w:basedOn w:val="Normal"/>
    <w:uiPriority w:val="34"/>
    <w:qFormat/>
    <w:rsid w:val="00ED5396"/>
    <w:pPr>
      <w:ind w:left="720"/>
    </w:pPr>
  </w:style>
  <w:style w:type="paragraph" w:customStyle="1" w:styleId="ITEALHEADING5">
    <w:name w:val="ITEAL_HEADING5"/>
    <w:basedOn w:val="Heading5"/>
    <w:link w:val="ITEALHEADING5Char"/>
    <w:autoRedefine/>
    <w:qFormat/>
    <w:rsid w:val="00447286"/>
    <w:pPr>
      <w:numPr>
        <w:numId w:val="54"/>
      </w:numPr>
    </w:pPr>
  </w:style>
  <w:style w:type="character" w:customStyle="1" w:styleId="BodyTextChar">
    <w:name w:val="Body Text Char"/>
    <w:basedOn w:val="DefaultParagraphFont"/>
    <w:link w:val="BodyText"/>
    <w:rsid w:val="00A9495B"/>
    <w:rPr>
      <w:sz w:val="24"/>
      <w:szCs w:val="24"/>
      <w:lang w:val="en-US" w:eastAsia="en-US" w:bidi="ar-SA"/>
    </w:rPr>
  </w:style>
  <w:style w:type="numbering" w:styleId="111111">
    <w:name w:val="Outline List 2"/>
    <w:basedOn w:val="NoList"/>
    <w:rsid w:val="00667DD0"/>
    <w:pPr>
      <w:numPr>
        <w:numId w:val="12"/>
      </w:numPr>
    </w:pPr>
  </w:style>
  <w:style w:type="character" w:customStyle="1" w:styleId="PlainTextChar">
    <w:name w:val="Plain Text Char"/>
    <w:basedOn w:val="DefaultParagraphFont"/>
    <w:link w:val="PlainText"/>
    <w:rsid w:val="005C7581"/>
    <w:rPr>
      <w:rFonts w:ascii="Courier New" w:hAnsi="Courier New" w:cs="Courier New"/>
    </w:rPr>
  </w:style>
  <w:style w:type="character" w:styleId="Strong">
    <w:name w:val="Strong"/>
    <w:basedOn w:val="DefaultParagraphFont"/>
    <w:qFormat/>
    <w:rsid w:val="003E4351"/>
    <w:rPr>
      <w:b/>
      <w:bCs/>
    </w:rPr>
  </w:style>
  <w:style w:type="paragraph" w:styleId="FootnoteText">
    <w:name w:val="footnote text"/>
    <w:basedOn w:val="Normal"/>
    <w:semiHidden/>
    <w:rsid w:val="0094078E"/>
    <w:rPr>
      <w:sz w:val="20"/>
      <w:szCs w:val="20"/>
    </w:rPr>
  </w:style>
  <w:style w:type="character" w:styleId="FootnoteReference">
    <w:name w:val="footnote reference"/>
    <w:basedOn w:val="DefaultParagraphFont"/>
    <w:semiHidden/>
    <w:rsid w:val="0094078E"/>
    <w:rPr>
      <w:vertAlign w:val="superscript"/>
    </w:rPr>
  </w:style>
  <w:style w:type="paragraph" w:customStyle="1" w:styleId="ITEALBULLET2">
    <w:name w:val="ITEAL_BULLET_2"/>
    <w:basedOn w:val="BodyText"/>
    <w:autoRedefine/>
    <w:qFormat/>
    <w:rsid w:val="008635CB"/>
    <w:pPr>
      <w:numPr>
        <w:ilvl w:val="0"/>
        <w:numId w:val="46"/>
      </w:numPr>
      <w:spacing w:after="0"/>
    </w:pPr>
  </w:style>
  <w:style w:type="paragraph" w:customStyle="1" w:styleId="ITEALBULLET1">
    <w:name w:val="ITEAL_BULLET_1"/>
    <w:basedOn w:val="Normal"/>
    <w:link w:val="ITEALBULLET1CharChar"/>
    <w:autoRedefine/>
    <w:qFormat/>
    <w:rsid w:val="009604C4"/>
    <w:pPr>
      <w:numPr>
        <w:numId w:val="58"/>
      </w:numPr>
      <w:jc w:val="both"/>
    </w:pPr>
    <w:rPr>
      <w:lang w:val="fr-FR"/>
    </w:rPr>
  </w:style>
  <w:style w:type="character" w:customStyle="1" w:styleId="ITEALBULLET1CharChar">
    <w:name w:val="ITEAL_BULLET_1 Char Char"/>
    <w:basedOn w:val="DefaultParagraphFont"/>
    <w:link w:val="ITEALBULLET1"/>
    <w:rsid w:val="009604C4"/>
    <w:rPr>
      <w:sz w:val="24"/>
      <w:szCs w:val="24"/>
      <w:lang w:val="fr-FR" w:eastAsia="en-US" w:bidi="ar-SA"/>
    </w:rPr>
  </w:style>
  <w:style w:type="paragraph" w:styleId="TOC5">
    <w:name w:val="toc 5"/>
    <w:basedOn w:val="Normal"/>
    <w:next w:val="Normal"/>
    <w:autoRedefine/>
    <w:semiHidden/>
    <w:rsid w:val="007F1986"/>
    <w:pPr>
      <w:ind w:left="960"/>
    </w:pPr>
  </w:style>
  <w:style w:type="paragraph" w:styleId="TOC6">
    <w:name w:val="toc 6"/>
    <w:basedOn w:val="Normal"/>
    <w:next w:val="Normal"/>
    <w:autoRedefine/>
    <w:semiHidden/>
    <w:rsid w:val="007F1986"/>
    <w:pPr>
      <w:ind w:left="1200"/>
    </w:pPr>
  </w:style>
  <w:style w:type="paragraph" w:styleId="TOC7">
    <w:name w:val="toc 7"/>
    <w:basedOn w:val="Normal"/>
    <w:next w:val="Normal"/>
    <w:autoRedefine/>
    <w:semiHidden/>
    <w:rsid w:val="007F1986"/>
    <w:pPr>
      <w:ind w:left="1440"/>
    </w:pPr>
  </w:style>
  <w:style w:type="paragraph" w:styleId="TOC8">
    <w:name w:val="toc 8"/>
    <w:basedOn w:val="Normal"/>
    <w:next w:val="Normal"/>
    <w:autoRedefine/>
    <w:semiHidden/>
    <w:rsid w:val="007F1986"/>
    <w:pPr>
      <w:ind w:left="1680"/>
    </w:pPr>
  </w:style>
  <w:style w:type="paragraph" w:styleId="TOC9">
    <w:name w:val="toc 9"/>
    <w:basedOn w:val="Normal"/>
    <w:next w:val="Normal"/>
    <w:autoRedefine/>
    <w:semiHidden/>
    <w:rsid w:val="007F1986"/>
    <w:pPr>
      <w:ind w:left="1920"/>
    </w:pPr>
  </w:style>
  <w:style w:type="paragraph" w:customStyle="1" w:styleId="ITEALLNK">
    <w:name w:val="ITEAL_LNK"/>
    <w:basedOn w:val="Normal"/>
    <w:autoRedefine/>
    <w:rsid w:val="00E37A0E"/>
    <w:pPr>
      <w:numPr>
        <w:numId w:val="45"/>
      </w:numPr>
      <w:pBdr>
        <w:left w:val="wave" w:sz="6" w:space="4" w:color="auto"/>
      </w:pBdr>
    </w:pPr>
    <w:rPr>
      <w:color w:val="003300"/>
      <w:sz w:val="20"/>
    </w:rPr>
  </w:style>
  <w:style w:type="character" w:customStyle="1" w:styleId="Heading5Char">
    <w:name w:val="Heading 5 Char"/>
    <w:aliases w:val="Titre 5 SQLI Char,a) Char,Titre5 Char,heading 5 Char,H5 Char,DO NOT USE_h5 Char,bbb Char,Titre 0 Char,Roman list Char,Aston T5 Char,Aston Titre 5 Char,Roman list1 Char,Roman list2 Char,Roman list11 Char,Roman list3 Char,Roman list12 Char"/>
    <w:basedOn w:val="DefaultParagraphFont"/>
    <w:link w:val="Heading5"/>
    <w:rsid w:val="005B77EA"/>
    <w:rPr>
      <w:b/>
      <w:bCs/>
      <w:i/>
      <w:iCs/>
      <w:sz w:val="26"/>
      <w:szCs w:val="26"/>
      <w:lang w:val="en-US" w:eastAsia="en-US" w:bidi="ar-SA"/>
    </w:rPr>
  </w:style>
  <w:style w:type="character" w:customStyle="1" w:styleId="ITEALHEADING5Char">
    <w:name w:val="ITEAL_HEADING5 Char"/>
    <w:basedOn w:val="Heading5Char"/>
    <w:link w:val="ITEALHEADING5"/>
    <w:rsid w:val="00447286"/>
    <w:rPr>
      <w:b/>
      <w:bCs/>
      <w:i/>
      <w:iCs/>
      <w:sz w:val="26"/>
      <w:szCs w:val="26"/>
      <w:lang w:val="en-US" w:eastAsia="en-US" w:bidi="ar-SA"/>
    </w:rPr>
  </w:style>
  <w:style w:type="character" w:customStyle="1" w:styleId="atn">
    <w:name w:val="atn"/>
    <w:basedOn w:val="DefaultParagraphFont"/>
    <w:rsid w:val="009141F7"/>
  </w:style>
  <w:style w:type="character" w:customStyle="1" w:styleId="Heading2Char">
    <w:name w:val="Heading 2 Char"/>
    <w:aliases w:val="l2 Char,H2 Char,HD2 Char,style2 Char,Titre 23 Char,Titre 2 SQLI Char,Titre 10 Char,Fonctionnalité Char,Titre 21 Char,t2.T2 Char,Table2 Char,heading 2 Char,Heading 2 Hidden Char,header 2 Char,2 Char,I2 Char,Titre Parag Char,section Char"/>
    <w:basedOn w:val="DefaultParagraphFont"/>
    <w:link w:val="Heading2"/>
    <w:rsid w:val="00E31B62"/>
    <w:rPr>
      <w:rFonts w:ascii="Arial" w:hAnsi="Arial" w:cs="Arial"/>
      <w:b/>
      <w:bCs/>
      <w:i/>
      <w:iCs/>
      <w:sz w:val="28"/>
      <w:szCs w:val="28"/>
      <w:lang w:val="en-US" w:eastAsia="en-US" w:bidi="ar-SA"/>
    </w:rPr>
  </w:style>
  <w:style w:type="character" w:styleId="PageNumber">
    <w:name w:val="page number"/>
    <w:basedOn w:val="DefaultParagraphFont"/>
    <w:rsid w:val="00BA7181"/>
  </w:style>
  <w:style w:type="paragraph" w:styleId="BalloonText">
    <w:name w:val="Balloon Text"/>
    <w:basedOn w:val="Normal"/>
    <w:link w:val="BalloonTextChar"/>
    <w:rsid w:val="00E1230E"/>
    <w:rPr>
      <w:rFonts w:ascii="Tahoma" w:hAnsi="Tahoma" w:cs="Tahoma"/>
      <w:sz w:val="16"/>
      <w:szCs w:val="16"/>
    </w:rPr>
  </w:style>
  <w:style w:type="character" w:customStyle="1" w:styleId="BalloonTextChar">
    <w:name w:val="Balloon Text Char"/>
    <w:basedOn w:val="DefaultParagraphFont"/>
    <w:link w:val="BalloonText"/>
    <w:rsid w:val="00E1230E"/>
    <w:rPr>
      <w:rFonts w:ascii="Tahoma" w:hAnsi="Tahoma" w:cs="Tahoma"/>
      <w:sz w:val="16"/>
      <w:szCs w:val="16"/>
    </w:rPr>
  </w:style>
  <w:style w:type="character" w:customStyle="1" w:styleId="Heading3Char">
    <w:name w:val="Heading 3 Char"/>
    <w:aliases w:val="h2 Char,2nd Level Head Char,título 3 Char,Titre 3 SQLI Char,H3 Char,H31 Char,H32 Char,H33 Char,H34 Char,H35 Char,H36 Char,H37 Char,H38 Char,H39 Char,H311 Char,H321 Char,H331 Char,H341 Char,H351 Char,H361 Char,H371 Char,H381 Char,H310 Char"/>
    <w:basedOn w:val="DefaultParagraphFont"/>
    <w:link w:val="Heading3"/>
    <w:rsid w:val="00EA0580"/>
    <w:rPr>
      <w:rFonts w:ascii="Arial" w:hAnsi="Arial" w:cs="Arial"/>
      <w:b/>
      <w:bCs/>
      <w:sz w:val="26"/>
      <w:szCs w:val="26"/>
      <w:lang w:val="en-US" w:eastAsia="en-US" w:bidi="ar-SA"/>
    </w:rPr>
  </w:style>
  <w:style w:type="character" w:customStyle="1" w:styleId="Titre4SQLIChar">
    <w:name w:val="Titre 4 SQLI Char"/>
    <w:aliases w:val="H4 Char,Heading4_Titre4 Char,4 Char,Ref Heading 1 Char,rh1 Char,Heading sql Char,Titre 41 Char,t4.T4 Char,Alinéa Char,Ubizen 4 Char,H41 Char,Titre4 Char,heading 4 Char,l4 Char,l41 Char,l42 Char,Teamlog-T4 Char,Proposal Center 4 Char"/>
    <w:basedOn w:val="DefaultParagraphFont"/>
    <w:locked/>
    <w:rsid w:val="00EA0580"/>
    <w:rPr>
      <w:rFonts w:ascii="Calibri" w:hAnsi="Calibri"/>
      <w:color w:val="597897"/>
      <w:sz w:val="22"/>
    </w:rPr>
  </w:style>
  <w:style w:type="paragraph" w:customStyle="1" w:styleId="Rfrences">
    <w:name w:val="Références"/>
    <w:basedOn w:val="Normal"/>
    <w:rsid w:val="00EA0580"/>
    <w:rPr>
      <w:rFonts w:ascii="Calibri" w:hAnsi="Calibri"/>
      <w:b/>
      <w:color w:val="365F91"/>
      <w:szCs w:val="20"/>
      <w:lang w:val="fr-FR" w:eastAsia="fr-FR"/>
    </w:rPr>
  </w:style>
  <w:style w:type="character" w:customStyle="1" w:styleId="ITEALHEADING4Char">
    <w:name w:val="ITEAL_HEADING4 Char"/>
    <w:basedOn w:val="Heading4Char"/>
    <w:link w:val="ITEALHEADING4"/>
    <w:rsid w:val="00B45582"/>
    <w:rPr>
      <w:b/>
      <w:bCs/>
      <w:i/>
      <w:sz w:val="28"/>
      <w:szCs w:val="28"/>
      <w:lang w:val="en-US" w:eastAsia="en-US" w:bidi="ar-SA"/>
    </w:rPr>
  </w:style>
  <w:style w:type="paragraph" w:styleId="ListBullet">
    <w:name w:val="List Bullet"/>
    <w:basedOn w:val="Normal"/>
    <w:rsid w:val="004569F5"/>
    <w:pPr>
      <w:numPr>
        <w:numId w:val="15"/>
      </w:numPr>
    </w:pPr>
  </w:style>
  <w:style w:type="character" w:styleId="CommentReference">
    <w:name w:val="annotation reference"/>
    <w:basedOn w:val="DefaultParagraphFont"/>
    <w:semiHidden/>
    <w:rsid w:val="00D9355A"/>
    <w:rPr>
      <w:sz w:val="16"/>
      <w:szCs w:val="16"/>
    </w:rPr>
  </w:style>
  <w:style w:type="paragraph" w:styleId="CommentText">
    <w:name w:val="annotation text"/>
    <w:basedOn w:val="Normal"/>
    <w:semiHidden/>
    <w:rsid w:val="00D9355A"/>
    <w:rPr>
      <w:sz w:val="20"/>
      <w:szCs w:val="20"/>
    </w:rPr>
  </w:style>
  <w:style w:type="paragraph" w:styleId="CommentSubject">
    <w:name w:val="annotation subject"/>
    <w:basedOn w:val="CommentText"/>
    <w:next w:val="CommentText"/>
    <w:semiHidden/>
    <w:rsid w:val="00D9355A"/>
    <w:rPr>
      <w:b/>
      <w:bCs/>
    </w:rPr>
  </w:style>
  <w:style w:type="character" w:customStyle="1" w:styleId="shorttext">
    <w:name w:val="short_text"/>
    <w:basedOn w:val="DefaultParagraphFont"/>
    <w:rsid w:val="0022137A"/>
  </w:style>
  <w:style w:type="paragraph" w:customStyle="1" w:styleId="NORMALCENTER">
    <w:name w:val="NORMAL_CENTER"/>
    <w:basedOn w:val="Normal"/>
    <w:autoRedefine/>
    <w:rsid w:val="00616E94"/>
    <w:pPr>
      <w:jc w:val="center"/>
    </w:pPr>
  </w:style>
  <w:style w:type="character" w:customStyle="1" w:styleId="hps">
    <w:name w:val="hps"/>
    <w:basedOn w:val="DefaultParagraphFont"/>
    <w:rsid w:val="004F7CBE"/>
  </w:style>
  <w:style w:type="character" w:customStyle="1" w:styleId="apple-style-span">
    <w:name w:val="apple-style-span"/>
    <w:basedOn w:val="DefaultParagraphFont"/>
    <w:rsid w:val="00CE5646"/>
  </w:style>
  <w:style w:type="character" w:customStyle="1" w:styleId="apple-converted-space">
    <w:name w:val="apple-converted-space"/>
    <w:basedOn w:val="DefaultParagraphFont"/>
    <w:rsid w:val="00CE5646"/>
  </w:style>
  <w:style w:type="character" w:customStyle="1" w:styleId="hpsatn">
    <w:name w:val="hps atn"/>
    <w:basedOn w:val="DefaultParagraphFont"/>
    <w:rsid w:val="00CE5646"/>
  </w:style>
  <w:style w:type="paragraph" w:customStyle="1" w:styleId="En-tte-TitreProjet">
    <w:name w:val="En-tête-Titre Projet"/>
    <w:basedOn w:val="Header"/>
    <w:rsid w:val="00EA0580"/>
    <w:pPr>
      <w:tabs>
        <w:tab w:val="clear" w:pos="4320"/>
        <w:tab w:val="clear" w:pos="8640"/>
        <w:tab w:val="center" w:pos="4536"/>
        <w:tab w:val="right" w:pos="9072"/>
      </w:tabs>
      <w:jc w:val="right"/>
    </w:pPr>
    <w:rPr>
      <w:rFonts w:ascii="Calibri" w:hAnsi="Calibri"/>
      <w:b/>
      <w:caps/>
      <w:color w:val="FFFFFF"/>
      <w:sz w:val="20"/>
      <w:lang w:val="fr-FR" w:eastAsia="fr-FR"/>
    </w:rPr>
  </w:style>
  <w:style w:type="paragraph" w:customStyle="1" w:styleId="En-tte-Titre1">
    <w:name w:val="En-tête-Titre 1"/>
    <w:basedOn w:val="Normal"/>
    <w:rsid w:val="00EA0580"/>
    <w:pPr>
      <w:spacing w:before="180"/>
      <w:jc w:val="right"/>
    </w:pPr>
    <w:rPr>
      <w:rFonts w:ascii="Calibri" w:hAnsi="Calibri"/>
      <w:b/>
      <w:noProof/>
      <w:color w:val="800000"/>
      <w:sz w:val="28"/>
      <w:szCs w:val="20"/>
      <w:lang w:val="fr-FR" w:eastAsia="fr-FR"/>
    </w:rPr>
  </w:style>
  <w:style w:type="paragraph" w:customStyle="1" w:styleId="Pieddepage-SQLI">
    <w:name w:val="Pied de page-SQLI"/>
    <w:basedOn w:val="Footer"/>
    <w:rsid w:val="00EA0580"/>
    <w:pPr>
      <w:tabs>
        <w:tab w:val="clear" w:pos="4320"/>
        <w:tab w:val="clear" w:pos="8640"/>
        <w:tab w:val="center" w:pos="4536"/>
        <w:tab w:val="right" w:pos="9072"/>
      </w:tabs>
    </w:pPr>
    <w:rPr>
      <w:rFonts w:ascii="Calibri" w:hAnsi="Calibri"/>
      <w:sz w:val="16"/>
      <w:lang w:val="fr-FR" w:eastAsia="fr-FR"/>
    </w:rPr>
  </w:style>
  <w:style w:type="paragraph" w:customStyle="1" w:styleId="TabNormal">
    <w:name w:val="TabNormal"/>
    <w:basedOn w:val="Normal"/>
    <w:rsid w:val="00EA0580"/>
    <w:pPr>
      <w:spacing w:after="60"/>
      <w:jc w:val="both"/>
    </w:pPr>
    <w:rPr>
      <w:rFonts w:ascii="Calibri" w:hAnsi="Calibri"/>
      <w:snapToGrid w:val="0"/>
      <w:color w:val="4D4D4D"/>
      <w:sz w:val="20"/>
      <w:szCs w:val="20"/>
      <w:lang w:val="fr-FR" w:eastAsia="fr-FR"/>
    </w:rPr>
  </w:style>
  <w:style w:type="paragraph" w:customStyle="1" w:styleId="Encadrsurlign">
    <w:name w:val="Encadré surligné"/>
    <w:basedOn w:val="Normal"/>
    <w:rsid w:val="00EA0580"/>
    <w:pPr>
      <w:shd w:val="clear" w:color="auto" w:fill="E0E0E0"/>
      <w:tabs>
        <w:tab w:val="left" w:pos="357"/>
      </w:tabs>
      <w:spacing w:before="240"/>
      <w:jc w:val="both"/>
    </w:pPr>
    <w:rPr>
      <w:rFonts w:ascii="Calibri" w:hAnsi="Calibri"/>
      <w:color w:val="4D4D4D"/>
      <w:sz w:val="20"/>
      <w:szCs w:val="20"/>
      <w:lang w:val="fr-FR" w:eastAsia="fr-FR"/>
    </w:rPr>
  </w:style>
  <w:style w:type="character" w:styleId="FollowedHyperlink">
    <w:name w:val="FollowedHyperlink"/>
    <w:basedOn w:val="DefaultParagraphFont"/>
    <w:rsid w:val="00EA0580"/>
    <w:rPr>
      <w:rFonts w:ascii="Verdana" w:hAnsi="Verdana"/>
      <w:color w:val="61658F"/>
      <w:sz w:val="18"/>
      <w:u w:val="single"/>
    </w:rPr>
  </w:style>
  <w:style w:type="paragraph" w:styleId="NormalWeb">
    <w:name w:val="Normal (Web)"/>
    <w:basedOn w:val="Normal"/>
    <w:rsid w:val="00EA0580"/>
    <w:pPr>
      <w:spacing w:before="100" w:beforeAutospacing="1" w:after="100" w:afterAutospacing="1"/>
    </w:pPr>
    <w:rPr>
      <w:lang w:val="fr-FR" w:eastAsia="fr-FR"/>
    </w:rPr>
  </w:style>
  <w:style w:type="paragraph" w:customStyle="1" w:styleId="tableauimage">
    <w:name w:val="tableau image"/>
    <w:basedOn w:val="Normal"/>
    <w:rsid w:val="00EA0580"/>
    <w:pPr>
      <w:tabs>
        <w:tab w:val="num" w:pos="360"/>
      </w:tabs>
      <w:spacing w:before="160"/>
      <w:ind w:left="284" w:hanging="360"/>
      <w:jc w:val="center"/>
    </w:pPr>
    <w:rPr>
      <w:rFonts w:ascii="Verdana" w:hAnsi="Verdana"/>
      <w:color w:val="4D4D4D"/>
      <w:sz w:val="20"/>
      <w:szCs w:val="20"/>
      <w:lang w:val="fr-FR" w:eastAsia="fr-FR"/>
    </w:rPr>
  </w:style>
  <w:style w:type="paragraph" w:customStyle="1" w:styleId="Paragraphe">
    <w:name w:val="Paragraphe"/>
    <w:basedOn w:val="Normal"/>
    <w:rsid w:val="00EA0580"/>
    <w:pPr>
      <w:spacing w:before="120" w:after="60"/>
      <w:jc w:val="both"/>
    </w:pPr>
    <w:rPr>
      <w:rFonts w:ascii="Calibri" w:hAnsi="Calibri"/>
      <w:color w:val="4D4D4D"/>
      <w:sz w:val="20"/>
      <w:szCs w:val="20"/>
      <w:lang w:val="fr-FR" w:eastAsia="fr-FR"/>
    </w:rPr>
  </w:style>
  <w:style w:type="paragraph" w:customStyle="1" w:styleId="Encadrtitre">
    <w:name w:val="Encadré : titre"/>
    <w:basedOn w:val="Normal"/>
    <w:rsid w:val="00EA0580"/>
    <w:pPr>
      <w:pBdr>
        <w:left w:val="single" w:sz="4" w:space="4" w:color="auto"/>
      </w:pBdr>
      <w:ind w:left="900" w:right="1134"/>
      <w:jc w:val="both"/>
    </w:pPr>
    <w:rPr>
      <w:rFonts w:ascii="Calibri" w:hAnsi="Calibri"/>
      <w:b/>
      <w:bCs/>
      <w:color w:val="365F91"/>
      <w:sz w:val="20"/>
      <w:szCs w:val="20"/>
      <w:lang w:val="fr-FR" w:eastAsia="fr-FR"/>
    </w:rPr>
  </w:style>
  <w:style w:type="paragraph" w:customStyle="1" w:styleId="Encadrtexte">
    <w:name w:val="Encadré : texte"/>
    <w:basedOn w:val="Normal"/>
    <w:link w:val="EncadrtexteCar"/>
    <w:rsid w:val="00EA0580"/>
    <w:pPr>
      <w:pBdr>
        <w:left w:val="single" w:sz="4" w:space="4" w:color="auto"/>
      </w:pBdr>
      <w:ind w:left="907" w:right="1077"/>
      <w:jc w:val="both"/>
    </w:pPr>
    <w:rPr>
      <w:rFonts w:ascii="Calibri" w:hAnsi="Calibri"/>
      <w:color w:val="365F91"/>
      <w:sz w:val="20"/>
      <w:szCs w:val="20"/>
      <w:lang w:val="fr-FR" w:eastAsia="fr-FR"/>
    </w:rPr>
  </w:style>
  <w:style w:type="character" w:customStyle="1" w:styleId="EncadrtexteCar">
    <w:name w:val="Encadré : texte Car"/>
    <w:basedOn w:val="DefaultParagraphFont"/>
    <w:link w:val="Encadrtexte"/>
    <w:rsid w:val="00EA0580"/>
    <w:rPr>
      <w:rFonts w:ascii="Calibri" w:hAnsi="Calibri"/>
      <w:color w:val="365F91"/>
      <w:lang w:val="fr-FR" w:eastAsia="fr-FR" w:bidi="ar-SA"/>
    </w:rPr>
  </w:style>
  <w:style w:type="paragraph" w:styleId="Index1">
    <w:name w:val="index 1"/>
    <w:basedOn w:val="Normal"/>
    <w:next w:val="Normal"/>
    <w:autoRedefine/>
    <w:semiHidden/>
    <w:rsid w:val="00EA0580"/>
    <w:pPr>
      <w:suppressAutoHyphens/>
      <w:ind w:left="200" w:hanging="200"/>
    </w:pPr>
    <w:rPr>
      <w:rFonts w:ascii="Helvetica" w:hAnsi="Helvetica"/>
      <w:color w:val="000000"/>
      <w:sz w:val="20"/>
      <w:szCs w:val="20"/>
      <w:lang w:val="fr-FR" w:eastAsia="ar-SA"/>
    </w:rPr>
  </w:style>
  <w:style w:type="paragraph" w:styleId="Index2">
    <w:name w:val="index 2"/>
    <w:basedOn w:val="Normal"/>
    <w:next w:val="Normal"/>
    <w:autoRedefine/>
    <w:semiHidden/>
    <w:rsid w:val="00EA0580"/>
    <w:pPr>
      <w:ind w:left="400" w:hanging="200"/>
      <w:jc w:val="both"/>
    </w:pPr>
    <w:rPr>
      <w:rFonts w:ascii="Calibri" w:hAnsi="Calibri"/>
      <w:color w:val="4D4D4D"/>
      <w:sz w:val="20"/>
      <w:szCs w:val="20"/>
      <w:lang w:val="fr-FR" w:eastAsia="fr-FR"/>
    </w:rPr>
  </w:style>
  <w:style w:type="paragraph" w:styleId="IndexHeading">
    <w:name w:val="index heading"/>
    <w:basedOn w:val="Normal"/>
    <w:next w:val="Index1"/>
    <w:semiHidden/>
    <w:rsid w:val="00EA0580"/>
    <w:pPr>
      <w:suppressAutoHyphens/>
    </w:pPr>
    <w:rPr>
      <w:rFonts w:ascii="Calibri" w:hAnsi="Calibri"/>
      <w:color w:val="000000"/>
      <w:sz w:val="20"/>
      <w:lang w:val="fr-FR" w:eastAsia="ar-SA"/>
    </w:rPr>
  </w:style>
  <w:style w:type="paragraph" w:customStyle="1" w:styleId="TitremoyenGauche">
    <w:name w:val="Titre moyen Gauche"/>
    <w:basedOn w:val="Normal"/>
    <w:rsid w:val="00EA0580"/>
    <w:pPr>
      <w:spacing w:line="288" w:lineRule="auto"/>
      <w:ind w:left="284" w:right="284"/>
    </w:pPr>
    <w:rPr>
      <w:rFonts w:ascii="Arial Narrow" w:hAnsi="Arial Narrow"/>
      <w:color w:val="4D4D4D"/>
      <w:sz w:val="28"/>
      <w:szCs w:val="20"/>
      <w:lang w:eastAsia="fr-FR"/>
    </w:rPr>
  </w:style>
  <w:style w:type="paragraph" w:styleId="Index3">
    <w:name w:val="index 3"/>
    <w:basedOn w:val="Normal"/>
    <w:next w:val="Normal"/>
    <w:autoRedefine/>
    <w:semiHidden/>
    <w:rsid w:val="00EA0580"/>
    <w:pPr>
      <w:ind w:left="600" w:hanging="200"/>
      <w:jc w:val="both"/>
    </w:pPr>
    <w:rPr>
      <w:rFonts w:ascii="Calibri" w:hAnsi="Calibri"/>
      <w:color w:val="4D4D4D"/>
      <w:sz w:val="20"/>
      <w:szCs w:val="20"/>
      <w:lang w:val="fr-FR" w:eastAsia="fr-FR"/>
    </w:rPr>
  </w:style>
  <w:style w:type="character" w:customStyle="1" w:styleId="Fort">
    <w:name w:val="Fort"/>
    <w:rsid w:val="00EA0580"/>
    <w:rPr>
      <w:b/>
    </w:rPr>
  </w:style>
  <w:style w:type="paragraph" w:styleId="BlockText">
    <w:name w:val="Block Text"/>
    <w:basedOn w:val="Normal"/>
    <w:rsid w:val="00EA0580"/>
    <w:pPr>
      <w:shd w:val="pct15" w:color="auto" w:fill="FFFFFF"/>
      <w:spacing w:before="160" w:line="288" w:lineRule="auto"/>
      <w:ind w:left="284" w:right="283"/>
      <w:jc w:val="both"/>
    </w:pPr>
    <w:rPr>
      <w:rFonts w:ascii="Calibri" w:hAnsi="Calibri"/>
      <w:color w:val="4D4D4D"/>
      <w:sz w:val="16"/>
      <w:szCs w:val="20"/>
      <w:lang w:val="fr-FR" w:eastAsia="fr-FR"/>
    </w:rPr>
  </w:style>
  <w:style w:type="paragraph" w:customStyle="1" w:styleId="Image">
    <w:name w:val="Image"/>
    <w:basedOn w:val="Normal"/>
    <w:next w:val="Caption"/>
    <w:rsid w:val="00EA0580"/>
    <w:pPr>
      <w:keepNext/>
      <w:spacing w:line="288" w:lineRule="auto"/>
      <w:ind w:left="1080"/>
    </w:pPr>
    <w:rPr>
      <w:color w:val="4D4D4D"/>
      <w:sz w:val="18"/>
      <w:szCs w:val="20"/>
      <w:lang w:val="fr-FR" w:eastAsia="fr-FR"/>
    </w:rPr>
  </w:style>
  <w:style w:type="paragraph" w:customStyle="1" w:styleId="LettreGlossaire">
    <w:name w:val="LettreGlossaire"/>
    <w:basedOn w:val="Normal"/>
    <w:rsid w:val="00EA0580"/>
    <w:pPr>
      <w:spacing w:before="160" w:line="288" w:lineRule="auto"/>
      <w:jc w:val="both"/>
    </w:pPr>
    <w:rPr>
      <w:rFonts w:ascii="Calibri" w:hAnsi="Calibri"/>
      <w:b/>
      <w:color w:val="0000FF"/>
      <w:sz w:val="28"/>
      <w:szCs w:val="20"/>
      <w:lang w:val="fr-FR" w:eastAsia="fr-FR"/>
    </w:rPr>
  </w:style>
  <w:style w:type="character" w:customStyle="1" w:styleId="SQLI-Exigence">
    <w:name w:val="SQLI-Exigence"/>
    <w:basedOn w:val="DefaultParagraphFont"/>
    <w:rsid w:val="00EA0580"/>
    <w:rPr>
      <w:i/>
    </w:rPr>
  </w:style>
  <w:style w:type="paragraph" w:customStyle="1" w:styleId="En-tteBase">
    <w:name w:val="En-tête (Base)"/>
    <w:basedOn w:val="Normal"/>
    <w:rsid w:val="00EA0580"/>
    <w:pPr>
      <w:keepLines/>
      <w:tabs>
        <w:tab w:val="center" w:pos="4320"/>
        <w:tab w:val="right" w:pos="8640"/>
      </w:tabs>
      <w:spacing w:line="288" w:lineRule="auto"/>
    </w:pPr>
    <w:rPr>
      <w:rFonts w:ascii="Calibri" w:hAnsi="Calibri"/>
      <w:color w:val="4D4D4D"/>
      <w:spacing w:val="-4"/>
      <w:sz w:val="18"/>
      <w:szCs w:val="20"/>
      <w:lang w:val="fr-FR" w:eastAsia="fr-FR"/>
    </w:rPr>
  </w:style>
  <w:style w:type="character" w:styleId="EndnoteReference">
    <w:name w:val="endnote reference"/>
    <w:semiHidden/>
    <w:rsid w:val="00EA0580"/>
    <w:rPr>
      <w:b/>
      <w:vertAlign w:val="superscript"/>
    </w:rPr>
  </w:style>
  <w:style w:type="paragraph" w:styleId="EndnoteText">
    <w:name w:val="endnote text"/>
    <w:basedOn w:val="Normal"/>
    <w:semiHidden/>
    <w:rsid w:val="00EA0580"/>
    <w:pPr>
      <w:keepLines/>
      <w:spacing w:line="220" w:lineRule="atLeast"/>
      <w:ind w:left="1080"/>
    </w:pPr>
    <w:rPr>
      <w:color w:val="4D4D4D"/>
      <w:sz w:val="18"/>
      <w:szCs w:val="20"/>
      <w:lang w:val="fr-FR" w:eastAsia="fr-FR"/>
    </w:rPr>
  </w:style>
  <w:style w:type="paragraph" w:customStyle="1" w:styleId="IndexBase">
    <w:name w:val="Index Base"/>
    <w:basedOn w:val="Normal"/>
    <w:rsid w:val="00EA0580"/>
    <w:pPr>
      <w:spacing w:line="220" w:lineRule="atLeast"/>
      <w:ind w:left="360"/>
    </w:pPr>
    <w:rPr>
      <w:color w:val="4D4D4D"/>
      <w:sz w:val="18"/>
      <w:szCs w:val="20"/>
      <w:lang w:val="fr-FR" w:eastAsia="fr-FR"/>
    </w:rPr>
  </w:style>
  <w:style w:type="character" w:customStyle="1" w:styleId="PrambuleAccentuation">
    <w:name w:val="Préambule (Accentuation)"/>
    <w:rsid w:val="00EA0580"/>
    <w:rPr>
      <w:rFonts w:ascii="Arial" w:hAnsi="Arial"/>
      <w:b/>
      <w:spacing w:val="-4"/>
    </w:rPr>
  </w:style>
  <w:style w:type="character" w:styleId="LineNumber">
    <w:name w:val="line number"/>
    <w:rsid w:val="00EA0580"/>
    <w:rPr>
      <w:sz w:val="18"/>
    </w:rPr>
  </w:style>
  <w:style w:type="character" w:customStyle="1" w:styleId="Exposant">
    <w:name w:val="Exposant"/>
    <w:rsid w:val="00EA0580"/>
    <w:rPr>
      <w:b/>
      <w:vertAlign w:val="superscript"/>
    </w:rPr>
  </w:style>
  <w:style w:type="paragraph" w:customStyle="1" w:styleId="TMBase">
    <w:name w:val="TM Base"/>
    <w:basedOn w:val="Normal"/>
    <w:rsid w:val="00EA0580"/>
    <w:pPr>
      <w:tabs>
        <w:tab w:val="right" w:leader="dot" w:pos="6480"/>
      </w:tabs>
      <w:spacing w:after="220" w:line="220" w:lineRule="atLeast"/>
    </w:pPr>
    <w:rPr>
      <w:rFonts w:ascii="Calibri" w:hAnsi="Calibri"/>
      <w:color w:val="4D4D4D"/>
      <w:sz w:val="18"/>
      <w:szCs w:val="20"/>
      <w:lang w:val="fr-FR" w:eastAsia="fr-FR"/>
    </w:rPr>
  </w:style>
  <w:style w:type="paragraph" w:customStyle="1" w:styleId="En-ttePremier">
    <w:name w:val="En-tête (Premier)"/>
    <w:basedOn w:val="Header"/>
    <w:rsid w:val="00EA0580"/>
    <w:pPr>
      <w:keepLines/>
      <w:spacing w:line="288" w:lineRule="auto"/>
    </w:pPr>
    <w:rPr>
      <w:rFonts w:ascii="Tahoma" w:hAnsi="Tahoma"/>
      <w:color w:val="4D4D4D"/>
      <w:w w:val="125"/>
      <w:sz w:val="16"/>
      <w:szCs w:val="20"/>
      <w:lang w:val="fr-FR" w:eastAsia="fr-FR"/>
    </w:rPr>
  </w:style>
  <w:style w:type="paragraph" w:customStyle="1" w:styleId="En-ttePair">
    <w:name w:val="En-tête (Pair)"/>
    <w:basedOn w:val="Header"/>
    <w:rsid w:val="00EA0580"/>
    <w:pPr>
      <w:keepLines/>
      <w:spacing w:line="288" w:lineRule="auto"/>
    </w:pPr>
    <w:rPr>
      <w:rFonts w:ascii="Tahoma" w:hAnsi="Tahoma"/>
      <w:color w:val="4D4D4D"/>
      <w:w w:val="125"/>
      <w:sz w:val="16"/>
      <w:szCs w:val="20"/>
      <w:lang w:val="fr-FR" w:eastAsia="fr-FR"/>
    </w:rPr>
  </w:style>
  <w:style w:type="paragraph" w:customStyle="1" w:styleId="En-tteImpair">
    <w:name w:val="En-tête (Impair)"/>
    <w:basedOn w:val="Header"/>
    <w:rsid w:val="00EA0580"/>
    <w:pPr>
      <w:keepLines/>
      <w:spacing w:line="288" w:lineRule="auto"/>
    </w:pPr>
    <w:rPr>
      <w:rFonts w:ascii="Tahoma" w:hAnsi="Tahoma"/>
      <w:color w:val="4D4D4D"/>
      <w:w w:val="125"/>
      <w:sz w:val="16"/>
      <w:szCs w:val="20"/>
      <w:lang w:val="fr-FR" w:eastAsia="fr-FR"/>
    </w:rPr>
  </w:style>
  <w:style w:type="paragraph" w:styleId="ListBullet3">
    <w:name w:val="List Bullet 3"/>
    <w:basedOn w:val="Normal"/>
    <w:rsid w:val="00EA0580"/>
    <w:pPr>
      <w:numPr>
        <w:numId w:val="2"/>
      </w:numPr>
      <w:tabs>
        <w:tab w:val="left" w:pos="1276"/>
      </w:tabs>
      <w:ind w:left="1276" w:hanging="425"/>
      <w:jc w:val="both"/>
    </w:pPr>
    <w:rPr>
      <w:rFonts w:ascii="Calibri" w:hAnsi="Calibri"/>
      <w:color w:val="4D4D4D"/>
      <w:sz w:val="20"/>
      <w:szCs w:val="20"/>
      <w:lang w:val="fr-FR" w:eastAsia="fr-FR"/>
    </w:rPr>
  </w:style>
  <w:style w:type="paragraph" w:styleId="ListBullet2">
    <w:name w:val="List Bullet 2"/>
    <w:basedOn w:val="ListBullet"/>
    <w:rsid w:val="00EA0580"/>
    <w:pPr>
      <w:numPr>
        <w:numId w:val="0"/>
      </w:numPr>
      <w:tabs>
        <w:tab w:val="left" w:pos="851"/>
      </w:tabs>
      <w:spacing w:before="120"/>
      <w:ind w:left="850" w:hanging="425"/>
      <w:jc w:val="both"/>
    </w:pPr>
    <w:rPr>
      <w:rFonts w:ascii="Calibri" w:hAnsi="Calibri"/>
      <w:color w:val="4D4D4D"/>
      <w:sz w:val="20"/>
      <w:szCs w:val="20"/>
      <w:lang w:val="fr-FR" w:eastAsia="fr-FR"/>
    </w:rPr>
  </w:style>
  <w:style w:type="paragraph" w:customStyle="1" w:styleId="Couverture-Nomduclient">
    <w:name w:val="Couverture - Nom du client"/>
    <w:basedOn w:val="Normal"/>
    <w:rsid w:val="00EA0580"/>
    <w:pPr>
      <w:jc w:val="right"/>
    </w:pPr>
    <w:rPr>
      <w:rFonts w:ascii="Calibri" w:hAnsi="Calibri"/>
      <w:b/>
      <w:color w:val="4D4D4D"/>
      <w:sz w:val="60"/>
      <w:szCs w:val="20"/>
      <w:lang w:val="fr-FR" w:eastAsia="fr-FR"/>
    </w:rPr>
  </w:style>
  <w:style w:type="paragraph" w:styleId="TableofAuthorities">
    <w:name w:val="table of authorities"/>
    <w:basedOn w:val="Normal"/>
    <w:semiHidden/>
    <w:rsid w:val="00EA0580"/>
    <w:pPr>
      <w:tabs>
        <w:tab w:val="right" w:leader="dot" w:pos="7560"/>
      </w:tabs>
      <w:spacing w:line="288" w:lineRule="auto"/>
      <w:ind w:left="1440" w:hanging="360"/>
    </w:pPr>
    <w:rPr>
      <w:color w:val="4D4D4D"/>
      <w:sz w:val="18"/>
      <w:szCs w:val="20"/>
      <w:lang w:val="fr-FR" w:eastAsia="fr-FR"/>
    </w:rPr>
  </w:style>
  <w:style w:type="paragraph" w:styleId="MessageHeader">
    <w:name w:val="Message Header"/>
    <w:basedOn w:val="BodyText"/>
    <w:rsid w:val="00EA0580"/>
    <w:pPr>
      <w:keepLines/>
      <w:numPr>
        <w:ilvl w:val="0"/>
        <w:numId w:val="0"/>
      </w:numPr>
      <w:tabs>
        <w:tab w:val="left" w:pos="3600"/>
        <w:tab w:val="left" w:pos="4680"/>
      </w:tabs>
      <w:spacing w:before="120" w:line="280" w:lineRule="exact"/>
      <w:ind w:left="1077" w:right="2160" w:hanging="1080"/>
    </w:pPr>
    <w:rPr>
      <w:rFonts w:ascii="Calibri" w:hAnsi="Calibri"/>
      <w:b/>
      <w:sz w:val="22"/>
      <w:szCs w:val="20"/>
      <w:lang w:val="fr-FR" w:eastAsia="fr-FR"/>
    </w:rPr>
  </w:style>
  <w:style w:type="paragraph" w:customStyle="1" w:styleId="intitule-presentation">
    <w:name w:val="intitule-presentation"/>
    <w:basedOn w:val="BodyText"/>
    <w:autoRedefine/>
    <w:rsid w:val="00EA0580"/>
    <w:pPr>
      <w:numPr>
        <w:ilvl w:val="0"/>
        <w:numId w:val="0"/>
      </w:numPr>
      <w:tabs>
        <w:tab w:val="left" w:pos="5670"/>
      </w:tabs>
      <w:spacing w:before="60" w:after="0"/>
      <w:ind w:left="1077"/>
    </w:pPr>
    <w:rPr>
      <w:rFonts w:ascii="Calibri" w:hAnsi="Calibri"/>
      <w:b/>
      <w:sz w:val="18"/>
      <w:szCs w:val="20"/>
      <w:lang w:val="fr-FR" w:eastAsia="fr-FR"/>
    </w:rPr>
  </w:style>
  <w:style w:type="paragraph" w:customStyle="1" w:styleId="Socit">
    <w:name w:val="Société"/>
    <w:basedOn w:val="Normal"/>
    <w:rsid w:val="00EA0580"/>
    <w:pPr>
      <w:spacing w:before="120" w:after="120"/>
      <w:ind w:right="14"/>
      <w:jc w:val="both"/>
    </w:pPr>
    <w:rPr>
      <w:rFonts w:ascii="Calibri" w:hAnsi="Calibri" w:cs="Arial"/>
      <w:b/>
      <w:bCs/>
      <w:snapToGrid w:val="0"/>
      <w:color w:val="000000"/>
      <w:sz w:val="16"/>
      <w:szCs w:val="16"/>
      <w:lang w:val="fr-FR" w:eastAsia="fr-FR"/>
    </w:rPr>
  </w:style>
  <w:style w:type="paragraph" w:styleId="EnvelopeAddress">
    <w:name w:val="envelope address"/>
    <w:basedOn w:val="Normal"/>
    <w:rsid w:val="00EA0580"/>
    <w:pPr>
      <w:framePr w:w="7938" w:h="1985" w:hRule="exact" w:hSpace="141" w:wrap="auto" w:hAnchor="page" w:xAlign="center" w:yAlign="bottom"/>
      <w:spacing w:before="160" w:line="288" w:lineRule="auto"/>
      <w:ind w:left="2835"/>
      <w:jc w:val="both"/>
    </w:pPr>
    <w:rPr>
      <w:rFonts w:ascii="Calibri" w:hAnsi="Calibri"/>
      <w:color w:val="4D4D4D"/>
      <w:szCs w:val="20"/>
      <w:lang w:val="fr-FR" w:eastAsia="fr-FR"/>
    </w:rPr>
  </w:style>
  <w:style w:type="paragraph" w:styleId="EnvelopeReturn">
    <w:name w:val="envelope return"/>
    <w:basedOn w:val="Normal"/>
    <w:rsid w:val="00EA0580"/>
    <w:pPr>
      <w:spacing w:before="160" w:line="288" w:lineRule="auto"/>
      <w:jc w:val="both"/>
    </w:pPr>
    <w:rPr>
      <w:rFonts w:ascii="Calibri" w:hAnsi="Calibri"/>
      <w:color w:val="4D4D4D"/>
      <w:sz w:val="18"/>
      <w:szCs w:val="20"/>
      <w:lang w:val="fr-FR" w:eastAsia="fr-FR"/>
    </w:rPr>
  </w:style>
  <w:style w:type="paragraph" w:styleId="NoteHeading">
    <w:name w:val="Note Heading"/>
    <w:basedOn w:val="Normal"/>
    <w:next w:val="Normal"/>
    <w:rsid w:val="00EA0580"/>
    <w:pPr>
      <w:spacing w:before="160" w:line="288" w:lineRule="auto"/>
      <w:jc w:val="both"/>
    </w:pPr>
    <w:rPr>
      <w:rFonts w:ascii="Calibri" w:hAnsi="Calibri"/>
      <w:color w:val="4D4D4D"/>
      <w:sz w:val="18"/>
      <w:szCs w:val="20"/>
      <w:lang w:val="fr-FR" w:eastAsia="fr-FR"/>
    </w:rPr>
  </w:style>
  <w:style w:type="paragraph" w:customStyle="1" w:styleId="Citation">
    <w:name w:val="Citation"/>
    <w:basedOn w:val="Normal"/>
    <w:next w:val="Normal"/>
    <w:rsid w:val="00EA0580"/>
    <w:pPr>
      <w:numPr>
        <w:numId w:val="28"/>
      </w:numPr>
      <w:tabs>
        <w:tab w:val="clear" w:pos="397"/>
      </w:tabs>
      <w:spacing w:before="120"/>
      <w:ind w:left="0" w:firstLine="0"/>
      <w:jc w:val="both"/>
    </w:pPr>
    <w:rPr>
      <w:rFonts w:ascii="Calibri" w:hAnsi="Calibri"/>
      <w:i/>
      <w:color w:val="4D4D4D"/>
      <w:sz w:val="20"/>
      <w:szCs w:val="20"/>
      <w:lang w:val="fr-FR" w:eastAsia="fr-FR"/>
    </w:rPr>
  </w:style>
  <w:style w:type="paragraph" w:customStyle="1" w:styleId="Exemple">
    <w:name w:val="Exemple"/>
    <w:basedOn w:val="Normal"/>
    <w:rsid w:val="00EA0580"/>
    <w:pPr>
      <w:spacing w:before="120" w:line="264" w:lineRule="auto"/>
      <w:ind w:left="567" w:right="567"/>
      <w:jc w:val="both"/>
    </w:pPr>
    <w:rPr>
      <w:rFonts w:ascii="Calibri" w:hAnsi="Calibri"/>
      <w:color w:val="4D4D4D"/>
      <w:sz w:val="18"/>
      <w:szCs w:val="20"/>
      <w:lang w:val="fr-FR" w:eastAsia="fr-FR"/>
    </w:rPr>
  </w:style>
  <w:style w:type="paragraph" w:customStyle="1" w:styleId="Couverture-titreprojet">
    <w:name w:val="Couverture - titre projet"/>
    <w:basedOn w:val="Normal"/>
    <w:rsid w:val="00EA0580"/>
    <w:pPr>
      <w:jc w:val="right"/>
    </w:pPr>
    <w:rPr>
      <w:rFonts w:ascii="Calibri" w:hAnsi="Calibri" w:cs="Arial"/>
      <w:b/>
      <w:bCs/>
      <w:color w:val="4D4D4D"/>
      <w:sz w:val="52"/>
      <w:szCs w:val="20"/>
      <w:lang w:val="fr-FR" w:eastAsia="fr-FR"/>
    </w:rPr>
  </w:style>
  <w:style w:type="paragraph" w:customStyle="1" w:styleId="Couverture-Sous-titreprojet">
    <w:name w:val="Couverture - Sous-titre projet"/>
    <w:basedOn w:val="Normal"/>
    <w:rsid w:val="00EA0580"/>
    <w:pPr>
      <w:jc w:val="right"/>
    </w:pPr>
    <w:rPr>
      <w:rFonts w:ascii="Calibri" w:hAnsi="Calibri"/>
      <w:b/>
      <w:color w:val="4D4D4D"/>
      <w:sz w:val="40"/>
      <w:szCs w:val="20"/>
      <w:lang w:val="fr-FR" w:eastAsia="fr-FR"/>
    </w:rPr>
  </w:style>
  <w:style w:type="paragraph" w:customStyle="1" w:styleId="Listeintertitre">
    <w:name w:val="Liste intertitre"/>
    <w:basedOn w:val="Normal"/>
    <w:next w:val="Normal"/>
    <w:link w:val="ListeintertitreCarCar"/>
    <w:rsid w:val="00EA0580"/>
    <w:pPr>
      <w:numPr>
        <w:numId w:val="7"/>
      </w:numPr>
      <w:spacing w:before="240"/>
      <w:jc w:val="both"/>
    </w:pPr>
    <w:rPr>
      <w:rFonts w:ascii="Calibri" w:hAnsi="Calibri"/>
      <w:b/>
      <w:bCs/>
      <w:color w:val="4D4D4D"/>
      <w:sz w:val="20"/>
      <w:szCs w:val="20"/>
      <w:lang w:val="fr-FR" w:eastAsia="fr-FR"/>
    </w:rPr>
  </w:style>
  <w:style w:type="character" w:customStyle="1" w:styleId="ListeintertitreCarCar">
    <w:name w:val="Liste intertitre Car Car"/>
    <w:basedOn w:val="DefaultParagraphFont"/>
    <w:link w:val="Listeintertitre"/>
    <w:rsid w:val="00EA0580"/>
    <w:rPr>
      <w:rFonts w:ascii="Calibri" w:hAnsi="Calibri"/>
      <w:b/>
      <w:bCs/>
      <w:color w:val="4D4D4D"/>
      <w:lang w:val="fr-FR" w:eastAsia="fr-FR" w:bidi="ar-SA"/>
    </w:rPr>
  </w:style>
  <w:style w:type="paragraph" w:customStyle="1" w:styleId="SQLI-TabEntte-Inverse">
    <w:name w:val="SQLI-TabEntête-Inverse"/>
    <w:basedOn w:val="TabNormal"/>
    <w:rsid w:val="00EA0580"/>
    <w:pPr>
      <w:numPr>
        <w:numId w:val="36"/>
      </w:numPr>
      <w:tabs>
        <w:tab w:val="clear" w:pos="540"/>
      </w:tabs>
      <w:ind w:left="0" w:firstLine="0"/>
    </w:pPr>
    <w:rPr>
      <w:b/>
      <w:color w:val="365F91"/>
    </w:rPr>
  </w:style>
  <w:style w:type="paragraph" w:customStyle="1" w:styleId="SQLI-TabEntte">
    <w:name w:val="SQLI-TabEntête"/>
    <w:basedOn w:val="SQLI-TabContenu"/>
    <w:rsid w:val="00EA0580"/>
    <w:pPr>
      <w:spacing w:before="60" w:after="60"/>
    </w:pPr>
    <w:rPr>
      <w:rFonts w:eastAsia="Arial Unicode MS"/>
      <w:b/>
      <w:bCs/>
      <w:color w:val="FFFFFF"/>
    </w:rPr>
  </w:style>
  <w:style w:type="paragraph" w:customStyle="1" w:styleId="SQLI-TabContenu">
    <w:name w:val="SQLI-TabContenu"/>
    <w:basedOn w:val="Normal"/>
    <w:rsid w:val="00EA0580"/>
    <w:pPr>
      <w:keepNext/>
    </w:pPr>
    <w:rPr>
      <w:rFonts w:ascii="Calibri" w:hAnsi="Calibri"/>
      <w:sz w:val="20"/>
      <w:szCs w:val="20"/>
      <w:lang w:val="fr-FR" w:eastAsia="fr-FR"/>
    </w:rPr>
  </w:style>
  <w:style w:type="paragraph" w:customStyle="1" w:styleId="SQLI-TabProprits">
    <w:name w:val="SQLI-TabPropriétés"/>
    <w:basedOn w:val="TabNormal"/>
    <w:rsid w:val="00EA0580"/>
    <w:rPr>
      <w:b/>
      <w:bCs/>
    </w:rPr>
  </w:style>
  <w:style w:type="paragraph" w:customStyle="1" w:styleId="SQLI-Guide">
    <w:name w:val="SQLI-Guide"/>
    <w:basedOn w:val="Normal"/>
    <w:link w:val="SQLI-GuideCar"/>
    <w:rsid w:val="00EA0580"/>
    <w:pPr>
      <w:numPr>
        <w:numId w:val="24"/>
      </w:numPr>
      <w:tabs>
        <w:tab w:val="clear" w:pos="360"/>
      </w:tabs>
      <w:ind w:left="0" w:firstLine="0"/>
      <w:jc w:val="both"/>
    </w:pPr>
    <w:rPr>
      <w:rFonts w:ascii="Calibri" w:hAnsi="Calibri"/>
      <w:vanish/>
      <w:color w:val="3366FF"/>
      <w:sz w:val="20"/>
      <w:szCs w:val="20"/>
      <w:lang w:val="fr-FR" w:eastAsia="fr-FR"/>
    </w:rPr>
  </w:style>
  <w:style w:type="character" w:customStyle="1" w:styleId="SQLI-GuideCar">
    <w:name w:val="SQLI-Guide Car"/>
    <w:basedOn w:val="DefaultParagraphFont"/>
    <w:link w:val="SQLI-Guide"/>
    <w:rsid w:val="00EA0580"/>
    <w:rPr>
      <w:rFonts w:ascii="Calibri" w:hAnsi="Calibri"/>
      <w:vanish/>
      <w:color w:val="3366FF"/>
      <w:lang w:val="fr-FR" w:eastAsia="fr-FR" w:bidi="ar-SA"/>
    </w:rPr>
  </w:style>
  <w:style w:type="paragraph" w:customStyle="1" w:styleId="SQLI-Action">
    <w:name w:val="SQLI-Action"/>
    <w:basedOn w:val="Normal"/>
    <w:link w:val="SQLI-ActionCarCar"/>
    <w:rsid w:val="00EA0580"/>
    <w:pPr>
      <w:numPr>
        <w:numId w:val="15"/>
      </w:numPr>
      <w:jc w:val="both"/>
    </w:pPr>
    <w:rPr>
      <w:rFonts w:ascii="Calibri" w:hAnsi="Calibri"/>
      <w:color w:val="4D4D4D"/>
      <w:sz w:val="20"/>
      <w:szCs w:val="20"/>
      <w:lang w:val="fr-FR" w:eastAsia="fr-FR"/>
    </w:rPr>
  </w:style>
  <w:style w:type="character" w:customStyle="1" w:styleId="SQLI-ActionCarCar">
    <w:name w:val="SQLI-Action Car Car"/>
    <w:basedOn w:val="DefaultParagraphFont"/>
    <w:link w:val="SQLI-Action"/>
    <w:rsid w:val="00EA0580"/>
    <w:rPr>
      <w:rFonts w:ascii="Calibri" w:hAnsi="Calibri"/>
      <w:color w:val="4D4D4D"/>
      <w:lang w:val="fr-FR" w:eastAsia="fr-FR" w:bidi="ar-SA"/>
    </w:rPr>
  </w:style>
  <w:style w:type="paragraph" w:customStyle="1" w:styleId="Guide">
    <w:name w:val="Guide"/>
    <w:basedOn w:val="Normal"/>
    <w:rsid w:val="00EA0580"/>
    <w:rPr>
      <w:rFonts w:ascii="Calibri" w:hAnsi="Calibri"/>
      <w:vanish/>
      <w:color w:val="0000FF"/>
      <w:sz w:val="20"/>
      <w:szCs w:val="20"/>
      <w:lang w:val="fr-FR" w:eastAsia="fr-FR"/>
    </w:rPr>
  </w:style>
  <w:style w:type="paragraph" w:customStyle="1" w:styleId="ContratArtListeN1">
    <w:name w:val="ContratArtListeN1"/>
    <w:basedOn w:val="Normal"/>
    <w:rsid w:val="00EA0580"/>
    <w:pPr>
      <w:numPr>
        <w:numId w:val="25"/>
      </w:numPr>
      <w:spacing w:before="40" w:after="40"/>
      <w:ind w:right="284"/>
      <w:jc w:val="both"/>
    </w:pPr>
    <w:rPr>
      <w:rFonts w:ascii="Tahoma" w:hAnsi="Tahoma"/>
      <w:color w:val="4D4D4D"/>
      <w:sz w:val="20"/>
      <w:szCs w:val="20"/>
      <w:lang w:val="fr-FR" w:eastAsia="fr-FR"/>
    </w:rPr>
  </w:style>
  <w:style w:type="paragraph" w:customStyle="1" w:styleId="COntratTxtArticle">
    <w:name w:val="COntratTxtArticle"/>
    <w:basedOn w:val="Normal"/>
    <w:rsid w:val="00EA0580"/>
    <w:pPr>
      <w:numPr>
        <w:numId w:val="26"/>
      </w:numPr>
      <w:tabs>
        <w:tab w:val="clear" w:pos="360"/>
      </w:tabs>
      <w:ind w:left="737" w:right="284" w:firstLine="0"/>
      <w:jc w:val="both"/>
    </w:pPr>
    <w:rPr>
      <w:rFonts w:ascii="Tahoma" w:hAnsi="Tahoma"/>
      <w:color w:val="4D4D4D"/>
      <w:sz w:val="20"/>
      <w:szCs w:val="20"/>
      <w:lang w:val="fr-FR" w:eastAsia="fr-FR"/>
    </w:rPr>
  </w:style>
  <w:style w:type="paragraph" w:customStyle="1" w:styleId="En-tte-Titreniveau1">
    <w:name w:val="En-tête-Titre niveau 1"/>
    <w:basedOn w:val="Header"/>
    <w:autoRedefine/>
    <w:rsid w:val="00EA0580"/>
    <w:pPr>
      <w:numPr>
        <w:numId w:val="27"/>
      </w:numPr>
      <w:tabs>
        <w:tab w:val="clear" w:pos="720"/>
        <w:tab w:val="clear" w:pos="4320"/>
        <w:tab w:val="clear" w:pos="8640"/>
        <w:tab w:val="center" w:pos="4536"/>
        <w:tab w:val="right" w:pos="9072"/>
      </w:tabs>
      <w:spacing w:before="180"/>
      <w:ind w:left="0" w:firstLine="0"/>
      <w:jc w:val="right"/>
    </w:pPr>
    <w:rPr>
      <w:rFonts w:ascii="Calibri" w:hAnsi="Calibri"/>
      <w:b/>
      <w:noProof/>
      <w:color w:val="4D4D4D"/>
      <w:sz w:val="32"/>
      <w:szCs w:val="20"/>
      <w:lang w:val="fr-FR" w:eastAsia="fr-FR"/>
    </w:rPr>
  </w:style>
  <w:style w:type="paragraph" w:customStyle="1" w:styleId="GlossaireTexte">
    <w:name w:val="GlossaireTexte"/>
    <w:basedOn w:val="Normal"/>
    <w:rsid w:val="00EA0580"/>
    <w:pPr>
      <w:ind w:left="284" w:right="284"/>
      <w:jc w:val="both"/>
    </w:pPr>
    <w:rPr>
      <w:rFonts w:ascii="Calibri" w:hAnsi="Calibri" w:cs="Arial"/>
      <w:color w:val="4D4D4D"/>
      <w:sz w:val="20"/>
      <w:szCs w:val="20"/>
      <w:lang w:val="fr-FR" w:eastAsia="fr-FR"/>
    </w:rPr>
  </w:style>
  <w:style w:type="paragraph" w:customStyle="1" w:styleId="Intertitre">
    <w:name w:val="Intertitre"/>
    <w:basedOn w:val="Normal"/>
    <w:rsid w:val="00EA0580"/>
    <w:pPr>
      <w:keepNext/>
      <w:keepLines/>
      <w:spacing w:before="480" w:after="360"/>
      <w:ind w:left="567" w:hanging="283"/>
      <w:jc w:val="both"/>
    </w:pPr>
    <w:rPr>
      <w:rFonts w:ascii="Arial Rounded MT Bold" w:hAnsi="Arial Rounded MT Bold"/>
      <w:i/>
      <w:iCs/>
      <w:noProof/>
      <w:snapToGrid w:val="0"/>
      <w:color w:val="000000"/>
      <w:sz w:val="20"/>
      <w:szCs w:val="20"/>
      <w:lang w:val="fr-FR" w:eastAsia="fr-FR"/>
    </w:rPr>
  </w:style>
  <w:style w:type="paragraph" w:customStyle="1" w:styleId="LienWeb">
    <w:name w:val="LienWeb"/>
    <w:basedOn w:val="Normal"/>
    <w:autoRedefine/>
    <w:rsid w:val="00EA0580"/>
    <w:pPr>
      <w:spacing w:before="120"/>
      <w:jc w:val="both"/>
    </w:pPr>
    <w:rPr>
      <w:rFonts w:ascii="Calibri" w:hAnsi="Calibri"/>
      <w:snapToGrid w:val="0"/>
      <w:color w:val="000000"/>
      <w:sz w:val="20"/>
      <w:szCs w:val="20"/>
      <w:lang w:val="fr-FR" w:eastAsia="fr-FR"/>
    </w:rPr>
  </w:style>
  <w:style w:type="paragraph" w:customStyle="1" w:styleId="Listepuce">
    <w:name w:val="Liste à puce"/>
    <w:autoRedefine/>
    <w:rsid w:val="00EA0580"/>
    <w:pPr>
      <w:numPr>
        <w:numId w:val="4"/>
      </w:numPr>
      <w:spacing w:after="60"/>
    </w:pPr>
    <w:rPr>
      <w:rFonts w:ascii="Verdana" w:hAnsi="Verdana"/>
      <w:noProof/>
      <w:color w:val="4D4D4D"/>
      <w:lang w:val="fr-FR" w:eastAsia="fr-FR"/>
    </w:rPr>
  </w:style>
  <w:style w:type="paragraph" w:customStyle="1" w:styleId="Listepuce1">
    <w:name w:val="Liste à puce 1"/>
    <w:basedOn w:val="Normal"/>
    <w:autoRedefine/>
    <w:rsid w:val="00EA0580"/>
    <w:pPr>
      <w:numPr>
        <w:numId w:val="5"/>
      </w:numPr>
      <w:spacing w:before="60"/>
      <w:jc w:val="both"/>
    </w:pPr>
    <w:rPr>
      <w:rFonts w:ascii="Calibri" w:hAnsi="Calibri"/>
      <w:color w:val="4D4D4D"/>
      <w:sz w:val="20"/>
      <w:szCs w:val="20"/>
      <w:lang w:val="fr-FR" w:eastAsia="fr-FR"/>
    </w:rPr>
  </w:style>
  <w:style w:type="paragraph" w:customStyle="1" w:styleId="Listepuce2">
    <w:name w:val="Liste à puce 2"/>
    <w:basedOn w:val="Listepuce1"/>
    <w:rsid w:val="00EA0580"/>
    <w:pPr>
      <w:numPr>
        <w:numId w:val="29"/>
      </w:numPr>
      <w:tabs>
        <w:tab w:val="clear" w:pos="1004"/>
      </w:tabs>
      <w:spacing w:before="0"/>
      <w:ind w:left="0" w:firstLine="0"/>
    </w:pPr>
  </w:style>
  <w:style w:type="paragraph" w:customStyle="1" w:styleId="listepuce3">
    <w:name w:val="liste à puce 3"/>
    <w:basedOn w:val="Normal"/>
    <w:next w:val="Normal"/>
    <w:rsid w:val="00EA0580"/>
    <w:pPr>
      <w:numPr>
        <w:numId w:val="30"/>
      </w:numPr>
      <w:tabs>
        <w:tab w:val="clear" w:pos="360"/>
        <w:tab w:val="num" w:pos="720"/>
      </w:tabs>
      <w:spacing w:before="120" w:after="60"/>
      <w:ind w:left="720"/>
    </w:pPr>
    <w:rPr>
      <w:rFonts w:ascii="Calibri" w:hAnsi="Calibri"/>
      <w:b/>
      <w:bCs/>
      <w:snapToGrid w:val="0"/>
      <w:color w:val="4D4D4D"/>
      <w:sz w:val="20"/>
      <w:szCs w:val="20"/>
      <w:lang w:val="fr-FR" w:eastAsia="fr-FR"/>
    </w:rPr>
  </w:style>
  <w:style w:type="paragraph" w:customStyle="1" w:styleId="Nom">
    <w:name w:val="Nom"/>
    <w:basedOn w:val="Normal"/>
    <w:rsid w:val="00EA0580"/>
    <w:pPr>
      <w:jc w:val="both"/>
    </w:pPr>
    <w:rPr>
      <w:rFonts w:ascii="Calibri" w:hAnsi="Calibri"/>
      <w:b/>
      <w:color w:val="4D4D4D"/>
      <w:sz w:val="20"/>
      <w:szCs w:val="20"/>
      <w:lang w:val="fr-FR" w:eastAsia="fr-FR"/>
    </w:rPr>
  </w:style>
  <w:style w:type="paragraph" w:customStyle="1" w:styleId="NomClientPageGarde">
    <w:name w:val="Nom Client Page Garde"/>
    <w:basedOn w:val="Normal"/>
    <w:autoRedefine/>
    <w:rsid w:val="00EA0580"/>
    <w:pPr>
      <w:numPr>
        <w:ilvl w:val="2"/>
        <w:numId w:val="34"/>
      </w:numPr>
      <w:tabs>
        <w:tab w:val="clear" w:pos="2880"/>
      </w:tabs>
      <w:ind w:left="0" w:firstLine="0"/>
    </w:pPr>
    <w:rPr>
      <w:rFonts w:ascii="Calibri" w:hAnsi="Calibri"/>
      <w:b/>
      <w:sz w:val="48"/>
      <w:szCs w:val="44"/>
      <w:lang w:val="fr-FR" w:eastAsia="fr-FR"/>
    </w:rPr>
  </w:style>
  <w:style w:type="paragraph" w:customStyle="1" w:styleId="NomProjetPageGarde">
    <w:name w:val="Nom Projet Page Garde"/>
    <w:basedOn w:val="Normal"/>
    <w:link w:val="NomProjetPageGardeCar"/>
    <w:autoRedefine/>
    <w:rsid w:val="00EA0580"/>
    <w:rPr>
      <w:rFonts w:ascii="Calibri" w:hAnsi="Calibri"/>
      <w:b/>
      <w:color w:val="365F91"/>
      <w:sz w:val="28"/>
      <w:szCs w:val="20"/>
      <w:lang w:val="fr-FR" w:eastAsia="fr-FR"/>
    </w:rPr>
  </w:style>
  <w:style w:type="character" w:customStyle="1" w:styleId="NomProjetPageGardeCar">
    <w:name w:val="Nom Projet Page Garde Car"/>
    <w:basedOn w:val="DefaultParagraphFont"/>
    <w:link w:val="NomProjetPageGarde"/>
    <w:rsid w:val="00EA0580"/>
    <w:rPr>
      <w:rFonts w:ascii="Calibri" w:hAnsi="Calibri"/>
      <w:b/>
      <w:color w:val="365F91"/>
      <w:sz w:val="28"/>
      <w:lang w:val="fr-FR" w:eastAsia="fr-FR" w:bidi="ar-SA"/>
    </w:rPr>
  </w:style>
  <w:style w:type="paragraph" w:customStyle="1" w:styleId="Nomrfrences">
    <w:name w:val="Nom références"/>
    <w:next w:val="Normal"/>
    <w:rsid w:val="00EA0580"/>
    <w:rPr>
      <w:rFonts w:ascii="Calibri" w:hAnsi="Calibri"/>
      <w:b/>
      <w:lang w:val="fr-FR" w:eastAsia="fr-FR"/>
    </w:rPr>
  </w:style>
  <w:style w:type="paragraph" w:customStyle="1" w:styleId="NormalListe">
    <w:name w:val="NormalListe"/>
    <w:basedOn w:val="Normal"/>
    <w:rsid w:val="00EA0580"/>
    <w:pPr>
      <w:numPr>
        <w:numId w:val="8"/>
      </w:numPr>
      <w:tabs>
        <w:tab w:val="left" w:pos="567"/>
      </w:tabs>
      <w:spacing w:before="60" w:after="60"/>
      <w:ind w:right="284"/>
      <w:jc w:val="both"/>
    </w:pPr>
    <w:rPr>
      <w:rFonts w:ascii="Calibri" w:hAnsi="Calibri"/>
      <w:color w:val="192245"/>
      <w:sz w:val="20"/>
      <w:szCs w:val="20"/>
      <w:lang w:val="fr-FR" w:eastAsia="fr-FR"/>
    </w:rPr>
  </w:style>
  <w:style w:type="paragraph" w:customStyle="1" w:styleId="NormalListe1">
    <w:name w:val="NormalListe1"/>
    <w:basedOn w:val="Normal"/>
    <w:rsid w:val="00EA0580"/>
    <w:pPr>
      <w:numPr>
        <w:numId w:val="9"/>
      </w:numPr>
      <w:ind w:right="284"/>
      <w:jc w:val="both"/>
    </w:pPr>
    <w:rPr>
      <w:rFonts w:ascii="Tahoma" w:hAnsi="Tahoma"/>
      <w:color w:val="4D4D4D"/>
      <w:sz w:val="20"/>
      <w:szCs w:val="20"/>
      <w:lang w:val="fr-FR" w:eastAsia="fr-FR"/>
    </w:rPr>
  </w:style>
  <w:style w:type="paragraph" w:customStyle="1" w:styleId="Titreniveau3">
    <w:name w:val="Titre niveau 3"/>
    <w:basedOn w:val="Header"/>
    <w:autoRedefine/>
    <w:rsid w:val="00EA0580"/>
    <w:pPr>
      <w:numPr>
        <w:ilvl w:val="2"/>
        <w:numId w:val="14"/>
      </w:numPr>
      <w:tabs>
        <w:tab w:val="clear" w:pos="4320"/>
        <w:tab w:val="clear" w:pos="8640"/>
        <w:tab w:val="left" w:pos="1260"/>
      </w:tabs>
      <w:spacing w:before="360" w:after="120"/>
      <w:outlineLvl w:val="2"/>
    </w:pPr>
    <w:rPr>
      <w:rFonts w:ascii="Calibri" w:hAnsi="Calibri"/>
      <w:b/>
      <w:lang w:val="fr-FR" w:eastAsia="fr-FR"/>
    </w:rPr>
  </w:style>
  <w:style w:type="paragraph" w:customStyle="1" w:styleId="para">
    <w:name w:val="para"/>
    <w:basedOn w:val="Titreniveau3"/>
    <w:rsid w:val="00EA0580"/>
    <w:pPr>
      <w:numPr>
        <w:ilvl w:val="0"/>
        <w:numId w:val="31"/>
      </w:numPr>
      <w:tabs>
        <w:tab w:val="clear" w:pos="360"/>
      </w:tabs>
      <w:ind w:left="0" w:firstLine="0"/>
    </w:pPr>
  </w:style>
  <w:style w:type="paragraph" w:customStyle="1" w:styleId="ParagrapheCar">
    <w:name w:val="Paragraphe Car"/>
    <w:basedOn w:val="Normal"/>
    <w:rsid w:val="00EA0580"/>
    <w:pPr>
      <w:spacing w:before="120" w:after="60"/>
      <w:jc w:val="both"/>
    </w:pPr>
    <w:rPr>
      <w:rFonts w:ascii="Calibri" w:hAnsi="Calibri"/>
      <w:sz w:val="20"/>
      <w:szCs w:val="20"/>
      <w:lang w:val="fr-FR" w:eastAsia="fr-FR"/>
    </w:rPr>
  </w:style>
  <w:style w:type="character" w:customStyle="1" w:styleId="ParagrapheCarCar">
    <w:name w:val="Paragraphe Car Car"/>
    <w:basedOn w:val="DefaultParagraphFont"/>
    <w:rsid w:val="00EA0580"/>
    <w:rPr>
      <w:rFonts w:ascii="Verdana" w:hAnsi="Verdana"/>
      <w:lang w:val="fr-FR" w:eastAsia="fr-FR" w:bidi="ar-SA"/>
    </w:rPr>
  </w:style>
  <w:style w:type="paragraph" w:customStyle="1" w:styleId="Partie">
    <w:name w:val="Partie"/>
    <w:basedOn w:val="Heading2"/>
    <w:rsid w:val="00EA0580"/>
    <w:pPr>
      <w:numPr>
        <w:ilvl w:val="0"/>
        <w:numId w:val="0"/>
      </w:numPr>
      <w:spacing w:before="60"/>
      <w:outlineLvl w:val="9"/>
    </w:pPr>
    <w:rPr>
      <w:rFonts w:ascii="Calibri" w:hAnsi="Calibri"/>
      <w:smallCaps/>
      <w:sz w:val="16"/>
      <w:szCs w:val="16"/>
      <w:lang w:val="fr-FR" w:eastAsia="fr-FR"/>
    </w:rPr>
  </w:style>
  <w:style w:type="paragraph" w:customStyle="1" w:styleId="Point">
    <w:name w:val="Point"/>
    <w:basedOn w:val="Normal"/>
    <w:rsid w:val="00EA0580"/>
    <w:pPr>
      <w:numPr>
        <w:numId w:val="32"/>
      </w:numPr>
      <w:tabs>
        <w:tab w:val="clear" w:pos="720"/>
      </w:tabs>
      <w:ind w:left="283" w:hanging="283"/>
    </w:pPr>
    <w:rPr>
      <w:rFonts w:ascii="Calibri" w:hAnsi="Calibri" w:cs="Arial"/>
      <w:color w:val="4D4D4D"/>
      <w:sz w:val="20"/>
      <w:szCs w:val="20"/>
      <w:lang w:val="fr-FR" w:eastAsia="fr-FR"/>
    </w:rPr>
  </w:style>
  <w:style w:type="paragraph" w:customStyle="1" w:styleId="Posterfrences">
    <w:name w:val="Poste références"/>
    <w:rsid w:val="00EA0580"/>
    <w:rPr>
      <w:rFonts w:ascii="Verdana" w:hAnsi="Verdana"/>
      <w:lang w:val="fr-FR" w:eastAsia="fr-FR"/>
    </w:rPr>
  </w:style>
  <w:style w:type="paragraph" w:customStyle="1" w:styleId="Preformatted">
    <w:name w:val="Preformatted"/>
    <w:basedOn w:val="Normal"/>
    <w:rsid w:val="00EA058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color w:val="000000"/>
      <w:sz w:val="20"/>
      <w:szCs w:val="20"/>
      <w:lang w:val="fr-FR" w:eastAsia="fr-FR"/>
    </w:rPr>
  </w:style>
  <w:style w:type="paragraph" w:customStyle="1" w:styleId="PropositionGroupeSQLIPageGarde">
    <w:name w:val="Proposition Groupe SQLI Page Garde"/>
    <w:basedOn w:val="Normal"/>
    <w:rsid w:val="00EA0580"/>
    <w:rPr>
      <w:rFonts w:ascii="Calibri" w:hAnsi="Calibri"/>
      <w:b/>
      <w:color w:val="808080"/>
      <w:sz w:val="40"/>
      <w:szCs w:val="36"/>
      <w:lang w:val="fr-FR" w:eastAsia="fr-FR"/>
    </w:rPr>
  </w:style>
  <w:style w:type="paragraph" w:customStyle="1" w:styleId="puceparagraphe">
    <w:name w:val="puce paragraphe"/>
    <w:basedOn w:val="Paragraphe"/>
    <w:autoRedefine/>
    <w:rsid w:val="00EA0580"/>
    <w:pPr>
      <w:numPr>
        <w:numId w:val="33"/>
      </w:numPr>
      <w:tabs>
        <w:tab w:val="clear" w:pos="720"/>
        <w:tab w:val="left" w:pos="180"/>
        <w:tab w:val="num" w:pos="360"/>
      </w:tabs>
      <w:spacing w:before="60" w:after="120" w:line="260" w:lineRule="atLeast"/>
      <w:ind w:left="60" w:hanging="60"/>
    </w:pPr>
    <w:rPr>
      <w:color w:val="auto"/>
    </w:rPr>
  </w:style>
  <w:style w:type="paragraph" w:styleId="BodyTextIndent">
    <w:name w:val="Body Text Indent"/>
    <w:basedOn w:val="Normal"/>
    <w:link w:val="BodyTextIndentChar"/>
    <w:rsid w:val="00EA0580"/>
    <w:pPr>
      <w:spacing w:after="120"/>
      <w:ind w:left="283"/>
      <w:jc w:val="both"/>
    </w:pPr>
    <w:rPr>
      <w:rFonts w:ascii="Calibri" w:hAnsi="Calibri"/>
      <w:color w:val="4D4D4D"/>
      <w:sz w:val="20"/>
      <w:szCs w:val="20"/>
      <w:lang w:val="fr-FR" w:eastAsia="fr-FR"/>
    </w:rPr>
  </w:style>
  <w:style w:type="paragraph" w:customStyle="1" w:styleId="RetraitcorpsdetexteSQLI">
    <w:name w:val="Retrait corps de texte SQLI"/>
    <w:basedOn w:val="Normal"/>
    <w:rsid w:val="00EA0580"/>
    <w:pPr>
      <w:ind w:left="567"/>
      <w:jc w:val="both"/>
    </w:pPr>
    <w:rPr>
      <w:rFonts w:ascii="Calibri" w:hAnsi="Calibri"/>
      <w:bCs/>
      <w:noProof/>
      <w:snapToGrid w:val="0"/>
      <w:sz w:val="20"/>
      <w:szCs w:val="20"/>
      <w:lang w:val="fr-FR" w:eastAsia="fr-FR"/>
    </w:rPr>
  </w:style>
  <w:style w:type="paragraph" w:customStyle="1" w:styleId="Sommaire">
    <w:name w:val="Sommaire"/>
    <w:basedOn w:val="Normal"/>
    <w:rsid w:val="00EA0580"/>
    <w:pPr>
      <w:pBdr>
        <w:bottom w:val="single" w:sz="4" w:space="1" w:color="365F91"/>
      </w:pBdr>
    </w:pPr>
    <w:rPr>
      <w:rFonts w:ascii="Calibri" w:hAnsi="Calibri"/>
      <w:b/>
      <w:smallCaps/>
      <w:color w:val="365F91"/>
      <w:sz w:val="32"/>
      <w:lang w:val="fr-FR" w:eastAsia="fr-FR"/>
    </w:rPr>
  </w:style>
  <w:style w:type="paragraph" w:customStyle="1" w:styleId="StyleListeflecheAvant12ptAprs0pt">
    <w:name w:val="Style Liste fleche + Avant : 12 pt Après : 0 pt"/>
    <w:basedOn w:val="Normal"/>
    <w:rsid w:val="00EA0580"/>
    <w:pPr>
      <w:numPr>
        <w:numId w:val="11"/>
      </w:numPr>
      <w:spacing w:before="240"/>
      <w:jc w:val="both"/>
    </w:pPr>
    <w:rPr>
      <w:rFonts w:ascii="Calibri" w:hAnsi="Calibri"/>
      <w:b/>
      <w:bCs/>
      <w:color w:val="4D4D4D"/>
      <w:sz w:val="20"/>
      <w:szCs w:val="20"/>
      <w:lang w:val="fr-FR" w:eastAsia="fr-FR"/>
    </w:rPr>
  </w:style>
  <w:style w:type="paragraph" w:customStyle="1" w:styleId="Style3">
    <w:name w:val="Style3"/>
    <w:basedOn w:val="TOC3"/>
    <w:autoRedefine/>
    <w:rsid w:val="00EA0580"/>
    <w:pPr>
      <w:numPr>
        <w:numId w:val="34"/>
      </w:numPr>
      <w:tabs>
        <w:tab w:val="clear" w:pos="1080"/>
        <w:tab w:val="left" w:pos="1843"/>
        <w:tab w:val="right" w:leader="dot" w:pos="9060"/>
        <w:tab w:val="right" w:leader="dot" w:pos="9540"/>
      </w:tabs>
      <w:spacing w:before="60" w:after="60"/>
      <w:ind w:left="1134" w:right="540" w:firstLine="0"/>
    </w:pPr>
    <w:rPr>
      <w:rFonts w:ascii="Calibri" w:hAnsi="Calibri"/>
      <w:noProof/>
      <w:color w:val="4D4D4D"/>
      <w:sz w:val="22"/>
      <w:szCs w:val="20"/>
      <w:lang w:val="fr-FR" w:eastAsia="fr-FR"/>
    </w:rPr>
  </w:style>
  <w:style w:type="paragraph" w:customStyle="1" w:styleId="Style4">
    <w:name w:val="Style4"/>
    <w:basedOn w:val="Normal"/>
    <w:rsid w:val="00EA0580"/>
    <w:pPr>
      <w:numPr>
        <w:numId w:val="12"/>
      </w:numPr>
      <w:jc w:val="both"/>
    </w:pPr>
    <w:rPr>
      <w:rFonts w:ascii="Calibri" w:hAnsi="Calibri"/>
      <w:b/>
      <w:bCs/>
      <w:i/>
      <w:iCs/>
      <w:color w:val="597897"/>
      <w:sz w:val="22"/>
      <w:szCs w:val="20"/>
      <w:lang w:val="fr-FR" w:eastAsia="fr-FR"/>
    </w:rPr>
  </w:style>
  <w:style w:type="paragraph" w:customStyle="1" w:styleId="TabColDroite">
    <w:name w:val="TabColDroite"/>
    <w:basedOn w:val="Normal"/>
    <w:rsid w:val="00EA0580"/>
    <w:pPr>
      <w:numPr>
        <w:numId w:val="35"/>
      </w:numPr>
      <w:tabs>
        <w:tab w:val="clear" w:pos="1004"/>
        <w:tab w:val="left" w:pos="1500"/>
      </w:tabs>
      <w:spacing w:before="60" w:after="60"/>
      <w:ind w:left="57" w:right="57" w:firstLine="0"/>
    </w:pPr>
    <w:rPr>
      <w:rFonts w:ascii="Calibri" w:hAnsi="Calibri"/>
      <w:color w:val="192245"/>
      <w:sz w:val="20"/>
      <w:szCs w:val="20"/>
      <w:lang w:val="fr-FR" w:eastAsia="fr-FR"/>
    </w:rPr>
  </w:style>
  <w:style w:type="paragraph" w:customStyle="1" w:styleId="TabColGauche">
    <w:name w:val="TabColGauche"/>
    <w:basedOn w:val="Normal"/>
    <w:rsid w:val="00EA0580"/>
    <w:pPr>
      <w:spacing w:before="60" w:after="60"/>
      <w:ind w:left="57" w:right="57"/>
    </w:pPr>
    <w:rPr>
      <w:rFonts w:ascii="Calibri" w:hAnsi="Calibri"/>
      <w:b/>
      <w:smallCaps/>
      <w:color w:val="192245"/>
      <w:sz w:val="20"/>
      <w:szCs w:val="20"/>
      <w:lang w:val="fr-FR" w:eastAsia="fr-FR"/>
    </w:rPr>
  </w:style>
  <w:style w:type="paragraph" w:customStyle="1" w:styleId="texte">
    <w:name w:val="texte"/>
    <w:basedOn w:val="Normal"/>
    <w:rsid w:val="00EA0580"/>
    <w:pPr>
      <w:spacing w:before="20" w:after="60"/>
      <w:ind w:right="227"/>
      <w:jc w:val="both"/>
    </w:pPr>
    <w:rPr>
      <w:rFonts w:ascii="Calibri" w:hAnsi="Calibri" w:cs="Arial"/>
      <w:color w:val="4D4D4D"/>
      <w:sz w:val="18"/>
      <w:szCs w:val="18"/>
      <w:lang w:val="fr-FR" w:eastAsia="fr-FR"/>
    </w:rPr>
  </w:style>
  <w:style w:type="paragraph" w:customStyle="1" w:styleId="Titre4test1">
    <w:name w:val="Titre 4_test1"/>
    <w:basedOn w:val="Heading4"/>
    <w:autoRedefine/>
    <w:rsid w:val="00EA0580"/>
    <w:pPr>
      <w:numPr>
        <w:ilvl w:val="0"/>
        <w:numId w:val="0"/>
      </w:numPr>
      <w:jc w:val="both"/>
    </w:pPr>
    <w:rPr>
      <w:rFonts w:ascii="Calibri" w:hAnsi="Calibri"/>
      <w:b w:val="0"/>
      <w:bCs w:val="0"/>
      <w:color w:val="365F91"/>
      <w:sz w:val="22"/>
      <w:szCs w:val="20"/>
      <w:lang w:val="fr-FR" w:eastAsia="fr-FR"/>
    </w:rPr>
  </w:style>
  <w:style w:type="paragraph" w:customStyle="1" w:styleId="Titreniveau1">
    <w:name w:val="Titre niveau 1"/>
    <w:basedOn w:val="Normal"/>
    <w:autoRedefine/>
    <w:rsid w:val="00EA0580"/>
    <w:pPr>
      <w:pageBreakBefore/>
      <w:numPr>
        <w:numId w:val="14"/>
      </w:numPr>
      <w:pBdr>
        <w:bottom w:val="single" w:sz="4" w:space="1" w:color="999999"/>
      </w:pBdr>
      <w:spacing w:before="60" w:after="120"/>
      <w:outlineLvl w:val="0"/>
    </w:pPr>
    <w:rPr>
      <w:rFonts w:ascii="Calibri" w:hAnsi="Calibri"/>
      <w:b/>
      <w:caps/>
      <w:color w:val="800000"/>
      <w:sz w:val="32"/>
      <w:lang w:val="fr-FR" w:eastAsia="fr-FR"/>
    </w:rPr>
  </w:style>
  <w:style w:type="paragraph" w:customStyle="1" w:styleId="TitreGraphique">
    <w:name w:val="TitreGraphique"/>
    <w:basedOn w:val="Normal"/>
    <w:rsid w:val="00EA0580"/>
    <w:pPr>
      <w:tabs>
        <w:tab w:val="right" w:pos="2903"/>
      </w:tabs>
      <w:spacing w:before="60" w:after="60"/>
      <w:ind w:left="284" w:right="284"/>
      <w:jc w:val="center"/>
    </w:pPr>
    <w:rPr>
      <w:rFonts w:ascii="Calibri" w:hAnsi="Calibri"/>
      <w:b/>
      <w:smallCaps/>
      <w:color w:val="192245"/>
      <w:sz w:val="20"/>
      <w:szCs w:val="20"/>
      <w:lang w:val="fr-FR" w:eastAsia="fr-FR"/>
    </w:rPr>
  </w:style>
  <w:style w:type="paragraph" w:customStyle="1" w:styleId="TitreParagraphe">
    <w:name w:val="TitreParagraphe"/>
    <w:basedOn w:val="Normal"/>
    <w:rsid w:val="00EA0580"/>
    <w:pPr>
      <w:numPr>
        <w:numId w:val="37"/>
      </w:numPr>
      <w:tabs>
        <w:tab w:val="clear" w:pos="360"/>
        <w:tab w:val="num" w:pos="1004"/>
      </w:tabs>
      <w:spacing w:before="240" w:after="120"/>
      <w:ind w:left="1004" w:right="284"/>
      <w:jc w:val="both"/>
    </w:pPr>
    <w:rPr>
      <w:rFonts w:ascii="Calibri" w:hAnsi="Calibri"/>
      <w:b/>
      <w:color w:val="192245"/>
      <w:szCs w:val="20"/>
      <w:lang w:val="fr-FR" w:eastAsia="fr-FR"/>
    </w:rPr>
  </w:style>
  <w:style w:type="paragraph" w:customStyle="1" w:styleId="StyleEncadrtexteGras">
    <w:name w:val="Style Encadré : texte + Gras"/>
    <w:basedOn w:val="Encadrtexte"/>
    <w:link w:val="StyleEncadrtexteGrasCar"/>
    <w:rsid w:val="00EA0580"/>
    <w:rPr>
      <w:b/>
      <w:bCs/>
    </w:rPr>
  </w:style>
  <w:style w:type="character" w:customStyle="1" w:styleId="StyleEncadrtexteGrasCar">
    <w:name w:val="Style Encadré : texte + Gras Car"/>
    <w:basedOn w:val="EncadrtexteCar"/>
    <w:link w:val="StyleEncadrtexteGras"/>
    <w:rsid w:val="00EA0580"/>
    <w:rPr>
      <w:rFonts w:ascii="Calibri" w:hAnsi="Calibri"/>
      <w:b/>
      <w:bCs/>
      <w:color w:val="365F91"/>
      <w:lang w:val="fr-FR" w:eastAsia="fr-FR" w:bidi="ar-SA"/>
    </w:rPr>
  </w:style>
  <w:style w:type="paragraph" w:customStyle="1" w:styleId="StyleSQLI-ActionGras">
    <w:name w:val="Style SQLI-Action + Gras"/>
    <w:basedOn w:val="SQLI-Action"/>
    <w:link w:val="StyleSQLI-ActionGrasCarCar"/>
    <w:rsid w:val="00EA0580"/>
    <w:pPr>
      <w:numPr>
        <w:numId w:val="3"/>
      </w:numPr>
    </w:pPr>
    <w:rPr>
      <w:b/>
      <w:bCs/>
    </w:rPr>
  </w:style>
  <w:style w:type="character" w:customStyle="1" w:styleId="StyleSQLI-ActionGrasCarCar">
    <w:name w:val="Style SQLI-Action + Gras Car Car"/>
    <w:basedOn w:val="SQLI-ActionCarCar"/>
    <w:link w:val="StyleSQLI-ActionGras"/>
    <w:rsid w:val="00EA0580"/>
    <w:rPr>
      <w:rFonts w:ascii="Calibri" w:hAnsi="Calibri"/>
      <w:b/>
      <w:bCs/>
      <w:color w:val="4D4D4D"/>
      <w:lang w:val="fr-FR" w:eastAsia="fr-FR" w:bidi="ar-SA"/>
    </w:rPr>
  </w:style>
  <w:style w:type="paragraph" w:customStyle="1" w:styleId="TableauVentilation">
    <w:name w:val="TableauVentilation"/>
    <w:basedOn w:val="Heading4"/>
    <w:rsid w:val="00EA0580"/>
    <w:pPr>
      <w:numPr>
        <w:ilvl w:val="0"/>
        <w:numId w:val="38"/>
      </w:numPr>
      <w:shd w:val="clear" w:color="auto" w:fill="999999"/>
      <w:tabs>
        <w:tab w:val="clear" w:pos="720"/>
        <w:tab w:val="num" w:pos="2484"/>
      </w:tabs>
      <w:spacing w:before="0" w:after="0"/>
      <w:ind w:left="0" w:firstLine="0"/>
    </w:pPr>
    <w:rPr>
      <w:rFonts w:ascii="Calibri" w:hAnsi="Calibri"/>
      <w:b w:val="0"/>
      <w:color w:val="FFFFFF"/>
      <w:sz w:val="20"/>
      <w:szCs w:val="20"/>
      <w:lang w:val="fr-FR" w:eastAsia="fr-FR"/>
    </w:rPr>
  </w:style>
  <w:style w:type="paragraph" w:customStyle="1" w:styleId="Puce1">
    <w:name w:val="Puce 1"/>
    <w:basedOn w:val="Normal"/>
    <w:rsid w:val="00EA0580"/>
    <w:pPr>
      <w:numPr>
        <w:numId w:val="16"/>
      </w:numPr>
      <w:tabs>
        <w:tab w:val="left" w:pos="900"/>
      </w:tabs>
      <w:spacing w:before="120" w:after="60"/>
      <w:ind w:left="900"/>
      <w:jc w:val="both"/>
    </w:pPr>
    <w:rPr>
      <w:rFonts w:ascii="Calibri" w:hAnsi="Calibri"/>
      <w:color w:val="4D4D4D"/>
      <w:sz w:val="20"/>
      <w:szCs w:val="20"/>
      <w:lang w:val="fr-FR" w:eastAsia="fr-FR"/>
    </w:rPr>
  </w:style>
  <w:style w:type="paragraph" w:customStyle="1" w:styleId="SommaireTitre">
    <w:name w:val="Sommaire Titre"/>
    <w:basedOn w:val="Normal"/>
    <w:rsid w:val="00EA0580"/>
    <w:pPr>
      <w:jc w:val="center"/>
    </w:pPr>
    <w:rPr>
      <w:rFonts w:ascii="Calibri" w:hAnsi="Calibri"/>
      <w:b/>
      <w:bCs/>
      <w:color w:val="000080"/>
      <w:sz w:val="36"/>
      <w:szCs w:val="28"/>
      <w:lang w:val="fr-FR" w:eastAsia="fr-FR"/>
    </w:rPr>
  </w:style>
  <w:style w:type="paragraph" w:customStyle="1" w:styleId="Dtail">
    <w:name w:val="Détail"/>
    <w:basedOn w:val="Normal"/>
    <w:rsid w:val="00EA0580"/>
    <w:pPr>
      <w:autoSpaceDE w:val="0"/>
      <w:autoSpaceDN w:val="0"/>
      <w:spacing w:before="60" w:after="60"/>
    </w:pPr>
    <w:rPr>
      <w:rFonts w:ascii="Arial" w:hAnsi="Arial" w:cs="Arial"/>
      <w:sz w:val="20"/>
      <w:szCs w:val="20"/>
      <w:lang w:val="fr-FR" w:eastAsia="fr-FR"/>
    </w:rPr>
  </w:style>
  <w:style w:type="paragraph" w:styleId="List">
    <w:name w:val="List"/>
    <w:basedOn w:val="Normal"/>
    <w:rsid w:val="00EA0580"/>
    <w:pPr>
      <w:tabs>
        <w:tab w:val="num" w:pos="360"/>
      </w:tabs>
      <w:spacing w:before="60"/>
      <w:ind w:left="360" w:hanging="360"/>
      <w:jc w:val="both"/>
    </w:pPr>
    <w:rPr>
      <w:rFonts w:ascii="Calibri" w:hAnsi="Calibri"/>
      <w:sz w:val="20"/>
      <w:szCs w:val="20"/>
      <w:lang w:val="fr-FR" w:eastAsia="fr-FR"/>
    </w:rPr>
  </w:style>
  <w:style w:type="character" w:customStyle="1" w:styleId="flbrunstd4">
    <w:name w:val="flbrunstd4"/>
    <w:basedOn w:val="DefaultParagraphFont"/>
    <w:rsid w:val="00EA0580"/>
  </w:style>
  <w:style w:type="paragraph" w:customStyle="1" w:styleId="listepuce0">
    <w:name w:val="liste à puce é"/>
    <w:basedOn w:val="Normal"/>
    <w:rsid w:val="00EA0580"/>
    <w:pPr>
      <w:numPr>
        <w:numId w:val="17"/>
      </w:numPr>
      <w:jc w:val="both"/>
    </w:pPr>
    <w:rPr>
      <w:rFonts w:ascii="Calibri" w:hAnsi="Calibri"/>
      <w:color w:val="4D4D4D"/>
      <w:sz w:val="20"/>
      <w:szCs w:val="20"/>
      <w:lang w:val="fr-FR" w:eastAsia="fr-FR"/>
    </w:rPr>
  </w:style>
  <w:style w:type="paragraph" w:styleId="BodyText2">
    <w:name w:val="Body Text 2"/>
    <w:basedOn w:val="Normal"/>
    <w:rsid w:val="00EA0580"/>
    <w:pPr>
      <w:numPr>
        <w:numId w:val="39"/>
      </w:numPr>
      <w:tabs>
        <w:tab w:val="clear" w:pos="3881"/>
      </w:tabs>
      <w:ind w:left="0" w:firstLine="0"/>
    </w:pPr>
    <w:rPr>
      <w:rFonts w:ascii="Calibri" w:hAnsi="Calibri"/>
      <w:color w:val="4D4D4D"/>
      <w:sz w:val="20"/>
      <w:szCs w:val="20"/>
      <w:lang w:val="fr-FR" w:eastAsia="fr-FR"/>
    </w:rPr>
  </w:style>
  <w:style w:type="paragraph" w:styleId="BodyTextIndent3">
    <w:name w:val="Body Text Indent 3"/>
    <w:basedOn w:val="Normal"/>
    <w:rsid w:val="00EA0580"/>
    <w:pPr>
      <w:numPr>
        <w:numId w:val="40"/>
      </w:numPr>
      <w:tabs>
        <w:tab w:val="clear" w:pos="360"/>
      </w:tabs>
      <w:spacing w:after="120"/>
      <w:ind w:left="283" w:firstLine="0"/>
      <w:jc w:val="both"/>
    </w:pPr>
    <w:rPr>
      <w:rFonts w:ascii="Calibri" w:hAnsi="Calibri"/>
      <w:color w:val="4D4D4D"/>
      <w:sz w:val="16"/>
      <w:szCs w:val="16"/>
      <w:lang w:val="fr-FR" w:eastAsia="fr-FR"/>
    </w:rPr>
  </w:style>
  <w:style w:type="paragraph" w:customStyle="1" w:styleId="Definition">
    <w:name w:val="Definition"/>
    <w:basedOn w:val="Normal"/>
    <w:rsid w:val="00EA0580"/>
    <w:pPr>
      <w:spacing w:before="120"/>
      <w:ind w:left="720" w:right="720"/>
      <w:jc w:val="both"/>
    </w:pPr>
    <w:rPr>
      <w:rFonts w:ascii="Calibri" w:hAnsi="Calibri" w:cs="Arial"/>
      <w:color w:val="4D4D4D"/>
      <w:sz w:val="20"/>
      <w:szCs w:val="20"/>
    </w:rPr>
  </w:style>
  <w:style w:type="paragraph" w:customStyle="1" w:styleId="Item">
    <w:name w:val="Item"/>
    <w:basedOn w:val="Normal"/>
    <w:next w:val="Definition"/>
    <w:rsid w:val="00EA0580"/>
    <w:pPr>
      <w:keepNext/>
      <w:numPr>
        <w:numId w:val="41"/>
      </w:numPr>
      <w:tabs>
        <w:tab w:val="clear" w:pos="397"/>
      </w:tabs>
      <w:spacing w:before="120"/>
      <w:ind w:left="0" w:firstLine="0"/>
      <w:jc w:val="both"/>
    </w:pPr>
    <w:rPr>
      <w:rFonts w:ascii="Calibri" w:hAnsi="Calibri"/>
      <w:b/>
      <w:i/>
      <w:color w:val="4D4D4D"/>
      <w:szCs w:val="20"/>
      <w:lang w:eastAsia="fr-FR"/>
    </w:rPr>
  </w:style>
  <w:style w:type="paragraph" w:customStyle="1" w:styleId="Puce2">
    <w:name w:val="Puce 2"/>
    <w:basedOn w:val="Normal"/>
    <w:rsid w:val="00EA0580"/>
    <w:pPr>
      <w:numPr>
        <w:numId w:val="18"/>
      </w:numPr>
      <w:tabs>
        <w:tab w:val="num" w:pos="1440"/>
      </w:tabs>
      <w:spacing w:before="120" w:after="60"/>
      <w:ind w:left="1440"/>
      <w:jc w:val="both"/>
    </w:pPr>
    <w:rPr>
      <w:rFonts w:ascii="Calibri" w:hAnsi="Calibri"/>
      <w:color w:val="4D4D4D"/>
      <w:sz w:val="20"/>
      <w:szCs w:val="20"/>
      <w:lang w:val="fr-FR" w:eastAsia="fr-FR"/>
    </w:rPr>
  </w:style>
  <w:style w:type="paragraph" w:customStyle="1" w:styleId="Images">
    <w:name w:val="Images"/>
    <w:basedOn w:val="Normal"/>
    <w:autoRedefine/>
    <w:rsid w:val="00EA0580"/>
    <w:pPr>
      <w:spacing w:after="240"/>
      <w:jc w:val="center"/>
    </w:pPr>
    <w:rPr>
      <w:rFonts w:ascii="Arial" w:hAnsi="Arial"/>
      <w:sz w:val="20"/>
      <w:szCs w:val="20"/>
      <w:lang w:val="fr-FR" w:eastAsia="fr-FR"/>
    </w:rPr>
  </w:style>
  <w:style w:type="paragraph" w:customStyle="1" w:styleId="Puce3">
    <w:name w:val="Puce 3"/>
    <w:basedOn w:val="Normal"/>
    <w:rsid w:val="00EA0580"/>
    <w:pPr>
      <w:numPr>
        <w:numId w:val="19"/>
      </w:numPr>
      <w:tabs>
        <w:tab w:val="num" w:pos="1980"/>
      </w:tabs>
      <w:spacing w:after="60"/>
      <w:ind w:left="1979" w:hanging="357"/>
      <w:jc w:val="both"/>
    </w:pPr>
    <w:rPr>
      <w:rFonts w:ascii="Calibri" w:hAnsi="Calibri"/>
      <w:color w:val="4D4D4D"/>
      <w:sz w:val="20"/>
      <w:szCs w:val="20"/>
      <w:lang w:val="fr-FR" w:eastAsia="fr-FR"/>
    </w:rPr>
  </w:style>
  <w:style w:type="paragraph" w:customStyle="1" w:styleId="ListeNormale">
    <w:name w:val="Liste Normale"/>
    <w:basedOn w:val="Normal"/>
    <w:rsid w:val="00EA0580"/>
    <w:pPr>
      <w:numPr>
        <w:numId w:val="20"/>
      </w:numPr>
      <w:spacing w:before="60"/>
    </w:pPr>
    <w:rPr>
      <w:rFonts w:ascii="Calibri" w:hAnsi="Calibri"/>
      <w:sz w:val="20"/>
      <w:szCs w:val="20"/>
      <w:lang w:val="fr-FR" w:eastAsia="fr-FR"/>
    </w:rPr>
  </w:style>
  <w:style w:type="paragraph" w:customStyle="1" w:styleId="Indication">
    <w:name w:val="Indication"/>
    <w:basedOn w:val="Normal"/>
    <w:rsid w:val="00EA0580"/>
    <w:pPr>
      <w:jc w:val="both"/>
    </w:pPr>
    <w:rPr>
      <w:rFonts w:ascii="Arial" w:hAnsi="Arial"/>
      <w:i/>
      <w:color w:val="FF0000"/>
      <w:sz w:val="20"/>
      <w:szCs w:val="20"/>
      <w:lang w:val="fr-FR" w:eastAsia="fr-FR"/>
    </w:rPr>
  </w:style>
  <w:style w:type="paragraph" w:customStyle="1" w:styleId="Listefleche">
    <w:name w:val="Liste fleche"/>
    <w:basedOn w:val="Normal"/>
    <w:rsid w:val="00EA0580"/>
    <w:pPr>
      <w:numPr>
        <w:numId w:val="21"/>
      </w:numPr>
      <w:jc w:val="both"/>
    </w:pPr>
    <w:rPr>
      <w:rFonts w:ascii="Calibri" w:hAnsi="Calibri"/>
      <w:b/>
      <w:bCs/>
      <w:color w:val="4D4D4D"/>
      <w:sz w:val="20"/>
      <w:szCs w:val="20"/>
      <w:lang w:val="fr-FR" w:eastAsia="fr-FR"/>
    </w:rPr>
  </w:style>
  <w:style w:type="paragraph" w:customStyle="1" w:styleId="TitreCouverture">
    <w:name w:val="Titre Couverture"/>
    <w:basedOn w:val="Normal"/>
    <w:rsid w:val="00EA0580"/>
    <w:pPr>
      <w:jc w:val="center"/>
    </w:pPr>
    <w:rPr>
      <w:rFonts w:ascii="Arial Black" w:hAnsi="Arial Black"/>
      <w:b/>
      <w:bCs/>
      <w:color w:val="333399"/>
      <w:sz w:val="44"/>
      <w:szCs w:val="20"/>
      <w:lang w:val="fr-FR" w:eastAsia="fr-FR"/>
    </w:rPr>
  </w:style>
  <w:style w:type="paragraph" w:customStyle="1" w:styleId="CarCarCarCarCarCarCarCarCarCarCarCarCarCarCarCarCarCarCarCarCarCarCarCarCarCarCarCarCarCarCarCarCarCarCarCarCarCarCar">
    <w:name w:val=" 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styleId="Index4">
    <w:name w:val="index 4"/>
    <w:basedOn w:val="IndexBase"/>
    <w:autoRedefine/>
    <w:semiHidden/>
    <w:rsid w:val="00EA0580"/>
    <w:pPr>
      <w:tabs>
        <w:tab w:val="right" w:pos="4080"/>
      </w:tabs>
      <w:ind w:left="720" w:hanging="360"/>
    </w:pPr>
  </w:style>
  <w:style w:type="paragraph" w:styleId="Index5">
    <w:name w:val="index 5"/>
    <w:basedOn w:val="IndexBase"/>
    <w:autoRedefine/>
    <w:semiHidden/>
    <w:rsid w:val="00EA0580"/>
    <w:pPr>
      <w:numPr>
        <w:numId w:val="42"/>
      </w:numPr>
      <w:tabs>
        <w:tab w:val="clear" w:pos="0"/>
        <w:tab w:val="right" w:pos="4080"/>
      </w:tabs>
      <w:ind w:left="720" w:hanging="360"/>
    </w:pPr>
  </w:style>
  <w:style w:type="paragraph" w:styleId="Index6">
    <w:name w:val="index 6"/>
    <w:basedOn w:val="Normal"/>
    <w:next w:val="Normal"/>
    <w:autoRedefine/>
    <w:semiHidden/>
    <w:rsid w:val="00EA0580"/>
    <w:pPr>
      <w:spacing w:before="160" w:line="288" w:lineRule="auto"/>
      <w:ind w:left="1200" w:hanging="200"/>
      <w:jc w:val="both"/>
    </w:pPr>
    <w:rPr>
      <w:rFonts w:ascii="Calibri" w:hAnsi="Calibri"/>
      <w:color w:val="4D4D4D"/>
      <w:sz w:val="18"/>
      <w:szCs w:val="20"/>
      <w:lang w:val="fr-FR" w:eastAsia="fr-FR"/>
    </w:rPr>
  </w:style>
  <w:style w:type="paragraph" w:styleId="Index7">
    <w:name w:val="index 7"/>
    <w:basedOn w:val="Normal"/>
    <w:next w:val="Normal"/>
    <w:autoRedefine/>
    <w:semiHidden/>
    <w:rsid w:val="00EA0580"/>
    <w:pPr>
      <w:numPr>
        <w:numId w:val="43"/>
      </w:numPr>
      <w:spacing w:before="160" w:line="288" w:lineRule="auto"/>
      <w:ind w:left="1400" w:hanging="200"/>
      <w:jc w:val="both"/>
    </w:pPr>
    <w:rPr>
      <w:rFonts w:ascii="Calibri" w:hAnsi="Calibri"/>
      <w:color w:val="4D4D4D"/>
      <w:sz w:val="18"/>
      <w:szCs w:val="20"/>
      <w:lang w:val="fr-FR" w:eastAsia="fr-FR"/>
    </w:rPr>
  </w:style>
  <w:style w:type="paragraph" w:styleId="Index8">
    <w:name w:val="index 8"/>
    <w:basedOn w:val="Normal"/>
    <w:next w:val="Normal"/>
    <w:autoRedefine/>
    <w:semiHidden/>
    <w:rsid w:val="00EA0580"/>
    <w:pPr>
      <w:spacing w:before="160" w:line="288" w:lineRule="auto"/>
      <w:ind w:left="1600" w:hanging="200"/>
      <w:jc w:val="both"/>
    </w:pPr>
    <w:rPr>
      <w:rFonts w:ascii="Calibri" w:hAnsi="Calibri"/>
      <w:color w:val="4D4D4D"/>
      <w:sz w:val="18"/>
      <w:szCs w:val="20"/>
      <w:lang w:val="fr-FR" w:eastAsia="fr-FR"/>
    </w:rPr>
  </w:style>
  <w:style w:type="paragraph" w:styleId="Index9">
    <w:name w:val="index 9"/>
    <w:basedOn w:val="Normal"/>
    <w:next w:val="Normal"/>
    <w:autoRedefine/>
    <w:semiHidden/>
    <w:rsid w:val="00EA0580"/>
    <w:pPr>
      <w:spacing w:before="160" w:line="288" w:lineRule="auto"/>
      <w:ind w:left="1800" w:hanging="200"/>
      <w:jc w:val="both"/>
    </w:pPr>
    <w:rPr>
      <w:rFonts w:ascii="Calibri" w:hAnsi="Calibri"/>
      <w:color w:val="4D4D4D"/>
      <w:sz w:val="18"/>
      <w:szCs w:val="20"/>
      <w:lang w:val="fr-FR" w:eastAsia="fr-FR"/>
    </w:rPr>
  </w:style>
  <w:style w:type="paragraph" w:customStyle="1" w:styleId="SQLI-GuideCarCar">
    <w:name w:val="SQLI-Guide Car Car"/>
    <w:basedOn w:val="Normal"/>
    <w:link w:val="SQLI-GuideCarCarCar"/>
    <w:rsid w:val="00EA0580"/>
    <w:pPr>
      <w:jc w:val="both"/>
    </w:pPr>
    <w:rPr>
      <w:rFonts w:ascii="Calibri" w:hAnsi="Calibri"/>
      <w:vanish/>
      <w:color w:val="0000FF"/>
      <w:sz w:val="20"/>
      <w:szCs w:val="20"/>
      <w:lang w:val="fr-FR" w:eastAsia="fr-FR"/>
    </w:rPr>
  </w:style>
  <w:style w:type="character" w:customStyle="1" w:styleId="SQLI-GuideCarCarCar">
    <w:name w:val="SQLI-Guide Car Car Car"/>
    <w:basedOn w:val="DefaultParagraphFont"/>
    <w:link w:val="SQLI-GuideCarCar"/>
    <w:rsid w:val="00EA0580"/>
    <w:rPr>
      <w:rFonts w:ascii="Calibri" w:hAnsi="Calibri"/>
      <w:vanish/>
      <w:color w:val="0000FF"/>
      <w:lang w:val="fr-FR" w:eastAsia="fr-FR" w:bidi="ar-SA"/>
    </w:rPr>
  </w:style>
  <w:style w:type="paragraph" w:customStyle="1" w:styleId="ListeUC">
    <w:name w:val="ListeUC"/>
    <w:basedOn w:val="Normal"/>
    <w:next w:val="Normal"/>
    <w:rsid w:val="00EA0580"/>
    <w:pPr>
      <w:numPr>
        <w:numId w:val="22"/>
      </w:numPr>
      <w:tabs>
        <w:tab w:val="num" w:pos="360"/>
      </w:tabs>
    </w:pPr>
    <w:rPr>
      <w:rFonts w:ascii="Calibri" w:hAnsi="Calibri"/>
      <w:color w:val="4D4D4D"/>
      <w:sz w:val="20"/>
      <w:szCs w:val="20"/>
      <w:lang w:val="fr-FR" w:eastAsia="fr-FR"/>
    </w:rPr>
  </w:style>
  <w:style w:type="paragraph" w:customStyle="1" w:styleId="DescriptionTitreSection">
    <w:name w:val="Description_TitreSection"/>
    <w:basedOn w:val="Normal"/>
    <w:next w:val="Normal"/>
    <w:rsid w:val="00EA0580"/>
    <w:pPr>
      <w:numPr>
        <w:numId w:val="23"/>
      </w:numPr>
      <w:spacing w:before="240" w:after="60"/>
      <w:ind w:left="0" w:firstLine="0"/>
    </w:pPr>
    <w:rPr>
      <w:rFonts w:ascii="Calibri" w:hAnsi="Calibri"/>
      <w:color w:val="4D4D4D"/>
      <w:sz w:val="22"/>
      <w:szCs w:val="20"/>
      <w:lang w:val="fr-FR" w:eastAsia="fr-FR"/>
    </w:rPr>
  </w:style>
  <w:style w:type="paragraph" w:customStyle="1" w:styleId="CarCarCarCarCarCar">
    <w:name w:val=" Car Car Car Car Car Car"/>
    <w:basedOn w:val="Normal"/>
    <w:next w:val="Heading3"/>
    <w:autoRedefine/>
    <w:rsid w:val="00EA0580"/>
    <w:pPr>
      <w:spacing w:after="160" w:line="240" w:lineRule="exact"/>
    </w:pPr>
    <w:rPr>
      <w:rFonts w:ascii="Calibri" w:hAnsi="Calibri"/>
      <w:color w:val="4D4D4D"/>
      <w:sz w:val="20"/>
      <w:szCs w:val="20"/>
    </w:rPr>
  </w:style>
  <w:style w:type="character" w:customStyle="1" w:styleId="IndicationCar">
    <w:name w:val="Indication Car"/>
    <w:basedOn w:val="DefaultParagraphFont"/>
    <w:rsid w:val="00EA0580"/>
    <w:rPr>
      <w:rFonts w:ascii="Arial" w:hAnsi="Arial"/>
      <w:i/>
      <w:noProof w:val="0"/>
      <w:color w:val="FF0000"/>
      <w:lang w:val="fr-FR" w:eastAsia="fr-FR" w:bidi="ar-SA"/>
    </w:rPr>
  </w:style>
  <w:style w:type="paragraph" w:customStyle="1" w:styleId="CarCarCarCarCarCarCarCarCarCarCarCarCarCarCarCarCarCarCar">
    <w:name w:val="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
    <w:name w:val="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
    <w:name w:val="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CarCarCarCarCarCarCarCarCarCarCarCarCarCarCarCarCarCarCarCarCarCarCarCarCarCarCarCar">
    <w:name w:val="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TableBodyText">
    <w:name w:val="Table Body Text"/>
    <w:basedOn w:val="Normal"/>
    <w:rsid w:val="00EA0580"/>
    <w:pPr>
      <w:keepLines/>
      <w:spacing w:after="60"/>
    </w:pPr>
    <w:rPr>
      <w:rFonts w:ascii="Trebuchet MS" w:hAnsi="Trebuchet MS"/>
      <w:color w:val="4D4D4D"/>
      <w:sz w:val="18"/>
      <w:szCs w:val="18"/>
      <w:lang w:val="en-GB"/>
    </w:rPr>
  </w:style>
  <w:style w:type="paragraph" w:customStyle="1" w:styleId="TableHeader">
    <w:name w:val="Table Header"/>
    <w:basedOn w:val="Normal"/>
    <w:next w:val="Normal"/>
    <w:rsid w:val="00EA0580"/>
    <w:pPr>
      <w:keepNext/>
      <w:keepLines/>
      <w:shd w:val="clear" w:color="auto" w:fill="000080"/>
    </w:pPr>
    <w:rPr>
      <w:rFonts w:ascii="Trebuchet MS" w:hAnsi="Trebuchet MS"/>
      <w:b/>
      <w:color w:val="FFFFFF"/>
      <w:sz w:val="20"/>
      <w:szCs w:val="20"/>
      <w:lang w:val="en-GB"/>
    </w:rPr>
  </w:style>
  <w:style w:type="paragraph" w:customStyle="1" w:styleId="Car1CarCar">
    <w:name w:val=" Car1 Car Car"/>
    <w:basedOn w:val="Normal"/>
    <w:rsid w:val="00EA0580"/>
    <w:pPr>
      <w:framePr w:wrap="notBeside" w:vAnchor="text" w:hAnchor="text" w:y="1"/>
      <w:spacing w:after="160" w:line="240" w:lineRule="exact"/>
    </w:pPr>
    <w:rPr>
      <w:rFonts w:ascii="Verdana" w:hAnsi="Verdana"/>
      <w:color w:val="4D4D4D"/>
      <w:sz w:val="20"/>
      <w:szCs w:val="20"/>
    </w:rPr>
  </w:style>
  <w:style w:type="paragraph" w:customStyle="1" w:styleId="CarCarCarCarCarCarCarCarCarCarCarCarCarCarCarCarCarCarCarCarCarCarCarCarCarCarCarCarCarCarCarCarCarCarCarCarCarCarCarCar">
    <w:name w:val=" Car Car Car Car Car Car Car Car Car Car Car Car Car Car Car Car Car Car Car Car Car Car Car Car Car Car Car Car Car Car Car Car Car Car Car Car Car Car Car Car"/>
    <w:basedOn w:val="Normal"/>
    <w:next w:val="Heading3"/>
    <w:autoRedefine/>
    <w:rsid w:val="00EA0580"/>
    <w:pPr>
      <w:spacing w:after="160" w:line="240" w:lineRule="exact"/>
    </w:pPr>
    <w:rPr>
      <w:rFonts w:ascii="Calibri" w:hAnsi="Calibri"/>
      <w:color w:val="4D4D4D"/>
      <w:sz w:val="20"/>
      <w:szCs w:val="20"/>
    </w:rPr>
  </w:style>
  <w:style w:type="paragraph" w:customStyle="1" w:styleId="PROPO-niv2">
    <w:name w:val="PROPO-niv2"/>
    <w:basedOn w:val="Normal"/>
    <w:link w:val="PROPO-niv2Car"/>
    <w:rsid w:val="00EA0580"/>
    <w:pPr>
      <w:spacing w:before="120"/>
      <w:jc w:val="both"/>
    </w:pPr>
    <w:rPr>
      <w:rFonts w:ascii="Century Gothic" w:hAnsi="Century Gothic"/>
      <w:sz w:val="20"/>
      <w:szCs w:val="20"/>
      <w:lang w:val="fr-FR" w:eastAsia="fr-FR"/>
    </w:rPr>
  </w:style>
  <w:style w:type="character" w:customStyle="1" w:styleId="PROPO-niv2Car">
    <w:name w:val="PROPO-niv2 Car"/>
    <w:basedOn w:val="DefaultParagraphFont"/>
    <w:link w:val="PROPO-niv2"/>
    <w:rsid w:val="00EA0580"/>
    <w:rPr>
      <w:rFonts w:ascii="Century Gothic" w:hAnsi="Century Gothic"/>
      <w:lang w:val="fr-FR" w:eastAsia="fr-FR" w:bidi="ar-SA"/>
    </w:rPr>
  </w:style>
  <w:style w:type="character" w:customStyle="1" w:styleId="longtext1">
    <w:name w:val="long_text1"/>
    <w:basedOn w:val="DefaultParagraphFont"/>
    <w:rsid w:val="00EA0580"/>
    <w:rPr>
      <w:sz w:val="15"/>
      <w:szCs w:val="15"/>
    </w:rPr>
  </w:style>
  <w:style w:type="paragraph" w:customStyle="1" w:styleId="Paragraphedeliste">
    <w:name w:val="Paragraphe de liste"/>
    <w:basedOn w:val="Normal"/>
    <w:rsid w:val="00EA0580"/>
    <w:pPr>
      <w:ind w:left="708"/>
      <w:jc w:val="both"/>
    </w:pPr>
    <w:rPr>
      <w:rFonts w:ascii="Calibri" w:hAnsi="Calibri"/>
      <w:color w:val="4D4D4D"/>
      <w:sz w:val="20"/>
      <w:szCs w:val="20"/>
      <w:lang w:val="fr-FR" w:eastAsia="fr-FR"/>
    </w:rPr>
  </w:style>
  <w:style w:type="character" w:customStyle="1" w:styleId="shorttext1">
    <w:name w:val="short_text1"/>
    <w:basedOn w:val="DefaultParagraphFont"/>
    <w:rsid w:val="00EA0580"/>
    <w:rPr>
      <w:sz w:val="29"/>
      <w:szCs w:val="29"/>
    </w:rPr>
  </w:style>
  <w:style w:type="paragraph" w:customStyle="1" w:styleId="dtechn2parag">
    <w:name w:val="dtech_n2_parag"/>
    <w:basedOn w:val="Normal"/>
    <w:rsid w:val="00EA0580"/>
    <w:pPr>
      <w:widowControl w:val="0"/>
      <w:tabs>
        <w:tab w:val="left" w:pos="1559"/>
      </w:tabs>
      <w:ind w:left="1276"/>
      <w:jc w:val="both"/>
    </w:pPr>
    <w:rPr>
      <w:rFonts w:ascii="Times" w:hAnsi="Times"/>
      <w:snapToGrid w:val="0"/>
      <w:sz w:val="22"/>
      <w:szCs w:val="20"/>
      <w:lang w:val="fr-FR" w:eastAsia="fr-FR"/>
    </w:rPr>
  </w:style>
  <w:style w:type="paragraph" w:customStyle="1" w:styleId="font5">
    <w:name w:val="font5"/>
    <w:basedOn w:val="Normal"/>
    <w:rsid w:val="00EA0580"/>
    <w:pPr>
      <w:spacing w:before="100" w:beforeAutospacing="1" w:after="100" w:afterAutospacing="1"/>
    </w:pPr>
    <w:rPr>
      <w:rFonts w:ascii="Arial" w:hAnsi="Arial" w:cs="Arial"/>
      <w:sz w:val="20"/>
      <w:szCs w:val="20"/>
      <w:lang w:val="fr-FR" w:eastAsia="fr-FR"/>
    </w:rPr>
  </w:style>
  <w:style w:type="paragraph" w:customStyle="1" w:styleId="xl67">
    <w:name w:val="xl67"/>
    <w:basedOn w:val="Normal"/>
    <w:rsid w:val="00EA0580"/>
    <w:pPr>
      <w:spacing w:before="100" w:beforeAutospacing="1" w:after="100" w:afterAutospacing="1"/>
    </w:pPr>
    <w:rPr>
      <w:rFonts w:ascii="Arial" w:hAnsi="Arial" w:cs="Arial"/>
      <w:lang w:val="fr-FR" w:eastAsia="fr-FR"/>
    </w:rPr>
  </w:style>
  <w:style w:type="paragraph" w:customStyle="1" w:styleId="xl68">
    <w:name w:val="xl6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69">
    <w:name w:val="xl69"/>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0">
    <w:name w:val="xl70"/>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1">
    <w:name w:val="xl71"/>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2">
    <w:name w:val="xl7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73">
    <w:name w:val="xl73"/>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4">
    <w:name w:val="xl74"/>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5">
    <w:name w:val="xl75"/>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6">
    <w:name w:val="xl76"/>
    <w:basedOn w:val="Normal"/>
    <w:rsid w:val="00EA0580"/>
    <w:pP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77">
    <w:name w:val="xl77"/>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78">
    <w:name w:val="xl78"/>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79">
    <w:name w:val="xl79"/>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0">
    <w:name w:val="xl8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1">
    <w:name w:val="xl81"/>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lang w:val="fr-FR" w:eastAsia="fr-FR"/>
    </w:rPr>
  </w:style>
  <w:style w:type="paragraph" w:customStyle="1" w:styleId="xl82">
    <w:name w:val="xl8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83">
    <w:name w:val="xl83"/>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84">
    <w:name w:val="xl84"/>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5">
    <w:name w:val="xl8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6">
    <w:name w:val="xl86"/>
    <w:basedOn w:val="Normal"/>
    <w:rsid w:val="00EA0580"/>
    <w:pPr>
      <w:pBdr>
        <w:top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87">
    <w:name w:val="xl87"/>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88">
    <w:name w:val="xl8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89">
    <w:name w:val="xl89"/>
    <w:basedOn w:val="Normal"/>
    <w:rsid w:val="00EA0580"/>
    <w:pPr>
      <w:spacing w:before="100" w:beforeAutospacing="1" w:after="100" w:afterAutospacing="1"/>
      <w:textAlignment w:val="top"/>
    </w:pPr>
    <w:rPr>
      <w:rFonts w:ascii="Arial" w:hAnsi="Arial" w:cs="Arial"/>
      <w:lang w:val="fr-FR" w:eastAsia="fr-FR"/>
    </w:rPr>
  </w:style>
  <w:style w:type="paragraph" w:customStyle="1" w:styleId="xl90">
    <w:name w:val="xl90"/>
    <w:basedOn w:val="Normal"/>
    <w:rsid w:val="00EA0580"/>
    <w:pPr>
      <w:spacing w:before="100" w:beforeAutospacing="1" w:after="100" w:afterAutospacing="1"/>
      <w:textAlignment w:val="top"/>
    </w:pPr>
    <w:rPr>
      <w:rFonts w:ascii="Arial" w:hAnsi="Arial" w:cs="Arial"/>
      <w:lang w:val="fr-FR" w:eastAsia="fr-FR"/>
    </w:rPr>
  </w:style>
  <w:style w:type="paragraph" w:customStyle="1" w:styleId="xl91">
    <w:name w:val="xl91"/>
    <w:basedOn w:val="Normal"/>
    <w:rsid w:val="00EA0580"/>
    <w:pPr>
      <w:spacing w:before="100" w:beforeAutospacing="1" w:after="100" w:afterAutospacing="1"/>
      <w:jc w:val="center"/>
      <w:textAlignment w:val="top"/>
    </w:pPr>
    <w:rPr>
      <w:rFonts w:ascii="Arial" w:hAnsi="Arial" w:cs="Arial"/>
      <w:lang w:val="fr-FR" w:eastAsia="fr-FR"/>
    </w:rPr>
  </w:style>
  <w:style w:type="paragraph" w:customStyle="1" w:styleId="xl92">
    <w:name w:val="xl92"/>
    <w:basedOn w:val="Normal"/>
    <w:rsid w:val="00EA0580"/>
    <w:pPr>
      <w:spacing w:before="100" w:beforeAutospacing="1" w:after="100" w:afterAutospacing="1"/>
      <w:textAlignment w:val="top"/>
    </w:pPr>
    <w:rPr>
      <w:rFonts w:ascii="Arial" w:hAnsi="Arial" w:cs="Arial"/>
      <w:lang w:val="fr-FR" w:eastAsia="fr-FR"/>
    </w:rPr>
  </w:style>
  <w:style w:type="paragraph" w:customStyle="1" w:styleId="xl93">
    <w:name w:val="xl93"/>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94">
    <w:name w:val="xl94"/>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5">
    <w:name w:val="xl95"/>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6">
    <w:name w:val="xl96"/>
    <w:basedOn w:val="Normal"/>
    <w:rsid w:val="00EA0580"/>
    <w:pPr>
      <w:pBdr>
        <w:bottom w:val="single" w:sz="4" w:space="0" w:color="auto"/>
      </w:pBdr>
      <w:spacing w:before="100" w:beforeAutospacing="1" w:after="100" w:afterAutospacing="1"/>
      <w:jc w:val="center"/>
      <w:textAlignment w:val="top"/>
    </w:pPr>
    <w:rPr>
      <w:rFonts w:ascii="Arial" w:hAnsi="Arial" w:cs="Arial"/>
      <w:lang w:val="fr-FR" w:eastAsia="fr-FR"/>
    </w:rPr>
  </w:style>
  <w:style w:type="paragraph" w:customStyle="1" w:styleId="xl97">
    <w:name w:val="xl9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98">
    <w:name w:val="xl98"/>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99">
    <w:name w:val="xl99"/>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0">
    <w:name w:val="xl100"/>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01">
    <w:name w:val="xl101"/>
    <w:basedOn w:val="Normal"/>
    <w:rsid w:val="00EA0580"/>
    <w:pPr>
      <w:spacing w:before="100" w:beforeAutospacing="1" w:after="100" w:afterAutospacing="1"/>
      <w:textAlignment w:val="top"/>
    </w:pPr>
    <w:rPr>
      <w:rFonts w:ascii="Arial" w:hAnsi="Arial" w:cs="Arial"/>
      <w:u w:val="single"/>
      <w:lang w:val="fr-FR" w:eastAsia="fr-FR"/>
    </w:rPr>
  </w:style>
  <w:style w:type="paragraph" w:customStyle="1" w:styleId="xl102">
    <w:name w:val="xl102"/>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3">
    <w:name w:val="xl103"/>
    <w:basedOn w:val="Normal"/>
    <w:rsid w:val="00EA0580"/>
    <w:pPr>
      <w:shd w:val="clear" w:color="000000" w:fill="CCFFFF"/>
      <w:spacing w:before="100" w:beforeAutospacing="1" w:after="100" w:afterAutospacing="1"/>
      <w:textAlignment w:val="top"/>
    </w:pPr>
    <w:rPr>
      <w:rFonts w:ascii="Arial" w:hAnsi="Arial" w:cs="Arial"/>
      <w:lang w:val="fr-FR" w:eastAsia="fr-FR"/>
    </w:rPr>
  </w:style>
  <w:style w:type="paragraph" w:customStyle="1" w:styleId="xl104">
    <w:name w:val="xl104"/>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lang w:val="fr-FR" w:eastAsia="fr-FR"/>
    </w:rPr>
  </w:style>
  <w:style w:type="paragraph" w:customStyle="1" w:styleId="xl105">
    <w:name w:val="xl105"/>
    <w:basedOn w:val="Normal"/>
    <w:rsid w:val="00EA0580"/>
    <w:pPr>
      <w:pBdr>
        <w:top w:val="single" w:sz="4" w:space="0" w:color="auto"/>
      </w:pBdr>
      <w:spacing w:before="100" w:beforeAutospacing="1" w:after="100" w:afterAutospacing="1"/>
      <w:textAlignment w:val="top"/>
    </w:pPr>
    <w:rPr>
      <w:rFonts w:ascii="Arial" w:hAnsi="Arial" w:cs="Arial"/>
      <w:lang w:val="fr-FR" w:eastAsia="fr-FR"/>
    </w:rPr>
  </w:style>
  <w:style w:type="paragraph" w:customStyle="1" w:styleId="xl106">
    <w:name w:val="xl106"/>
    <w:basedOn w:val="Normal"/>
    <w:rsid w:val="00EA0580"/>
    <w:pPr>
      <w:spacing w:before="100" w:beforeAutospacing="1" w:after="100" w:afterAutospacing="1"/>
      <w:textAlignment w:val="top"/>
    </w:pPr>
    <w:rPr>
      <w:rFonts w:ascii="Arial" w:hAnsi="Arial" w:cs="Arial"/>
      <w:lang w:val="fr-FR" w:eastAsia="fr-FR"/>
    </w:rPr>
  </w:style>
  <w:style w:type="paragraph" w:customStyle="1" w:styleId="xl107">
    <w:name w:val="xl107"/>
    <w:basedOn w:val="Normal"/>
    <w:rsid w:val="00EA0580"/>
    <w:pPr>
      <w:pBdr>
        <w:bottom w:val="single" w:sz="4" w:space="0" w:color="auto"/>
      </w:pBdr>
      <w:spacing w:before="100" w:beforeAutospacing="1" w:after="100" w:afterAutospacing="1"/>
      <w:textAlignment w:val="top"/>
    </w:pPr>
    <w:rPr>
      <w:rFonts w:ascii="Arial" w:hAnsi="Arial" w:cs="Arial"/>
      <w:lang w:val="fr-FR" w:eastAsia="fr-FR"/>
    </w:rPr>
  </w:style>
  <w:style w:type="paragraph" w:customStyle="1" w:styleId="xl108">
    <w:name w:val="xl108"/>
    <w:basedOn w:val="Normal"/>
    <w:rsid w:val="00EA0580"/>
    <w:pPr>
      <w:spacing w:before="100" w:beforeAutospacing="1" w:after="100" w:afterAutospacing="1"/>
      <w:textAlignment w:val="top"/>
    </w:pPr>
    <w:rPr>
      <w:rFonts w:ascii="Arial" w:hAnsi="Arial" w:cs="Arial"/>
      <w:color w:val="FF0000"/>
      <w:lang w:val="fr-FR" w:eastAsia="fr-FR"/>
    </w:rPr>
  </w:style>
  <w:style w:type="paragraph" w:customStyle="1" w:styleId="xl109">
    <w:name w:val="xl109"/>
    <w:basedOn w:val="Normal"/>
    <w:rsid w:val="00EA0580"/>
    <w:pPr>
      <w:shd w:val="clear" w:color="000000" w:fill="CCFFFF"/>
      <w:spacing w:before="100" w:beforeAutospacing="1" w:after="100" w:afterAutospacing="1"/>
      <w:textAlignment w:val="top"/>
    </w:pPr>
    <w:rPr>
      <w:rFonts w:ascii="Arial" w:hAnsi="Arial" w:cs="Arial"/>
      <w:color w:val="FF0000"/>
      <w:lang w:val="fr-FR" w:eastAsia="fr-FR"/>
    </w:rPr>
  </w:style>
  <w:style w:type="paragraph" w:customStyle="1" w:styleId="xl110">
    <w:name w:val="xl110"/>
    <w:basedOn w:val="Normal"/>
    <w:rsid w:val="00EA0580"/>
    <w:pPr>
      <w:pBdr>
        <w:top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1">
    <w:name w:val="xl111"/>
    <w:basedOn w:val="Normal"/>
    <w:rsid w:val="00EA0580"/>
    <w:pP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2">
    <w:name w:val="xl112"/>
    <w:basedOn w:val="Normal"/>
    <w:rsid w:val="00EA0580"/>
    <w:pPr>
      <w:pBdr>
        <w:bottom w:val="single" w:sz="4" w:space="0" w:color="auto"/>
      </w:pBdr>
      <w:shd w:val="clear" w:color="000000" w:fill="CCFFFF"/>
      <w:spacing w:before="100" w:beforeAutospacing="1" w:after="100" w:afterAutospacing="1"/>
      <w:jc w:val="center"/>
      <w:textAlignment w:val="top"/>
    </w:pPr>
    <w:rPr>
      <w:rFonts w:ascii="Arial" w:hAnsi="Arial" w:cs="Arial"/>
      <w:b/>
      <w:bCs/>
      <w:lang w:val="fr-FR" w:eastAsia="fr-FR"/>
    </w:rPr>
  </w:style>
  <w:style w:type="paragraph" w:customStyle="1" w:styleId="xl113">
    <w:name w:val="xl113"/>
    <w:basedOn w:val="Normal"/>
    <w:rsid w:val="00EA0580"/>
    <w:pPr>
      <w:pBdr>
        <w:top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4">
    <w:name w:val="xl114"/>
    <w:basedOn w:val="Normal"/>
    <w:rsid w:val="00EA0580"/>
    <w:pPr>
      <w:spacing w:before="100" w:beforeAutospacing="1" w:after="100" w:afterAutospacing="1"/>
      <w:jc w:val="center"/>
      <w:textAlignment w:val="top"/>
    </w:pPr>
    <w:rPr>
      <w:rFonts w:ascii="Arial" w:hAnsi="Arial" w:cs="Arial"/>
      <w:b/>
      <w:bCs/>
      <w:lang w:val="fr-FR" w:eastAsia="fr-FR"/>
    </w:rPr>
  </w:style>
  <w:style w:type="paragraph" w:customStyle="1" w:styleId="xl115">
    <w:name w:val="xl115"/>
    <w:basedOn w:val="Normal"/>
    <w:rsid w:val="00EA0580"/>
    <w:pPr>
      <w:pBdr>
        <w:bottom w:val="single" w:sz="4" w:space="0" w:color="auto"/>
      </w:pBdr>
      <w:spacing w:before="100" w:beforeAutospacing="1" w:after="100" w:afterAutospacing="1"/>
      <w:jc w:val="center"/>
      <w:textAlignment w:val="top"/>
    </w:pPr>
    <w:rPr>
      <w:rFonts w:ascii="Arial" w:hAnsi="Arial" w:cs="Arial"/>
      <w:b/>
      <w:bCs/>
      <w:lang w:val="fr-FR" w:eastAsia="fr-FR"/>
    </w:rPr>
  </w:style>
  <w:style w:type="paragraph" w:customStyle="1" w:styleId="xl116">
    <w:name w:val="xl116"/>
    <w:basedOn w:val="Normal"/>
    <w:rsid w:val="00EA0580"/>
    <w:pPr>
      <w:pBdr>
        <w:bottom w:val="single" w:sz="4" w:space="0" w:color="auto"/>
      </w:pBdr>
      <w:spacing w:before="100" w:beforeAutospacing="1" w:after="100" w:afterAutospacing="1"/>
      <w:textAlignment w:val="top"/>
    </w:pPr>
    <w:rPr>
      <w:rFonts w:ascii="Arial" w:hAnsi="Arial" w:cs="Arial"/>
      <w:u w:val="single"/>
      <w:lang w:val="fr-FR" w:eastAsia="fr-FR"/>
    </w:rPr>
  </w:style>
  <w:style w:type="paragraph" w:customStyle="1" w:styleId="xl117">
    <w:name w:val="xl117"/>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18">
    <w:name w:val="xl118"/>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19">
    <w:name w:val="xl119"/>
    <w:basedOn w:val="Normal"/>
    <w:rsid w:val="00EA0580"/>
    <w:pPr>
      <w:pBdr>
        <w:bottom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0">
    <w:name w:val="xl120"/>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1">
    <w:name w:val="xl121"/>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2">
    <w:name w:val="xl122"/>
    <w:basedOn w:val="Normal"/>
    <w:rsid w:val="00EA0580"/>
    <w:pPr>
      <w:pBdr>
        <w:bottom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3">
    <w:name w:val="xl123"/>
    <w:basedOn w:val="Normal"/>
    <w:rsid w:val="00EA0580"/>
    <w:pPr>
      <w:spacing w:before="100" w:beforeAutospacing="1" w:after="100" w:afterAutospacing="1"/>
      <w:textAlignment w:val="top"/>
    </w:pPr>
    <w:rPr>
      <w:rFonts w:ascii="Arial" w:hAnsi="Arial" w:cs="Arial"/>
      <w:b/>
      <w:bCs/>
      <w:lang w:val="fr-FR" w:eastAsia="fr-FR"/>
    </w:rPr>
  </w:style>
  <w:style w:type="paragraph" w:customStyle="1" w:styleId="xl124">
    <w:name w:val="xl124"/>
    <w:basedOn w:val="Normal"/>
    <w:rsid w:val="00EA0580"/>
    <w:pPr>
      <w:pBdr>
        <w:top w:val="single" w:sz="4" w:space="0" w:color="auto"/>
      </w:pBdr>
      <w:spacing w:before="100" w:beforeAutospacing="1" w:after="100" w:afterAutospacing="1"/>
      <w:textAlignment w:val="top"/>
    </w:pPr>
    <w:rPr>
      <w:rFonts w:ascii="Arial" w:hAnsi="Arial" w:cs="Arial"/>
      <w:b/>
      <w:bCs/>
      <w:lang w:val="fr-FR" w:eastAsia="fr-FR"/>
    </w:rPr>
  </w:style>
  <w:style w:type="paragraph" w:customStyle="1" w:styleId="xl125">
    <w:name w:val="xl125"/>
    <w:basedOn w:val="Normal"/>
    <w:rsid w:val="00EA0580"/>
    <w:pP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6">
    <w:name w:val="xl126"/>
    <w:basedOn w:val="Normal"/>
    <w:rsid w:val="00EA0580"/>
    <w:pPr>
      <w:pBdr>
        <w:top w:val="single" w:sz="4" w:space="0" w:color="auto"/>
      </w:pBdr>
      <w:shd w:val="clear" w:color="000000" w:fill="CCFFFF"/>
      <w:spacing w:before="100" w:beforeAutospacing="1" w:after="100" w:afterAutospacing="1"/>
      <w:textAlignment w:val="top"/>
    </w:pPr>
    <w:rPr>
      <w:rFonts w:ascii="Arial" w:hAnsi="Arial" w:cs="Arial"/>
      <w:b/>
      <w:bCs/>
      <w:lang w:val="fr-FR" w:eastAsia="fr-FR"/>
    </w:rPr>
  </w:style>
  <w:style w:type="paragraph" w:customStyle="1" w:styleId="xl127">
    <w:name w:val="xl127"/>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28">
    <w:name w:val="xl128"/>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29">
    <w:name w:val="xl129"/>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0">
    <w:name w:val="xl130"/>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1">
    <w:name w:val="xl131"/>
    <w:basedOn w:val="Normal"/>
    <w:rsid w:val="00EA0580"/>
    <w:pPr>
      <w:pBdr>
        <w:top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2">
    <w:name w:val="xl132"/>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33">
    <w:name w:val="xl133"/>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4">
    <w:name w:val="xl134"/>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35">
    <w:name w:val="xl135"/>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6">
    <w:name w:val="xl136"/>
    <w:basedOn w:val="Normal"/>
    <w:rsid w:val="00EA0580"/>
    <w:pP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37">
    <w:name w:val="xl137"/>
    <w:basedOn w:val="Normal"/>
    <w:rsid w:val="00EA0580"/>
    <w:pP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38">
    <w:name w:val="xl138"/>
    <w:basedOn w:val="Normal"/>
    <w:rsid w:val="00EA0580"/>
    <w:pPr>
      <w:shd w:val="clear" w:color="000000" w:fill="FFFFFF"/>
      <w:spacing w:before="100" w:beforeAutospacing="1" w:after="100" w:afterAutospacing="1"/>
      <w:textAlignment w:val="top"/>
    </w:pPr>
    <w:rPr>
      <w:rFonts w:ascii="Arial" w:hAnsi="Arial" w:cs="Arial"/>
      <w:lang w:val="fr-FR" w:eastAsia="fr-FR"/>
    </w:rPr>
  </w:style>
  <w:style w:type="paragraph" w:customStyle="1" w:styleId="xl139">
    <w:name w:val="xl139"/>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40">
    <w:name w:val="xl140"/>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lang w:val="fr-FR" w:eastAsia="fr-FR"/>
    </w:rPr>
  </w:style>
  <w:style w:type="paragraph" w:customStyle="1" w:styleId="xl141">
    <w:name w:val="xl141"/>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b/>
      <w:bCs/>
      <w:lang w:val="fr-FR" w:eastAsia="fr-FR"/>
    </w:rPr>
  </w:style>
  <w:style w:type="paragraph" w:customStyle="1" w:styleId="xl142">
    <w:name w:val="xl142"/>
    <w:basedOn w:val="Normal"/>
    <w:rsid w:val="00EA0580"/>
    <w:pPr>
      <w:pBdr>
        <w:bottom w:val="single" w:sz="4" w:space="0" w:color="auto"/>
      </w:pBdr>
      <w:shd w:val="clear" w:color="000000" w:fill="FFFFFF"/>
      <w:spacing w:before="100" w:beforeAutospacing="1" w:after="100" w:afterAutospacing="1"/>
      <w:jc w:val="center"/>
      <w:textAlignment w:val="top"/>
    </w:pPr>
    <w:rPr>
      <w:rFonts w:ascii="Arial" w:hAnsi="Arial" w:cs="Arial"/>
      <w:lang w:val="fr-FR" w:eastAsia="fr-FR"/>
    </w:rPr>
  </w:style>
  <w:style w:type="paragraph" w:customStyle="1" w:styleId="xl143">
    <w:name w:val="xl143"/>
    <w:basedOn w:val="Normal"/>
    <w:rsid w:val="00EA0580"/>
    <w:pP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4">
    <w:name w:val="xl144"/>
    <w:basedOn w:val="Normal"/>
    <w:rsid w:val="00EA0580"/>
    <w:pPr>
      <w:pBdr>
        <w:top w:val="single" w:sz="4" w:space="0" w:color="auto"/>
        <w:bottom w:val="single" w:sz="4" w:space="0" w:color="auto"/>
      </w:pBdr>
      <w:shd w:val="clear" w:color="000000" w:fill="FFFF00"/>
      <w:spacing w:before="100" w:beforeAutospacing="1" w:after="100" w:afterAutospacing="1"/>
      <w:jc w:val="center"/>
      <w:textAlignment w:val="top"/>
    </w:pPr>
    <w:rPr>
      <w:rFonts w:ascii="Arial" w:hAnsi="Arial" w:cs="Arial"/>
      <w:b/>
      <w:bCs/>
      <w:lang w:val="fr-FR" w:eastAsia="fr-FR"/>
    </w:rPr>
  </w:style>
  <w:style w:type="paragraph" w:customStyle="1" w:styleId="xl145">
    <w:name w:val="xl145"/>
    <w:basedOn w:val="Normal"/>
    <w:rsid w:val="00EA0580"/>
    <w:pPr>
      <w:pBdr>
        <w:top w:val="single" w:sz="4" w:space="0" w:color="auto"/>
        <w:bottom w:val="single" w:sz="4" w:space="0" w:color="auto"/>
      </w:pBdr>
      <w:shd w:val="clear" w:color="000000" w:fill="FFFF00"/>
      <w:spacing w:before="100" w:beforeAutospacing="1" w:after="100" w:afterAutospacing="1"/>
      <w:textAlignment w:val="top"/>
    </w:pPr>
    <w:rPr>
      <w:rFonts w:ascii="Arial" w:hAnsi="Arial" w:cs="Arial"/>
      <w:b/>
      <w:bCs/>
      <w:lang w:val="fr-FR" w:eastAsia="fr-FR"/>
    </w:rPr>
  </w:style>
  <w:style w:type="paragraph" w:customStyle="1" w:styleId="xl146">
    <w:name w:val="xl146"/>
    <w:basedOn w:val="Normal"/>
    <w:rsid w:val="00EA0580"/>
    <w:pPr>
      <w:pBdr>
        <w:bottom w:val="single" w:sz="4" w:space="0" w:color="auto"/>
      </w:pBdr>
      <w:shd w:val="clear" w:color="000000" w:fill="FFFFFF"/>
      <w:spacing w:before="100" w:beforeAutospacing="1" w:after="100" w:afterAutospacing="1"/>
      <w:textAlignment w:val="top"/>
    </w:pPr>
    <w:rPr>
      <w:rFonts w:ascii="Arial" w:hAnsi="Arial" w:cs="Arial"/>
      <w:b/>
      <w:bCs/>
      <w:color w:val="000000"/>
      <w:lang w:val="fr-FR" w:eastAsia="fr-FR"/>
    </w:rPr>
  </w:style>
  <w:style w:type="paragraph" w:customStyle="1" w:styleId="xl147">
    <w:name w:val="xl147"/>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48">
    <w:name w:val="xl148"/>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49">
    <w:name w:val="xl149"/>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0">
    <w:name w:val="xl150"/>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1">
    <w:name w:val="xl151"/>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52">
    <w:name w:val="xl15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3">
    <w:name w:val="xl153"/>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54">
    <w:name w:val="xl15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5">
    <w:name w:val="xl155"/>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56">
    <w:name w:val="xl156"/>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7">
    <w:name w:val="xl157"/>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58">
    <w:name w:val="xl158"/>
    <w:basedOn w:val="Normal"/>
    <w:rsid w:val="00EA0580"/>
    <w:pP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59">
    <w:name w:val="xl159"/>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0">
    <w:name w:val="xl160"/>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1">
    <w:name w:val="xl161"/>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2">
    <w:name w:val="xl162"/>
    <w:basedOn w:val="Normal"/>
    <w:rsid w:val="00EA0580"/>
    <w:pPr>
      <w:shd w:val="clear" w:color="000000" w:fill="00FF00"/>
      <w:spacing w:before="100" w:beforeAutospacing="1" w:after="100" w:afterAutospacing="1"/>
      <w:textAlignment w:val="top"/>
    </w:pPr>
    <w:rPr>
      <w:rFonts w:ascii="Arial" w:hAnsi="Arial" w:cs="Arial"/>
      <w:lang w:val="fr-FR" w:eastAsia="fr-FR"/>
    </w:rPr>
  </w:style>
  <w:style w:type="paragraph" w:customStyle="1" w:styleId="xl163">
    <w:name w:val="xl16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64">
    <w:name w:val="xl164"/>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color w:val="000000"/>
      <w:lang w:val="fr-FR" w:eastAsia="fr-FR"/>
    </w:rPr>
  </w:style>
  <w:style w:type="paragraph" w:customStyle="1" w:styleId="xl165">
    <w:name w:val="xl16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6">
    <w:name w:val="xl166"/>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b/>
      <w:bCs/>
      <w:lang w:val="fr-FR" w:eastAsia="fr-FR"/>
    </w:rPr>
  </w:style>
  <w:style w:type="paragraph" w:customStyle="1" w:styleId="xl167">
    <w:name w:val="xl16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68">
    <w:name w:val="xl16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69">
    <w:name w:val="xl169"/>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0">
    <w:name w:val="xl170"/>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71">
    <w:name w:val="xl171"/>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72">
    <w:name w:val="xl172"/>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3">
    <w:name w:val="xl173"/>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4">
    <w:name w:val="xl174"/>
    <w:basedOn w:val="Normal"/>
    <w:rsid w:val="00EA0580"/>
    <w:pP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5">
    <w:name w:val="xl175"/>
    <w:basedOn w:val="Normal"/>
    <w:rsid w:val="00EA0580"/>
    <w:pPr>
      <w:pBdr>
        <w:bottom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6">
    <w:name w:val="xl176"/>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7">
    <w:name w:val="xl177"/>
    <w:basedOn w:val="Normal"/>
    <w:rsid w:val="00EA0580"/>
    <w:pPr>
      <w:pBdr>
        <w:top w:val="single" w:sz="4" w:space="0" w:color="auto"/>
      </w:pBdr>
      <w:shd w:val="clear" w:color="000000" w:fill="00FF00"/>
      <w:spacing w:before="100" w:beforeAutospacing="1" w:after="100" w:afterAutospacing="1"/>
      <w:jc w:val="center"/>
      <w:textAlignment w:val="top"/>
    </w:pPr>
    <w:rPr>
      <w:rFonts w:ascii="Arial" w:hAnsi="Arial" w:cs="Arial"/>
      <w:lang w:val="fr-FR" w:eastAsia="fr-FR"/>
    </w:rPr>
  </w:style>
  <w:style w:type="paragraph" w:customStyle="1" w:styleId="xl178">
    <w:name w:val="xl178"/>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79">
    <w:name w:val="xl179"/>
    <w:basedOn w:val="Normal"/>
    <w:rsid w:val="00EA0580"/>
    <w:pP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0">
    <w:name w:val="xl180"/>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1">
    <w:name w:val="xl18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2">
    <w:name w:val="xl182"/>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sz w:val="22"/>
      <w:szCs w:val="22"/>
      <w:lang w:val="fr-FR" w:eastAsia="fr-FR"/>
    </w:rPr>
  </w:style>
  <w:style w:type="paragraph" w:customStyle="1" w:styleId="xl183">
    <w:name w:val="xl183"/>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4">
    <w:name w:val="xl184"/>
    <w:basedOn w:val="Normal"/>
    <w:rsid w:val="00EA0580"/>
    <w:pPr>
      <w:pBdr>
        <w:bottom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5">
    <w:name w:val="xl185"/>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86">
    <w:name w:val="xl186"/>
    <w:basedOn w:val="Normal"/>
    <w:rsid w:val="00EA0580"/>
    <w:pPr>
      <w:shd w:val="clear" w:color="000000" w:fill="00FF00"/>
      <w:spacing w:before="100" w:beforeAutospacing="1" w:after="100" w:afterAutospacing="1"/>
      <w:textAlignment w:val="top"/>
    </w:pPr>
    <w:rPr>
      <w:rFonts w:ascii="Arial" w:hAnsi="Arial" w:cs="Arial"/>
      <w:color w:val="FF0000"/>
      <w:lang w:val="fr-FR" w:eastAsia="fr-FR"/>
    </w:rPr>
  </w:style>
  <w:style w:type="paragraph" w:customStyle="1" w:styleId="xl187">
    <w:name w:val="xl187"/>
    <w:basedOn w:val="Normal"/>
    <w:rsid w:val="00EA0580"/>
    <w:pPr>
      <w:pBdr>
        <w:top w:val="single" w:sz="4" w:space="0" w:color="auto"/>
      </w:pBd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88">
    <w:name w:val="xl188"/>
    <w:basedOn w:val="Normal"/>
    <w:rsid w:val="00EA0580"/>
    <w:pPr>
      <w:shd w:val="clear" w:color="000000" w:fill="00FF00"/>
      <w:spacing w:before="100" w:beforeAutospacing="1" w:after="100" w:afterAutospacing="1"/>
    </w:pPr>
    <w:rPr>
      <w:lang w:val="fr-FR" w:eastAsia="fr-FR"/>
    </w:rPr>
  </w:style>
  <w:style w:type="paragraph" w:customStyle="1" w:styleId="xl189">
    <w:name w:val="xl189"/>
    <w:basedOn w:val="Normal"/>
    <w:rsid w:val="00EA0580"/>
    <w:pPr>
      <w:shd w:val="clear" w:color="000000" w:fill="FFFFFF"/>
      <w:spacing w:before="100" w:beforeAutospacing="1" w:after="100" w:afterAutospacing="1"/>
      <w:textAlignment w:val="top"/>
    </w:pPr>
    <w:rPr>
      <w:rFonts w:ascii="Arial" w:hAnsi="Arial" w:cs="Arial"/>
      <w:b/>
      <w:bCs/>
      <w:lang w:val="fr-FR" w:eastAsia="fr-FR"/>
    </w:rPr>
  </w:style>
  <w:style w:type="paragraph" w:customStyle="1" w:styleId="xl190">
    <w:name w:val="xl190"/>
    <w:basedOn w:val="Normal"/>
    <w:rsid w:val="00EA0580"/>
    <w:pPr>
      <w:spacing w:before="100" w:beforeAutospacing="1" w:after="100" w:afterAutospacing="1"/>
      <w:textAlignment w:val="top"/>
    </w:pPr>
    <w:rPr>
      <w:rFonts w:ascii="Arial" w:hAnsi="Arial" w:cs="Arial"/>
      <w:b/>
      <w:bCs/>
      <w:color w:val="FF0000"/>
      <w:lang w:val="fr-FR" w:eastAsia="fr-FR"/>
    </w:rPr>
  </w:style>
  <w:style w:type="paragraph" w:customStyle="1" w:styleId="xl191">
    <w:name w:val="xl191"/>
    <w:basedOn w:val="Normal"/>
    <w:rsid w:val="00EA0580"/>
    <w:pPr>
      <w:pBdr>
        <w:top w:val="single" w:sz="4" w:space="0" w:color="auto"/>
      </w:pBd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2">
    <w:name w:val="xl192"/>
    <w:basedOn w:val="Normal"/>
    <w:rsid w:val="00EA0580"/>
    <w:pPr>
      <w:shd w:val="clear" w:color="000000" w:fill="00FF00"/>
      <w:spacing w:before="100" w:beforeAutospacing="1" w:after="100" w:afterAutospacing="1"/>
      <w:textAlignment w:val="top"/>
    </w:pPr>
    <w:rPr>
      <w:rFonts w:ascii="Arial" w:hAnsi="Arial" w:cs="Arial"/>
      <w:b/>
      <w:bCs/>
      <w:lang w:val="fr-FR" w:eastAsia="fr-FR"/>
    </w:rPr>
  </w:style>
  <w:style w:type="paragraph" w:customStyle="1" w:styleId="xl193">
    <w:name w:val="xl193"/>
    <w:basedOn w:val="Normal"/>
    <w:rsid w:val="00EA0580"/>
    <w:pPr>
      <w:pBdr>
        <w:right w:val="single" w:sz="8" w:space="0" w:color="auto"/>
      </w:pBdr>
      <w:shd w:val="clear" w:color="000000" w:fill="00FF00"/>
      <w:spacing w:before="100" w:beforeAutospacing="1" w:after="100" w:afterAutospacing="1"/>
      <w:textAlignment w:val="top"/>
    </w:pPr>
    <w:rPr>
      <w:rFonts w:ascii="Arial" w:hAnsi="Arial" w:cs="Arial"/>
      <w:lang w:val="fr-FR" w:eastAsia="fr-FR"/>
    </w:rPr>
  </w:style>
  <w:style w:type="paragraph" w:customStyle="1" w:styleId="xl194">
    <w:name w:val="xl194"/>
    <w:basedOn w:val="Normal"/>
    <w:rsid w:val="00EA0580"/>
    <w:pPr>
      <w:shd w:val="clear" w:color="000000" w:fill="00FF00"/>
      <w:spacing w:before="100" w:beforeAutospacing="1" w:after="100" w:afterAutospacing="1"/>
    </w:pPr>
    <w:rPr>
      <w:rFonts w:ascii="Arial" w:hAnsi="Arial" w:cs="Arial"/>
      <w:lang w:val="fr-FR" w:eastAsia="fr-FR"/>
    </w:rPr>
  </w:style>
  <w:style w:type="paragraph" w:customStyle="1" w:styleId="IFSCBULLET2">
    <w:name w:val="IFSC_BULLET_2"/>
    <w:basedOn w:val="BodyText"/>
    <w:autoRedefine/>
    <w:rsid w:val="00236347"/>
    <w:pPr>
      <w:numPr>
        <w:ilvl w:val="0"/>
        <w:numId w:val="0"/>
      </w:numPr>
      <w:tabs>
        <w:tab w:val="left" w:pos="360"/>
        <w:tab w:val="num" w:pos="720"/>
      </w:tabs>
      <w:ind w:left="360"/>
      <w:jc w:val="both"/>
    </w:pPr>
    <w:rPr>
      <w:lang w:val="fr-FR"/>
    </w:rPr>
  </w:style>
  <w:style w:type="paragraph" w:customStyle="1" w:styleId="ITEALTable">
    <w:name w:val="ITEAL_Table"/>
    <w:basedOn w:val="Caption"/>
    <w:autoRedefine/>
    <w:qFormat/>
    <w:rsid w:val="00DF1732"/>
    <w:pPr>
      <w:numPr>
        <w:numId w:val="47"/>
      </w:numPr>
      <w:spacing w:before="120" w:after="120"/>
      <w:jc w:val="center"/>
    </w:pPr>
    <w:rPr>
      <w:b w:val="0"/>
      <w:i/>
      <w:sz w:val="22"/>
    </w:rPr>
  </w:style>
  <w:style w:type="paragraph" w:customStyle="1" w:styleId="ITEALRULE">
    <w:name w:val="ITEAL_RULE"/>
    <w:basedOn w:val="Normal"/>
    <w:autoRedefine/>
    <w:rsid w:val="008A7B6B"/>
    <w:pPr>
      <w:spacing w:before="60" w:after="60"/>
    </w:pPr>
    <w:rPr>
      <w:rFonts w:ascii="Arial" w:hAnsi="Arial" w:cs="Arial"/>
      <w:sz w:val="18"/>
      <w:szCs w:val="18"/>
    </w:rPr>
  </w:style>
  <w:style w:type="paragraph" w:customStyle="1" w:styleId="IFSCRULE">
    <w:name w:val="IFSC_RULE"/>
    <w:basedOn w:val="Normal"/>
    <w:autoRedefine/>
    <w:rsid w:val="004D6E6A"/>
    <w:rPr>
      <w:rFonts w:ascii="Arial" w:hAnsi="Arial" w:cs="Arial"/>
      <w:sz w:val="18"/>
      <w:szCs w:val="18"/>
    </w:rPr>
  </w:style>
  <w:style w:type="paragraph" w:customStyle="1" w:styleId="IFSCHEADING1">
    <w:name w:val="IFSC_HEADING1"/>
    <w:basedOn w:val="Heading1"/>
    <w:autoRedefine/>
    <w:rsid w:val="006B4CF7"/>
    <w:pPr>
      <w:pageBreakBefore/>
      <w:widowControl w:val="0"/>
      <w:spacing w:before="0"/>
      <w:jc w:val="both"/>
    </w:pPr>
    <w:rPr>
      <w:rFonts w:ascii="Times New Roman" w:hAnsi="Times New Roman"/>
      <w:sz w:val="36"/>
    </w:rPr>
  </w:style>
  <w:style w:type="paragraph" w:customStyle="1" w:styleId="IFSCHEADING3">
    <w:name w:val="IFSC_HEADING3"/>
    <w:basedOn w:val="Heading3"/>
    <w:autoRedefine/>
    <w:rsid w:val="006B4CF7"/>
    <w:pPr>
      <w:numPr>
        <w:numId w:val="52"/>
      </w:numPr>
    </w:pPr>
    <w:rPr>
      <w:rFonts w:ascii="Times New Roman" w:hAnsi="Times New Roman"/>
      <w:sz w:val="30"/>
    </w:rPr>
  </w:style>
  <w:style w:type="paragraph" w:customStyle="1" w:styleId="IFSCHEADING4">
    <w:name w:val="IFSC_HEADING4"/>
    <w:basedOn w:val="Heading4"/>
    <w:link w:val="IFSCHEADING4CharChar"/>
    <w:autoRedefine/>
    <w:rsid w:val="006B4CF7"/>
    <w:pPr>
      <w:numPr>
        <w:ilvl w:val="0"/>
        <w:numId w:val="0"/>
      </w:numPr>
    </w:pPr>
    <w:rPr>
      <w:i/>
    </w:rPr>
  </w:style>
  <w:style w:type="character" w:customStyle="1" w:styleId="BodyTextIndentChar">
    <w:name w:val="Body Text Indent Char"/>
    <w:basedOn w:val="DefaultParagraphFont"/>
    <w:link w:val="BodyTextIndent"/>
    <w:rsid w:val="00843A2A"/>
    <w:rPr>
      <w:rFonts w:ascii="Calibri" w:hAnsi="Calibri"/>
      <w:color w:val="4D4D4D"/>
      <w:lang w:val="fr-FR" w:eastAsia="fr-FR"/>
    </w:rPr>
  </w:style>
  <w:style w:type="paragraph" w:customStyle="1" w:styleId="IFSCHEADING5">
    <w:name w:val="IFSC_HEADING5"/>
    <w:basedOn w:val="Heading5"/>
    <w:autoRedefine/>
    <w:rsid w:val="006B4CF7"/>
    <w:pPr>
      <w:numPr>
        <w:ilvl w:val="0"/>
        <w:numId w:val="0"/>
      </w:numPr>
    </w:pPr>
  </w:style>
  <w:style w:type="paragraph" w:customStyle="1" w:styleId="IFSCHEADING2">
    <w:name w:val="IFSC_HEADING2"/>
    <w:basedOn w:val="Heading2"/>
    <w:autoRedefine/>
    <w:rsid w:val="008865D3"/>
    <w:pPr>
      <w:numPr>
        <w:numId w:val="51"/>
      </w:numPr>
    </w:pPr>
    <w:rPr>
      <w:rFonts w:ascii="Times New Roman" w:hAnsi="Times New Roman"/>
      <w:i w:val="0"/>
      <w:sz w:val="32"/>
    </w:rPr>
  </w:style>
  <w:style w:type="paragraph" w:customStyle="1" w:styleId="IFSCFigure">
    <w:name w:val="IFSC_Figure"/>
    <w:basedOn w:val="Normal"/>
    <w:autoRedefine/>
    <w:rsid w:val="00766D30"/>
    <w:pPr>
      <w:jc w:val="center"/>
    </w:pPr>
    <w:rPr>
      <w:i/>
      <w:color w:val="000000"/>
      <w:szCs w:val="20"/>
      <w:lang w:val="en-GB"/>
    </w:rPr>
  </w:style>
  <w:style w:type="character" w:customStyle="1" w:styleId="IFSCHEADING4CharChar">
    <w:name w:val="IFSC_HEADING4 Char Char"/>
    <w:basedOn w:val="DefaultParagraphFont"/>
    <w:link w:val="IFSCHEADING4"/>
    <w:rsid w:val="00766D30"/>
    <w:rPr>
      <w:b/>
      <w:bCs/>
      <w:i/>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631027">
      <w:bodyDiv w:val="1"/>
      <w:marLeft w:val="0"/>
      <w:marRight w:val="0"/>
      <w:marTop w:val="0"/>
      <w:marBottom w:val="0"/>
      <w:divBdr>
        <w:top w:val="none" w:sz="0" w:space="0" w:color="auto"/>
        <w:left w:val="none" w:sz="0" w:space="0" w:color="auto"/>
        <w:bottom w:val="none" w:sz="0" w:space="0" w:color="auto"/>
        <w:right w:val="none" w:sz="0" w:space="0" w:color="auto"/>
      </w:divBdr>
    </w:div>
    <w:div w:id="270666399">
      <w:bodyDiv w:val="1"/>
      <w:marLeft w:val="0"/>
      <w:marRight w:val="0"/>
      <w:marTop w:val="0"/>
      <w:marBottom w:val="0"/>
      <w:divBdr>
        <w:top w:val="none" w:sz="0" w:space="0" w:color="auto"/>
        <w:left w:val="none" w:sz="0" w:space="0" w:color="auto"/>
        <w:bottom w:val="none" w:sz="0" w:space="0" w:color="auto"/>
        <w:right w:val="none" w:sz="0" w:space="0" w:color="auto"/>
      </w:divBdr>
    </w:div>
    <w:div w:id="357242674">
      <w:bodyDiv w:val="1"/>
      <w:marLeft w:val="0"/>
      <w:marRight w:val="0"/>
      <w:marTop w:val="0"/>
      <w:marBottom w:val="0"/>
      <w:divBdr>
        <w:top w:val="none" w:sz="0" w:space="0" w:color="auto"/>
        <w:left w:val="none" w:sz="0" w:space="0" w:color="auto"/>
        <w:bottom w:val="none" w:sz="0" w:space="0" w:color="auto"/>
        <w:right w:val="none" w:sz="0" w:space="0" w:color="auto"/>
      </w:divBdr>
      <w:divsChild>
        <w:div w:id="204342392">
          <w:marLeft w:val="864"/>
          <w:marRight w:val="0"/>
          <w:marTop w:val="75"/>
          <w:marBottom w:val="0"/>
          <w:divBdr>
            <w:top w:val="none" w:sz="0" w:space="0" w:color="auto"/>
            <w:left w:val="none" w:sz="0" w:space="0" w:color="auto"/>
            <w:bottom w:val="none" w:sz="0" w:space="0" w:color="auto"/>
            <w:right w:val="none" w:sz="0" w:space="0" w:color="auto"/>
          </w:divBdr>
        </w:div>
        <w:div w:id="456920104">
          <w:marLeft w:val="432"/>
          <w:marRight w:val="0"/>
          <w:marTop w:val="115"/>
          <w:marBottom w:val="0"/>
          <w:divBdr>
            <w:top w:val="none" w:sz="0" w:space="0" w:color="auto"/>
            <w:left w:val="none" w:sz="0" w:space="0" w:color="auto"/>
            <w:bottom w:val="none" w:sz="0" w:space="0" w:color="auto"/>
            <w:right w:val="none" w:sz="0" w:space="0" w:color="auto"/>
          </w:divBdr>
        </w:div>
        <w:div w:id="577010863">
          <w:marLeft w:val="864"/>
          <w:marRight w:val="0"/>
          <w:marTop w:val="75"/>
          <w:marBottom w:val="0"/>
          <w:divBdr>
            <w:top w:val="none" w:sz="0" w:space="0" w:color="auto"/>
            <w:left w:val="none" w:sz="0" w:space="0" w:color="auto"/>
            <w:bottom w:val="none" w:sz="0" w:space="0" w:color="auto"/>
            <w:right w:val="none" w:sz="0" w:space="0" w:color="auto"/>
          </w:divBdr>
        </w:div>
        <w:div w:id="1732343971">
          <w:marLeft w:val="432"/>
          <w:marRight w:val="0"/>
          <w:marTop w:val="115"/>
          <w:marBottom w:val="0"/>
          <w:divBdr>
            <w:top w:val="none" w:sz="0" w:space="0" w:color="auto"/>
            <w:left w:val="none" w:sz="0" w:space="0" w:color="auto"/>
            <w:bottom w:val="none" w:sz="0" w:space="0" w:color="auto"/>
            <w:right w:val="none" w:sz="0" w:space="0" w:color="auto"/>
          </w:divBdr>
        </w:div>
        <w:div w:id="1960062749">
          <w:marLeft w:val="432"/>
          <w:marRight w:val="0"/>
          <w:marTop w:val="115"/>
          <w:marBottom w:val="0"/>
          <w:divBdr>
            <w:top w:val="none" w:sz="0" w:space="0" w:color="auto"/>
            <w:left w:val="none" w:sz="0" w:space="0" w:color="auto"/>
            <w:bottom w:val="none" w:sz="0" w:space="0" w:color="auto"/>
            <w:right w:val="none" w:sz="0" w:space="0" w:color="auto"/>
          </w:divBdr>
        </w:div>
        <w:div w:id="2006936254">
          <w:marLeft w:val="432"/>
          <w:marRight w:val="0"/>
          <w:marTop w:val="115"/>
          <w:marBottom w:val="0"/>
          <w:divBdr>
            <w:top w:val="none" w:sz="0" w:space="0" w:color="auto"/>
            <w:left w:val="none" w:sz="0" w:space="0" w:color="auto"/>
            <w:bottom w:val="none" w:sz="0" w:space="0" w:color="auto"/>
            <w:right w:val="none" w:sz="0" w:space="0" w:color="auto"/>
          </w:divBdr>
        </w:div>
        <w:div w:id="2128354056">
          <w:marLeft w:val="864"/>
          <w:marRight w:val="0"/>
          <w:marTop w:val="75"/>
          <w:marBottom w:val="0"/>
          <w:divBdr>
            <w:top w:val="none" w:sz="0" w:space="0" w:color="auto"/>
            <w:left w:val="none" w:sz="0" w:space="0" w:color="auto"/>
            <w:bottom w:val="none" w:sz="0" w:space="0" w:color="auto"/>
            <w:right w:val="none" w:sz="0" w:space="0" w:color="auto"/>
          </w:divBdr>
        </w:div>
      </w:divsChild>
    </w:div>
    <w:div w:id="402141543">
      <w:bodyDiv w:val="1"/>
      <w:marLeft w:val="0"/>
      <w:marRight w:val="0"/>
      <w:marTop w:val="0"/>
      <w:marBottom w:val="0"/>
      <w:divBdr>
        <w:top w:val="none" w:sz="0" w:space="0" w:color="auto"/>
        <w:left w:val="none" w:sz="0" w:space="0" w:color="auto"/>
        <w:bottom w:val="none" w:sz="0" w:space="0" w:color="auto"/>
        <w:right w:val="none" w:sz="0" w:space="0" w:color="auto"/>
      </w:divBdr>
    </w:div>
    <w:div w:id="418865828">
      <w:bodyDiv w:val="1"/>
      <w:marLeft w:val="0"/>
      <w:marRight w:val="0"/>
      <w:marTop w:val="0"/>
      <w:marBottom w:val="0"/>
      <w:divBdr>
        <w:top w:val="none" w:sz="0" w:space="0" w:color="auto"/>
        <w:left w:val="none" w:sz="0" w:space="0" w:color="auto"/>
        <w:bottom w:val="none" w:sz="0" w:space="0" w:color="auto"/>
        <w:right w:val="none" w:sz="0" w:space="0" w:color="auto"/>
      </w:divBdr>
      <w:divsChild>
        <w:div w:id="10494748">
          <w:marLeft w:val="864"/>
          <w:marRight w:val="0"/>
          <w:marTop w:val="75"/>
          <w:marBottom w:val="0"/>
          <w:divBdr>
            <w:top w:val="none" w:sz="0" w:space="0" w:color="auto"/>
            <w:left w:val="none" w:sz="0" w:space="0" w:color="auto"/>
            <w:bottom w:val="none" w:sz="0" w:space="0" w:color="auto"/>
            <w:right w:val="none" w:sz="0" w:space="0" w:color="auto"/>
          </w:divBdr>
        </w:div>
        <w:div w:id="73866898">
          <w:marLeft w:val="432"/>
          <w:marRight w:val="0"/>
          <w:marTop w:val="115"/>
          <w:marBottom w:val="0"/>
          <w:divBdr>
            <w:top w:val="none" w:sz="0" w:space="0" w:color="auto"/>
            <w:left w:val="none" w:sz="0" w:space="0" w:color="auto"/>
            <w:bottom w:val="none" w:sz="0" w:space="0" w:color="auto"/>
            <w:right w:val="none" w:sz="0" w:space="0" w:color="auto"/>
          </w:divBdr>
        </w:div>
        <w:div w:id="270012288">
          <w:marLeft w:val="864"/>
          <w:marRight w:val="0"/>
          <w:marTop w:val="75"/>
          <w:marBottom w:val="0"/>
          <w:divBdr>
            <w:top w:val="none" w:sz="0" w:space="0" w:color="auto"/>
            <w:left w:val="none" w:sz="0" w:space="0" w:color="auto"/>
            <w:bottom w:val="none" w:sz="0" w:space="0" w:color="auto"/>
            <w:right w:val="none" w:sz="0" w:space="0" w:color="auto"/>
          </w:divBdr>
        </w:div>
        <w:div w:id="404693018">
          <w:marLeft w:val="432"/>
          <w:marRight w:val="0"/>
          <w:marTop w:val="115"/>
          <w:marBottom w:val="0"/>
          <w:divBdr>
            <w:top w:val="none" w:sz="0" w:space="0" w:color="auto"/>
            <w:left w:val="none" w:sz="0" w:space="0" w:color="auto"/>
            <w:bottom w:val="none" w:sz="0" w:space="0" w:color="auto"/>
            <w:right w:val="none" w:sz="0" w:space="0" w:color="auto"/>
          </w:divBdr>
        </w:div>
        <w:div w:id="535242785">
          <w:marLeft w:val="864"/>
          <w:marRight w:val="0"/>
          <w:marTop w:val="75"/>
          <w:marBottom w:val="0"/>
          <w:divBdr>
            <w:top w:val="none" w:sz="0" w:space="0" w:color="auto"/>
            <w:left w:val="none" w:sz="0" w:space="0" w:color="auto"/>
            <w:bottom w:val="none" w:sz="0" w:space="0" w:color="auto"/>
            <w:right w:val="none" w:sz="0" w:space="0" w:color="auto"/>
          </w:divBdr>
        </w:div>
        <w:div w:id="722874671">
          <w:marLeft w:val="432"/>
          <w:marRight w:val="0"/>
          <w:marTop w:val="115"/>
          <w:marBottom w:val="0"/>
          <w:divBdr>
            <w:top w:val="none" w:sz="0" w:space="0" w:color="auto"/>
            <w:left w:val="none" w:sz="0" w:space="0" w:color="auto"/>
            <w:bottom w:val="none" w:sz="0" w:space="0" w:color="auto"/>
            <w:right w:val="none" w:sz="0" w:space="0" w:color="auto"/>
          </w:divBdr>
        </w:div>
        <w:div w:id="858617505">
          <w:marLeft w:val="432"/>
          <w:marRight w:val="0"/>
          <w:marTop w:val="115"/>
          <w:marBottom w:val="0"/>
          <w:divBdr>
            <w:top w:val="none" w:sz="0" w:space="0" w:color="auto"/>
            <w:left w:val="none" w:sz="0" w:space="0" w:color="auto"/>
            <w:bottom w:val="none" w:sz="0" w:space="0" w:color="auto"/>
            <w:right w:val="none" w:sz="0" w:space="0" w:color="auto"/>
          </w:divBdr>
        </w:div>
        <w:div w:id="867528875">
          <w:marLeft w:val="864"/>
          <w:marRight w:val="0"/>
          <w:marTop w:val="75"/>
          <w:marBottom w:val="0"/>
          <w:divBdr>
            <w:top w:val="none" w:sz="0" w:space="0" w:color="auto"/>
            <w:left w:val="none" w:sz="0" w:space="0" w:color="auto"/>
            <w:bottom w:val="none" w:sz="0" w:space="0" w:color="auto"/>
            <w:right w:val="none" w:sz="0" w:space="0" w:color="auto"/>
          </w:divBdr>
        </w:div>
        <w:div w:id="1110969988">
          <w:marLeft w:val="432"/>
          <w:marRight w:val="0"/>
          <w:marTop w:val="115"/>
          <w:marBottom w:val="0"/>
          <w:divBdr>
            <w:top w:val="none" w:sz="0" w:space="0" w:color="auto"/>
            <w:left w:val="none" w:sz="0" w:space="0" w:color="auto"/>
            <w:bottom w:val="none" w:sz="0" w:space="0" w:color="auto"/>
            <w:right w:val="none" w:sz="0" w:space="0" w:color="auto"/>
          </w:divBdr>
        </w:div>
        <w:div w:id="1408846000">
          <w:marLeft w:val="432"/>
          <w:marRight w:val="0"/>
          <w:marTop w:val="115"/>
          <w:marBottom w:val="0"/>
          <w:divBdr>
            <w:top w:val="none" w:sz="0" w:space="0" w:color="auto"/>
            <w:left w:val="none" w:sz="0" w:space="0" w:color="auto"/>
            <w:bottom w:val="none" w:sz="0" w:space="0" w:color="auto"/>
            <w:right w:val="none" w:sz="0" w:space="0" w:color="auto"/>
          </w:divBdr>
        </w:div>
        <w:div w:id="1514759525">
          <w:marLeft w:val="864"/>
          <w:marRight w:val="0"/>
          <w:marTop w:val="75"/>
          <w:marBottom w:val="0"/>
          <w:divBdr>
            <w:top w:val="none" w:sz="0" w:space="0" w:color="auto"/>
            <w:left w:val="none" w:sz="0" w:space="0" w:color="auto"/>
            <w:bottom w:val="none" w:sz="0" w:space="0" w:color="auto"/>
            <w:right w:val="none" w:sz="0" w:space="0" w:color="auto"/>
          </w:divBdr>
        </w:div>
        <w:div w:id="1714961876">
          <w:marLeft w:val="432"/>
          <w:marRight w:val="0"/>
          <w:marTop w:val="115"/>
          <w:marBottom w:val="0"/>
          <w:divBdr>
            <w:top w:val="none" w:sz="0" w:space="0" w:color="auto"/>
            <w:left w:val="none" w:sz="0" w:space="0" w:color="auto"/>
            <w:bottom w:val="none" w:sz="0" w:space="0" w:color="auto"/>
            <w:right w:val="none" w:sz="0" w:space="0" w:color="auto"/>
          </w:divBdr>
        </w:div>
        <w:div w:id="1784038372">
          <w:marLeft w:val="432"/>
          <w:marRight w:val="0"/>
          <w:marTop w:val="115"/>
          <w:marBottom w:val="0"/>
          <w:divBdr>
            <w:top w:val="none" w:sz="0" w:space="0" w:color="auto"/>
            <w:left w:val="none" w:sz="0" w:space="0" w:color="auto"/>
            <w:bottom w:val="none" w:sz="0" w:space="0" w:color="auto"/>
            <w:right w:val="none" w:sz="0" w:space="0" w:color="auto"/>
          </w:divBdr>
        </w:div>
        <w:div w:id="1969428985">
          <w:marLeft w:val="864"/>
          <w:marRight w:val="0"/>
          <w:marTop w:val="75"/>
          <w:marBottom w:val="0"/>
          <w:divBdr>
            <w:top w:val="none" w:sz="0" w:space="0" w:color="auto"/>
            <w:left w:val="none" w:sz="0" w:space="0" w:color="auto"/>
            <w:bottom w:val="none" w:sz="0" w:space="0" w:color="auto"/>
            <w:right w:val="none" w:sz="0" w:space="0" w:color="auto"/>
          </w:divBdr>
        </w:div>
        <w:div w:id="2009289716">
          <w:marLeft w:val="864"/>
          <w:marRight w:val="0"/>
          <w:marTop w:val="75"/>
          <w:marBottom w:val="0"/>
          <w:divBdr>
            <w:top w:val="none" w:sz="0" w:space="0" w:color="auto"/>
            <w:left w:val="none" w:sz="0" w:space="0" w:color="auto"/>
            <w:bottom w:val="none" w:sz="0" w:space="0" w:color="auto"/>
            <w:right w:val="none" w:sz="0" w:space="0" w:color="auto"/>
          </w:divBdr>
        </w:div>
        <w:div w:id="2103213874">
          <w:marLeft w:val="864"/>
          <w:marRight w:val="0"/>
          <w:marTop w:val="75"/>
          <w:marBottom w:val="0"/>
          <w:divBdr>
            <w:top w:val="none" w:sz="0" w:space="0" w:color="auto"/>
            <w:left w:val="none" w:sz="0" w:space="0" w:color="auto"/>
            <w:bottom w:val="none" w:sz="0" w:space="0" w:color="auto"/>
            <w:right w:val="none" w:sz="0" w:space="0" w:color="auto"/>
          </w:divBdr>
        </w:div>
      </w:divsChild>
    </w:div>
    <w:div w:id="442308497">
      <w:bodyDiv w:val="1"/>
      <w:marLeft w:val="0"/>
      <w:marRight w:val="0"/>
      <w:marTop w:val="0"/>
      <w:marBottom w:val="0"/>
      <w:divBdr>
        <w:top w:val="none" w:sz="0" w:space="0" w:color="auto"/>
        <w:left w:val="none" w:sz="0" w:space="0" w:color="auto"/>
        <w:bottom w:val="none" w:sz="0" w:space="0" w:color="auto"/>
        <w:right w:val="none" w:sz="0" w:space="0" w:color="auto"/>
      </w:divBdr>
      <w:divsChild>
        <w:div w:id="255989235">
          <w:marLeft w:val="432"/>
          <w:marRight w:val="0"/>
          <w:marTop w:val="116"/>
          <w:marBottom w:val="0"/>
          <w:divBdr>
            <w:top w:val="none" w:sz="0" w:space="0" w:color="auto"/>
            <w:left w:val="none" w:sz="0" w:space="0" w:color="auto"/>
            <w:bottom w:val="none" w:sz="0" w:space="0" w:color="auto"/>
            <w:right w:val="none" w:sz="0" w:space="0" w:color="auto"/>
          </w:divBdr>
        </w:div>
        <w:div w:id="431820358">
          <w:marLeft w:val="432"/>
          <w:marRight w:val="0"/>
          <w:marTop w:val="116"/>
          <w:marBottom w:val="0"/>
          <w:divBdr>
            <w:top w:val="none" w:sz="0" w:space="0" w:color="auto"/>
            <w:left w:val="none" w:sz="0" w:space="0" w:color="auto"/>
            <w:bottom w:val="none" w:sz="0" w:space="0" w:color="auto"/>
            <w:right w:val="none" w:sz="0" w:space="0" w:color="auto"/>
          </w:divBdr>
        </w:div>
        <w:div w:id="664011517">
          <w:marLeft w:val="432"/>
          <w:marRight w:val="0"/>
          <w:marTop w:val="116"/>
          <w:marBottom w:val="0"/>
          <w:divBdr>
            <w:top w:val="none" w:sz="0" w:space="0" w:color="auto"/>
            <w:left w:val="none" w:sz="0" w:space="0" w:color="auto"/>
            <w:bottom w:val="none" w:sz="0" w:space="0" w:color="auto"/>
            <w:right w:val="none" w:sz="0" w:space="0" w:color="auto"/>
          </w:divBdr>
        </w:div>
        <w:div w:id="750539609">
          <w:marLeft w:val="432"/>
          <w:marRight w:val="0"/>
          <w:marTop w:val="116"/>
          <w:marBottom w:val="0"/>
          <w:divBdr>
            <w:top w:val="none" w:sz="0" w:space="0" w:color="auto"/>
            <w:left w:val="none" w:sz="0" w:space="0" w:color="auto"/>
            <w:bottom w:val="none" w:sz="0" w:space="0" w:color="auto"/>
            <w:right w:val="none" w:sz="0" w:space="0" w:color="auto"/>
          </w:divBdr>
        </w:div>
        <w:div w:id="1286699675">
          <w:marLeft w:val="432"/>
          <w:marRight w:val="0"/>
          <w:marTop w:val="116"/>
          <w:marBottom w:val="0"/>
          <w:divBdr>
            <w:top w:val="none" w:sz="0" w:space="0" w:color="auto"/>
            <w:left w:val="none" w:sz="0" w:space="0" w:color="auto"/>
            <w:bottom w:val="none" w:sz="0" w:space="0" w:color="auto"/>
            <w:right w:val="none" w:sz="0" w:space="0" w:color="auto"/>
          </w:divBdr>
        </w:div>
        <w:div w:id="1979265193">
          <w:marLeft w:val="432"/>
          <w:marRight w:val="0"/>
          <w:marTop w:val="116"/>
          <w:marBottom w:val="0"/>
          <w:divBdr>
            <w:top w:val="none" w:sz="0" w:space="0" w:color="auto"/>
            <w:left w:val="none" w:sz="0" w:space="0" w:color="auto"/>
            <w:bottom w:val="none" w:sz="0" w:space="0" w:color="auto"/>
            <w:right w:val="none" w:sz="0" w:space="0" w:color="auto"/>
          </w:divBdr>
        </w:div>
      </w:divsChild>
    </w:div>
    <w:div w:id="450898278">
      <w:bodyDiv w:val="1"/>
      <w:marLeft w:val="0"/>
      <w:marRight w:val="0"/>
      <w:marTop w:val="0"/>
      <w:marBottom w:val="0"/>
      <w:divBdr>
        <w:top w:val="none" w:sz="0" w:space="0" w:color="auto"/>
        <w:left w:val="none" w:sz="0" w:space="0" w:color="auto"/>
        <w:bottom w:val="none" w:sz="0" w:space="0" w:color="auto"/>
        <w:right w:val="none" w:sz="0" w:space="0" w:color="auto"/>
      </w:divBdr>
      <w:divsChild>
        <w:div w:id="336199991">
          <w:marLeft w:val="864"/>
          <w:marRight w:val="0"/>
          <w:marTop w:val="74"/>
          <w:marBottom w:val="0"/>
          <w:divBdr>
            <w:top w:val="none" w:sz="0" w:space="0" w:color="auto"/>
            <w:left w:val="none" w:sz="0" w:space="0" w:color="auto"/>
            <w:bottom w:val="none" w:sz="0" w:space="0" w:color="auto"/>
            <w:right w:val="none" w:sz="0" w:space="0" w:color="auto"/>
          </w:divBdr>
        </w:div>
        <w:div w:id="920329735">
          <w:marLeft w:val="864"/>
          <w:marRight w:val="0"/>
          <w:marTop w:val="74"/>
          <w:marBottom w:val="0"/>
          <w:divBdr>
            <w:top w:val="none" w:sz="0" w:space="0" w:color="auto"/>
            <w:left w:val="none" w:sz="0" w:space="0" w:color="auto"/>
            <w:bottom w:val="none" w:sz="0" w:space="0" w:color="auto"/>
            <w:right w:val="none" w:sz="0" w:space="0" w:color="auto"/>
          </w:divBdr>
        </w:div>
        <w:div w:id="1510604822">
          <w:marLeft w:val="864"/>
          <w:marRight w:val="0"/>
          <w:marTop w:val="74"/>
          <w:marBottom w:val="0"/>
          <w:divBdr>
            <w:top w:val="none" w:sz="0" w:space="0" w:color="auto"/>
            <w:left w:val="none" w:sz="0" w:space="0" w:color="auto"/>
            <w:bottom w:val="none" w:sz="0" w:space="0" w:color="auto"/>
            <w:right w:val="none" w:sz="0" w:space="0" w:color="auto"/>
          </w:divBdr>
        </w:div>
        <w:div w:id="1579634318">
          <w:marLeft w:val="864"/>
          <w:marRight w:val="0"/>
          <w:marTop w:val="74"/>
          <w:marBottom w:val="0"/>
          <w:divBdr>
            <w:top w:val="none" w:sz="0" w:space="0" w:color="auto"/>
            <w:left w:val="none" w:sz="0" w:space="0" w:color="auto"/>
            <w:bottom w:val="none" w:sz="0" w:space="0" w:color="auto"/>
            <w:right w:val="none" w:sz="0" w:space="0" w:color="auto"/>
          </w:divBdr>
        </w:div>
      </w:divsChild>
    </w:div>
    <w:div w:id="740756518">
      <w:bodyDiv w:val="1"/>
      <w:marLeft w:val="0"/>
      <w:marRight w:val="0"/>
      <w:marTop w:val="0"/>
      <w:marBottom w:val="0"/>
      <w:divBdr>
        <w:top w:val="none" w:sz="0" w:space="0" w:color="auto"/>
        <w:left w:val="none" w:sz="0" w:space="0" w:color="auto"/>
        <w:bottom w:val="none" w:sz="0" w:space="0" w:color="auto"/>
        <w:right w:val="none" w:sz="0" w:space="0" w:color="auto"/>
      </w:divBdr>
    </w:div>
    <w:div w:id="747120621">
      <w:bodyDiv w:val="1"/>
      <w:marLeft w:val="0"/>
      <w:marRight w:val="0"/>
      <w:marTop w:val="0"/>
      <w:marBottom w:val="0"/>
      <w:divBdr>
        <w:top w:val="none" w:sz="0" w:space="0" w:color="auto"/>
        <w:left w:val="none" w:sz="0" w:space="0" w:color="auto"/>
        <w:bottom w:val="none" w:sz="0" w:space="0" w:color="auto"/>
        <w:right w:val="none" w:sz="0" w:space="0" w:color="auto"/>
      </w:divBdr>
    </w:div>
    <w:div w:id="785345831">
      <w:bodyDiv w:val="1"/>
      <w:marLeft w:val="0"/>
      <w:marRight w:val="0"/>
      <w:marTop w:val="0"/>
      <w:marBottom w:val="0"/>
      <w:divBdr>
        <w:top w:val="none" w:sz="0" w:space="0" w:color="auto"/>
        <w:left w:val="none" w:sz="0" w:space="0" w:color="auto"/>
        <w:bottom w:val="none" w:sz="0" w:space="0" w:color="auto"/>
        <w:right w:val="none" w:sz="0" w:space="0" w:color="auto"/>
      </w:divBdr>
    </w:div>
    <w:div w:id="838077711">
      <w:bodyDiv w:val="1"/>
      <w:marLeft w:val="0"/>
      <w:marRight w:val="0"/>
      <w:marTop w:val="0"/>
      <w:marBottom w:val="0"/>
      <w:divBdr>
        <w:top w:val="none" w:sz="0" w:space="0" w:color="auto"/>
        <w:left w:val="none" w:sz="0" w:space="0" w:color="auto"/>
        <w:bottom w:val="none" w:sz="0" w:space="0" w:color="auto"/>
        <w:right w:val="none" w:sz="0" w:space="0" w:color="auto"/>
      </w:divBdr>
    </w:div>
    <w:div w:id="1267929546">
      <w:bodyDiv w:val="1"/>
      <w:marLeft w:val="0"/>
      <w:marRight w:val="0"/>
      <w:marTop w:val="0"/>
      <w:marBottom w:val="0"/>
      <w:divBdr>
        <w:top w:val="none" w:sz="0" w:space="0" w:color="auto"/>
        <w:left w:val="none" w:sz="0" w:space="0" w:color="auto"/>
        <w:bottom w:val="none" w:sz="0" w:space="0" w:color="auto"/>
        <w:right w:val="none" w:sz="0" w:space="0" w:color="auto"/>
      </w:divBdr>
    </w:div>
    <w:div w:id="1583370806">
      <w:bodyDiv w:val="1"/>
      <w:marLeft w:val="0"/>
      <w:marRight w:val="0"/>
      <w:marTop w:val="0"/>
      <w:marBottom w:val="0"/>
      <w:divBdr>
        <w:top w:val="none" w:sz="0" w:space="0" w:color="auto"/>
        <w:left w:val="none" w:sz="0" w:space="0" w:color="auto"/>
        <w:bottom w:val="none" w:sz="0" w:space="0" w:color="auto"/>
        <w:right w:val="none" w:sz="0" w:space="0" w:color="auto"/>
      </w:divBdr>
      <w:divsChild>
        <w:div w:id="470445725">
          <w:marLeft w:val="864"/>
          <w:marRight w:val="0"/>
          <w:marTop w:val="74"/>
          <w:marBottom w:val="0"/>
          <w:divBdr>
            <w:top w:val="none" w:sz="0" w:space="0" w:color="auto"/>
            <w:left w:val="none" w:sz="0" w:space="0" w:color="auto"/>
            <w:bottom w:val="none" w:sz="0" w:space="0" w:color="auto"/>
            <w:right w:val="none" w:sz="0" w:space="0" w:color="auto"/>
          </w:divBdr>
        </w:div>
        <w:div w:id="505096771">
          <w:marLeft w:val="864"/>
          <w:marRight w:val="0"/>
          <w:marTop w:val="74"/>
          <w:marBottom w:val="0"/>
          <w:divBdr>
            <w:top w:val="none" w:sz="0" w:space="0" w:color="auto"/>
            <w:left w:val="none" w:sz="0" w:space="0" w:color="auto"/>
            <w:bottom w:val="none" w:sz="0" w:space="0" w:color="auto"/>
            <w:right w:val="none" w:sz="0" w:space="0" w:color="auto"/>
          </w:divBdr>
        </w:div>
        <w:div w:id="842166149">
          <w:marLeft w:val="432"/>
          <w:marRight w:val="0"/>
          <w:marTop w:val="116"/>
          <w:marBottom w:val="0"/>
          <w:divBdr>
            <w:top w:val="none" w:sz="0" w:space="0" w:color="auto"/>
            <w:left w:val="none" w:sz="0" w:space="0" w:color="auto"/>
            <w:bottom w:val="none" w:sz="0" w:space="0" w:color="auto"/>
            <w:right w:val="none" w:sz="0" w:space="0" w:color="auto"/>
          </w:divBdr>
        </w:div>
        <w:div w:id="881210300">
          <w:marLeft w:val="864"/>
          <w:marRight w:val="0"/>
          <w:marTop w:val="74"/>
          <w:marBottom w:val="0"/>
          <w:divBdr>
            <w:top w:val="none" w:sz="0" w:space="0" w:color="auto"/>
            <w:left w:val="none" w:sz="0" w:space="0" w:color="auto"/>
            <w:bottom w:val="none" w:sz="0" w:space="0" w:color="auto"/>
            <w:right w:val="none" w:sz="0" w:space="0" w:color="auto"/>
          </w:divBdr>
        </w:div>
        <w:div w:id="1106777485">
          <w:marLeft w:val="432"/>
          <w:marRight w:val="0"/>
          <w:marTop w:val="116"/>
          <w:marBottom w:val="0"/>
          <w:divBdr>
            <w:top w:val="none" w:sz="0" w:space="0" w:color="auto"/>
            <w:left w:val="none" w:sz="0" w:space="0" w:color="auto"/>
            <w:bottom w:val="none" w:sz="0" w:space="0" w:color="auto"/>
            <w:right w:val="none" w:sz="0" w:space="0" w:color="auto"/>
          </w:divBdr>
        </w:div>
        <w:div w:id="1471047334">
          <w:marLeft w:val="864"/>
          <w:marRight w:val="0"/>
          <w:marTop w:val="74"/>
          <w:marBottom w:val="0"/>
          <w:divBdr>
            <w:top w:val="none" w:sz="0" w:space="0" w:color="auto"/>
            <w:left w:val="none" w:sz="0" w:space="0" w:color="auto"/>
            <w:bottom w:val="none" w:sz="0" w:space="0" w:color="auto"/>
            <w:right w:val="none" w:sz="0" w:space="0" w:color="auto"/>
          </w:divBdr>
        </w:div>
        <w:div w:id="1576820302">
          <w:marLeft w:val="864"/>
          <w:marRight w:val="0"/>
          <w:marTop w:val="74"/>
          <w:marBottom w:val="0"/>
          <w:divBdr>
            <w:top w:val="none" w:sz="0" w:space="0" w:color="auto"/>
            <w:left w:val="none" w:sz="0" w:space="0" w:color="auto"/>
            <w:bottom w:val="none" w:sz="0" w:space="0" w:color="auto"/>
            <w:right w:val="none" w:sz="0" w:space="0" w:color="auto"/>
          </w:divBdr>
        </w:div>
        <w:div w:id="1799178099">
          <w:marLeft w:val="864"/>
          <w:marRight w:val="0"/>
          <w:marTop w:val="74"/>
          <w:marBottom w:val="0"/>
          <w:divBdr>
            <w:top w:val="none" w:sz="0" w:space="0" w:color="auto"/>
            <w:left w:val="none" w:sz="0" w:space="0" w:color="auto"/>
            <w:bottom w:val="none" w:sz="0" w:space="0" w:color="auto"/>
            <w:right w:val="none" w:sz="0" w:space="0" w:color="auto"/>
          </w:divBdr>
        </w:div>
        <w:div w:id="1849055284">
          <w:marLeft w:val="864"/>
          <w:marRight w:val="0"/>
          <w:marTop w:val="74"/>
          <w:marBottom w:val="0"/>
          <w:divBdr>
            <w:top w:val="none" w:sz="0" w:space="0" w:color="auto"/>
            <w:left w:val="none" w:sz="0" w:space="0" w:color="auto"/>
            <w:bottom w:val="none" w:sz="0" w:space="0" w:color="auto"/>
            <w:right w:val="none" w:sz="0" w:space="0" w:color="auto"/>
          </w:divBdr>
        </w:div>
      </w:divsChild>
    </w:div>
    <w:div w:id="1587500434">
      <w:bodyDiv w:val="1"/>
      <w:marLeft w:val="0"/>
      <w:marRight w:val="0"/>
      <w:marTop w:val="0"/>
      <w:marBottom w:val="0"/>
      <w:divBdr>
        <w:top w:val="none" w:sz="0" w:space="0" w:color="auto"/>
        <w:left w:val="none" w:sz="0" w:space="0" w:color="auto"/>
        <w:bottom w:val="none" w:sz="0" w:space="0" w:color="auto"/>
        <w:right w:val="none" w:sz="0" w:space="0" w:color="auto"/>
      </w:divBdr>
    </w:div>
    <w:div w:id="1890722376">
      <w:bodyDiv w:val="1"/>
      <w:marLeft w:val="0"/>
      <w:marRight w:val="0"/>
      <w:marTop w:val="0"/>
      <w:marBottom w:val="0"/>
      <w:divBdr>
        <w:top w:val="none" w:sz="0" w:space="0" w:color="auto"/>
        <w:left w:val="none" w:sz="0" w:space="0" w:color="auto"/>
        <w:bottom w:val="none" w:sz="0" w:space="0" w:color="auto"/>
        <w:right w:val="none" w:sz="0" w:space="0" w:color="auto"/>
      </w:divBdr>
      <w:divsChild>
        <w:div w:id="589895083">
          <w:marLeft w:val="864"/>
          <w:marRight w:val="0"/>
          <w:marTop w:val="74"/>
          <w:marBottom w:val="0"/>
          <w:divBdr>
            <w:top w:val="none" w:sz="0" w:space="0" w:color="auto"/>
            <w:left w:val="none" w:sz="0" w:space="0" w:color="auto"/>
            <w:bottom w:val="none" w:sz="0" w:space="0" w:color="auto"/>
            <w:right w:val="none" w:sz="0" w:space="0" w:color="auto"/>
          </w:divBdr>
        </w:div>
        <w:div w:id="707071410">
          <w:marLeft w:val="864"/>
          <w:marRight w:val="0"/>
          <w:marTop w:val="74"/>
          <w:marBottom w:val="0"/>
          <w:divBdr>
            <w:top w:val="none" w:sz="0" w:space="0" w:color="auto"/>
            <w:left w:val="none" w:sz="0" w:space="0" w:color="auto"/>
            <w:bottom w:val="none" w:sz="0" w:space="0" w:color="auto"/>
            <w:right w:val="none" w:sz="0" w:space="0" w:color="auto"/>
          </w:divBdr>
        </w:div>
        <w:div w:id="972104428">
          <w:marLeft w:val="864"/>
          <w:marRight w:val="0"/>
          <w:marTop w:val="74"/>
          <w:marBottom w:val="0"/>
          <w:divBdr>
            <w:top w:val="none" w:sz="0" w:space="0" w:color="auto"/>
            <w:left w:val="none" w:sz="0" w:space="0" w:color="auto"/>
            <w:bottom w:val="none" w:sz="0" w:space="0" w:color="auto"/>
            <w:right w:val="none" w:sz="0" w:space="0" w:color="auto"/>
          </w:divBdr>
        </w:div>
        <w:div w:id="1025253096">
          <w:marLeft w:val="864"/>
          <w:marRight w:val="0"/>
          <w:marTop w:val="74"/>
          <w:marBottom w:val="0"/>
          <w:divBdr>
            <w:top w:val="none" w:sz="0" w:space="0" w:color="auto"/>
            <w:left w:val="none" w:sz="0" w:space="0" w:color="auto"/>
            <w:bottom w:val="none" w:sz="0" w:space="0" w:color="auto"/>
            <w:right w:val="none" w:sz="0" w:space="0" w:color="auto"/>
          </w:divBdr>
        </w:div>
        <w:div w:id="1093087149">
          <w:marLeft w:val="864"/>
          <w:marRight w:val="0"/>
          <w:marTop w:val="74"/>
          <w:marBottom w:val="0"/>
          <w:divBdr>
            <w:top w:val="none" w:sz="0" w:space="0" w:color="auto"/>
            <w:left w:val="none" w:sz="0" w:space="0" w:color="auto"/>
            <w:bottom w:val="none" w:sz="0" w:space="0" w:color="auto"/>
            <w:right w:val="none" w:sz="0" w:space="0" w:color="auto"/>
          </w:divBdr>
        </w:div>
        <w:div w:id="1144473111">
          <w:marLeft w:val="864"/>
          <w:marRight w:val="0"/>
          <w:marTop w:val="74"/>
          <w:marBottom w:val="0"/>
          <w:divBdr>
            <w:top w:val="none" w:sz="0" w:space="0" w:color="auto"/>
            <w:left w:val="none" w:sz="0" w:space="0" w:color="auto"/>
            <w:bottom w:val="none" w:sz="0" w:space="0" w:color="auto"/>
            <w:right w:val="none" w:sz="0" w:space="0" w:color="auto"/>
          </w:divBdr>
        </w:div>
        <w:div w:id="1688436473">
          <w:marLeft w:val="432"/>
          <w:marRight w:val="0"/>
          <w:marTop w:val="116"/>
          <w:marBottom w:val="0"/>
          <w:divBdr>
            <w:top w:val="none" w:sz="0" w:space="0" w:color="auto"/>
            <w:left w:val="none" w:sz="0" w:space="0" w:color="auto"/>
            <w:bottom w:val="none" w:sz="0" w:space="0" w:color="auto"/>
            <w:right w:val="none" w:sz="0" w:space="0" w:color="auto"/>
          </w:divBdr>
        </w:div>
        <w:div w:id="1751733987">
          <w:marLeft w:val="864"/>
          <w:marRight w:val="0"/>
          <w:marTop w:val="74"/>
          <w:marBottom w:val="0"/>
          <w:divBdr>
            <w:top w:val="none" w:sz="0" w:space="0" w:color="auto"/>
            <w:left w:val="none" w:sz="0" w:space="0" w:color="auto"/>
            <w:bottom w:val="none" w:sz="0" w:space="0" w:color="auto"/>
            <w:right w:val="none" w:sz="0" w:space="0" w:color="auto"/>
          </w:divBdr>
        </w:div>
        <w:div w:id="2038194668">
          <w:marLeft w:val="432"/>
          <w:marRight w:val="0"/>
          <w:marTop w:val="116"/>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7.png"/><Relationship Id="rId42" Type="http://schemas.openxmlformats.org/officeDocument/2006/relationships/oleObject" Target="embeddings/oleObject12.bin"/><Relationship Id="rId47" Type="http://schemas.openxmlformats.org/officeDocument/2006/relationships/image" Target="media/image30.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2" Type="http://schemas.openxmlformats.org/officeDocument/2006/relationships/numbering" Target="numbering.xml"/><Relationship Id="rId16" Type="http://schemas.openxmlformats.org/officeDocument/2006/relationships/image" Target="media/image13.emf"/><Relationship Id="rId29" Type="http://schemas.openxmlformats.org/officeDocument/2006/relationships/image" Target="media/image21.png"/><Relationship Id="rId107" Type="http://schemas.openxmlformats.org/officeDocument/2006/relationships/header" Target="header1.xml"/><Relationship Id="rId11" Type="http://schemas.openxmlformats.org/officeDocument/2006/relationships/image" Target="media/image8.emf"/><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25.png"/><Relationship Id="rId40" Type="http://schemas.openxmlformats.org/officeDocument/2006/relationships/oleObject" Target="embeddings/oleObject11.bin"/><Relationship Id="rId45" Type="http://schemas.openxmlformats.org/officeDocument/2006/relationships/image" Target="media/image29.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7.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8.png"/><Relationship Id="rId102" Type="http://schemas.openxmlformats.org/officeDocument/2006/relationships/image" Target="media/image83.png"/><Relationship Id="rId110"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2.png"/><Relationship Id="rId82" Type="http://schemas.openxmlformats.org/officeDocument/2006/relationships/image" Target="media/image63.png"/><Relationship Id="rId90" Type="http://schemas.openxmlformats.org/officeDocument/2006/relationships/image" Target="media/image71.png"/><Relationship Id="rId95" Type="http://schemas.openxmlformats.org/officeDocument/2006/relationships/image" Target="media/image76.png"/><Relationship Id="rId19" Type="http://schemas.openxmlformats.org/officeDocument/2006/relationships/image" Target="media/image16.png"/><Relationship Id="rId14" Type="http://schemas.openxmlformats.org/officeDocument/2006/relationships/image" Target="media/image11.emf"/><Relationship Id="rId22" Type="http://schemas.openxmlformats.org/officeDocument/2006/relationships/oleObject" Target="embeddings/oleObject2.bin"/><Relationship Id="rId27" Type="http://schemas.openxmlformats.org/officeDocument/2006/relationships/image" Target="media/image20.png"/><Relationship Id="rId30" Type="http://schemas.openxmlformats.org/officeDocument/2006/relationships/oleObject" Target="embeddings/oleObject6.bin"/><Relationship Id="rId35" Type="http://schemas.openxmlformats.org/officeDocument/2006/relationships/image" Target="media/image24.png"/><Relationship Id="rId43" Type="http://schemas.openxmlformats.org/officeDocument/2006/relationships/image" Target="media/image28.png"/><Relationship Id="rId48" Type="http://schemas.openxmlformats.org/officeDocument/2006/relationships/oleObject" Target="embeddings/oleObject15.bin"/><Relationship Id="rId56" Type="http://schemas.openxmlformats.org/officeDocument/2006/relationships/image" Target="media/image37.emf"/><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image" Target="media/image61.png"/><Relationship Id="rId85" Type="http://schemas.openxmlformats.org/officeDocument/2006/relationships/image" Target="media/image66.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9.png"/><Relationship Id="rId17" Type="http://schemas.openxmlformats.org/officeDocument/2006/relationships/image" Target="media/image14.emf"/><Relationship Id="rId25" Type="http://schemas.openxmlformats.org/officeDocument/2006/relationships/image" Target="media/image19.png"/><Relationship Id="rId33" Type="http://schemas.openxmlformats.org/officeDocument/2006/relationships/image" Target="media/image23.png"/><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image" Target="media/image40.png"/><Relationship Id="rId67" Type="http://schemas.openxmlformats.org/officeDocument/2006/relationships/image" Target="media/image48.png"/><Relationship Id="rId103" Type="http://schemas.openxmlformats.org/officeDocument/2006/relationships/image" Target="media/image84.png"/><Relationship Id="rId108" Type="http://schemas.openxmlformats.org/officeDocument/2006/relationships/footer" Target="footer1.xml"/><Relationship Id="rId20" Type="http://schemas.openxmlformats.org/officeDocument/2006/relationships/oleObject" Target="embeddings/oleObject1.bin"/><Relationship Id="rId41" Type="http://schemas.openxmlformats.org/officeDocument/2006/relationships/image" Target="media/image27.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1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12.emf"/><Relationship Id="rId23" Type="http://schemas.openxmlformats.org/officeDocument/2006/relationships/image" Target="media/image18.png"/><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image" Target="media/image31.png"/><Relationship Id="rId57" Type="http://schemas.openxmlformats.org/officeDocument/2006/relationships/image" Target="media/image38.emf"/><Relationship Id="rId106" Type="http://schemas.openxmlformats.org/officeDocument/2006/relationships/image" Target="media/image87.png"/><Relationship Id="rId10" Type="http://schemas.openxmlformats.org/officeDocument/2006/relationships/image" Target="media/image7.png"/><Relationship Id="rId31" Type="http://schemas.openxmlformats.org/officeDocument/2006/relationships/image" Target="media/image22.png"/><Relationship Id="rId44" Type="http://schemas.openxmlformats.org/officeDocument/2006/relationships/oleObject" Target="embeddings/oleObject13.bin"/><Relationship Id="rId52" Type="http://schemas.openxmlformats.org/officeDocument/2006/relationships/image" Target="media/image33.png"/><Relationship Id="rId60" Type="http://schemas.openxmlformats.org/officeDocument/2006/relationships/image" Target="media/image41.emf"/><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microsoft.com/office/2007/relationships/stylesWithEffects" Target="stylesWithEffects.xml"/><Relationship Id="rId9" Type="http://schemas.openxmlformats.org/officeDocument/2006/relationships/image" Target="media/image6.jpeg"/><Relationship Id="rId13" Type="http://schemas.openxmlformats.org/officeDocument/2006/relationships/image" Target="media/image10.emf"/><Relationship Id="rId18" Type="http://schemas.openxmlformats.org/officeDocument/2006/relationships/image" Target="media/image15.emf"/><Relationship Id="rId39" Type="http://schemas.openxmlformats.org/officeDocument/2006/relationships/image" Target="media/image26.png"/><Relationship Id="rId109" Type="http://schemas.openxmlformats.org/officeDocument/2006/relationships/footer" Target="footer2.xml"/><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7" Type="http://schemas.openxmlformats.org/officeDocument/2006/relationships/footnotes" Target="footnotes.xml"/><Relationship Id="rId71" Type="http://schemas.openxmlformats.org/officeDocument/2006/relationships/image" Target="media/image52.emf"/><Relationship Id="rId92" Type="http://schemas.openxmlformats.org/officeDocument/2006/relationships/image" Target="media/image73.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10572</Words>
  <Characters>60267</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SDD</vt:lpstr>
    </vt:vector>
  </TitlesOfParts>
  <Company/>
  <LinksUpToDate>false</LinksUpToDate>
  <CharactersWithSpaces>70698</CharactersWithSpaces>
  <SharedDoc>false</SharedDoc>
  <HLinks>
    <vt:vector size="666" baseType="variant">
      <vt:variant>
        <vt:i4>1441850</vt:i4>
      </vt:variant>
      <vt:variant>
        <vt:i4>674</vt:i4>
      </vt:variant>
      <vt:variant>
        <vt:i4>0</vt:i4>
      </vt:variant>
      <vt:variant>
        <vt:i4>5</vt:i4>
      </vt:variant>
      <vt:variant>
        <vt:lpwstr/>
      </vt:variant>
      <vt:variant>
        <vt:lpwstr>_Toc338859437</vt:lpwstr>
      </vt:variant>
      <vt:variant>
        <vt:i4>1441850</vt:i4>
      </vt:variant>
      <vt:variant>
        <vt:i4>668</vt:i4>
      </vt:variant>
      <vt:variant>
        <vt:i4>0</vt:i4>
      </vt:variant>
      <vt:variant>
        <vt:i4>5</vt:i4>
      </vt:variant>
      <vt:variant>
        <vt:lpwstr/>
      </vt:variant>
      <vt:variant>
        <vt:lpwstr>_Toc338859436</vt:lpwstr>
      </vt:variant>
      <vt:variant>
        <vt:i4>1441850</vt:i4>
      </vt:variant>
      <vt:variant>
        <vt:i4>662</vt:i4>
      </vt:variant>
      <vt:variant>
        <vt:i4>0</vt:i4>
      </vt:variant>
      <vt:variant>
        <vt:i4>5</vt:i4>
      </vt:variant>
      <vt:variant>
        <vt:lpwstr/>
      </vt:variant>
      <vt:variant>
        <vt:lpwstr>_Toc338859435</vt:lpwstr>
      </vt:variant>
      <vt:variant>
        <vt:i4>1441850</vt:i4>
      </vt:variant>
      <vt:variant>
        <vt:i4>656</vt:i4>
      </vt:variant>
      <vt:variant>
        <vt:i4>0</vt:i4>
      </vt:variant>
      <vt:variant>
        <vt:i4>5</vt:i4>
      </vt:variant>
      <vt:variant>
        <vt:lpwstr/>
      </vt:variant>
      <vt:variant>
        <vt:lpwstr>_Toc338859434</vt:lpwstr>
      </vt:variant>
      <vt:variant>
        <vt:i4>1441850</vt:i4>
      </vt:variant>
      <vt:variant>
        <vt:i4>650</vt:i4>
      </vt:variant>
      <vt:variant>
        <vt:i4>0</vt:i4>
      </vt:variant>
      <vt:variant>
        <vt:i4>5</vt:i4>
      </vt:variant>
      <vt:variant>
        <vt:lpwstr/>
      </vt:variant>
      <vt:variant>
        <vt:lpwstr>_Toc338859433</vt:lpwstr>
      </vt:variant>
      <vt:variant>
        <vt:i4>1441850</vt:i4>
      </vt:variant>
      <vt:variant>
        <vt:i4>644</vt:i4>
      </vt:variant>
      <vt:variant>
        <vt:i4>0</vt:i4>
      </vt:variant>
      <vt:variant>
        <vt:i4>5</vt:i4>
      </vt:variant>
      <vt:variant>
        <vt:lpwstr/>
      </vt:variant>
      <vt:variant>
        <vt:lpwstr>_Toc338859432</vt:lpwstr>
      </vt:variant>
      <vt:variant>
        <vt:i4>1441850</vt:i4>
      </vt:variant>
      <vt:variant>
        <vt:i4>638</vt:i4>
      </vt:variant>
      <vt:variant>
        <vt:i4>0</vt:i4>
      </vt:variant>
      <vt:variant>
        <vt:i4>5</vt:i4>
      </vt:variant>
      <vt:variant>
        <vt:lpwstr/>
      </vt:variant>
      <vt:variant>
        <vt:lpwstr>_Toc338859431</vt:lpwstr>
      </vt:variant>
      <vt:variant>
        <vt:i4>1441850</vt:i4>
      </vt:variant>
      <vt:variant>
        <vt:i4>632</vt:i4>
      </vt:variant>
      <vt:variant>
        <vt:i4>0</vt:i4>
      </vt:variant>
      <vt:variant>
        <vt:i4>5</vt:i4>
      </vt:variant>
      <vt:variant>
        <vt:lpwstr/>
      </vt:variant>
      <vt:variant>
        <vt:lpwstr>_Toc338859430</vt:lpwstr>
      </vt:variant>
      <vt:variant>
        <vt:i4>1507386</vt:i4>
      </vt:variant>
      <vt:variant>
        <vt:i4>626</vt:i4>
      </vt:variant>
      <vt:variant>
        <vt:i4>0</vt:i4>
      </vt:variant>
      <vt:variant>
        <vt:i4>5</vt:i4>
      </vt:variant>
      <vt:variant>
        <vt:lpwstr/>
      </vt:variant>
      <vt:variant>
        <vt:lpwstr>_Toc338859429</vt:lpwstr>
      </vt:variant>
      <vt:variant>
        <vt:i4>1507386</vt:i4>
      </vt:variant>
      <vt:variant>
        <vt:i4>620</vt:i4>
      </vt:variant>
      <vt:variant>
        <vt:i4>0</vt:i4>
      </vt:variant>
      <vt:variant>
        <vt:i4>5</vt:i4>
      </vt:variant>
      <vt:variant>
        <vt:lpwstr/>
      </vt:variant>
      <vt:variant>
        <vt:lpwstr>_Toc338859428</vt:lpwstr>
      </vt:variant>
      <vt:variant>
        <vt:i4>1507386</vt:i4>
      </vt:variant>
      <vt:variant>
        <vt:i4>614</vt:i4>
      </vt:variant>
      <vt:variant>
        <vt:i4>0</vt:i4>
      </vt:variant>
      <vt:variant>
        <vt:i4>5</vt:i4>
      </vt:variant>
      <vt:variant>
        <vt:lpwstr/>
      </vt:variant>
      <vt:variant>
        <vt:lpwstr>_Toc338859427</vt:lpwstr>
      </vt:variant>
      <vt:variant>
        <vt:i4>1507386</vt:i4>
      </vt:variant>
      <vt:variant>
        <vt:i4>608</vt:i4>
      </vt:variant>
      <vt:variant>
        <vt:i4>0</vt:i4>
      </vt:variant>
      <vt:variant>
        <vt:i4>5</vt:i4>
      </vt:variant>
      <vt:variant>
        <vt:lpwstr/>
      </vt:variant>
      <vt:variant>
        <vt:lpwstr>_Toc338859426</vt:lpwstr>
      </vt:variant>
      <vt:variant>
        <vt:i4>1507386</vt:i4>
      </vt:variant>
      <vt:variant>
        <vt:i4>602</vt:i4>
      </vt:variant>
      <vt:variant>
        <vt:i4>0</vt:i4>
      </vt:variant>
      <vt:variant>
        <vt:i4>5</vt:i4>
      </vt:variant>
      <vt:variant>
        <vt:lpwstr/>
      </vt:variant>
      <vt:variant>
        <vt:lpwstr>_Toc338859425</vt:lpwstr>
      </vt:variant>
      <vt:variant>
        <vt:i4>1507386</vt:i4>
      </vt:variant>
      <vt:variant>
        <vt:i4>596</vt:i4>
      </vt:variant>
      <vt:variant>
        <vt:i4>0</vt:i4>
      </vt:variant>
      <vt:variant>
        <vt:i4>5</vt:i4>
      </vt:variant>
      <vt:variant>
        <vt:lpwstr/>
      </vt:variant>
      <vt:variant>
        <vt:lpwstr>_Toc338859424</vt:lpwstr>
      </vt:variant>
      <vt:variant>
        <vt:i4>1507386</vt:i4>
      </vt:variant>
      <vt:variant>
        <vt:i4>590</vt:i4>
      </vt:variant>
      <vt:variant>
        <vt:i4>0</vt:i4>
      </vt:variant>
      <vt:variant>
        <vt:i4>5</vt:i4>
      </vt:variant>
      <vt:variant>
        <vt:lpwstr/>
      </vt:variant>
      <vt:variant>
        <vt:lpwstr>_Toc338859423</vt:lpwstr>
      </vt:variant>
      <vt:variant>
        <vt:i4>1507386</vt:i4>
      </vt:variant>
      <vt:variant>
        <vt:i4>584</vt:i4>
      </vt:variant>
      <vt:variant>
        <vt:i4>0</vt:i4>
      </vt:variant>
      <vt:variant>
        <vt:i4>5</vt:i4>
      </vt:variant>
      <vt:variant>
        <vt:lpwstr/>
      </vt:variant>
      <vt:variant>
        <vt:lpwstr>_Toc338859422</vt:lpwstr>
      </vt:variant>
      <vt:variant>
        <vt:i4>1507386</vt:i4>
      </vt:variant>
      <vt:variant>
        <vt:i4>578</vt:i4>
      </vt:variant>
      <vt:variant>
        <vt:i4>0</vt:i4>
      </vt:variant>
      <vt:variant>
        <vt:i4>5</vt:i4>
      </vt:variant>
      <vt:variant>
        <vt:lpwstr/>
      </vt:variant>
      <vt:variant>
        <vt:lpwstr>_Toc338859421</vt:lpwstr>
      </vt:variant>
      <vt:variant>
        <vt:i4>1507386</vt:i4>
      </vt:variant>
      <vt:variant>
        <vt:i4>572</vt:i4>
      </vt:variant>
      <vt:variant>
        <vt:i4>0</vt:i4>
      </vt:variant>
      <vt:variant>
        <vt:i4>5</vt:i4>
      </vt:variant>
      <vt:variant>
        <vt:lpwstr/>
      </vt:variant>
      <vt:variant>
        <vt:lpwstr>_Toc338859420</vt:lpwstr>
      </vt:variant>
      <vt:variant>
        <vt:i4>1310778</vt:i4>
      </vt:variant>
      <vt:variant>
        <vt:i4>566</vt:i4>
      </vt:variant>
      <vt:variant>
        <vt:i4>0</vt:i4>
      </vt:variant>
      <vt:variant>
        <vt:i4>5</vt:i4>
      </vt:variant>
      <vt:variant>
        <vt:lpwstr/>
      </vt:variant>
      <vt:variant>
        <vt:lpwstr>_Toc338859419</vt:lpwstr>
      </vt:variant>
      <vt:variant>
        <vt:i4>1310778</vt:i4>
      </vt:variant>
      <vt:variant>
        <vt:i4>560</vt:i4>
      </vt:variant>
      <vt:variant>
        <vt:i4>0</vt:i4>
      </vt:variant>
      <vt:variant>
        <vt:i4>5</vt:i4>
      </vt:variant>
      <vt:variant>
        <vt:lpwstr/>
      </vt:variant>
      <vt:variant>
        <vt:lpwstr>_Toc338859418</vt:lpwstr>
      </vt:variant>
      <vt:variant>
        <vt:i4>1310778</vt:i4>
      </vt:variant>
      <vt:variant>
        <vt:i4>554</vt:i4>
      </vt:variant>
      <vt:variant>
        <vt:i4>0</vt:i4>
      </vt:variant>
      <vt:variant>
        <vt:i4>5</vt:i4>
      </vt:variant>
      <vt:variant>
        <vt:lpwstr/>
      </vt:variant>
      <vt:variant>
        <vt:lpwstr>_Toc338859417</vt:lpwstr>
      </vt:variant>
      <vt:variant>
        <vt:i4>1310778</vt:i4>
      </vt:variant>
      <vt:variant>
        <vt:i4>548</vt:i4>
      </vt:variant>
      <vt:variant>
        <vt:i4>0</vt:i4>
      </vt:variant>
      <vt:variant>
        <vt:i4>5</vt:i4>
      </vt:variant>
      <vt:variant>
        <vt:lpwstr/>
      </vt:variant>
      <vt:variant>
        <vt:lpwstr>_Toc338859416</vt:lpwstr>
      </vt:variant>
      <vt:variant>
        <vt:i4>1310778</vt:i4>
      </vt:variant>
      <vt:variant>
        <vt:i4>542</vt:i4>
      </vt:variant>
      <vt:variant>
        <vt:i4>0</vt:i4>
      </vt:variant>
      <vt:variant>
        <vt:i4>5</vt:i4>
      </vt:variant>
      <vt:variant>
        <vt:lpwstr/>
      </vt:variant>
      <vt:variant>
        <vt:lpwstr>_Toc338859415</vt:lpwstr>
      </vt:variant>
      <vt:variant>
        <vt:i4>1310778</vt:i4>
      </vt:variant>
      <vt:variant>
        <vt:i4>536</vt:i4>
      </vt:variant>
      <vt:variant>
        <vt:i4>0</vt:i4>
      </vt:variant>
      <vt:variant>
        <vt:i4>5</vt:i4>
      </vt:variant>
      <vt:variant>
        <vt:lpwstr/>
      </vt:variant>
      <vt:variant>
        <vt:lpwstr>_Toc338859414</vt:lpwstr>
      </vt:variant>
      <vt:variant>
        <vt:i4>1310778</vt:i4>
      </vt:variant>
      <vt:variant>
        <vt:i4>530</vt:i4>
      </vt:variant>
      <vt:variant>
        <vt:i4>0</vt:i4>
      </vt:variant>
      <vt:variant>
        <vt:i4>5</vt:i4>
      </vt:variant>
      <vt:variant>
        <vt:lpwstr/>
      </vt:variant>
      <vt:variant>
        <vt:lpwstr>_Toc338859413</vt:lpwstr>
      </vt:variant>
      <vt:variant>
        <vt:i4>1310778</vt:i4>
      </vt:variant>
      <vt:variant>
        <vt:i4>524</vt:i4>
      </vt:variant>
      <vt:variant>
        <vt:i4>0</vt:i4>
      </vt:variant>
      <vt:variant>
        <vt:i4>5</vt:i4>
      </vt:variant>
      <vt:variant>
        <vt:lpwstr/>
      </vt:variant>
      <vt:variant>
        <vt:lpwstr>_Toc338859412</vt:lpwstr>
      </vt:variant>
      <vt:variant>
        <vt:i4>1310778</vt:i4>
      </vt:variant>
      <vt:variant>
        <vt:i4>518</vt:i4>
      </vt:variant>
      <vt:variant>
        <vt:i4>0</vt:i4>
      </vt:variant>
      <vt:variant>
        <vt:i4>5</vt:i4>
      </vt:variant>
      <vt:variant>
        <vt:lpwstr/>
      </vt:variant>
      <vt:variant>
        <vt:lpwstr>_Toc338859411</vt:lpwstr>
      </vt:variant>
      <vt:variant>
        <vt:i4>1310778</vt:i4>
      </vt:variant>
      <vt:variant>
        <vt:i4>512</vt:i4>
      </vt:variant>
      <vt:variant>
        <vt:i4>0</vt:i4>
      </vt:variant>
      <vt:variant>
        <vt:i4>5</vt:i4>
      </vt:variant>
      <vt:variant>
        <vt:lpwstr/>
      </vt:variant>
      <vt:variant>
        <vt:lpwstr>_Toc338859410</vt:lpwstr>
      </vt:variant>
      <vt:variant>
        <vt:i4>1376314</vt:i4>
      </vt:variant>
      <vt:variant>
        <vt:i4>506</vt:i4>
      </vt:variant>
      <vt:variant>
        <vt:i4>0</vt:i4>
      </vt:variant>
      <vt:variant>
        <vt:i4>5</vt:i4>
      </vt:variant>
      <vt:variant>
        <vt:lpwstr/>
      </vt:variant>
      <vt:variant>
        <vt:lpwstr>_Toc338859409</vt:lpwstr>
      </vt:variant>
      <vt:variant>
        <vt:i4>1376314</vt:i4>
      </vt:variant>
      <vt:variant>
        <vt:i4>500</vt:i4>
      </vt:variant>
      <vt:variant>
        <vt:i4>0</vt:i4>
      </vt:variant>
      <vt:variant>
        <vt:i4>5</vt:i4>
      </vt:variant>
      <vt:variant>
        <vt:lpwstr/>
      </vt:variant>
      <vt:variant>
        <vt:lpwstr>_Toc338859408</vt:lpwstr>
      </vt:variant>
      <vt:variant>
        <vt:i4>1376314</vt:i4>
      </vt:variant>
      <vt:variant>
        <vt:i4>494</vt:i4>
      </vt:variant>
      <vt:variant>
        <vt:i4>0</vt:i4>
      </vt:variant>
      <vt:variant>
        <vt:i4>5</vt:i4>
      </vt:variant>
      <vt:variant>
        <vt:lpwstr/>
      </vt:variant>
      <vt:variant>
        <vt:lpwstr>_Toc338859407</vt:lpwstr>
      </vt:variant>
      <vt:variant>
        <vt:i4>1376314</vt:i4>
      </vt:variant>
      <vt:variant>
        <vt:i4>488</vt:i4>
      </vt:variant>
      <vt:variant>
        <vt:i4>0</vt:i4>
      </vt:variant>
      <vt:variant>
        <vt:i4>5</vt:i4>
      </vt:variant>
      <vt:variant>
        <vt:lpwstr/>
      </vt:variant>
      <vt:variant>
        <vt:lpwstr>_Toc338859406</vt:lpwstr>
      </vt:variant>
      <vt:variant>
        <vt:i4>1376314</vt:i4>
      </vt:variant>
      <vt:variant>
        <vt:i4>482</vt:i4>
      </vt:variant>
      <vt:variant>
        <vt:i4>0</vt:i4>
      </vt:variant>
      <vt:variant>
        <vt:i4>5</vt:i4>
      </vt:variant>
      <vt:variant>
        <vt:lpwstr/>
      </vt:variant>
      <vt:variant>
        <vt:lpwstr>_Toc338859405</vt:lpwstr>
      </vt:variant>
      <vt:variant>
        <vt:i4>1376314</vt:i4>
      </vt:variant>
      <vt:variant>
        <vt:i4>476</vt:i4>
      </vt:variant>
      <vt:variant>
        <vt:i4>0</vt:i4>
      </vt:variant>
      <vt:variant>
        <vt:i4>5</vt:i4>
      </vt:variant>
      <vt:variant>
        <vt:lpwstr/>
      </vt:variant>
      <vt:variant>
        <vt:lpwstr>_Toc338859404</vt:lpwstr>
      </vt:variant>
      <vt:variant>
        <vt:i4>1376314</vt:i4>
      </vt:variant>
      <vt:variant>
        <vt:i4>470</vt:i4>
      </vt:variant>
      <vt:variant>
        <vt:i4>0</vt:i4>
      </vt:variant>
      <vt:variant>
        <vt:i4>5</vt:i4>
      </vt:variant>
      <vt:variant>
        <vt:lpwstr/>
      </vt:variant>
      <vt:variant>
        <vt:lpwstr>_Toc338859403</vt:lpwstr>
      </vt:variant>
      <vt:variant>
        <vt:i4>1376314</vt:i4>
      </vt:variant>
      <vt:variant>
        <vt:i4>464</vt:i4>
      </vt:variant>
      <vt:variant>
        <vt:i4>0</vt:i4>
      </vt:variant>
      <vt:variant>
        <vt:i4>5</vt:i4>
      </vt:variant>
      <vt:variant>
        <vt:lpwstr/>
      </vt:variant>
      <vt:variant>
        <vt:lpwstr>_Toc338859402</vt:lpwstr>
      </vt:variant>
      <vt:variant>
        <vt:i4>1376314</vt:i4>
      </vt:variant>
      <vt:variant>
        <vt:i4>458</vt:i4>
      </vt:variant>
      <vt:variant>
        <vt:i4>0</vt:i4>
      </vt:variant>
      <vt:variant>
        <vt:i4>5</vt:i4>
      </vt:variant>
      <vt:variant>
        <vt:lpwstr/>
      </vt:variant>
      <vt:variant>
        <vt:lpwstr>_Toc338859401</vt:lpwstr>
      </vt:variant>
      <vt:variant>
        <vt:i4>1376314</vt:i4>
      </vt:variant>
      <vt:variant>
        <vt:i4>452</vt:i4>
      </vt:variant>
      <vt:variant>
        <vt:i4>0</vt:i4>
      </vt:variant>
      <vt:variant>
        <vt:i4>5</vt:i4>
      </vt:variant>
      <vt:variant>
        <vt:lpwstr/>
      </vt:variant>
      <vt:variant>
        <vt:lpwstr>_Toc338859400</vt:lpwstr>
      </vt:variant>
      <vt:variant>
        <vt:i4>1835069</vt:i4>
      </vt:variant>
      <vt:variant>
        <vt:i4>446</vt:i4>
      </vt:variant>
      <vt:variant>
        <vt:i4>0</vt:i4>
      </vt:variant>
      <vt:variant>
        <vt:i4>5</vt:i4>
      </vt:variant>
      <vt:variant>
        <vt:lpwstr/>
      </vt:variant>
      <vt:variant>
        <vt:lpwstr>_Toc338859399</vt:lpwstr>
      </vt:variant>
      <vt:variant>
        <vt:i4>1835069</vt:i4>
      </vt:variant>
      <vt:variant>
        <vt:i4>440</vt:i4>
      </vt:variant>
      <vt:variant>
        <vt:i4>0</vt:i4>
      </vt:variant>
      <vt:variant>
        <vt:i4>5</vt:i4>
      </vt:variant>
      <vt:variant>
        <vt:lpwstr/>
      </vt:variant>
      <vt:variant>
        <vt:lpwstr>_Toc338859398</vt:lpwstr>
      </vt:variant>
      <vt:variant>
        <vt:i4>1835069</vt:i4>
      </vt:variant>
      <vt:variant>
        <vt:i4>434</vt:i4>
      </vt:variant>
      <vt:variant>
        <vt:i4>0</vt:i4>
      </vt:variant>
      <vt:variant>
        <vt:i4>5</vt:i4>
      </vt:variant>
      <vt:variant>
        <vt:lpwstr/>
      </vt:variant>
      <vt:variant>
        <vt:lpwstr>_Toc338859397</vt:lpwstr>
      </vt:variant>
      <vt:variant>
        <vt:i4>1835069</vt:i4>
      </vt:variant>
      <vt:variant>
        <vt:i4>428</vt:i4>
      </vt:variant>
      <vt:variant>
        <vt:i4>0</vt:i4>
      </vt:variant>
      <vt:variant>
        <vt:i4>5</vt:i4>
      </vt:variant>
      <vt:variant>
        <vt:lpwstr/>
      </vt:variant>
      <vt:variant>
        <vt:lpwstr>_Toc338859396</vt:lpwstr>
      </vt:variant>
      <vt:variant>
        <vt:i4>1835069</vt:i4>
      </vt:variant>
      <vt:variant>
        <vt:i4>422</vt:i4>
      </vt:variant>
      <vt:variant>
        <vt:i4>0</vt:i4>
      </vt:variant>
      <vt:variant>
        <vt:i4>5</vt:i4>
      </vt:variant>
      <vt:variant>
        <vt:lpwstr/>
      </vt:variant>
      <vt:variant>
        <vt:lpwstr>_Toc338859395</vt:lpwstr>
      </vt:variant>
      <vt:variant>
        <vt:i4>1835069</vt:i4>
      </vt:variant>
      <vt:variant>
        <vt:i4>416</vt:i4>
      </vt:variant>
      <vt:variant>
        <vt:i4>0</vt:i4>
      </vt:variant>
      <vt:variant>
        <vt:i4>5</vt:i4>
      </vt:variant>
      <vt:variant>
        <vt:lpwstr/>
      </vt:variant>
      <vt:variant>
        <vt:lpwstr>_Toc338859394</vt:lpwstr>
      </vt:variant>
      <vt:variant>
        <vt:i4>1835069</vt:i4>
      </vt:variant>
      <vt:variant>
        <vt:i4>410</vt:i4>
      </vt:variant>
      <vt:variant>
        <vt:i4>0</vt:i4>
      </vt:variant>
      <vt:variant>
        <vt:i4>5</vt:i4>
      </vt:variant>
      <vt:variant>
        <vt:lpwstr/>
      </vt:variant>
      <vt:variant>
        <vt:lpwstr>_Toc338859393</vt:lpwstr>
      </vt:variant>
      <vt:variant>
        <vt:i4>1835069</vt:i4>
      </vt:variant>
      <vt:variant>
        <vt:i4>404</vt:i4>
      </vt:variant>
      <vt:variant>
        <vt:i4>0</vt:i4>
      </vt:variant>
      <vt:variant>
        <vt:i4>5</vt:i4>
      </vt:variant>
      <vt:variant>
        <vt:lpwstr/>
      </vt:variant>
      <vt:variant>
        <vt:lpwstr>_Toc338859392</vt:lpwstr>
      </vt:variant>
      <vt:variant>
        <vt:i4>1835069</vt:i4>
      </vt:variant>
      <vt:variant>
        <vt:i4>398</vt:i4>
      </vt:variant>
      <vt:variant>
        <vt:i4>0</vt:i4>
      </vt:variant>
      <vt:variant>
        <vt:i4>5</vt:i4>
      </vt:variant>
      <vt:variant>
        <vt:lpwstr/>
      </vt:variant>
      <vt:variant>
        <vt:lpwstr>_Toc338859391</vt:lpwstr>
      </vt:variant>
      <vt:variant>
        <vt:i4>1835069</vt:i4>
      </vt:variant>
      <vt:variant>
        <vt:i4>392</vt:i4>
      </vt:variant>
      <vt:variant>
        <vt:i4>0</vt:i4>
      </vt:variant>
      <vt:variant>
        <vt:i4>5</vt:i4>
      </vt:variant>
      <vt:variant>
        <vt:lpwstr/>
      </vt:variant>
      <vt:variant>
        <vt:lpwstr>_Toc338859390</vt:lpwstr>
      </vt:variant>
      <vt:variant>
        <vt:i4>1900605</vt:i4>
      </vt:variant>
      <vt:variant>
        <vt:i4>386</vt:i4>
      </vt:variant>
      <vt:variant>
        <vt:i4>0</vt:i4>
      </vt:variant>
      <vt:variant>
        <vt:i4>5</vt:i4>
      </vt:variant>
      <vt:variant>
        <vt:lpwstr/>
      </vt:variant>
      <vt:variant>
        <vt:lpwstr>_Toc338859389</vt:lpwstr>
      </vt:variant>
      <vt:variant>
        <vt:i4>1900605</vt:i4>
      </vt:variant>
      <vt:variant>
        <vt:i4>380</vt:i4>
      </vt:variant>
      <vt:variant>
        <vt:i4>0</vt:i4>
      </vt:variant>
      <vt:variant>
        <vt:i4>5</vt:i4>
      </vt:variant>
      <vt:variant>
        <vt:lpwstr/>
      </vt:variant>
      <vt:variant>
        <vt:lpwstr>_Toc338859388</vt:lpwstr>
      </vt:variant>
      <vt:variant>
        <vt:i4>1900605</vt:i4>
      </vt:variant>
      <vt:variant>
        <vt:i4>374</vt:i4>
      </vt:variant>
      <vt:variant>
        <vt:i4>0</vt:i4>
      </vt:variant>
      <vt:variant>
        <vt:i4>5</vt:i4>
      </vt:variant>
      <vt:variant>
        <vt:lpwstr/>
      </vt:variant>
      <vt:variant>
        <vt:lpwstr>_Toc338859387</vt:lpwstr>
      </vt:variant>
      <vt:variant>
        <vt:i4>1900605</vt:i4>
      </vt:variant>
      <vt:variant>
        <vt:i4>368</vt:i4>
      </vt:variant>
      <vt:variant>
        <vt:i4>0</vt:i4>
      </vt:variant>
      <vt:variant>
        <vt:i4>5</vt:i4>
      </vt:variant>
      <vt:variant>
        <vt:lpwstr/>
      </vt:variant>
      <vt:variant>
        <vt:lpwstr>_Toc338859386</vt:lpwstr>
      </vt:variant>
      <vt:variant>
        <vt:i4>1900605</vt:i4>
      </vt:variant>
      <vt:variant>
        <vt:i4>362</vt:i4>
      </vt:variant>
      <vt:variant>
        <vt:i4>0</vt:i4>
      </vt:variant>
      <vt:variant>
        <vt:i4>5</vt:i4>
      </vt:variant>
      <vt:variant>
        <vt:lpwstr/>
      </vt:variant>
      <vt:variant>
        <vt:lpwstr>_Toc338859385</vt:lpwstr>
      </vt:variant>
      <vt:variant>
        <vt:i4>1900605</vt:i4>
      </vt:variant>
      <vt:variant>
        <vt:i4>356</vt:i4>
      </vt:variant>
      <vt:variant>
        <vt:i4>0</vt:i4>
      </vt:variant>
      <vt:variant>
        <vt:i4>5</vt:i4>
      </vt:variant>
      <vt:variant>
        <vt:lpwstr/>
      </vt:variant>
      <vt:variant>
        <vt:lpwstr>_Toc338859384</vt:lpwstr>
      </vt:variant>
      <vt:variant>
        <vt:i4>1900605</vt:i4>
      </vt:variant>
      <vt:variant>
        <vt:i4>350</vt:i4>
      </vt:variant>
      <vt:variant>
        <vt:i4>0</vt:i4>
      </vt:variant>
      <vt:variant>
        <vt:i4>5</vt:i4>
      </vt:variant>
      <vt:variant>
        <vt:lpwstr/>
      </vt:variant>
      <vt:variant>
        <vt:lpwstr>_Toc338859383</vt:lpwstr>
      </vt:variant>
      <vt:variant>
        <vt:i4>1900605</vt:i4>
      </vt:variant>
      <vt:variant>
        <vt:i4>344</vt:i4>
      </vt:variant>
      <vt:variant>
        <vt:i4>0</vt:i4>
      </vt:variant>
      <vt:variant>
        <vt:i4>5</vt:i4>
      </vt:variant>
      <vt:variant>
        <vt:lpwstr/>
      </vt:variant>
      <vt:variant>
        <vt:lpwstr>_Toc338859382</vt:lpwstr>
      </vt:variant>
      <vt:variant>
        <vt:i4>1900605</vt:i4>
      </vt:variant>
      <vt:variant>
        <vt:i4>338</vt:i4>
      </vt:variant>
      <vt:variant>
        <vt:i4>0</vt:i4>
      </vt:variant>
      <vt:variant>
        <vt:i4>5</vt:i4>
      </vt:variant>
      <vt:variant>
        <vt:lpwstr/>
      </vt:variant>
      <vt:variant>
        <vt:lpwstr>_Toc338859381</vt:lpwstr>
      </vt:variant>
      <vt:variant>
        <vt:i4>1900605</vt:i4>
      </vt:variant>
      <vt:variant>
        <vt:i4>332</vt:i4>
      </vt:variant>
      <vt:variant>
        <vt:i4>0</vt:i4>
      </vt:variant>
      <vt:variant>
        <vt:i4>5</vt:i4>
      </vt:variant>
      <vt:variant>
        <vt:lpwstr/>
      </vt:variant>
      <vt:variant>
        <vt:lpwstr>_Toc338859380</vt:lpwstr>
      </vt:variant>
      <vt:variant>
        <vt:i4>1179709</vt:i4>
      </vt:variant>
      <vt:variant>
        <vt:i4>326</vt:i4>
      </vt:variant>
      <vt:variant>
        <vt:i4>0</vt:i4>
      </vt:variant>
      <vt:variant>
        <vt:i4>5</vt:i4>
      </vt:variant>
      <vt:variant>
        <vt:lpwstr/>
      </vt:variant>
      <vt:variant>
        <vt:lpwstr>_Toc338859379</vt:lpwstr>
      </vt:variant>
      <vt:variant>
        <vt:i4>1179709</vt:i4>
      </vt:variant>
      <vt:variant>
        <vt:i4>320</vt:i4>
      </vt:variant>
      <vt:variant>
        <vt:i4>0</vt:i4>
      </vt:variant>
      <vt:variant>
        <vt:i4>5</vt:i4>
      </vt:variant>
      <vt:variant>
        <vt:lpwstr/>
      </vt:variant>
      <vt:variant>
        <vt:lpwstr>_Toc338859378</vt:lpwstr>
      </vt:variant>
      <vt:variant>
        <vt:i4>1179709</vt:i4>
      </vt:variant>
      <vt:variant>
        <vt:i4>311</vt:i4>
      </vt:variant>
      <vt:variant>
        <vt:i4>0</vt:i4>
      </vt:variant>
      <vt:variant>
        <vt:i4>5</vt:i4>
      </vt:variant>
      <vt:variant>
        <vt:lpwstr/>
      </vt:variant>
      <vt:variant>
        <vt:lpwstr>_Toc338859377</vt:lpwstr>
      </vt:variant>
      <vt:variant>
        <vt:i4>1179709</vt:i4>
      </vt:variant>
      <vt:variant>
        <vt:i4>305</vt:i4>
      </vt:variant>
      <vt:variant>
        <vt:i4>0</vt:i4>
      </vt:variant>
      <vt:variant>
        <vt:i4>5</vt:i4>
      </vt:variant>
      <vt:variant>
        <vt:lpwstr/>
      </vt:variant>
      <vt:variant>
        <vt:lpwstr>_Toc338859376</vt:lpwstr>
      </vt:variant>
      <vt:variant>
        <vt:i4>1179709</vt:i4>
      </vt:variant>
      <vt:variant>
        <vt:i4>299</vt:i4>
      </vt:variant>
      <vt:variant>
        <vt:i4>0</vt:i4>
      </vt:variant>
      <vt:variant>
        <vt:i4>5</vt:i4>
      </vt:variant>
      <vt:variant>
        <vt:lpwstr/>
      </vt:variant>
      <vt:variant>
        <vt:lpwstr>_Toc338859375</vt:lpwstr>
      </vt:variant>
      <vt:variant>
        <vt:i4>1179709</vt:i4>
      </vt:variant>
      <vt:variant>
        <vt:i4>293</vt:i4>
      </vt:variant>
      <vt:variant>
        <vt:i4>0</vt:i4>
      </vt:variant>
      <vt:variant>
        <vt:i4>5</vt:i4>
      </vt:variant>
      <vt:variant>
        <vt:lpwstr/>
      </vt:variant>
      <vt:variant>
        <vt:lpwstr>_Toc338859374</vt:lpwstr>
      </vt:variant>
      <vt:variant>
        <vt:i4>1179709</vt:i4>
      </vt:variant>
      <vt:variant>
        <vt:i4>287</vt:i4>
      </vt:variant>
      <vt:variant>
        <vt:i4>0</vt:i4>
      </vt:variant>
      <vt:variant>
        <vt:i4>5</vt:i4>
      </vt:variant>
      <vt:variant>
        <vt:lpwstr/>
      </vt:variant>
      <vt:variant>
        <vt:lpwstr>_Toc338859373</vt:lpwstr>
      </vt:variant>
      <vt:variant>
        <vt:i4>1179709</vt:i4>
      </vt:variant>
      <vt:variant>
        <vt:i4>281</vt:i4>
      </vt:variant>
      <vt:variant>
        <vt:i4>0</vt:i4>
      </vt:variant>
      <vt:variant>
        <vt:i4>5</vt:i4>
      </vt:variant>
      <vt:variant>
        <vt:lpwstr/>
      </vt:variant>
      <vt:variant>
        <vt:lpwstr>_Toc338859372</vt:lpwstr>
      </vt:variant>
      <vt:variant>
        <vt:i4>1179709</vt:i4>
      </vt:variant>
      <vt:variant>
        <vt:i4>275</vt:i4>
      </vt:variant>
      <vt:variant>
        <vt:i4>0</vt:i4>
      </vt:variant>
      <vt:variant>
        <vt:i4>5</vt:i4>
      </vt:variant>
      <vt:variant>
        <vt:lpwstr/>
      </vt:variant>
      <vt:variant>
        <vt:lpwstr>_Toc338859371</vt:lpwstr>
      </vt:variant>
      <vt:variant>
        <vt:i4>1179709</vt:i4>
      </vt:variant>
      <vt:variant>
        <vt:i4>269</vt:i4>
      </vt:variant>
      <vt:variant>
        <vt:i4>0</vt:i4>
      </vt:variant>
      <vt:variant>
        <vt:i4>5</vt:i4>
      </vt:variant>
      <vt:variant>
        <vt:lpwstr/>
      </vt:variant>
      <vt:variant>
        <vt:lpwstr>_Toc338859370</vt:lpwstr>
      </vt:variant>
      <vt:variant>
        <vt:i4>1245245</vt:i4>
      </vt:variant>
      <vt:variant>
        <vt:i4>263</vt:i4>
      </vt:variant>
      <vt:variant>
        <vt:i4>0</vt:i4>
      </vt:variant>
      <vt:variant>
        <vt:i4>5</vt:i4>
      </vt:variant>
      <vt:variant>
        <vt:lpwstr/>
      </vt:variant>
      <vt:variant>
        <vt:lpwstr>_Toc338859369</vt:lpwstr>
      </vt:variant>
      <vt:variant>
        <vt:i4>1245245</vt:i4>
      </vt:variant>
      <vt:variant>
        <vt:i4>257</vt:i4>
      </vt:variant>
      <vt:variant>
        <vt:i4>0</vt:i4>
      </vt:variant>
      <vt:variant>
        <vt:i4>5</vt:i4>
      </vt:variant>
      <vt:variant>
        <vt:lpwstr/>
      </vt:variant>
      <vt:variant>
        <vt:lpwstr>_Toc338859368</vt:lpwstr>
      </vt:variant>
      <vt:variant>
        <vt:i4>1245245</vt:i4>
      </vt:variant>
      <vt:variant>
        <vt:i4>251</vt:i4>
      </vt:variant>
      <vt:variant>
        <vt:i4>0</vt:i4>
      </vt:variant>
      <vt:variant>
        <vt:i4>5</vt:i4>
      </vt:variant>
      <vt:variant>
        <vt:lpwstr/>
      </vt:variant>
      <vt:variant>
        <vt:lpwstr>_Toc338859367</vt:lpwstr>
      </vt:variant>
      <vt:variant>
        <vt:i4>1245245</vt:i4>
      </vt:variant>
      <vt:variant>
        <vt:i4>245</vt:i4>
      </vt:variant>
      <vt:variant>
        <vt:i4>0</vt:i4>
      </vt:variant>
      <vt:variant>
        <vt:i4>5</vt:i4>
      </vt:variant>
      <vt:variant>
        <vt:lpwstr/>
      </vt:variant>
      <vt:variant>
        <vt:lpwstr>_Toc338859366</vt:lpwstr>
      </vt:variant>
      <vt:variant>
        <vt:i4>1245245</vt:i4>
      </vt:variant>
      <vt:variant>
        <vt:i4>239</vt:i4>
      </vt:variant>
      <vt:variant>
        <vt:i4>0</vt:i4>
      </vt:variant>
      <vt:variant>
        <vt:i4>5</vt:i4>
      </vt:variant>
      <vt:variant>
        <vt:lpwstr/>
      </vt:variant>
      <vt:variant>
        <vt:lpwstr>_Toc338859365</vt:lpwstr>
      </vt:variant>
      <vt:variant>
        <vt:i4>1245245</vt:i4>
      </vt:variant>
      <vt:variant>
        <vt:i4>233</vt:i4>
      </vt:variant>
      <vt:variant>
        <vt:i4>0</vt:i4>
      </vt:variant>
      <vt:variant>
        <vt:i4>5</vt:i4>
      </vt:variant>
      <vt:variant>
        <vt:lpwstr/>
      </vt:variant>
      <vt:variant>
        <vt:lpwstr>_Toc338859364</vt:lpwstr>
      </vt:variant>
      <vt:variant>
        <vt:i4>1245245</vt:i4>
      </vt:variant>
      <vt:variant>
        <vt:i4>227</vt:i4>
      </vt:variant>
      <vt:variant>
        <vt:i4>0</vt:i4>
      </vt:variant>
      <vt:variant>
        <vt:i4>5</vt:i4>
      </vt:variant>
      <vt:variant>
        <vt:lpwstr/>
      </vt:variant>
      <vt:variant>
        <vt:lpwstr>_Toc338859363</vt:lpwstr>
      </vt:variant>
      <vt:variant>
        <vt:i4>1245245</vt:i4>
      </vt:variant>
      <vt:variant>
        <vt:i4>221</vt:i4>
      </vt:variant>
      <vt:variant>
        <vt:i4>0</vt:i4>
      </vt:variant>
      <vt:variant>
        <vt:i4>5</vt:i4>
      </vt:variant>
      <vt:variant>
        <vt:lpwstr/>
      </vt:variant>
      <vt:variant>
        <vt:lpwstr>_Toc338859362</vt:lpwstr>
      </vt:variant>
      <vt:variant>
        <vt:i4>1245245</vt:i4>
      </vt:variant>
      <vt:variant>
        <vt:i4>215</vt:i4>
      </vt:variant>
      <vt:variant>
        <vt:i4>0</vt:i4>
      </vt:variant>
      <vt:variant>
        <vt:i4>5</vt:i4>
      </vt:variant>
      <vt:variant>
        <vt:lpwstr/>
      </vt:variant>
      <vt:variant>
        <vt:lpwstr>_Toc338859361</vt:lpwstr>
      </vt:variant>
      <vt:variant>
        <vt:i4>1245245</vt:i4>
      </vt:variant>
      <vt:variant>
        <vt:i4>209</vt:i4>
      </vt:variant>
      <vt:variant>
        <vt:i4>0</vt:i4>
      </vt:variant>
      <vt:variant>
        <vt:i4>5</vt:i4>
      </vt:variant>
      <vt:variant>
        <vt:lpwstr/>
      </vt:variant>
      <vt:variant>
        <vt:lpwstr>_Toc338859360</vt:lpwstr>
      </vt:variant>
      <vt:variant>
        <vt:i4>1048637</vt:i4>
      </vt:variant>
      <vt:variant>
        <vt:i4>203</vt:i4>
      </vt:variant>
      <vt:variant>
        <vt:i4>0</vt:i4>
      </vt:variant>
      <vt:variant>
        <vt:i4>5</vt:i4>
      </vt:variant>
      <vt:variant>
        <vt:lpwstr/>
      </vt:variant>
      <vt:variant>
        <vt:lpwstr>_Toc338859359</vt:lpwstr>
      </vt:variant>
      <vt:variant>
        <vt:i4>1048637</vt:i4>
      </vt:variant>
      <vt:variant>
        <vt:i4>197</vt:i4>
      </vt:variant>
      <vt:variant>
        <vt:i4>0</vt:i4>
      </vt:variant>
      <vt:variant>
        <vt:i4>5</vt:i4>
      </vt:variant>
      <vt:variant>
        <vt:lpwstr/>
      </vt:variant>
      <vt:variant>
        <vt:lpwstr>_Toc338859358</vt:lpwstr>
      </vt:variant>
      <vt:variant>
        <vt:i4>1048637</vt:i4>
      </vt:variant>
      <vt:variant>
        <vt:i4>191</vt:i4>
      </vt:variant>
      <vt:variant>
        <vt:i4>0</vt:i4>
      </vt:variant>
      <vt:variant>
        <vt:i4>5</vt:i4>
      </vt:variant>
      <vt:variant>
        <vt:lpwstr/>
      </vt:variant>
      <vt:variant>
        <vt:lpwstr>_Toc338859357</vt:lpwstr>
      </vt:variant>
      <vt:variant>
        <vt:i4>1048637</vt:i4>
      </vt:variant>
      <vt:variant>
        <vt:i4>185</vt:i4>
      </vt:variant>
      <vt:variant>
        <vt:i4>0</vt:i4>
      </vt:variant>
      <vt:variant>
        <vt:i4>5</vt:i4>
      </vt:variant>
      <vt:variant>
        <vt:lpwstr/>
      </vt:variant>
      <vt:variant>
        <vt:lpwstr>_Toc338859356</vt:lpwstr>
      </vt:variant>
      <vt:variant>
        <vt:i4>1048637</vt:i4>
      </vt:variant>
      <vt:variant>
        <vt:i4>179</vt:i4>
      </vt:variant>
      <vt:variant>
        <vt:i4>0</vt:i4>
      </vt:variant>
      <vt:variant>
        <vt:i4>5</vt:i4>
      </vt:variant>
      <vt:variant>
        <vt:lpwstr/>
      </vt:variant>
      <vt:variant>
        <vt:lpwstr>_Toc338859355</vt:lpwstr>
      </vt:variant>
      <vt:variant>
        <vt:i4>1048637</vt:i4>
      </vt:variant>
      <vt:variant>
        <vt:i4>173</vt:i4>
      </vt:variant>
      <vt:variant>
        <vt:i4>0</vt:i4>
      </vt:variant>
      <vt:variant>
        <vt:i4>5</vt:i4>
      </vt:variant>
      <vt:variant>
        <vt:lpwstr/>
      </vt:variant>
      <vt:variant>
        <vt:lpwstr>_Toc338859354</vt:lpwstr>
      </vt:variant>
      <vt:variant>
        <vt:i4>1048637</vt:i4>
      </vt:variant>
      <vt:variant>
        <vt:i4>167</vt:i4>
      </vt:variant>
      <vt:variant>
        <vt:i4>0</vt:i4>
      </vt:variant>
      <vt:variant>
        <vt:i4>5</vt:i4>
      </vt:variant>
      <vt:variant>
        <vt:lpwstr/>
      </vt:variant>
      <vt:variant>
        <vt:lpwstr>_Toc338859353</vt:lpwstr>
      </vt:variant>
      <vt:variant>
        <vt:i4>1048637</vt:i4>
      </vt:variant>
      <vt:variant>
        <vt:i4>161</vt:i4>
      </vt:variant>
      <vt:variant>
        <vt:i4>0</vt:i4>
      </vt:variant>
      <vt:variant>
        <vt:i4>5</vt:i4>
      </vt:variant>
      <vt:variant>
        <vt:lpwstr/>
      </vt:variant>
      <vt:variant>
        <vt:lpwstr>_Toc338859352</vt:lpwstr>
      </vt:variant>
      <vt:variant>
        <vt:i4>1048637</vt:i4>
      </vt:variant>
      <vt:variant>
        <vt:i4>155</vt:i4>
      </vt:variant>
      <vt:variant>
        <vt:i4>0</vt:i4>
      </vt:variant>
      <vt:variant>
        <vt:i4>5</vt:i4>
      </vt:variant>
      <vt:variant>
        <vt:lpwstr/>
      </vt:variant>
      <vt:variant>
        <vt:lpwstr>_Toc338859351</vt:lpwstr>
      </vt:variant>
      <vt:variant>
        <vt:i4>1048637</vt:i4>
      </vt:variant>
      <vt:variant>
        <vt:i4>149</vt:i4>
      </vt:variant>
      <vt:variant>
        <vt:i4>0</vt:i4>
      </vt:variant>
      <vt:variant>
        <vt:i4>5</vt:i4>
      </vt:variant>
      <vt:variant>
        <vt:lpwstr/>
      </vt:variant>
      <vt:variant>
        <vt:lpwstr>_Toc338859350</vt:lpwstr>
      </vt:variant>
      <vt:variant>
        <vt:i4>1114173</vt:i4>
      </vt:variant>
      <vt:variant>
        <vt:i4>143</vt:i4>
      </vt:variant>
      <vt:variant>
        <vt:i4>0</vt:i4>
      </vt:variant>
      <vt:variant>
        <vt:i4>5</vt:i4>
      </vt:variant>
      <vt:variant>
        <vt:lpwstr/>
      </vt:variant>
      <vt:variant>
        <vt:lpwstr>_Toc338859349</vt:lpwstr>
      </vt:variant>
      <vt:variant>
        <vt:i4>1114173</vt:i4>
      </vt:variant>
      <vt:variant>
        <vt:i4>137</vt:i4>
      </vt:variant>
      <vt:variant>
        <vt:i4>0</vt:i4>
      </vt:variant>
      <vt:variant>
        <vt:i4>5</vt:i4>
      </vt:variant>
      <vt:variant>
        <vt:lpwstr/>
      </vt:variant>
      <vt:variant>
        <vt:lpwstr>_Toc338859348</vt:lpwstr>
      </vt:variant>
      <vt:variant>
        <vt:i4>1114173</vt:i4>
      </vt:variant>
      <vt:variant>
        <vt:i4>131</vt:i4>
      </vt:variant>
      <vt:variant>
        <vt:i4>0</vt:i4>
      </vt:variant>
      <vt:variant>
        <vt:i4>5</vt:i4>
      </vt:variant>
      <vt:variant>
        <vt:lpwstr/>
      </vt:variant>
      <vt:variant>
        <vt:lpwstr>_Toc338859347</vt:lpwstr>
      </vt:variant>
      <vt:variant>
        <vt:i4>1114173</vt:i4>
      </vt:variant>
      <vt:variant>
        <vt:i4>125</vt:i4>
      </vt:variant>
      <vt:variant>
        <vt:i4>0</vt:i4>
      </vt:variant>
      <vt:variant>
        <vt:i4>5</vt:i4>
      </vt:variant>
      <vt:variant>
        <vt:lpwstr/>
      </vt:variant>
      <vt:variant>
        <vt:lpwstr>_Toc338859346</vt:lpwstr>
      </vt:variant>
      <vt:variant>
        <vt:i4>1114173</vt:i4>
      </vt:variant>
      <vt:variant>
        <vt:i4>119</vt:i4>
      </vt:variant>
      <vt:variant>
        <vt:i4>0</vt:i4>
      </vt:variant>
      <vt:variant>
        <vt:i4>5</vt:i4>
      </vt:variant>
      <vt:variant>
        <vt:lpwstr/>
      </vt:variant>
      <vt:variant>
        <vt:lpwstr>_Toc338859345</vt:lpwstr>
      </vt:variant>
      <vt:variant>
        <vt:i4>1114173</vt:i4>
      </vt:variant>
      <vt:variant>
        <vt:i4>113</vt:i4>
      </vt:variant>
      <vt:variant>
        <vt:i4>0</vt:i4>
      </vt:variant>
      <vt:variant>
        <vt:i4>5</vt:i4>
      </vt:variant>
      <vt:variant>
        <vt:lpwstr/>
      </vt:variant>
      <vt:variant>
        <vt:lpwstr>_Toc338859344</vt:lpwstr>
      </vt:variant>
      <vt:variant>
        <vt:i4>1114173</vt:i4>
      </vt:variant>
      <vt:variant>
        <vt:i4>107</vt:i4>
      </vt:variant>
      <vt:variant>
        <vt:i4>0</vt:i4>
      </vt:variant>
      <vt:variant>
        <vt:i4>5</vt:i4>
      </vt:variant>
      <vt:variant>
        <vt:lpwstr/>
      </vt:variant>
      <vt:variant>
        <vt:lpwstr>_Toc338859343</vt:lpwstr>
      </vt:variant>
      <vt:variant>
        <vt:i4>1114173</vt:i4>
      </vt:variant>
      <vt:variant>
        <vt:i4>101</vt:i4>
      </vt:variant>
      <vt:variant>
        <vt:i4>0</vt:i4>
      </vt:variant>
      <vt:variant>
        <vt:i4>5</vt:i4>
      </vt:variant>
      <vt:variant>
        <vt:lpwstr/>
      </vt:variant>
      <vt:variant>
        <vt:lpwstr>_Toc338859342</vt:lpwstr>
      </vt:variant>
      <vt:variant>
        <vt:i4>1114173</vt:i4>
      </vt:variant>
      <vt:variant>
        <vt:i4>95</vt:i4>
      </vt:variant>
      <vt:variant>
        <vt:i4>0</vt:i4>
      </vt:variant>
      <vt:variant>
        <vt:i4>5</vt:i4>
      </vt:variant>
      <vt:variant>
        <vt:lpwstr/>
      </vt:variant>
      <vt:variant>
        <vt:lpwstr>_Toc338859341</vt:lpwstr>
      </vt:variant>
      <vt:variant>
        <vt:i4>1114173</vt:i4>
      </vt:variant>
      <vt:variant>
        <vt:i4>89</vt:i4>
      </vt:variant>
      <vt:variant>
        <vt:i4>0</vt:i4>
      </vt:variant>
      <vt:variant>
        <vt:i4>5</vt:i4>
      </vt:variant>
      <vt:variant>
        <vt:lpwstr/>
      </vt:variant>
      <vt:variant>
        <vt:lpwstr>_Toc338859340</vt:lpwstr>
      </vt:variant>
      <vt:variant>
        <vt:i4>1441853</vt:i4>
      </vt:variant>
      <vt:variant>
        <vt:i4>83</vt:i4>
      </vt:variant>
      <vt:variant>
        <vt:i4>0</vt:i4>
      </vt:variant>
      <vt:variant>
        <vt:i4>5</vt:i4>
      </vt:variant>
      <vt:variant>
        <vt:lpwstr/>
      </vt:variant>
      <vt:variant>
        <vt:lpwstr>_Toc338859339</vt:lpwstr>
      </vt:variant>
      <vt:variant>
        <vt:i4>1441853</vt:i4>
      </vt:variant>
      <vt:variant>
        <vt:i4>77</vt:i4>
      </vt:variant>
      <vt:variant>
        <vt:i4>0</vt:i4>
      </vt:variant>
      <vt:variant>
        <vt:i4>5</vt:i4>
      </vt:variant>
      <vt:variant>
        <vt:lpwstr/>
      </vt:variant>
      <vt:variant>
        <vt:lpwstr>_Toc338859338</vt:lpwstr>
      </vt:variant>
      <vt:variant>
        <vt:i4>1441853</vt:i4>
      </vt:variant>
      <vt:variant>
        <vt:i4>71</vt:i4>
      </vt:variant>
      <vt:variant>
        <vt:i4>0</vt:i4>
      </vt:variant>
      <vt:variant>
        <vt:i4>5</vt:i4>
      </vt:variant>
      <vt:variant>
        <vt:lpwstr/>
      </vt:variant>
      <vt:variant>
        <vt:lpwstr>_Toc338859337</vt:lpwstr>
      </vt:variant>
      <vt:variant>
        <vt:i4>1441853</vt:i4>
      </vt:variant>
      <vt:variant>
        <vt:i4>65</vt:i4>
      </vt:variant>
      <vt:variant>
        <vt:i4>0</vt:i4>
      </vt:variant>
      <vt:variant>
        <vt:i4>5</vt:i4>
      </vt:variant>
      <vt:variant>
        <vt:lpwstr/>
      </vt:variant>
      <vt:variant>
        <vt:lpwstr>_Toc338859336</vt:lpwstr>
      </vt:variant>
      <vt:variant>
        <vt:i4>1441853</vt:i4>
      </vt:variant>
      <vt:variant>
        <vt:i4>59</vt:i4>
      </vt:variant>
      <vt:variant>
        <vt:i4>0</vt:i4>
      </vt:variant>
      <vt:variant>
        <vt:i4>5</vt:i4>
      </vt:variant>
      <vt:variant>
        <vt:lpwstr/>
      </vt:variant>
      <vt:variant>
        <vt:lpwstr>_Toc338859335</vt:lpwstr>
      </vt:variant>
      <vt:variant>
        <vt:i4>1441853</vt:i4>
      </vt:variant>
      <vt:variant>
        <vt:i4>53</vt:i4>
      </vt:variant>
      <vt:variant>
        <vt:i4>0</vt:i4>
      </vt:variant>
      <vt:variant>
        <vt:i4>5</vt:i4>
      </vt:variant>
      <vt:variant>
        <vt:lpwstr/>
      </vt:variant>
      <vt:variant>
        <vt:lpwstr>_Toc338859334</vt:lpwstr>
      </vt:variant>
      <vt:variant>
        <vt:i4>1441853</vt:i4>
      </vt:variant>
      <vt:variant>
        <vt:i4>47</vt:i4>
      </vt:variant>
      <vt:variant>
        <vt:i4>0</vt:i4>
      </vt:variant>
      <vt:variant>
        <vt:i4>5</vt:i4>
      </vt:variant>
      <vt:variant>
        <vt:lpwstr/>
      </vt:variant>
      <vt:variant>
        <vt:lpwstr>_Toc338859333</vt:lpwstr>
      </vt:variant>
      <vt:variant>
        <vt:i4>1441853</vt:i4>
      </vt:variant>
      <vt:variant>
        <vt:i4>41</vt:i4>
      </vt:variant>
      <vt:variant>
        <vt:i4>0</vt:i4>
      </vt:variant>
      <vt:variant>
        <vt:i4>5</vt:i4>
      </vt:variant>
      <vt:variant>
        <vt:lpwstr/>
      </vt:variant>
      <vt:variant>
        <vt:lpwstr>_Toc338859332</vt:lpwstr>
      </vt:variant>
      <vt:variant>
        <vt:i4>1441853</vt:i4>
      </vt:variant>
      <vt:variant>
        <vt:i4>35</vt:i4>
      </vt:variant>
      <vt:variant>
        <vt:i4>0</vt:i4>
      </vt:variant>
      <vt:variant>
        <vt:i4>5</vt:i4>
      </vt:variant>
      <vt:variant>
        <vt:lpwstr/>
      </vt:variant>
      <vt:variant>
        <vt:lpwstr>_Toc338859331</vt:lpwstr>
      </vt:variant>
      <vt:variant>
        <vt:i4>1441853</vt:i4>
      </vt:variant>
      <vt:variant>
        <vt:i4>29</vt:i4>
      </vt:variant>
      <vt:variant>
        <vt:i4>0</vt:i4>
      </vt:variant>
      <vt:variant>
        <vt:i4>5</vt:i4>
      </vt:variant>
      <vt:variant>
        <vt:lpwstr/>
      </vt:variant>
      <vt:variant>
        <vt:lpwstr>_Toc338859330</vt:lpwstr>
      </vt:variant>
      <vt:variant>
        <vt:i4>1507389</vt:i4>
      </vt:variant>
      <vt:variant>
        <vt:i4>23</vt:i4>
      </vt:variant>
      <vt:variant>
        <vt:i4>0</vt:i4>
      </vt:variant>
      <vt:variant>
        <vt:i4>5</vt:i4>
      </vt:variant>
      <vt:variant>
        <vt:lpwstr/>
      </vt:variant>
      <vt:variant>
        <vt:lpwstr>_Toc338859329</vt:lpwstr>
      </vt:variant>
      <vt:variant>
        <vt:i4>1507389</vt:i4>
      </vt:variant>
      <vt:variant>
        <vt:i4>17</vt:i4>
      </vt:variant>
      <vt:variant>
        <vt:i4>0</vt:i4>
      </vt:variant>
      <vt:variant>
        <vt:i4>5</vt:i4>
      </vt:variant>
      <vt:variant>
        <vt:lpwstr/>
      </vt:variant>
      <vt:variant>
        <vt:lpwstr>_Toc338859328</vt:lpwstr>
      </vt:variant>
      <vt:variant>
        <vt:i4>1507389</vt:i4>
      </vt:variant>
      <vt:variant>
        <vt:i4>11</vt:i4>
      </vt:variant>
      <vt:variant>
        <vt:i4>0</vt:i4>
      </vt:variant>
      <vt:variant>
        <vt:i4>5</vt:i4>
      </vt:variant>
      <vt:variant>
        <vt:lpwstr/>
      </vt:variant>
      <vt:variant>
        <vt:lpwstr>_Toc338859327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dc:title>
  <dc:creator>ITeal</dc:creator>
  <cp:lastModifiedBy>Tobias Mayer</cp:lastModifiedBy>
  <cp:revision>2</cp:revision>
  <cp:lastPrinted>2012-01-25T08:31:00Z</cp:lastPrinted>
  <dcterms:created xsi:type="dcterms:W3CDTF">2015-04-20T09:44:00Z</dcterms:created>
  <dcterms:modified xsi:type="dcterms:W3CDTF">2015-04-20T09:44:00Z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GUI Design</vt:lpwstr>
  </property>
  <property fmtid="{D5CDD505-2E9C-101B-9397-08002B2CF9AE}" pid="3" name="DocVer">
    <vt:lpwstr>04</vt:lpwstr>
  </property>
  <property fmtid="{D5CDD505-2E9C-101B-9397-08002B2CF9AE}" pid="4" name="Date Complete">
    <vt:lpwstr>24/10/2012</vt:lpwstr>
  </property>
  <property fmtid="{D5CDD505-2E9C-101B-9397-08002B2CF9AE}" pid="5" name="Module">
    <vt:lpwstr>e-SMP</vt:lpwstr>
  </property>
  <property fmtid="{D5CDD505-2E9C-101B-9397-08002B2CF9AE}" pid="6" name="Project">
    <vt:lpwstr>e-SMP</vt:lpwstr>
  </property>
</Properties>
</file>