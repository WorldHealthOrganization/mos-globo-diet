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71FC" w:rsidRPr="00FC28E9" w:rsidRDefault="008E78EE" w:rsidP="00FC28E9"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  <w:proofErr w:type="spellStart"/>
      <w:r>
        <w:rPr>
          <w:rFonts w:ascii="Arial" w:hAnsi="Arial" w:cs="Arial"/>
          <w:b/>
          <w:sz w:val="40"/>
          <w:szCs w:val="40"/>
        </w:rPr>
        <w:t>Globodiet</w:t>
      </w:r>
      <w:proofErr w:type="spellEnd"/>
      <w:r>
        <w:rPr>
          <w:rFonts w:ascii="Arial" w:hAnsi="Arial" w:cs="Arial"/>
          <w:b/>
          <w:sz w:val="40"/>
          <w:szCs w:val="40"/>
        </w:rPr>
        <w:t xml:space="preserve"> Parameter </w:t>
      </w:r>
      <w:r w:rsidRPr="00FC28E9">
        <w:rPr>
          <w:rFonts w:ascii="Arial" w:hAnsi="Arial" w:cs="Arial"/>
          <w:b/>
          <w:sz w:val="40"/>
          <w:szCs w:val="40"/>
        </w:rPr>
        <w:t>Database</w:t>
      </w:r>
    </w:p>
    <w:p w:rsidR="002371FC" w:rsidRPr="00FC28E9" w:rsidRDefault="002371FC" w:rsidP="00FC28E9"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</w:p>
    <w:p w:rsidR="00C0534A" w:rsidRDefault="002371FC" w:rsidP="00FC28E9"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  <w:r w:rsidRPr="00FC28E9">
        <w:rPr>
          <w:rFonts w:ascii="Arial" w:hAnsi="Arial" w:cs="Arial"/>
          <w:b/>
          <w:sz w:val="40"/>
          <w:szCs w:val="40"/>
        </w:rPr>
        <w:t xml:space="preserve">Run </w:t>
      </w:r>
      <w:r w:rsidR="008E78EE" w:rsidRPr="00FC28E9">
        <w:rPr>
          <w:rFonts w:ascii="Arial" w:hAnsi="Arial" w:cs="Arial"/>
          <w:b/>
          <w:sz w:val="40"/>
          <w:szCs w:val="40"/>
        </w:rPr>
        <w:t xml:space="preserve">Of </w:t>
      </w:r>
      <w:r w:rsidRPr="00FC28E9">
        <w:rPr>
          <w:rFonts w:ascii="Arial" w:hAnsi="Arial" w:cs="Arial"/>
          <w:b/>
          <w:sz w:val="40"/>
          <w:szCs w:val="40"/>
        </w:rPr>
        <w:t xml:space="preserve">Automatic </w:t>
      </w:r>
      <w:r w:rsidR="008E78EE" w:rsidRPr="00FC28E9">
        <w:rPr>
          <w:rFonts w:ascii="Arial" w:hAnsi="Arial" w:cs="Arial"/>
          <w:b/>
          <w:sz w:val="40"/>
          <w:szCs w:val="40"/>
        </w:rPr>
        <w:t>Controls</w:t>
      </w:r>
      <w:r w:rsidR="008E78EE">
        <w:rPr>
          <w:rFonts w:ascii="Arial" w:hAnsi="Arial" w:cs="Arial"/>
          <w:b/>
          <w:sz w:val="40"/>
          <w:szCs w:val="40"/>
        </w:rPr>
        <w:t xml:space="preserve"> &amp; F</w:t>
      </w:r>
      <w:r w:rsidR="008233E8">
        <w:rPr>
          <w:rFonts w:ascii="Arial" w:hAnsi="Arial" w:cs="Arial"/>
          <w:b/>
          <w:sz w:val="40"/>
          <w:szCs w:val="40"/>
        </w:rPr>
        <w:t xml:space="preserve">ile </w:t>
      </w:r>
      <w:r w:rsidR="008E78EE">
        <w:rPr>
          <w:rFonts w:ascii="Arial" w:hAnsi="Arial" w:cs="Arial"/>
          <w:b/>
          <w:sz w:val="40"/>
          <w:szCs w:val="40"/>
        </w:rPr>
        <w:t>Preparation</w:t>
      </w:r>
    </w:p>
    <w:p w:rsidR="008233E8" w:rsidRPr="00FC28E9" w:rsidRDefault="008233E8" w:rsidP="00FC28E9"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</w:p>
    <w:p w:rsidR="002371FC" w:rsidRDefault="002371FC" w:rsidP="00FC28E9">
      <w:pPr>
        <w:spacing w:after="0" w:line="240" w:lineRule="auto"/>
        <w:rPr>
          <w:rFonts w:ascii="Arial" w:hAnsi="Arial" w:cs="Arial"/>
        </w:rPr>
      </w:pPr>
    </w:p>
    <w:p w:rsidR="008233E8" w:rsidRPr="008233E8" w:rsidRDefault="008233E8" w:rsidP="008233E8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8233E8">
        <w:rPr>
          <w:rFonts w:ascii="Arial" w:hAnsi="Arial" w:cs="Arial"/>
          <w:b/>
          <w:sz w:val="24"/>
          <w:szCs w:val="24"/>
        </w:rPr>
        <w:t>SUMMARY:</w:t>
      </w:r>
    </w:p>
    <w:p w:rsidR="008233E8" w:rsidRPr="002371FC" w:rsidRDefault="008233E8" w:rsidP="008233E8">
      <w:pPr>
        <w:spacing w:after="0" w:line="240" w:lineRule="auto"/>
        <w:rPr>
          <w:rFonts w:ascii="Arial" w:hAnsi="Arial" w:cs="Arial"/>
        </w:rPr>
      </w:pPr>
    </w:p>
    <w:p w:rsidR="008233E8" w:rsidRPr="0092067F" w:rsidRDefault="008233E8" w:rsidP="008233E8">
      <w:pPr>
        <w:pStyle w:val="ListParagraph"/>
        <w:numPr>
          <w:ilvl w:val="0"/>
          <w:numId w:val="2"/>
        </w:numPr>
        <w:tabs>
          <w:tab w:val="left" w:pos="8222"/>
        </w:tabs>
        <w:spacing w:after="0" w:line="240" w:lineRule="auto"/>
        <w:rPr>
          <w:rFonts w:ascii="Arial" w:hAnsi="Arial" w:cs="Arial"/>
          <w:b/>
        </w:rPr>
      </w:pPr>
      <w:r w:rsidRPr="00015270">
        <w:rPr>
          <w:rFonts w:ascii="Arial" w:hAnsi="Arial" w:cs="Arial"/>
        </w:rPr>
        <w:t>Preparation of EPIC-Soft doc-files: procedure task</w:t>
      </w:r>
      <w:r w:rsidRPr="00015270"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  2</w:t>
      </w:r>
    </w:p>
    <w:p w:rsidR="008233E8" w:rsidRPr="0092067F" w:rsidRDefault="008233E8" w:rsidP="008233E8">
      <w:pPr>
        <w:pStyle w:val="ListParagraph"/>
        <w:tabs>
          <w:tab w:val="left" w:pos="8222"/>
        </w:tabs>
        <w:spacing w:after="0" w:line="240" w:lineRule="auto"/>
        <w:ind w:left="360"/>
        <w:rPr>
          <w:rFonts w:ascii="Arial" w:hAnsi="Arial" w:cs="Arial"/>
          <w:b/>
        </w:rPr>
      </w:pPr>
    </w:p>
    <w:p w:rsidR="008233E8" w:rsidRPr="0092067F" w:rsidRDefault="008233E8" w:rsidP="008233E8">
      <w:pPr>
        <w:pStyle w:val="ListParagraph"/>
        <w:numPr>
          <w:ilvl w:val="0"/>
          <w:numId w:val="2"/>
        </w:numPr>
        <w:tabs>
          <w:tab w:val="left" w:pos="8222"/>
        </w:tabs>
        <w:spacing w:after="0" w:line="240" w:lineRule="auto"/>
        <w:rPr>
          <w:rFonts w:ascii="Arial" w:hAnsi="Arial" w:cs="Arial"/>
          <w:b/>
        </w:rPr>
      </w:pPr>
      <w:r w:rsidRPr="00015270">
        <w:rPr>
          <w:rFonts w:ascii="Arial" w:hAnsi="Arial" w:cs="Arial"/>
        </w:rPr>
        <w:t>Installation</w:t>
      </w:r>
      <w:r w:rsidRPr="00015270"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  2</w:t>
      </w:r>
    </w:p>
    <w:p w:rsidR="008233E8" w:rsidRPr="0092067F" w:rsidRDefault="008233E8" w:rsidP="008233E8">
      <w:pPr>
        <w:pStyle w:val="ListParagraph"/>
        <w:tabs>
          <w:tab w:val="left" w:pos="8222"/>
        </w:tabs>
        <w:spacing w:after="0" w:line="240" w:lineRule="auto"/>
        <w:ind w:left="360"/>
        <w:rPr>
          <w:rFonts w:ascii="Arial" w:hAnsi="Arial" w:cs="Arial"/>
        </w:rPr>
      </w:pPr>
    </w:p>
    <w:p w:rsidR="008233E8" w:rsidRPr="0092067F" w:rsidRDefault="008233E8" w:rsidP="008233E8">
      <w:pPr>
        <w:pStyle w:val="ListParagraph"/>
        <w:numPr>
          <w:ilvl w:val="0"/>
          <w:numId w:val="2"/>
        </w:numPr>
        <w:tabs>
          <w:tab w:val="left" w:pos="8222"/>
        </w:tabs>
        <w:spacing w:after="0" w:line="240" w:lineRule="auto"/>
        <w:rPr>
          <w:rFonts w:ascii="Arial" w:hAnsi="Arial" w:cs="Arial"/>
          <w:b/>
        </w:rPr>
      </w:pPr>
      <w:r w:rsidRPr="00015270">
        <w:rPr>
          <w:rFonts w:ascii="Arial" w:hAnsi="Arial" w:cs="Arial"/>
        </w:rPr>
        <w:t>Conversion of doc-files</w:t>
      </w:r>
      <w:r w:rsidRPr="00015270"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  3</w:t>
      </w:r>
    </w:p>
    <w:p w:rsidR="008233E8" w:rsidRPr="0092067F" w:rsidRDefault="008233E8" w:rsidP="008233E8">
      <w:pPr>
        <w:pStyle w:val="ListParagraph"/>
        <w:tabs>
          <w:tab w:val="left" w:pos="8222"/>
        </w:tabs>
        <w:spacing w:after="0" w:line="240" w:lineRule="auto"/>
        <w:ind w:left="360"/>
        <w:rPr>
          <w:rFonts w:ascii="Arial" w:hAnsi="Arial" w:cs="Arial"/>
        </w:rPr>
      </w:pPr>
    </w:p>
    <w:p w:rsidR="008233E8" w:rsidRPr="0092067F" w:rsidRDefault="008233E8" w:rsidP="008233E8">
      <w:pPr>
        <w:pStyle w:val="ListParagraph"/>
        <w:numPr>
          <w:ilvl w:val="0"/>
          <w:numId w:val="2"/>
        </w:numPr>
        <w:tabs>
          <w:tab w:val="left" w:pos="8222"/>
        </w:tabs>
        <w:spacing w:after="0" w:line="240" w:lineRule="auto"/>
        <w:rPr>
          <w:rFonts w:ascii="Arial" w:hAnsi="Arial" w:cs="Arial"/>
          <w:b/>
        </w:rPr>
      </w:pPr>
      <w:r w:rsidRPr="00015270">
        <w:rPr>
          <w:rFonts w:ascii="Arial" w:hAnsi="Arial" w:cs="Arial"/>
        </w:rPr>
        <w:t>Run of controls for Foods and Supplements</w:t>
      </w:r>
      <w:r w:rsidRPr="00015270"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  4</w:t>
      </w:r>
    </w:p>
    <w:p w:rsidR="008233E8" w:rsidRPr="0092067F" w:rsidRDefault="008233E8" w:rsidP="008233E8">
      <w:pPr>
        <w:pStyle w:val="ListParagraph"/>
        <w:tabs>
          <w:tab w:val="left" w:pos="8222"/>
        </w:tabs>
        <w:spacing w:after="0" w:line="240" w:lineRule="auto"/>
        <w:ind w:left="360"/>
        <w:rPr>
          <w:rFonts w:ascii="Arial" w:hAnsi="Arial" w:cs="Arial"/>
        </w:rPr>
      </w:pPr>
    </w:p>
    <w:p w:rsidR="008233E8" w:rsidRPr="0092067F" w:rsidRDefault="008233E8" w:rsidP="008233E8">
      <w:pPr>
        <w:pStyle w:val="ListParagraph"/>
        <w:numPr>
          <w:ilvl w:val="0"/>
          <w:numId w:val="2"/>
        </w:numPr>
        <w:tabs>
          <w:tab w:val="left" w:pos="8222"/>
        </w:tabs>
        <w:spacing w:after="0" w:line="240" w:lineRule="auto"/>
        <w:rPr>
          <w:rFonts w:ascii="Arial" w:hAnsi="Arial" w:cs="Arial"/>
          <w:b/>
        </w:rPr>
      </w:pPr>
      <w:r w:rsidRPr="00015270">
        <w:rPr>
          <w:rFonts w:ascii="Arial" w:hAnsi="Arial" w:cs="Arial"/>
        </w:rPr>
        <w:t>Run of controls for Recipes</w:t>
      </w:r>
      <w:r w:rsidRPr="00015270"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  6</w:t>
      </w:r>
    </w:p>
    <w:p w:rsidR="008233E8" w:rsidRPr="0092067F" w:rsidRDefault="008233E8" w:rsidP="008233E8">
      <w:pPr>
        <w:tabs>
          <w:tab w:val="left" w:pos="8222"/>
        </w:tabs>
        <w:spacing w:after="0" w:line="240" w:lineRule="auto"/>
        <w:ind w:left="360"/>
        <w:rPr>
          <w:rFonts w:ascii="Arial" w:hAnsi="Arial" w:cs="Arial"/>
        </w:rPr>
      </w:pPr>
    </w:p>
    <w:p w:rsidR="008233E8" w:rsidRPr="0092067F" w:rsidRDefault="008233E8" w:rsidP="008233E8">
      <w:pPr>
        <w:pStyle w:val="ListParagraph"/>
        <w:numPr>
          <w:ilvl w:val="0"/>
          <w:numId w:val="2"/>
        </w:numPr>
        <w:tabs>
          <w:tab w:val="left" w:pos="8222"/>
        </w:tabs>
        <w:spacing w:after="0" w:line="240" w:lineRule="auto"/>
        <w:rPr>
          <w:rFonts w:ascii="Arial" w:hAnsi="Arial" w:cs="Arial"/>
          <w:b/>
        </w:rPr>
      </w:pPr>
      <w:r w:rsidRPr="00015270">
        <w:rPr>
          <w:rFonts w:ascii="Arial" w:hAnsi="Arial" w:cs="Arial"/>
        </w:rPr>
        <w:t>Used of FUF to generate food new-files</w:t>
      </w:r>
      <w:r w:rsidRPr="00015270"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  7</w:t>
      </w:r>
    </w:p>
    <w:p w:rsidR="008233E8" w:rsidRPr="0092067F" w:rsidRDefault="008233E8" w:rsidP="008233E8">
      <w:pPr>
        <w:pStyle w:val="ListParagraph"/>
        <w:tabs>
          <w:tab w:val="left" w:pos="8222"/>
        </w:tabs>
        <w:spacing w:after="0" w:line="240" w:lineRule="auto"/>
        <w:ind w:left="360"/>
        <w:rPr>
          <w:rFonts w:ascii="Arial" w:hAnsi="Arial" w:cs="Arial"/>
          <w:b/>
        </w:rPr>
      </w:pPr>
    </w:p>
    <w:p w:rsidR="008233E8" w:rsidRPr="0092067F" w:rsidRDefault="008233E8" w:rsidP="008233E8">
      <w:pPr>
        <w:pStyle w:val="ListParagraph"/>
        <w:numPr>
          <w:ilvl w:val="0"/>
          <w:numId w:val="2"/>
        </w:numPr>
        <w:tabs>
          <w:tab w:val="left" w:pos="8222"/>
        </w:tabs>
        <w:spacing w:after="0" w:line="240" w:lineRule="auto"/>
        <w:rPr>
          <w:rFonts w:ascii="Arial" w:hAnsi="Arial" w:cs="Arial"/>
          <w:b/>
        </w:rPr>
      </w:pPr>
      <w:r w:rsidRPr="00015270">
        <w:rPr>
          <w:rFonts w:ascii="Arial" w:hAnsi="Arial" w:cs="Arial"/>
        </w:rPr>
        <w:t>Used of RUF to generate recipe new-files</w:t>
      </w:r>
      <w:r w:rsidRPr="00015270"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  9</w:t>
      </w:r>
    </w:p>
    <w:p w:rsidR="008233E8" w:rsidRPr="0092067F" w:rsidRDefault="008233E8" w:rsidP="008233E8">
      <w:pPr>
        <w:pStyle w:val="ListParagraph"/>
        <w:tabs>
          <w:tab w:val="left" w:pos="8222"/>
        </w:tabs>
        <w:spacing w:after="0"/>
        <w:ind w:left="360"/>
        <w:rPr>
          <w:rFonts w:ascii="Arial" w:hAnsi="Arial" w:cs="Arial"/>
        </w:rPr>
      </w:pPr>
    </w:p>
    <w:p w:rsidR="008233E8" w:rsidRPr="0092067F" w:rsidRDefault="008233E8" w:rsidP="008233E8">
      <w:pPr>
        <w:pStyle w:val="ListParagraph"/>
        <w:numPr>
          <w:ilvl w:val="0"/>
          <w:numId w:val="2"/>
        </w:numPr>
        <w:tabs>
          <w:tab w:val="left" w:pos="8222"/>
        </w:tabs>
        <w:spacing w:after="0" w:line="240" w:lineRule="auto"/>
        <w:rPr>
          <w:rFonts w:ascii="Arial" w:hAnsi="Arial" w:cs="Arial"/>
          <w:b/>
        </w:rPr>
      </w:pPr>
      <w:r w:rsidRPr="00015270">
        <w:rPr>
          <w:rFonts w:ascii="Arial" w:hAnsi="Arial" w:cs="Arial"/>
        </w:rPr>
        <w:t>Generation of db3-files when 1 language is used in the Country</w:t>
      </w:r>
      <w:r w:rsidRPr="00015270">
        <w:rPr>
          <w:rFonts w:ascii="Arial" w:hAnsi="Arial" w:cs="Arial"/>
        </w:rPr>
        <w:tab/>
      </w:r>
      <w:r w:rsidR="008E78EE">
        <w:rPr>
          <w:rFonts w:ascii="Arial" w:hAnsi="Arial" w:cs="Arial"/>
          <w:b/>
        </w:rPr>
        <w:t>11</w:t>
      </w:r>
    </w:p>
    <w:p w:rsidR="008233E8" w:rsidRPr="0092067F" w:rsidRDefault="008233E8" w:rsidP="008233E8">
      <w:pPr>
        <w:pStyle w:val="ListParagraph"/>
        <w:tabs>
          <w:tab w:val="left" w:pos="8222"/>
        </w:tabs>
        <w:spacing w:after="0" w:line="240" w:lineRule="auto"/>
        <w:ind w:left="360"/>
        <w:rPr>
          <w:rFonts w:ascii="Arial" w:hAnsi="Arial" w:cs="Arial"/>
        </w:rPr>
      </w:pPr>
    </w:p>
    <w:p w:rsidR="008233E8" w:rsidRPr="0092067F" w:rsidRDefault="008233E8" w:rsidP="008233E8">
      <w:pPr>
        <w:pStyle w:val="ListParagraph"/>
        <w:numPr>
          <w:ilvl w:val="0"/>
          <w:numId w:val="2"/>
        </w:numPr>
        <w:tabs>
          <w:tab w:val="left" w:pos="8222"/>
        </w:tabs>
        <w:spacing w:after="0" w:line="240" w:lineRule="auto"/>
        <w:rPr>
          <w:rFonts w:ascii="Arial" w:hAnsi="Arial" w:cs="Arial"/>
          <w:b/>
        </w:rPr>
      </w:pPr>
      <w:r w:rsidRPr="00015270">
        <w:rPr>
          <w:rFonts w:ascii="Arial" w:hAnsi="Arial" w:cs="Arial"/>
        </w:rPr>
        <w:t>Generation of db3-files when several languages are used in the Country</w:t>
      </w:r>
      <w:r w:rsidRPr="00015270">
        <w:rPr>
          <w:rFonts w:ascii="Arial" w:hAnsi="Arial" w:cs="Arial"/>
        </w:rPr>
        <w:tab/>
      </w:r>
      <w:r w:rsidR="00DB1AD6">
        <w:rPr>
          <w:rFonts w:ascii="Arial" w:hAnsi="Arial" w:cs="Arial"/>
          <w:b/>
        </w:rPr>
        <w:t>14</w:t>
      </w:r>
    </w:p>
    <w:p w:rsidR="008233E8" w:rsidRPr="0092067F" w:rsidRDefault="008233E8" w:rsidP="008233E8">
      <w:pPr>
        <w:pStyle w:val="ListParagraph"/>
        <w:tabs>
          <w:tab w:val="left" w:pos="8222"/>
        </w:tabs>
        <w:spacing w:after="0"/>
        <w:ind w:left="360"/>
        <w:rPr>
          <w:rFonts w:ascii="Arial" w:hAnsi="Arial" w:cs="Arial"/>
        </w:rPr>
      </w:pPr>
    </w:p>
    <w:p w:rsidR="008233E8" w:rsidRPr="0092067F" w:rsidRDefault="00015270" w:rsidP="008233E8">
      <w:pPr>
        <w:tabs>
          <w:tab w:val="left" w:pos="8222"/>
        </w:tabs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ANNEX 1</w:t>
      </w:r>
      <w:r w:rsidR="008233E8" w:rsidRPr="0092067F">
        <w:rPr>
          <w:rFonts w:ascii="Arial" w:hAnsi="Arial" w:cs="Arial"/>
          <w:b/>
        </w:rPr>
        <w:t xml:space="preserve">: </w:t>
      </w:r>
      <w:r w:rsidR="008233E8" w:rsidRPr="00015270">
        <w:rPr>
          <w:rFonts w:ascii="Arial" w:hAnsi="Arial" w:cs="Arial"/>
        </w:rPr>
        <w:t>LIST OF END-FILES</w:t>
      </w:r>
      <w:r w:rsidR="008233E8" w:rsidRPr="00015270">
        <w:rPr>
          <w:rFonts w:ascii="Arial" w:hAnsi="Arial" w:cs="Arial"/>
        </w:rPr>
        <w:tab/>
      </w:r>
      <w:r>
        <w:rPr>
          <w:rFonts w:ascii="Arial" w:hAnsi="Arial" w:cs="Arial"/>
          <w:b/>
        </w:rPr>
        <w:t>17</w:t>
      </w:r>
    </w:p>
    <w:p w:rsidR="008233E8" w:rsidRPr="0092067F" w:rsidRDefault="008233E8" w:rsidP="008233E8">
      <w:pPr>
        <w:tabs>
          <w:tab w:val="left" w:pos="8222"/>
        </w:tabs>
        <w:spacing w:after="0" w:line="240" w:lineRule="auto"/>
        <w:rPr>
          <w:rFonts w:ascii="Arial" w:hAnsi="Arial" w:cs="Arial"/>
          <w:b/>
        </w:rPr>
      </w:pPr>
    </w:p>
    <w:p w:rsidR="008233E8" w:rsidRPr="0092067F" w:rsidRDefault="008233E8" w:rsidP="008233E8">
      <w:pPr>
        <w:tabs>
          <w:tab w:val="left" w:pos="8222"/>
        </w:tabs>
        <w:spacing w:after="0" w:line="240" w:lineRule="auto"/>
        <w:rPr>
          <w:rFonts w:ascii="Arial" w:hAnsi="Arial" w:cs="Arial"/>
        </w:rPr>
      </w:pPr>
      <w:r w:rsidRPr="0092067F">
        <w:rPr>
          <w:rFonts w:ascii="Arial" w:hAnsi="Arial" w:cs="Arial"/>
          <w:b/>
        </w:rPr>
        <w:t xml:space="preserve">ANNEX 2: </w:t>
      </w:r>
      <w:r w:rsidRPr="00015270">
        <w:rPr>
          <w:rFonts w:ascii="Arial" w:hAnsi="Arial" w:cs="Arial"/>
        </w:rPr>
        <w:t>LIST OF END-FILES INVOLVED FOR EACH CONTROL</w:t>
      </w:r>
      <w:r w:rsidRPr="0092067F">
        <w:rPr>
          <w:rFonts w:ascii="Arial" w:hAnsi="Arial" w:cs="Arial"/>
          <w:b/>
        </w:rPr>
        <w:tab/>
      </w:r>
      <w:r w:rsidR="00015270">
        <w:rPr>
          <w:rFonts w:ascii="Arial" w:hAnsi="Arial" w:cs="Arial"/>
          <w:b/>
        </w:rPr>
        <w:t>18</w:t>
      </w:r>
    </w:p>
    <w:p w:rsidR="008233E8" w:rsidRPr="0092067F" w:rsidRDefault="008233E8" w:rsidP="008233E8">
      <w:pPr>
        <w:tabs>
          <w:tab w:val="left" w:pos="8222"/>
        </w:tabs>
        <w:spacing w:after="0" w:line="240" w:lineRule="auto"/>
        <w:rPr>
          <w:rFonts w:ascii="Arial" w:hAnsi="Arial" w:cs="Arial"/>
          <w:b/>
        </w:rPr>
      </w:pPr>
    </w:p>
    <w:p w:rsidR="008233E8" w:rsidRDefault="008233E8" w:rsidP="008233E8">
      <w:pPr>
        <w:tabs>
          <w:tab w:val="left" w:pos="8222"/>
        </w:tabs>
        <w:spacing w:after="0" w:line="240" w:lineRule="auto"/>
        <w:rPr>
          <w:rFonts w:ascii="Arial" w:hAnsi="Arial" w:cs="Arial"/>
          <w:b/>
        </w:rPr>
      </w:pPr>
      <w:r w:rsidRPr="0092067F">
        <w:rPr>
          <w:rFonts w:ascii="Arial" w:hAnsi="Arial" w:cs="Arial"/>
          <w:b/>
        </w:rPr>
        <w:t xml:space="preserve">ANNEX 3: </w:t>
      </w:r>
      <w:r w:rsidRPr="00015270">
        <w:rPr>
          <w:rFonts w:ascii="Arial" w:hAnsi="Arial" w:cs="Arial"/>
        </w:rPr>
        <w:t>COMMENTS AVAILABLE IN THE DIFFERENT OUT-FILES</w:t>
      </w:r>
      <w:r>
        <w:rPr>
          <w:rFonts w:ascii="Arial" w:hAnsi="Arial" w:cs="Arial"/>
          <w:b/>
        </w:rPr>
        <w:tab/>
      </w:r>
      <w:r w:rsidR="00015270">
        <w:rPr>
          <w:rFonts w:ascii="Arial" w:hAnsi="Arial" w:cs="Arial"/>
          <w:b/>
        </w:rPr>
        <w:t>19</w:t>
      </w:r>
    </w:p>
    <w:p w:rsidR="008233E8" w:rsidRDefault="008233E8" w:rsidP="008233E8">
      <w:pPr>
        <w:tabs>
          <w:tab w:val="left" w:pos="8222"/>
        </w:tabs>
        <w:spacing w:after="0" w:line="240" w:lineRule="auto"/>
        <w:rPr>
          <w:rFonts w:ascii="Arial" w:hAnsi="Arial" w:cs="Arial"/>
        </w:rPr>
      </w:pPr>
    </w:p>
    <w:p w:rsidR="008233E8" w:rsidRPr="002371FC" w:rsidRDefault="008233E8" w:rsidP="00FC28E9">
      <w:pPr>
        <w:spacing w:after="0" w:line="240" w:lineRule="auto"/>
        <w:rPr>
          <w:rFonts w:ascii="Arial" w:hAnsi="Arial" w:cs="Arial"/>
        </w:rPr>
      </w:pPr>
    </w:p>
    <w:p w:rsidR="008233E8" w:rsidRDefault="008233E8">
      <w:pPr>
        <w:rPr>
          <w:rFonts w:ascii="Arial" w:hAnsi="Arial" w:cs="Arial"/>
          <w:b/>
          <w:highlight w:val="cyan"/>
        </w:rPr>
      </w:pPr>
      <w:r>
        <w:rPr>
          <w:rFonts w:ascii="Arial" w:hAnsi="Arial" w:cs="Arial"/>
          <w:b/>
          <w:highlight w:val="cyan"/>
        </w:rPr>
        <w:br w:type="page"/>
      </w:r>
    </w:p>
    <w:p w:rsidR="00F244EB" w:rsidRPr="00D128A0" w:rsidRDefault="00F244EB" w:rsidP="008233E8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b/>
          <w:highlight w:val="cyan"/>
        </w:rPr>
      </w:pPr>
      <w:r w:rsidRPr="00D128A0">
        <w:rPr>
          <w:rFonts w:ascii="Arial" w:hAnsi="Arial" w:cs="Arial"/>
          <w:b/>
          <w:highlight w:val="cyan"/>
        </w:rPr>
        <w:lastRenderedPageBreak/>
        <w:t>Preparation of EPIC-Soft doc-files: procedure task</w:t>
      </w:r>
    </w:p>
    <w:p w:rsidR="00F244EB" w:rsidRDefault="00F244EB" w:rsidP="00FC28E9">
      <w:pPr>
        <w:pStyle w:val="ListParagraph"/>
        <w:spacing w:after="0" w:line="240" w:lineRule="auto"/>
        <w:ind w:left="360"/>
        <w:rPr>
          <w:rFonts w:ascii="Arial" w:hAnsi="Arial" w:cs="Arial"/>
          <w:b/>
        </w:rPr>
      </w:pPr>
    </w:p>
    <w:p w:rsidR="00F244EB" w:rsidRDefault="00F244EB" w:rsidP="00FC28E9">
      <w:pPr>
        <w:pStyle w:val="ListParagraph"/>
        <w:spacing w:after="0" w:line="240" w:lineRule="auto"/>
        <w:ind w:left="360"/>
        <w:rPr>
          <w:rFonts w:ascii="Arial" w:hAnsi="Arial" w:cs="Arial"/>
          <w:b/>
        </w:rPr>
      </w:pPr>
      <w:r>
        <w:rPr>
          <w:noProof/>
          <w:lang w:eastAsia="en-GB"/>
        </w:rPr>
        <w:drawing>
          <wp:inline distT="0" distB="0" distL="0" distR="0" wp14:anchorId="473C78C3" wp14:editId="75F1A9B4">
            <wp:extent cx="5710687" cy="4098114"/>
            <wp:effectExtent l="19050" t="19050" r="23495" b="171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14070" t="15952" r="15420" b="3572"/>
                    <a:stretch/>
                  </pic:blipFill>
                  <pic:spPr bwMode="auto">
                    <a:xfrm>
                      <a:off x="0" y="0"/>
                      <a:ext cx="5709023" cy="4096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44EB" w:rsidRDefault="00F244EB" w:rsidP="00FC28E9">
      <w:pPr>
        <w:pStyle w:val="ListParagraph"/>
        <w:spacing w:after="0" w:line="240" w:lineRule="auto"/>
        <w:ind w:left="360"/>
        <w:rPr>
          <w:rFonts w:ascii="Arial" w:hAnsi="Arial" w:cs="Arial"/>
          <w:b/>
        </w:rPr>
      </w:pPr>
    </w:p>
    <w:p w:rsidR="00F244EB" w:rsidRDefault="00F244EB" w:rsidP="00FC28E9">
      <w:pPr>
        <w:pStyle w:val="ListParagraph"/>
        <w:spacing w:after="0" w:line="240" w:lineRule="auto"/>
        <w:ind w:left="360"/>
        <w:rPr>
          <w:rFonts w:ascii="Arial" w:hAnsi="Arial" w:cs="Arial"/>
          <w:b/>
        </w:rPr>
      </w:pPr>
    </w:p>
    <w:p w:rsidR="002371FC" w:rsidRPr="00D128A0" w:rsidRDefault="002371FC" w:rsidP="008233E8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b/>
          <w:highlight w:val="cyan"/>
        </w:rPr>
      </w:pPr>
      <w:r w:rsidRPr="00D128A0">
        <w:rPr>
          <w:rFonts w:ascii="Arial" w:hAnsi="Arial" w:cs="Arial"/>
          <w:b/>
          <w:highlight w:val="cyan"/>
        </w:rPr>
        <w:t>Installation</w:t>
      </w:r>
    </w:p>
    <w:p w:rsidR="006B5DD8" w:rsidRDefault="006B5DD8" w:rsidP="00FC28E9">
      <w:pPr>
        <w:pStyle w:val="ListParagraph"/>
        <w:spacing w:after="0" w:line="240" w:lineRule="auto"/>
        <w:ind w:left="360"/>
        <w:rPr>
          <w:rFonts w:ascii="Arial" w:hAnsi="Arial" w:cs="Arial"/>
        </w:rPr>
      </w:pPr>
    </w:p>
    <w:p w:rsidR="002371FC" w:rsidRDefault="002371FC" w:rsidP="00FC28E9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Extract on your PC on D</w:t>
      </w:r>
      <w:proofErr w:type="gramStart"/>
      <w:r>
        <w:rPr>
          <w:rFonts w:ascii="Arial" w:hAnsi="Arial" w:cs="Arial"/>
        </w:rPr>
        <w:t>:,</w:t>
      </w:r>
      <w:proofErr w:type="gramEnd"/>
      <w:r>
        <w:rPr>
          <w:rFonts w:ascii="Arial" w:hAnsi="Arial" w:cs="Arial"/>
        </w:rPr>
        <w:t xml:space="preserve"> all the files and folders available in the zip-file called </w:t>
      </w:r>
      <w:r w:rsidRPr="002371FC">
        <w:rPr>
          <w:rFonts w:ascii="Arial" w:hAnsi="Arial" w:cs="Arial"/>
        </w:rPr>
        <w:t>Episoft_DB_preparation_20121012.zip</w:t>
      </w:r>
      <w:r>
        <w:rPr>
          <w:rFonts w:ascii="Arial" w:hAnsi="Arial" w:cs="Arial"/>
        </w:rPr>
        <w:t xml:space="preserve"> keeping the same folder names.</w:t>
      </w:r>
    </w:p>
    <w:p w:rsidR="006B5DD8" w:rsidRDefault="006B5DD8" w:rsidP="00FC28E9">
      <w:pPr>
        <w:pStyle w:val="ListParagraph"/>
        <w:spacing w:after="0" w:line="240" w:lineRule="auto"/>
        <w:rPr>
          <w:rFonts w:ascii="Arial" w:hAnsi="Arial" w:cs="Arial"/>
        </w:rPr>
      </w:pPr>
    </w:p>
    <w:p w:rsidR="002371FC" w:rsidRDefault="002371FC" w:rsidP="00FC28E9">
      <w:pPr>
        <w:pStyle w:val="ListParagraph"/>
        <w:spacing w:after="0" w:line="240" w:lineRule="auto"/>
        <w:rPr>
          <w:rFonts w:ascii="Arial" w:hAnsi="Arial" w:cs="Arial"/>
        </w:rPr>
      </w:pPr>
      <w:r>
        <w:rPr>
          <w:noProof/>
          <w:lang w:eastAsia="en-GB"/>
        </w:rPr>
        <w:drawing>
          <wp:inline distT="0" distB="0" distL="0" distR="0" wp14:anchorId="53084890" wp14:editId="7FD4A4FC">
            <wp:extent cx="4485736" cy="1882323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r="28255" b="66500"/>
                    <a:stretch/>
                  </pic:blipFill>
                  <pic:spPr bwMode="auto">
                    <a:xfrm>
                      <a:off x="0" y="0"/>
                      <a:ext cx="4486781" cy="1882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71FC" w:rsidRPr="002371FC" w:rsidRDefault="002371FC" w:rsidP="00FC28E9">
      <w:pPr>
        <w:spacing w:after="0" w:line="240" w:lineRule="auto"/>
        <w:rPr>
          <w:rFonts w:ascii="Arial" w:hAnsi="Arial" w:cs="Arial"/>
        </w:rPr>
      </w:pPr>
    </w:p>
    <w:p w:rsidR="00F244EB" w:rsidRDefault="00F244EB" w:rsidP="00FC28E9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2371FC" w:rsidRPr="00D128A0" w:rsidRDefault="002371FC" w:rsidP="008233E8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b/>
          <w:highlight w:val="cyan"/>
        </w:rPr>
      </w:pPr>
      <w:r w:rsidRPr="00D128A0">
        <w:rPr>
          <w:rFonts w:ascii="Arial" w:hAnsi="Arial" w:cs="Arial"/>
          <w:b/>
          <w:highlight w:val="cyan"/>
        </w:rPr>
        <w:lastRenderedPageBreak/>
        <w:t>Conversion of doc-files</w:t>
      </w:r>
    </w:p>
    <w:p w:rsidR="006B5DD8" w:rsidRDefault="006B5DD8" w:rsidP="00FC28E9">
      <w:pPr>
        <w:pStyle w:val="ListParagraph"/>
        <w:spacing w:after="0" w:line="240" w:lineRule="auto"/>
        <w:ind w:left="360"/>
        <w:rPr>
          <w:rFonts w:ascii="Arial" w:hAnsi="Arial" w:cs="Arial"/>
        </w:rPr>
      </w:pPr>
    </w:p>
    <w:p w:rsidR="002371FC" w:rsidRDefault="002371FC" w:rsidP="00FC28E9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All the doc-files have to be</w:t>
      </w:r>
      <w:r w:rsidRPr="002371FC">
        <w:rPr>
          <w:rFonts w:ascii="Arial" w:hAnsi="Arial" w:cs="Arial"/>
        </w:rPr>
        <w:t xml:space="preserve"> converted in plain text as txt-files with the “windows (default)”</w:t>
      </w:r>
    </w:p>
    <w:p w:rsidR="002371FC" w:rsidRDefault="002371FC" w:rsidP="00FC28E9">
      <w:pPr>
        <w:pStyle w:val="ListParagraph"/>
        <w:spacing w:after="0" w:line="240" w:lineRule="auto"/>
        <w:rPr>
          <w:rFonts w:ascii="Arial" w:hAnsi="Arial" w:cs="Arial"/>
        </w:rPr>
      </w:pPr>
      <w:r>
        <w:rPr>
          <w:noProof/>
          <w:lang w:eastAsia="en-GB"/>
        </w:rPr>
        <w:drawing>
          <wp:inline distT="0" distB="0" distL="0" distR="0" wp14:anchorId="1BCA4E3C" wp14:editId="3B2822D9">
            <wp:extent cx="3881887" cy="2841833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5667" cy="28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1FC" w:rsidRDefault="002371FC" w:rsidP="00FC28E9">
      <w:pPr>
        <w:pStyle w:val="ListParagraph"/>
        <w:spacing w:after="0" w:line="240" w:lineRule="auto"/>
        <w:rPr>
          <w:rFonts w:ascii="Arial" w:hAnsi="Arial" w:cs="Arial"/>
        </w:rPr>
      </w:pPr>
    </w:p>
    <w:p w:rsidR="002371FC" w:rsidRDefault="002371FC" w:rsidP="00FC28E9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generated txt-files have to be </w:t>
      </w:r>
      <w:r w:rsidR="00DF16CE">
        <w:rPr>
          <w:rFonts w:ascii="Arial" w:hAnsi="Arial" w:cs="Arial"/>
        </w:rPr>
        <w:t>moved</w:t>
      </w:r>
      <w:r>
        <w:rPr>
          <w:rFonts w:ascii="Arial" w:hAnsi="Arial" w:cs="Arial"/>
        </w:rPr>
        <w:t xml:space="preserve"> in the folder called:</w:t>
      </w:r>
    </w:p>
    <w:p w:rsidR="002371FC" w:rsidRPr="00DF16CE" w:rsidRDefault="002371FC" w:rsidP="00FC28E9">
      <w:pPr>
        <w:pStyle w:val="ListParagraph"/>
        <w:spacing w:after="0" w:line="240" w:lineRule="auto"/>
        <w:ind w:firstLine="720"/>
        <w:rPr>
          <w:rFonts w:ascii="Arial" w:hAnsi="Arial" w:cs="Arial"/>
          <w:b/>
        </w:rPr>
      </w:pPr>
      <w:r w:rsidRPr="00DF16CE">
        <w:rPr>
          <w:rFonts w:ascii="Arial" w:hAnsi="Arial" w:cs="Arial"/>
          <w:b/>
        </w:rPr>
        <w:t>D:\programmesFORTRAN</w:t>
      </w:r>
      <w:r w:rsidR="00DF16CE" w:rsidRPr="00DF16CE">
        <w:rPr>
          <w:rFonts w:ascii="Arial" w:hAnsi="Arial" w:cs="Arial"/>
          <w:b/>
        </w:rPr>
        <w:t>\end-files</w:t>
      </w:r>
    </w:p>
    <w:p w:rsidR="006B5DD8" w:rsidRPr="006B5DD8" w:rsidRDefault="006B5DD8" w:rsidP="00FC28E9">
      <w:pPr>
        <w:spacing w:after="0" w:line="240" w:lineRule="auto"/>
        <w:rPr>
          <w:rFonts w:ascii="Arial" w:hAnsi="Arial" w:cs="Arial"/>
        </w:rPr>
      </w:pPr>
    </w:p>
    <w:p w:rsidR="002371FC" w:rsidRPr="006B5DD8" w:rsidRDefault="002371FC" w:rsidP="00FC28E9">
      <w:pPr>
        <w:pStyle w:val="ListParagraph"/>
        <w:numPr>
          <w:ilvl w:val="0"/>
          <w:numId w:val="3"/>
        </w:numPr>
        <w:spacing w:after="0" w:line="240" w:lineRule="auto"/>
        <w:ind w:right="-142"/>
        <w:rPr>
          <w:rFonts w:ascii="Arial" w:hAnsi="Arial" w:cs="Arial"/>
        </w:rPr>
      </w:pPr>
      <w:r>
        <w:rPr>
          <w:rFonts w:ascii="Arial" w:hAnsi="Arial" w:cs="Arial"/>
        </w:rPr>
        <w:t xml:space="preserve">The txt-files have to be renamed in end-files with the </w:t>
      </w:r>
      <w:r w:rsidR="006B5DD8">
        <w:rPr>
          <w:rFonts w:ascii="Arial" w:hAnsi="Arial" w:cs="Arial"/>
        </w:rPr>
        <w:t xml:space="preserve">fixed </w:t>
      </w:r>
      <w:r>
        <w:rPr>
          <w:rFonts w:ascii="Arial" w:hAnsi="Arial" w:cs="Arial"/>
        </w:rPr>
        <w:t>names</w:t>
      </w:r>
      <w:r w:rsidR="006B5DD8">
        <w:rPr>
          <w:rFonts w:ascii="Arial" w:hAnsi="Arial" w:cs="Arial"/>
        </w:rPr>
        <w:t xml:space="preserve"> defined in </w:t>
      </w:r>
      <w:r w:rsidR="00F244EB">
        <w:rPr>
          <w:rFonts w:ascii="Arial" w:hAnsi="Arial" w:cs="Arial"/>
          <w:b/>
        </w:rPr>
        <w:t>An</w:t>
      </w:r>
      <w:r w:rsidR="006B5DD8" w:rsidRPr="006B5DD8">
        <w:rPr>
          <w:rFonts w:ascii="Arial" w:hAnsi="Arial" w:cs="Arial"/>
          <w:b/>
        </w:rPr>
        <w:t xml:space="preserve">nexe </w:t>
      </w:r>
      <w:r w:rsidR="00F244EB">
        <w:rPr>
          <w:rFonts w:ascii="Arial" w:hAnsi="Arial" w:cs="Arial"/>
          <w:b/>
        </w:rPr>
        <w:t>1</w:t>
      </w:r>
    </w:p>
    <w:p w:rsidR="006B5DD8" w:rsidRPr="006B5DD8" w:rsidRDefault="006B5DD8" w:rsidP="00FC28E9">
      <w:pPr>
        <w:pStyle w:val="ListParagraph"/>
        <w:spacing w:after="0" w:line="240" w:lineRule="auto"/>
        <w:ind w:right="-142"/>
        <w:rPr>
          <w:rFonts w:ascii="Arial" w:hAnsi="Arial" w:cs="Arial"/>
        </w:rPr>
      </w:pPr>
    </w:p>
    <w:p w:rsidR="006B5DD8" w:rsidRPr="006B5DD8" w:rsidRDefault="009F0672" w:rsidP="00FC28E9">
      <w:pPr>
        <w:pStyle w:val="ListParagraph"/>
        <w:numPr>
          <w:ilvl w:val="0"/>
          <w:numId w:val="3"/>
        </w:numPr>
        <w:spacing w:after="0" w:line="240" w:lineRule="auto"/>
        <w:ind w:right="-142"/>
        <w:rPr>
          <w:rFonts w:ascii="Arial" w:hAnsi="Arial" w:cs="Arial"/>
        </w:rPr>
      </w:pPr>
      <w:r>
        <w:rPr>
          <w:rFonts w:ascii="Arial" w:hAnsi="Arial" w:cs="Arial"/>
          <w:b/>
        </w:rPr>
        <w:t>Country language constraints</w:t>
      </w:r>
      <w:r w:rsidR="006B5DD8">
        <w:rPr>
          <w:rFonts w:ascii="Arial" w:hAnsi="Arial" w:cs="Arial"/>
          <w:b/>
        </w:rPr>
        <w:t xml:space="preserve">: </w:t>
      </w:r>
    </w:p>
    <w:p w:rsidR="006B5DD8" w:rsidRDefault="006B5DD8" w:rsidP="00FC28E9">
      <w:pPr>
        <w:pStyle w:val="ListParagraph"/>
        <w:numPr>
          <w:ilvl w:val="1"/>
          <w:numId w:val="3"/>
        </w:numPr>
        <w:spacing w:after="0" w:line="240" w:lineRule="auto"/>
        <w:ind w:left="993" w:right="-142" w:hanging="284"/>
        <w:rPr>
          <w:rFonts w:ascii="Arial" w:hAnsi="Arial" w:cs="Arial"/>
        </w:rPr>
      </w:pPr>
      <w:r w:rsidRPr="006B5DD8">
        <w:rPr>
          <w:rFonts w:ascii="Arial" w:hAnsi="Arial" w:cs="Arial"/>
        </w:rPr>
        <w:t>For some files, the used languages can be in English or in Country language depending of the used.</w:t>
      </w:r>
      <w:r>
        <w:rPr>
          <w:rFonts w:ascii="Arial" w:hAnsi="Arial" w:cs="Arial"/>
        </w:rPr>
        <w:t xml:space="preserve"> </w:t>
      </w:r>
    </w:p>
    <w:p w:rsidR="009F0672" w:rsidRDefault="009F0672" w:rsidP="00FC28E9">
      <w:pPr>
        <w:pStyle w:val="ListParagraph"/>
        <w:numPr>
          <w:ilvl w:val="2"/>
          <w:numId w:val="3"/>
        </w:numPr>
        <w:spacing w:after="0" w:line="240" w:lineRule="auto"/>
        <w:ind w:left="1276" w:right="-142" w:hanging="284"/>
        <w:rPr>
          <w:rFonts w:ascii="Arial" w:hAnsi="Arial" w:cs="Arial"/>
        </w:rPr>
      </w:pPr>
      <w:r>
        <w:rPr>
          <w:rFonts w:ascii="Arial" w:hAnsi="Arial" w:cs="Arial"/>
        </w:rPr>
        <w:t>For controls, generally, the English language is used</w:t>
      </w:r>
    </w:p>
    <w:p w:rsidR="009F0672" w:rsidRDefault="009F0672" w:rsidP="00FC28E9">
      <w:pPr>
        <w:pStyle w:val="ListParagraph"/>
        <w:numPr>
          <w:ilvl w:val="2"/>
          <w:numId w:val="3"/>
        </w:numPr>
        <w:spacing w:after="0" w:line="240" w:lineRule="auto"/>
        <w:ind w:left="1276" w:right="-142" w:hanging="284"/>
        <w:rPr>
          <w:rFonts w:ascii="Arial" w:hAnsi="Arial" w:cs="Arial"/>
        </w:rPr>
      </w:pPr>
      <w:r>
        <w:rPr>
          <w:rFonts w:ascii="Arial" w:hAnsi="Arial" w:cs="Arial"/>
        </w:rPr>
        <w:t>For generation db3-files, the Country language is used</w:t>
      </w:r>
    </w:p>
    <w:p w:rsidR="0013246A" w:rsidRDefault="0013246A" w:rsidP="00FC28E9">
      <w:pPr>
        <w:pStyle w:val="ListParagraph"/>
        <w:spacing w:after="0" w:line="240" w:lineRule="auto"/>
        <w:ind w:left="993" w:right="-142"/>
        <w:rPr>
          <w:rFonts w:ascii="Arial" w:hAnsi="Arial" w:cs="Arial"/>
        </w:rPr>
      </w:pPr>
    </w:p>
    <w:p w:rsidR="006B5DD8" w:rsidRDefault="006B5DD8" w:rsidP="00FC28E9">
      <w:pPr>
        <w:pStyle w:val="ListParagraph"/>
        <w:numPr>
          <w:ilvl w:val="1"/>
          <w:numId w:val="3"/>
        </w:numPr>
        <w:spacing w:after="0" w:line="240" w:lineRule="auto"/>
        <w:ind w:left="993" w:right="-142" w:hanging="284"/>
        <w:rPr>
          <w:rFonts w:ascii="Arial" w:hAnsi="Arial" w:cs="Arial"/>
        </w:rPr>
      </w:pPr>
      <w:r>
        <w:rPr>
          <w:rFonts w:ascii="Arial" w:hAnsi="Arial" w:cs="Arial"/>
        </w:rPr>
        <w:t xml:space="preserve">It is for this </w:t>
      </w:r>
      <w:r w:rsidR="0013246A">
        <w:rPr>
          <w:rFonts w:ascii="Arial" w:hAnsi="Arial" w:cs="Arial"/>
        </w:rPr>
        <w:t>reason;</w:t>
      </w:r>
      <w:r>
        <w:rPr>
          <w:rFonts w:ascii="Arial" w:hAnsi="Arial" w:cs="Arial"/>
        </w:rPr>
        <w:t xml:space="preserve"> we have </w:t>
      </w:r>
      <w:r w:rsidR="009F0672">
        <w:rPr>
          <w:rFonts w:ascii="Arial" w:hAnsi="Arial" w:cs="Arial"/>
        </w:rPr>
        <w:t xml:space="preserve">the </w:t>
      </w:r>
      <w:proofErr w:type="spellStart"/>
      <w:r w:rsidR="009F0672" w:rsidRPr="0013246A">
        <w:rPr>
          <w:rFonts w:ascii="Arial" w:hAnsi="Arial" w:cs="Arial"/>
          <w:i/>
        </w:rPr>
        <w:t>File</w:t>
      </w:r>
      <w:r w:rsidRPr="0013246A">
        <w:rPr>
          <w:rFonts w:ascii="Arial" w:hAnsi="Arial" w:cs="Arial"/>
          <w:i/>
        </w:rPr>
        <w:t>_EN.end</w:t>
      </w:r>
      <w:proofErr w:type="spellEnd"/>
      <w:r>
        <w:rPr>
          <w:rFonts w:ascii="Arial" w:hAnsi="Arial" w:cs="Arial"/>
        </w:rPr>
        <w:t xml:space="preserve"> and </w:t>
      </w:r>
      <w:proofErr w:type="spellStart"/>
      <w:r w:rsidRPr="0013246A">
        <w:rPr>
          <w:rFonts w:ascii="Arial" w:hAnsi="Arial" w:cs="Arial"/>
          <w:i/>
        </w:rPr>
        <w:t>F</w:t>
      </w:r>
      <w:r w:rsidR="009F0672" w:rsidRPr="0013246A">
        <w:rPr>
          <w:rFonts w:ascii="Arial" w:hAnsi="Arial" w:cs="Arial"/>
          <w:i/>
        </w:rPr>
        <w:t>ile_cty</w:t>
      </w:r>
      <w:r w:rsidRPr="0013246A">
        <w:rPr>
          <w:rFonts w:ascii="Arial" w:hAnsi="Arial" w:cs="Arial"/>
          <w:i/>
        </w:rPr>
        <w:t>.end</w:t>
      </w:r>
      <w:r>
        <w:rPr>
          <w:rFonts w:ascii="Arial" w:hAnsi="Arial" w:cs="Arial"/>
        </w:rPr>
        <w:t>.available</w:t>
      </w:r>
      <w:proofErr w:type="spellEnd"/>
      <w:r w:rsidR="009F0672">
        <w:rPr>
          <w:rFonts w:ascii="Arial" w:hAnsi="Arial" w:cs="Arial"/>
        </w:rPr>
        <w:t xml:space="preserve"> (</w:t>
      </w:r>
      <w:proofErr w:type="spellStart"/>
      <w:r w:rsidR="009F0672">
        <w:rPr>
          <w:rFonts w:ascii="Arial" w:hAnsi="Arial" w:cs="Arial"/>
        </w:rPr>
        <w:t>e.g</w:t>
      </w:r>
      <w:proofErr w:type="spellEnd"/>
      <w:r w:rsidR="009F0672">
        <w:rPr>
          <w:rFonts w:ascii="Arial" w:hAnsi="Arial" w:cs="Arial"/>
        </w:rPr>
        <w:t xml:space="preserve"> </w:t>
      </w:r>
      <w:proofErr w:type="spellStart"/>
      <w:r w:rsidR="009F0672">
        <w:rPr>
          <w:rFonts w:ascii="Arial" w:hAnsi="Arial" w:cs="Arial"/>
        </w:rPr>
        <w:t>FDCLASS_EN.end</w:t>
      </w:r>
      <w:proofErr w:type="spellEnd"/>
      <w:r w:rsidR="009F0672">
        <w:rPr>
          <w:rFonts w:ascii="Arial" w:hAnsi="Arial" w:cs="Arial"/>
        </w:rPr>
        <w:t xml:space="preserve"> and </w:t>
      </w:r>
      <w:proofErr w:type="spellStart"/>
      <w:r w:rsidR="009F0672">
        <w:rPr>
          <w:rFonts w:ascii="Arial" w:hAnsi="Arial" w:cs="Arial"/>
        </w:rPr>
        <w:t>FDCLASS_DE.end</w:t>
      </w:r>
      <w:proofErr w:type="spellEnd"/>
      <w:r w:rsidR="009F0672">
        <w:rPr>
          <w:rFonts w:ascii="Arial" w:hAnsi="Arial" w:cs="Arial"/>
        </w:rPr>
        <w:t>)</w:t>
      </w:r>
      <w:r>
        <w:rPr>
          <w:rFonts w:ascii="Arial" w:hAnsi="Arial" w:cs="Arial"/>
        </w:rPr>
        <w:t>.</w:t>
      </w:r>
    </w:p>
    <w:p w:rsidR="0013246A" w:rsidRDefault="0013246A" w:rsidP="00FC28E9">
      <w:pPr>
        <w:pStyle w:val="ListParagraph"/>
        <w:spacing w:after="0" w:line="240" w:lineRule="auto"/>
        <w:ind w:left="993" w:right="-142"/>
        <w:rPr>
          <w:rFonts w:ascii="Arial" w:hAnsi="Arial" w:cs="Arial"/>
        </w:rPr>
      </w:pPr>
    </w:p>
    <w:p w:rsidR="006B5DD8" w:rsidRPr="009F0672" w:rsidRDefault="006B5DD8" w:rsidP="00FC28E9">
      <w:pPr>
        <w:pStyle w:val="ListParagraph"/>
        <w:numPr>
          <w:ilvl w:val="1"/>
          <w:numId w:val="3"/>
        </w:numPr>
        <w:spacing w:after="0" w:line="240" w:lineRule="auto"/>
        <w:ind w:left="993" w:right="-142" w:hanging="284"/>
        <w:rPr>
          <w:rFonts w:ascii="Arial" w:hAnsi="Arial" w:cs="Arial"/>
        </w:rPr>
      </w:pPr>
      <w:r w:rsidRPr="009F0672">
        <w:rPr>
          <w:rFonts w:ascii="Arial" w:hAnsi="Arial" w:cs="Arial"/>
        </w:rPr>
        <w:t>The files impacted by the language constraint are:</w:t>
      </w:r>
    </w:p>
    <w:p w:rsidR="006B5DD8" w:rsidRPr="009F0672" w:rsidRDefault="006B5DD8" w:rsidP="00FC28E9">
      <w:pPr>
        <w:tabs>
          <w:tab w:val="left" w:pos="3119"/>
          <w:tab w:val="left" w:pos="5812"/>
        </w:tabs>
        <w:spacing w:after="0" w:line="240" w:lineRule="auto"/>
        <w:ind w:left="567" w:right="-142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FDCLASS.end</w:t>
      </w:r>
      <w:proofErr w:type="spellEnd"/>
      <w:r w:rsidRPr="009F0672">
        <w:rPr>
          <w:rFonts w:ascii="Arial" w:hAnsi="Arial" w:cs="Arial"/>
        </w:rPr>
        <w:tab/>
      </w:r>
      <w:proofErr w:type="spellStart"/>
      <w:r w:rsidRPr="009F0672">
        <w:rPr>
          <w:rFonts w:ascii="Arial" w:hAnsi="Arial" w:cs="Arial"/>
        </w:rPr>
        <w:t>FCLASS_EN.end</w:t>
      </w:r>
      <w:proofErr w:type="spellEnd"/>
      <w:r w:rsidRPr="009F0672">
        <w:rPr>
          <w:rFonts w:ascii="Arial" w:hAnsi="Arial" w:cs="Arial"/>
        </w:rPr>
        <w:tab/>
      </w:r>
      <w:proofErr w:type="spellStart"/>
      <w:r w:rsidRPr="009F0672">
        <w:rPr>
          <w:rFonts w:ascii="Arial" w:hAnsi="Arial" w:cs="Arial"/>
        </w:rPr>
        <w:t>FDCLASS_cty.end</w:t>
      </w:r>
      <w:proofErr w:type="spellEnd"/>
    </w:p>
    <w:p w:rsidR="006B5DD8" w:rsidRPr="009F0672" w:rsidRDefault="006B5DD8" w:rsidP="00FC28E9">
      <w:pPr>
        <w:tabs>
          <w:tab w:val="left" w:pos="3119"/>
          <w:tab w:val="left" w:pos="5812"/>
        </w:tabs>
        <w:spacing w:after="0" w:line="240" w:lineRule="auto"/>
        <w:ind w:left="567" w:right="-142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FADECODE.end</w:t>
      </w:r>
      <w:proofErr w:type="spellEnd"/>
      <w:r w:rsidRPr="009F0672">
        <w:rPr>
          <w:rFonts w:ascii="Arial" w:hAnsi="Arial" w:cs="Arial"/>
        </w:rPr>
        <w:tab/>
      </w:r>
      <w:proofErr w:type="spellStart"/>
      <w:r w:rsidRPr="009F0672">
        <w:rPr>
          <w:rFonts w:ascii="Arial" w:hAnsi="Arial" w:cs="Arial"/>
        </w:rPr>
        <w:t>FADECODE_EN.end</w:t>
      </w:r>
      <w:proofErr w:type="spellEnd"/>
      <w:r w:rsidRPr="009F0672">
        <w:rPr>
          <w:rFonts w:ascii="Arial" w:hAnsi="Arial" w:cs="Arial"/>
        </w:rPr>
        <w:tab/>
      </w:r>
      <w:proofErr w:type="spellStart"/>
      <w:r w:rsidRPr="009F0672">
        <w:rPr>
          <w:rFonts w:ascii="Arial" w:hAnsi="Arial" w:cs="Arial"/>
        </w:rPr>
        <w:t>FADECODE_cty.end</w:t>
      </w:r>
      <w:proofErr w:type="spellEnd"/>
    </w:p>
    <w:p w:rsidR="006B5DD8" w:rsidRPr="009F0672" w:rsidRDefault="006B5DD8" w:rsidP="00FC28E9">
      <w:pPr>
        <w:tabs>
          <w:tab w:val="left" w:pos="3119"/>
          <w:tab w:val="left" w:pos="5812"/>
        </w:tabs>
        <w:spacing w:after="0" w:line="240" w:lineRule="auto"/>
        <w:ind w:left="567" w:right="-142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RCPCLASS.end</w:t>
      </w:r>
      <w:proofErr w:type="spellEnd"/>
      <w:r w:rsidRPr="009F0672">
        <w:rPr>
          <w:rFonts w:ascii="Arial" w:hAnsi="Arial" w:cs="Arial"/>
        </w:rPr>
        <w:tab/>
      </w:r>
      <w:proofErr w:type="spellStart"/>
      <w:r w:rsidRPr="009F0672">
        <w:rPr>
          <w:rFonts w:ascii="Arial" w:hAnsi="Arial" w:cs="Arial"/>
        </w:rPr>
        <w:t>RCPCLASS_EN.end</w:t>
      </w:r>
      <w:proofErr w:type="spellEnd"/>
      <w:r w:rsidRPr="009F0672">
        <w:rPr>
          <w:rFonts w:ascii="Arial" w:hAnsi="Arial" w:cs="Arial"/>
        </w:rPr>
        <w:tab/>
      </w:r>
      <w:proofErr w:type="spellStart"/>
      <w:r w:rsidRPr="009F0672">
        <w:rPr>
          <w:rFonts w:ascii="Arial" w:hAnsi="Arial" w:cs="Arial"/>
        </w:rPr>
        <w:t>RCPCLASS_cty.end</w:t>
      </w:r>
      <w:proofErr w:type="spellEnd"/>
    </w:p>
    <w:p w:rsidR="006B5DD8" w:rsidRPr="009F0672" w:rsidRDefault="006B5DD8" w:rsidP="00FC28E9">
      <w:pPr>
        <w:tabs>
          <w:tab w:val="left" w:pos="3119"/>
          <w:tab w:val="left" w:pos="5812"/>
        </w:tabs>
        <w:spacing w:after="0" w:line="240" w:lineRule="auto"/>
        <w:ind w:left="567" w:right="-142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RCPFADECODE.end</w:t>
      </w:r>
      <w:proofErr w:type="spellEnd"/>
      <w:r w:rsidRPr="009F0672">
        <w:rPr>
          <w:rFonts w:ascii="Arial" w:hAnsi="Arial" w:cs="Arial"/>
        </w:rPr>
        <w:tab/>
      </w:r>
      <w:proofErr w:type="spellStart"/>
      <w:r w:rsidRPr="009F0672">
        <w:rPr>
          <w:rFonts w:ascii="Arial" w:hAnsi="Arial" w:cs="Arial"/>
        </w:rPr>
        <w:t>RCPFADECODE_EN.end</w:t>
      </w:r>
      <w:proofErr w:type="spellEnd"/>
      <w:r w:rsidRPr="009F0672">
        <w:rPr>
          <w:rFonts w:ascii="Arial" w:hAnsi="Arial" w:cs="Arial"/>
        </w:rPr>
        <w:tab/>
      </w:r>
      <w:proofErr w:type="spellStart"/>
      <w:r w:rsidR="009F0672" w:rsidRPr="009F0672">
        <w:rPr>
          <w:rFonts w:ascii="Arial" w:hAnsi="Arial" w:cs="Arial"/>
        </w:rPr>
        <w:t>RCPFADECODE_cty.end</w:t>
      </w:r>
      <w:proofErr w:type="spellEnd"/>
    </w:p>
    <w:p w:rsidR="002371FC" w:rsidRDefault="002371FC" w:rsidP="00FC28E9">
      <w:pPr>
        <w:spacing w:after="0" w:line="240" w:lineRule="auto"/>
        <w:rPr>
          <w:rFonts w:ascii="Arial" w:hAnsi="Arial" w:cs="Arial"/>
        </w:rPr>
      </w:pPr>
    </w:p>
    <w:p w:rsidR="00F244EB" w:rsidRPr="002371FC" w:rsidRDefault="00F244EB" w:rsidP="00FC28E9">
      <w:pPr>
        <w:spacing w:after="0" w:line="240" w:lineRule="auto"/>
        <w:rPr>
          <w:rFonts w:ascii="Arial" w:hAnsi="Arial" w:cs="Arial"/>
        </w:rPr>
      </w:pPr>
    </w:p>
    <w:p w:rsidR="005F1C21" w:rsidRDefault="005F1C21" w:rsidP="00FC28E9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2371FC" w:rsidRPr="00D128A0" w:rsidRDefault="00F244EB" w:rsidP="008233E8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b/>
          <w:highlight w:val="cyan"/>
        </w:rPr>
      </w:pPr>
      <w:r w:rsidRPr="00D128A0">
        <w:rPr>
          <w:rFonts w:ascii="Arial" w:hAnsi="Arial" w:cs="Arial"/>
          <w:b/>
          <w:highlight w:val="cyan"/>
        </w:rPr>
        <w:lastRenderedPageBreak/>
        <w:t>Run of controls for Foods</w:t>
      </w:r>
      <w:r w:rsidR="00770594" w:rsidRPr="00D128A0">
        <w:rPr>
          <w:rFonts w:ascii="Arial" w:hAnsi="Arial" w:cs="Arial"/>
          <w:b/>
          <w:highlight w:val="cyan"/>
        </w:rPr>
        <w:t xml:space="preserve"> and Supplements</w:t>
      </w:r>
    </w:p>
    <w:p w:rsidR="00F244EB" w:rsidRDefault="00F244EB" w:rsidP="00FC28E9">
      <w:pPr>
        <w:pStyle w:val="ListParagraph"/>
        <w:spacing w:after="0" w:line="240" w:lineRule="auto"/>
        <w:ind w:left="360"/>
        <w:rPr>
          <w:rFonts w:ascii="Arial" w:hAnsi="Arial" w:cs="Arial"/>
        </w:rPr>
      </w:pPr>
    </w:p>
    <w:p w:rsidR="005F1C21" w:rsidRPr="005F1C21" w:rsidRDefault="00DF16CE" w:rsidP="00FC28E9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Once the </w:t>
      </w:r>
      <w:r w:rsidR="00770594">
        <w:rPr>
          <w:rFonts w:ascii="Arial" w:hAnsi="Arial" w:cs="Arial"/>
        </w:rPr>
        <w:t xml:space="preserve">Food </w:t>
      </w:r>
      <w:r>
        <w:rPr>
          <w:rFonts w:ascii="Arial" w:hAnsi="Arial" w:cs="Arial"/>
        </w:rPr>
        <w:t>end-files are available in the folder D:\programmesFORTRAN, y</w:t>
      </w:r>
      <w:r w:rsidR="00F244EB">
        <w:rPr>
          <w:rFonts w:ascii="Arial" w:hAnsi="Arial" w:cs="Arial"/>
        </w:rPr>
        <w:t xml:space="preserve">ou </w:t>
      </w:r>
      <w:r>
        <w:rPr>
          <w:rFonts w:ascii="Arial" w:hAnsi="Arial" w:cs="Arial"/>
        </w:rPr>
        <w:t xml:space="preserve">have to </w:t>
      </w:r>
      <w:r w:rsidRPr="005F1C21">
        <w:rPr>
          <w:rFonts w:ascii="Arial" w:hAnsi="Arial" w:cs="Arial"/>
          <w:b/>
        </w:rPr>
        <w:t xml:space="preserve">open the file called </w:t>
      </w:r>
      <w:r w:rsidRPr="005F1C21">
        <w:rPr>
          <w:rFonts w:ascii="Arial" w:hAnsi="Arial" w:cs="Arial"/>
          <w:b/>
          <w:i/>
        </w:rPr>
        <w:t>1_Controls_Foods_D.ba</w:t>
      </w:r>
      <w:r w:rsidR="005F1C21">
        <w:rPr>
          <w:rFonts w:ascii="Arial" w:hAnsi="Arial" w:cs="Arial"/>
          <w:b/>
          <w:i/>
        </w:rPr>
        <w:t>t</w:t>
      </w:r>
      <w:r w:rsidR="005F1C21">
        <w:rPr>
          <w:rFonts w:ascii="Arial" w:hAnsi="Arial" w:cs="Arial"/>
          <w:i/>
        </w:rPr>
        <w:t xml:space="preserve"> </w:t>
      </w:r>
      <w:r w:rsidR="005F1C21">
        <w:rPr>
          <w:rFonts w:ascii="Arial" w:hAnsi="Arial" w:cs="Arial"/>
        </w:rPr>
        <w:t>(e.g. using notepad)</w:t>
      </w:r>
      <w:r w:rsidR="005F1C21">
        <w:rPr>
          <w:rFonts w:ascii="Arial" w:hAnsi="Arial" w:cs="Arial"/>
          <w:i/>
        </w:rPr>
        <w:t xml:space="preserve">. </w:t>
      </w:r>
    </w:p>
    <w:p w:rsidR="00DF16CE" w:rsidRDefault="005F1C21" w:rsidP="00FC28E9">
      <w:pPr>
        <w:pStyle w:val="ListParagraph"/>
        <w:spacing w:after="0" w:line="240" w:lineRule="auto"/>
        <w:rPr>
          <w:rFonts w:ascii="Arial" w:hAnsi="Arial" w:cs="Arial"/>
        </w:rPr>
      </w:pPr>
      <w:r w:rsidRPr="005F1C21">
        <w:rPr>
          <w:rFonts w:ascii="Arial" w:hAnsi="Arial" w:cs="Arial"/>
        </w:rPr>
        <w:t>Then</w:t>
      </w:r>
      <w:r>
        <w:rPr>
          <w:rFonts w:ascii="Arial" w:hAnsi="Arial" w:cs="Arial"/>
          <w:i/>
        </w:rPr>
        <w:t xml:space="preserve"> </w:t>
      </w:r>
      <w:r w:rsidR="00DF16CE">
        <w:rPr>
          <w:rFonts w:ascii="Arial" w:hAnsi="Arial" w:cs="Arial"/>
        </w:rPr>
        <w:t>you have to check the following point:</w:t>
      </w:r>
    </w:p>
    <w:p w:rsidR="0013246A" w:rsidRDefault="0013246A" w:rsidP="00FC28E9">
      <w:pPr>
        <w:pStyle w:val="ListParagraph"/>
        <w:spacing w:after="0" w:line="240" w:lineRule="auto"/>
        <w:rPr>
          <w:rFonts w:ascii="Arial" w:hAnsi="Arial" w:cs="Arial"/>
        </w:rPr>
      </w:pPr>
    </w:p>
    <w:p w:rsidR="00DF16CE" w:rsidRDefault="00DF16CE" w:rsidP="00FC28E9">
      <w:pPr>
        <w:pStyle w:val="ListParagraph"/>
        <w:numPr>
          <w:ilvl w:val="1"/>
          <w:numId w:val="3"/>
        </w:numPr>
        <w:spacing w:after="0" w:line="240" w:lineRule="auto"/>
        <w:ind w:left="993" w:right="-284" w:hanging="284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Fdclass_EN.end</w:t>
      </w:r>
      <w:proofErr w:type="spellEnd"/>
      <w:r>
        <w:rPr>
          <w:rFonts w:ascii="Arial" w:hAnsi="Arial" w:cs="Arial"/>
        </w:rPr>
        <w:t xml:space="preserve"> file should be available in </w:t>
      </w:r>
      <w:r w:rsidR="005F1C21">
        <w:rPr>
          <w:rFonts w:ascii="Arial" w:hAnsi="Arial" w:cs="Arial"/>
        </w:rPr>
        <w:t xml:space="preserve">the folder </w:t>
      </w:r>
      <w:r w:rsidR="005F1C21" w:rsidRPr="005F1C21">
        <w:rPr>
          <w:rFonts w:ascii="Arial" w:hAnsi="Arial" w:cs="Arial"/>
        </w:rPr>
        <w:t>D:\programmesFORTRAN\end-files</w:t>
      </w:r>
    </w:p>
    <w:p w:rsidR="0013246A" w:rsidRDefault="0013246A" w:rsidP="00FC28E9">
      <w:pPr>
        <w:pStyle w:val="ListParagraph"/>
        <w:spacing w:after="0" w:line="240" w:lineRule="auto"/>
        <w:ind w:left="993" w:right="-142"/>
        <w:rPr>
          <w:rFonts w:ascii="Arial" w:hAnsi="Arial" w:cs="Arial"/>
        </w:rPr>
      </w:pPr>
    </w:p>
    <w:p w:rsidR="005F1C21" w:rsidRDefault="005F1C21" w:rsidP="00FC28E9">
      <w:pPr>
        <w:pStyle w:val="ListParagraph"/>
        <w:numPr>
          <w:ilvl w:val="1"/>
          <w:numId w:val="3"/>
        </w:numPr>
        <w:spacing w:after="0" w:line="240" w:lineRule="auto"/>
        <w:ind w:left="993" w:right="-142" w:hanging="284"/>
        <w:rPr>
          <w:rFonts w:ascii="Arial" w:hAnsi="Arial" w:cs="Arial"/>
        </w:rPr>
      </w:pPr>
      <w:commentRangeStart w:id="0"/>
      <w:r>
        <w:rPr>
          <w:rFonts w:ascii="Arial" w:hAnsi="Arial" w:cs="Arial"/>
        </w:rPr>
        <w:t>If the non-specified mark (in the food list) is not “</w:t>
      </w:r>
      <w:proofErr w:type="spellStart"/>
      <w:r>
        <w:rPr>
          <w:rFonts w:ascii="Arial" w:hAnsi="Arial" w:cs="Arial"/>
        </w:rPr>
        <w:t>n.s</w:t>
      </w:r>
      <w:proofErr w:type="spellEnd"/>
      <w:r>
        <w:rPr>
          <w:rFonts w:ascii="Arial" w:hAnsi="Arial" w:cs="Arial"/>
        </w:rPr>
        <w:t>.”, replace all “</w:t>
      </w:r>
      <w:proofErr w:type="spellStart"/>
      <w:r>
        <w:rPr>
          <w:rFonts w:ascii="Arial" w:hAnsi="Arial" w:cs="Arial"/>
        </w:rPr>
        <w:t>n.s</w:t>
      </w:r>
      <w:proofErr w:type="spellEnd"/>
      <w:r>
        <w:rPr>
          <w:rFonts w:ascii="Arial" w:hAnsi="Arial" w:cs="Arial"/>
        </w:rPr>
        <w:t>.” by the correct one (e.g. “</w:t>
      </w:r>
      <w:proofErr w:type="spellStart"/>
      <w:r>
        <w:rPr>
          <w:rFonts w:ascii="Arial" w:hAnsi="Arial" w:cs="Arial"/>
        </w:rPr>
        <w:t>n.s</w:t>
      </w:r>
      <w:proofErr w:type="spellEnd"/>
      <w:r>
        <w:rPr>
          <w:rFonts w:ascii="Arial" w:hAnsi="Arial" w:cs="Arial"/>
        </w:rPr>
        <w:t>.” by “</w:t>
      </w:r>
      <w:proofErr w:type="spellStart"/>
      <w:r>
        <w:rPr>
          <w:rFonts w:ascii="Arial" w:hAnsi="Arial" w:cs="Arial"/>
        </w:rPr>
        <w:t>n.e.</w:t>
      </w:r>
      <w:proofErr w:type="spellEnd"/>
      <w:r>
        <w:rPr>
          <w:rFonts w:ascii="Arial" w:hAnsi="Arial" w:cs="Arial"/>
        </w:rPr>
        <w:t>”)</w:t>
      </w:r>
      <w:commentRangeEnd w:id="0"/>
      <w:r w:rsidR="00C32B4B">
        <w:rPr>
          <w:rStyle w:val="CommentReference"/>
        </w:rPr>
        <w:commentReference w:id="0"/>
      </w:r>
    </w:p>
    <w:p w:rsidR="0013246A" w:rsidRDefault="0013246A" w:rsidP="00FC28E9">
      <w:pPr>
        <w:pStyle w:val="ListParagraph"/>
        <w:spacing w:after="0" w:line="240" w:lineRule="auto"/>
        <w:ind w:left="993" w:right="-142"/>
        <w:rPr>
          <w:rFonts w:ascii="Arial" w:hAnsi="Arial" w:cs="Arial"/>
        </w:rPr>
      </w:pPr>
    </w:p>
    <w:p w:rsidR="005F1C21" w:rsidRPr="005F1C21" w:rsidRDefault="005F1C21" w:rsidP="00FC28E9">
      <w:pPr>
        <w:pStyle w:val="ListParagraph"/>
        <w:numPr>
          <w:ilvl w:val="1"/>
          <w:numId w:val="3"/>
        </w:numPr>
        <w:spacing w:after="0" w:line="240" w:lineRule="auto"/>
        <w:ind w:left="993" w:right="-142" w:hanging="284"/>
        <w:rPr>
          <w:rFonts w:ascii="Arial" w:hAnsi="Arial" w:cs="Arial"/>
        </w:rPr>
      </w:pPr>
      <w:r>
        <w:rPr>
          <w:rFonts w:ascii="Arial" w:hAnsi="Arial" w:cs="Arial"/>
        </w:rPr>
        <w:t xml:space="preserve">You can save and exit the file </w:t>
      </w:r>
      <w:r w:rsidRPr="002371FC">
        <w:rPr>
          <w:rFonts w:ascii="Arial" w:hAnsi="Arial" w:cs="Arial"/>
        </w:rPr>
        <w:t xml:space="preserve">as </w:t>
      </w:r>
      <w:r>
        <w:rPr>
          <w:rFonts w:ascii="Arial" w:hAnsi="Arial" w:cs="Arial"/>
        </w:rPr>
        <w:t>the txt-file</w:t>
      </w:r>
      <w:r w:rsidRPr="002371FC">
        <w:rPr>
          <w:rFonts w:ascii="Arial" w:hAnsi="Arial" w:cs="Arial"/>
        </w:rPr>
        <w:t xml:space="preserve"> “windows (default)”</w:t>
      </w:r>
      <w:r>
        <w:rPr>
          <w:rFonts w:ascii="Arial" w:hAnsi="Arial" w:cs="Arial"/>
        </w:rPr>
        <w:t xml:space="preserve"> but the file name should be kept as </w:t>
      </w:r>
      <w:r w:rsidRPr="0013246A">
        <w:rPr>
          <w:rFonts w:ascii="Arial" w:hAnsi="Arial" w:cs="Arial"/>
        </w:rPr>
        <w:t>1_Controls_Foods_D.bat</w:t>
      </w:r>
    </w:p>
    <w:p w:rsidR="00DF16CE" w:rsidRDefault="00DF16CE" w:rsidP="00FC28E9">
      <w:pPr>
        <w:pStyle w:val="ListParagraph"/>
        <w:spacing w:after="0" w:line="240" w:lineRule="auto"/>
        <w:rPr>
          <w:rFonts w:ascii="Arial" w:hAnsi="Arial" w:cs="Arial"/>
        </w:rPr>
      </w:pPr>
    </w:p>
    <w:p w:rsidR="00DF16CE" w:rsidRDefault="005F1C21" w:rsidP="00FC28E9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5F1C21">
        <w:rPr>
          <w:rFonts w:ascii="Arial" w:hAnsi="Arial" w:cs="Arial"/>
          <w:b/>
        </w:rPr>
        <w:t>R</w:t>
      </w:r>
      <w:r w:rsidR="00F244EB" w:rsidRPr="005F1C21">
        <w:rPr>
          <w:rFonts w:ascii="Arial" w:hAnsi="Arial" w:cs="Arial"/>
          <w:b/>
        </w:rPr>
        <w:t>un the food controls</w:t>
      </w:r>
      <w:r w:rsidR="00F244EB">
        <w:rPr>
          <w:rFonts w:ascii="Arial" w:hAnsi="Arial" w:cs="Arial"/>
        </w:rPr>
        <w:t xml:space="preserve"> by dou</w:t>
      </w:r>
      <w:r w:rsidR="00DF16CE">
        <w:rPr>
          <w:rFonts w:ascii="Arial" w:hAnsi="Arial" w:cs="Arial"/>
        </w:rPr>
        <w:t>ble clicking on th</w:t>
      </w:r>
      <w:r>
        <w:rPr>
          <w:rFonts w:ascii="Arial" w:hAnsi="Arial" w:cs="Arial"/>
        </w:rPr>
        <w:t>is</w:t>
      </w:r>
      <w:r w:rsidR="00DF16CE">
        <w:rPr>
          <w:rFonts w:ascii="Arial" w:hAnsi="Arial" w:cs="Arial"/>
        </w:rPr>
        <w:t xml:space="preserve"> file called:</w:t>
      </w:r>
    </w:p>
    <w:p w:rsidR="00F244EB" w:rsidRPr="0013246A" w:rsidRDefault="00F244EB" w:rsidP="00FC28E9">
      <w:pPr>
        <w:pStyle w:val="ListParagraph"/>
        <w:spacing w:after="0" w:line="240" w:lineRule="auto"/>
        <w:ind w:firstLine="720"/>
        <w:rPr>
          <w:rFonts w:ascii="Arial" w:hAnsi="Arial" w:cs="Arial"/>
          <w:i/>
        </w:rPr>
      </w:pPr>
      <w:r w:rsidRPr="0013246A">
        <w:rPr>
          <w:rFonts w:ascii="Arial" w:hAnsi="Arial" w:cs="Arial"/>
          <w:i/>
        </w:rPr>
        <w:t>1_Controls_Foods_D.bat</w:t>
      </w:r>
    </w:p>
    <w:p w:rsidR="0013246A" w:rsidRDefault="0013246A" w:rsidP="00FC28E9">
      <w:pPr>
        <w:pStyle w:val="ListParagraph"/>
        <w:spacing w:after="0" w:line="240" w:lineRule="auto"/>
        <w:ind w:left="993" w:right="-142"/>
        <w:rPr>
          <w:rFonts w:ascii="Arial" w:hAnsi="Arial" w:cs="Arial"/>
        </w:rPr>
      </w:pPr>
    </w:p>
    <w:p w:rsidR="0013246A" w:rsidRDefault="008E2B96" w:rsidP="00FC28E9">
      <w:pPr>
        <w:pStyle w:val="ListParagraph"/>
        <w:numPr>
          <w:ilvl w:val="1"/>
          <w:numId w:val="3"/>
        </w:numPr>
        <w:spacing w:after="0" w:line="240" w:lineRule="auto"/>
        <w:ind w:left="993" w:right="-142" w:hanging="284"/>
        <w:rPr>
          <w:rFonts w:ascii="Arial" w:hAnsi="Arial" w:cs="Arial"/>
        </w:rPr>
      </w:pPr>
      <w:r w:rsidRPr="0013246A">
        <w:rPr>
          <w:rFonts w:ascii="Arial" w:hAnsi="Arial" w:cs="Arial"/>
        </w:rPr>
        <w:t>A “</w:t>
      </w:r>
      <w:proofErr w:type="spellStart"/>
      <w:r w:rsidRPr="0013246A">
        <w:rPr>
          <w:rFonts w:ascii="Arial" w:hAnsi="Arial" w:cs="Arial"/>
        </w:rPr>
        <w:t>cmd</w:t>
      </w:r>
      <w:proofErr w:type="spellEnd"/>
      <w:r w:rsidRPr="0013246A">
        <w:rPr>
          <w:rFonts w:ascii="Arial" w:hAnsi="Arial" w:cs="Arial"/>
        </w:rPr>
        <w:t xml:space="preserve">” window is opened displaying the detail of the run of the </w:t>
      </w:r>
      <w:proofErr w:type="gramStart"/>
      <w:r w:rsidRPr="0013246A">
        <w:rPr>
          <w:rFonts w:ascii="Arial" w:hAnsi="Arial" w:cs="Arial"/>
        </w:rPr>
        <w:t>Fortran</w:t>
      </w:r>
      <w:proofErr w:type="gramEnd"/>
      <w:r w:rsidRPr="0013246A">
        <w:rPr>
          <w:rFonts w:ascii="Arial" w:hAnsi="Arial" w:cs="Arial"/>
        </w:rPr>
        <w:t xml:space="preserve"> programs.</w:t>
      </w:r>
    </w:p>
    <w:p w:rsidR="00F04DAD" w:rsidRDefault="00F04DAD" w:rsidP="00FC28E9">
      <w:pPr>
        <w:pStyle w:val="ListParagraph"/>
        <w:spacing w:after="0" w:line="240" w:lineRule="auto"/>
        <w:ind w:left="993" w:right="-142"/>
        <w:rPr>
          <w:rFonts w:ascii="Arial" w:hAnsi="Arial" w:cs="Arial"/>
        </w:rPr>
      </w:pPr>
    </w:p>
    <w:p w:rsidR="0013246A" w:rsidRDefault="0013246A" w:rsidP="00FC28E9">
      <w:pPr>
        <w:pStyle w:val="ListParagraph"/>
        <w:numPr>
          <w:ilvl w:val="1"/>
          <w:numId w:val="3"/>
        </w:numPr>
        <w:spacing w:after="0" w:line="240" w:lineRule="auto"/>
        <w:ind w:left="993" w:right="-142" w:hanging="284"/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="00FE3032" w:rsidRPr="0013246A">
        <w:rPr>
          <w:rFonts w:ascii="Arial" w:hAnsi="Arial" w:cs="Arial"/>
        </w:rPr>
        <w:t>eturned message</w:t>
      </w:r>
      <w:r>
        <w:rPr>
          <w:rFonts w:ascii="Arial" w:hAnsi="Arial" w:cs="Arial"/>
        </w:rPr>
        <w:t>s</w:t>
      </w:r>
      <w:r w:rsidR="00FE3032" w:rsidRPr="0013246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are </w:t>
      </w:r>
      <w:r w:rsidR="00FE3032" w:rsidRPr="0013246A">
        <w:rPr>
          <w:rFonts w:ascii="Arial" w:hAnsi="Arial" w:cs="Arial"/>
        </w:rPr>
        <w:t xml:space="preserve">displayed </w:t>
      </w:r>
      <w:r w:rsidR="008E2B96" w:rsidRPr="0013246A">
        <w:rPr>
          <w:rFonts w:ascii="Arial" w:hAnsi="Arial" w:cs="Arial"/>
        </w:rPr>
        <w:t xml:space="preserve">after each </w:t>
      </w:r>
      <w:proofErr w:type="gramStart"/>
      <w:r w:rsidR="00FE3032" w:rsidRPr="0013246A">
        <w:rPr>
          <w:rFonts w:ascii="Arial" w:hAnsi="Arial" w:cs="Arial"/>
        </w:rPr>
        <w:t>exe-files</w:t>
      </w:r>
      <w:proofErr w:type="gramEnd"/>
      <w:r w:rsidR="00FE3032" w:rsidRPr="0013246A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 xml:space="preserve">Some are “normal” </w:t>
      </w:r>
      <w:r w:rsidR="00F04DAD">
        <w:rPr>
          <w:rFonts w:ascii="Arial" w:hAnsi="Arial" w:cs="Arial"/>
        </w:rPr>
        <w:t xml:space="preserve">(e.g. “Number Foods: 1879 Last Food: 2922”) and some are “problematic” messages </w:t>
      </w:r>
      <w:r>
        <w:rPr>
          <w:rFonts w:ascii="Arial" w:hAnsi="Arial" w:cs="Arial"/>
        </w:rPr>
        <w:t xml:space="preserve">as </w:t>
      </w:r>
      <w:r w:rsidRPr="0013246A">
        <w:rPr>
          <w:rFonts w:ascii="Arial" w:hAnsi="Arial" w:cs="Arial"/>
        </w:rPr>
        <w:t>“file not found”</w:t>
      </w:r>
      <w:r>
        <w:rPr>
          <w:rFonts w:ascii="Arial" w:hAnsi="Arial" w:cs="Arial"/>
        </w:rPr>
        <w:t xml:space="preserve"> or </w:t>
      </w:r>
      <w:r w:rsidRPr="0013246A">
        <w:rPr>
          <w:rFonts w:ascii="Arial" w:hAnsi="Arial" w:cs="Arial"/>
        </w:rPr>
        <w:t>“runtime error”</w:t>
      </w:r>
      <w:r>
        <w:rPr>
          <w:rFonts w:ascii="Arial" w:hAnsi="Arial" w:cs="Arial"/>
        </w:rPr>
        <w:t xml:space="preserve"> or an error message specific to the program or no attached message at all.</w:t>
      </w:r>
    </w:p>
    <w:p w:rsidR="0013246A" w:rsidRDefault="0013246A" w:rsidP="00FC28E9">
      <w:pPr>
        <w:pStyle w:val="ListParagraph"/>
        <w:numPr>
          <w:ilvl w:val="1"/>
          <w:numId w:val="3"/>
        </w:numPr>
        <w:spacing w:after="0" w:line="240" w:lineRule="auto"/>
        <w:ind w:left="993" w:right="-142" w:hanging="284"/>
        <w:rPr>
          <w:rFonts w:ascii="Arial" w:hAnsi="Arial" w:cs="Arial"/>
        </w:rPr>
      </w:pPr>
      <w:r>
        <w:rPr>
          <w:rFonts w:ascii="Arial" w:hAnsi="Arial" w:cs="Arial"/>
        </w:rPr>
        <w:t>If you have this kind of problematic message, you will have to open the attached out-file to see why the problem occurs and if it is not clear, do not hesitate to ask to Corinne</w:t>
      </w:r>
    </w:p>
    <w:p w:rsidR="0013246A" w:rsidRPr="0013246A" w:rsidRDefault="0013246A" w:rsidP="00FC28E9">
      <w:pPr>
        <w:pStyle w:val="ListParagraph"/>
        <w:rPr>
          <w:rFonts w:ascii="Arial" w:hAnsi="Arial" w:cs="Arial"/>
        </w:rPr>
      </w:pPr>
    </w:p>
    <w:p w:rsidR="008E2B96" w:rsidRDefault="00FE3032" w:rsidP="00FC28E9">
      <w:pPr>
        <w:pStyle w:val="ListParagraph"/>
        <w:numPr>
          <w:ilvl w:val="1"/>
          <w:numId w:val="3"/>
        </w:numPr>
        <w:spacing w:after="0" w:line="240" w:lineRule="auto"/>
        <w:ind w:left="993" w:right="-142" w:hanging="284"/>
        <w:rPr>
          <w:rFonts w:ascii="Arial" w:hAnsi="Arial" w:cs="Arial"/>
        </w:rPr>
      </w:pPr>
      <w:r>
        <w:rPr>
          <w:rFonts w:ascii="Arial" w:hAnsi="Arial" w:cs="Arial"/>
        </w:rPr>
        <w:t>Here an example on displayed messages when the procedure runs well:</w:t>
      </w:r>
    </w:p>
    <w:p w:rsidR="005F1C21" w:rsidRPr="00DF16CE" w:rsidRDefault="00FE3032" w:rsidP="00FC28E9">
      <w:pPr>
        <w:spacing w:after="0" w:line="240" w:lineRule="auto"/>
        <w:ind w:left="709"/>
        <w:jc w:val="center"/>
        <w:rPr>
          <w:rFonts w:ascii="Arial" w:hAnsi="Arial" w:cs="Arial"/>
        </w:rPr>
      </w:pPr>
      <w:r>
        <w:rPr>
          <w:noProof/>
          <w:lang w:eastAsia="en-GB"/>
        </w:rPr>
        <w:drawing>
          <wp:inline distT="0" distB="0" distL="0" distR="0" wp14:anchorId="0DCDAA83" wp14:editId="2613289A">
            <wp:extent cx="3391043" cy="465826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4934" cy="467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6CE" w:rsidRPr="005F1C21" w:rsidRDefault="00770594" w:rsidP="00FC28E9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b/>
        </w:rPr>
      </w:pPr>
      <w:r w:rsidRPr="005F1C21">
        <w:rPr>
          <w:rFonts w:ascii="Arial" w:hAnsi="Arial" w:cs="Arial"/>
          <w:b/>
        </w:rPr>
        <w:lastRenderedPageBreak/>
        <w:t xml:space="preserve">Details </w:t>
      </w:r>
      <w:r>
        <w:rPr>
          <w:rFonts w:ascii="Arial" w:hAnsi="Arial" w:cs="Arial"/>
          <w:b/>
        </w:rPr>
        <w:t>on followed Procedure</w:t>
      </w:r>
      <w:r w:rsidR="00DF16CE" w:rsidRPr="005F1C21">
        <w:rPr>
          <w:rFonts w:ascii="Arial" w:hAnsi="Arial" w:cs="Arial"/>
          <w:b/>
        </w:rPr>
        <w:t>:</w:t>
      </w:r>
    </w:p>
    <w:p w:rsidR="000F453D" w:rsidRDefault="000F453D" w:rsidP="00FC28E9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DF16CE" w:rsidRDefault="00DF16CE" w:rsidP="00FC28E9">
      <w:pPr>
        <w:pStyle w:val="ListParagraph"/>
        <w:numPr>
          <w:ilvl w:val="1"/>
          <w:numId w:val="3"/>
        </w:numPr>
        <w:spacing w:after="0" w:line="240" w:lineRule="auto"/>
        <w:ind w:left="993" w:right="-142" w:hanging="284"/>
        <w:rPr>
          <w:rFonts w:ascii="Arial" w:hAnsi="Arial" w:cs="Arial"/>
        </w:rPr>
      </w:pPr>
      <w:r w:rsidRPr="0013246A">
        <w:rPr>
          <w:rFonts w:ascii="Arial" w:hAnsi="Arial" w:cs="Arial"/>
        </w:rPr>
        <w:t>Step 1:</w:t>
      </w:r>
      <w:r>
        <w:rPr>
          <w:rFonts w:ascii="Arial" w:hAnsi="Arial" w:cs="Arial"/>
        </w:rPr>
        <w:t xml:space="preserve"> </w:t>
      </w:r>
      <w:r w:rsidR="000F453D">
        <w:rPr>
          <w:rFonts w:ascii="Arial" w:hAnsi="Arial" w:cs="Arial"/>
        </w:rPr>
        <w:t>P</w:t>
      </w:r>
      <w:r>
        <w:rPr>
          <w:rFonts w:ascii="Arial" w:hAnsi="Arial" w:cs="Arial"/>
        </w:rPr>
        <w:t>reparation of common files by:</w:t>
      </w:r>
    </w:p>
    <w:p w:rsidR="00DF16CE" w:rsidRDefault="00DF16CE" w:rsidP="00FC28E9">
      <w:pPr>
        <w:pStyle w:val="ListParagraph"/>
        <w:numPr>
          <w:ilvl w:val="2"/>
          <w:numId w:val="3"/>
        </w:numPr>
        <w:spacing w:after="0" w:line="240" w:lineRule="auto"/>
        <w:ind w:left="1276" w:right="-142" w:hanging="284"/>
        <w:rPr>
          <w:rFonts w:ascii="Arial" w:hAnsi="Arial" w:cs="Arial"/>
        </w:rPr>
      </w:pPr>
      <w:r>
        <w:rPr>
          <w:rFonts w:ascii="Arial" w:hAnsi="Arial" w:cs="Arial"/>
        </w:rPr>
        <w:t>Copying some main files as txt-files</w:t>
      </w:r>
    </w:p>
    <w:p w:rsidR="00DF16CE" w:rsidRDefault="00DF16CE" w:rsidP="00FC28E9">
      <w:pPr>
        <w:pStyle w:val="ListParagraph"/>
        <w:numPr>
          <w:ilvl w:val="2"/>
          <w:numId w:val="3"/>
        </w:numPr>
        <w:spacing w:after="0" w:line="240" w:lineRule="auto"/>
        <w:ind w:left="1276" w:right="-142" w:hanging="284"/>
        <w:rPr>
          <w:rFonts w:ascii="Arial" w:hAnsi="Arial" w:cs="Arial"/>
        </w:rPr>
      </w:pPr>
      <w:r>
        <w:rPr>
          <w:rFonts w:ascii="Arial" w:hAnsi="Arial" w:cs="Arial"/>
        </w:rPr>
        <w:t>Run some programs to generate txt</w:t>
      </w:r>
      <w:r w:rsidR="000F453D">
        <w:rPr>
          <w:rFonts w:ascii="Arial" w:hAnsi="Arial" w:cs="Arial"/>
        </w:rPr>
        <w:t xml:space="preserve"> and </w:t>
      </w:r>
      <w:proofErr w:type="spellStart"/>
      <w:r w:rsidR="000F453D">
        <w:rPr>
          <w:rFonts w:ascii="Arial" w:hAnsi="Arial" w:cs="Arial"/>
        </w:rPr>
        <w:t>dat</w:t>
      </w:r>
      <w:proofErr w:type="spellEnd"/>
      <w:r>
        <w:rPr>
          <w:rFonts w:ascii="Arial" w:hAnsi="Arial" w:cs="Arial"/>
        </w:rPr>
        <w:t>-files that will be used for other controls (e.g. generation of Facgroup.txt)</w:t>
      </w:r>
    </w:p>
    <w:p w:rsidR="000F453D" w:rsidRDefault="000F453D" w:rsidP="00FC28E9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5F1C21" w:rsidRDefault="00DF16CE" w:rsidP="00FC28E9">
      <w:pPr>
        <w:pStyle w:val="ListParagraph"/>
        <w:numPr>
          <w:ilvl w:val="1"/>
          <w:numId w:val="3"/>
        </w:numPr>
        <w:spacing w:after="0" w:line="240" w:lineRule="auto"/>
        <w:ind w:left="993" w:right="-142" w:hanging="284"/>
        <w:rPr>
          <w:rFonts w:ascii="Arial" w:hAnsi="Arial" w:cs="Arial"/>
        </w:rPr>
      </w:pPr>
      <w:r w:rsidRPr="0013246A">
        <w:rPr>
          <w:rFonts w:ascii="Arial" w:hAnsi="Arial" w:cs="Arial"/>
        </w:rPr>
        <w:t>Step 2:</w:t>
      </w:r>
      <w:r>
        <w:rPr>
          <w:rFonts w:ascii="Arial" w:hAnsi="Arial" w:cs="Arial"/>
        </w:rPr>
        <w:t xml:space="preserve"> </w:t>
      </w:r>
      <w:r w:rsidR="005F1C21">
        <w:rPr>
          <w:rFonts w:ascii="Arial" w:hAnsi="Arial" w:cs="Arial"/>
        </w:rPr>
        <w:t>R</w:t>
      </w:r>
      <w:r>
        <w:rPr>
          <w:rFonts w:ascii="Arial" w:hAnsi="Arial" w:cs="Arial"/>
        </w:rPr>
        <w:t>un of controls</w:t>
      </w:r>
      <w:r w:rsidR="005F1C21">
        <w:rPr>
          <w:rFonts w:ascii="Arial" w:hAnsi="Arial" w:cs="Arial"/>
        </w:rPr>
        <w:t xml:space="preserve">. </w:t>
      </w:r>
    </w:p>
    <w:p w:rsidR="005F1C21" w:rsidRDefault="005F1C21" w:rsidP="00FC28E9">
      <w:pPr>
        <w:pStyle w:val="ListParagraph"/>
        <w:numPr>
          <w:ilvl w:val="2"/>
          <w:numId w:val="3"/>
        </w:numPr>
        <w:spacing w:after="0" w:line="240" w:lineRule="auto"/>
        <w:ind w:left="1276" w:right="-142" w:hanging="284"/>
        <w:rPr>
          <w:rFonts w:ascii="Arial" w:hAnsi="Arial" w:cs="Arial"/>
        </w:rPr>
      </w:pPr>
      <w:r>
        <w:rPr>
          <w:rFonts w:ascii="Arial" w:hAnsi="Arial" w:cs="Arial"/>
        </w:rPr>
        <w:t xml:space="preserve">The following </w:t>
      </w:r>
      <w:r w:rsidR="00DF16CE">
        <w:rPr>
          <w:rFonts w:ascii="Arial" w:hAnsi="Arial" w:cs="Arial"/>
        </w:rPr>
        <w:t>end-files</w:t>
      </w:r>
      <w:r>
        <w:rPr>
          <w:rFonts w:ascii="Arial" w:hAnsi="Arial" w:cs="Arial"/>
        </w:rPr>
        <w:t xml:space="preserve"> are checked and the results are available in the attached out-files. </w:t>
      </w:r>
    </w:p>
    <w:p w:rsidR="00DF16CE" w:rsidRDefault="005F1C21" w:rsidP="00FC28E9">
      <w:pPr>
        <w:pStyle w:val="ListParagraph"/>
        <w:numPr>
          <w:ilvl w:val="2"/>
          <w:numId w:val="3"/>
        </w:numPr>
        <w:spacing w:after="0" w:line="240" w:lineRule="auto"/>
        <w:ind w:left="1276" w:right="-142" w:hanging="284"/>
        <w:rPr>
          <w:rFonts w:ascii="Arial" w:hAnsi="Arial" w:cs="Arial"/>
        </w:rPr>
      </w:pPr>
      <w:r>
        <w:rPr>
          <w:rFonts w:ascii="Arial" w:hAnsi="Arial" w:cs="Arial"/>
        </w:rPr>
        <w:t xml:space="preserve">All the out-files are available in the folder </w:t>
      </w:r>
      <w:r w:rsidRPr="005F1C21">
        <w:rPr>
          <w:rFonts w:ascii="Arial" w:hAnsi="Arial" w:cs="Arial"/>
        </w:rPr>
        <w:t>D:\programmesFORTRAN\</w:t>
      </w:r>
      <w:r>
        <w:rPr>
          <w:rFonts w:ascii="Arial" w:hAnsi="Arial" w:cs="Arial"/>
        </w:rPr>
        <w:t>out</w:t>
      </w:r>
      <w:r w:rsidRPr="005F1C21">
        <w:rPr>
          <w:rFonts w:ascii="Arial" w:hAnsi="Arial" w:cs="Arial"/>
        </w:rPr>
        <w:t>-files</w:t>
      </w:r>
    </w:p>
    <w:p w:rsidR="003E410A" w:rsidRDefault="003E410A" w:rsidP="00FC28E9">
      <w:pPr>
        <w:pStyle w:val="ListParagraph"/>
        <w:numPr>
          <w:ilvl w:val="2"/>
          <w:numId w:val="3"/>
        </w:numPr>
        <w:spacing w:after="0" w:line="240" w:lineRule="auto"/>
        <w:ind w:left="1276" w:right="-142" w:hanging="284"/>
        <w:rPr>
          <w:rFonts w:ascii="Arial" w:hAnsi="Arial" w:cs="Arial"/>
        </w:rPr>
      </w:pPr>
      <w:r>
        <w:rPr>
          <w:rFonts w:ascii="Arial" w:hAnsi="Arial" w:cs="Arial"/>
        </w:rPr>
        <w:t xml:space="preserve">In the file called </w:t>
      </w:r>
      <w:proofErr w:type="spellStart"/>
      <w:r>
        <w:rPr>
          <w:rFonts w:ascii="Arial" w:hAnsi="Arial" w:cs="Arial"/>
        </w:rPr>
        <w:t>a_CTLfd.out</w:t>
      </w:r>
      <w:proofErr w:type="spellEnd"/>
      <w:r>
        <w:rPr>
          <w:rFonts w:ascii="Arial" w:hAnsi="Arial" w:cs="Arial"/>
        </w:rPr>
        <w:t>, you can find the combination of all generated food out-files.</w:t>
      </w:r>
      <w:r w:rsidR="0013246A">
        <w:rPr>
          <w:rFonts w:ascii="Arial" w:hAnsi="Arial" w:cs="Arial"/>
        </w:rPr>
        <w:t xml:space="preserve"> Here the file list:</w:t>
      </w:r>
    </w:p>
    <w:p w:rsidR="00DF16CE" w:rsidRPr="00770594" w:rsidRDefault="000F453D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  <w:b/>
        </w:rPr>
      </w:pPr>
      <w:r w:rsidRPr="00770594">
        <w:rPr>
          <w:rFonts w:ascii="Arial" w:hAnsi="Arial" w:cs="Arial"/>
          <w:b/>
        </w:rPr>
        <w:t xml:space="preserve">END-files </w:t>
      </w:r>
      <w:r w:rsidRPr="00770594">
        <w:rPr>
          <w:rFonts w:ascii="Arial" w:hAnsi="Arial" w:cs="Arial"/>
          <w:b/>
        </w:rPr>
        <w:tab/>
        <w:t>Attached OUT-files</w:t>
      </w:r>
    </w:p>
    <w:p w:rsidR="000F453D" w:rsidRDefault="000F453D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Brandname.end</w:t>
      </w:r>
      <w:proofErr w:type="spellEnd"/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CTLbrand.out</w:t>
      </w:r>
      <w:proofErr w:type="spellEnd"/>
    </w:p>
    <w:p w:rsidR="000F453D" w:rsidRDefault="000F453D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Checklist.end</w:t>
      </w:r>
      <w:proofErr w:type="spellEnd"/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CTL</w:t>
      </w:r>
      <w:r w:rsidRPr="005F1C21">
        <w:rPr>
          <w:rFonts w:ascii="Arial" w:hAnsi="Arial" w:cs="Arial"/>
        </w:rPr>
        <w:t>check</w:t>
      </w:r>
      <w:r>
        <w:rPr>
          <w:rFonts w:ascii="Arial" w:hAnsi="Arial" w:cs="Arial"/>
        </w:rPr>
        <w:t>.out</w:t>
      </w:r>
      <w:proofErr w:type="spellEnd"/>
    </w:p>
    <w:p w:rsidR="000F453D" w:rsidRDefault="000F453D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Fadebygroup.end</w:t>
      </w:r>
      <w:proofErr w:type="spellEnd"/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CTL</w:t>
      </w:r>
      <w:r w:rsidRPr="005F1C21">
        <w:rPr>
          <w:rFonts w:ascii="Arial" w:hAnsi="Arial" w:cs="Arial"/>
        </w:rPr>
        <w:t>fadebyg</w:t>
      </w:r>
      <w:r>
        <w:rPr>
          <w:rFonts w:ascii="Arial" w:hAnsi="Arial" w:cs="Arial"/>
        </w:rPr>
        <w:t>.out</w:t>
      </w:r>
      <w:proofErr w:type="spellEnd"/>
    </w:p>
    <w:p w:rsidR="00770594" w:rsidRDefault="00770594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</w:p>
    <w:p w:rsidR="00770594" w:rsidRDefault="00770594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Fdlist.end</w:t>
      </w:r>
      <w:proofErr w:type="spellEnd"/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CTL</w:t>
      </w:r>
      <w:r w:rsidRPr="005F1C21">
        <w:rPr>
          <w:rFonts w:ascii="Arial" w:hAnsi="Arial" w:cs="Arial"/>
        </w:rPr>
        <w:t>fdlist</w:t>
      </w:r>
      <w:r>
        <w:rPr>
          <w:rFonts w:ascii="Arial" w:hAnsi="Arial" w:cs="Arial"/>
        </w:rPr>
        <w:t>.out</w:t>
      </w:r>
      <w:proofErr w:type="spellEnd"/>
    </w:p>
    <w:p w:rsidR="00770594" w:rsidRDefault="00770594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Shadowlist.end</w:t>
      </w:r>
      <w:proofErr w:type="spellEnd"/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CTL</w:t>
      </w:r>
      <w:r w:rsidRPr="005F1C21">
        <w:rPr>
          <w:rFonts w:ascii="Arial" w:hAnsi="Arial" w:cs="Arial"/>
        </w:rPr>
        <w:t>fdsha</w:t>
      </w:r>
      <w:r>
        <w:rPr>
          <w:rFonts w:ascii="Arial" w:hAnsi="Arial" w:cs="Arial"/>
        </w:rPr>
        <w:t>.out</w:t>
      </w:r>
      <w:proofErr w:type="spellEnd"/>
    </w:p>
    <w:p w:rsidR="00770594" w:rsidRDefault="00770594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</w:p>
    <w:p w:rsidR="00770594" w:rsidRDefault="00770594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Fdfacet.end</w:t>
      </w:r>
      <w:proofErr w:type="spellEnd"/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CTL</w:t>
      </w:r>
      <w:r w:rsidRPr="005F1C21">
        <w:rPr>
          <w:rFonts w:ascii="Arial" w:hAnsi="Arial" w:cs="Arial"/>
        </w:rPr>
        <w:t>fdfacet</w:t>
      </w:r>
      <w:r>
        <w:rPr>
          <w:rFonts w:ascii="Arial" w:hAnsi="Arial" w:cs="Arial"/>
        </w:rPr>
        <w:t>.out</w:t>
      </w:r>
      <w:proofErr w:type="spellEnd"/>
    </w:p>
    <w:p w:rsidR="00770594" w:rsidRDefault="00770594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Fdfacet</w:t>
      </w:r>
      <w:proofErr w:type="spellEnd"/>
      <w:r>
        <w:rPr>
          <w:rFonts w:ascii="Arial" w:hAnsi="Arial" w:cs="Arial"/>
        </w:rPr>
        <w:t xml:space="preserve"> &amp; </w:t>
      </w:r>
      <w:proofErr w:type="spellStart"/>
      <w:r>
        <w:rPr>
          <w:rFonts w:ascii="Arial" w:hAnsi="Arial" w:cs="Arial"/>
        </w:rPr>
        <w:t>fdqmdetail.end</w:t>
      </w:r>
      <w:proofErr w:type="spellEnd"/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CTL</w:t>
      </w:r>
      <w:r w:rsidRPr="005F1C21">
        <w:rPr>
          <w:rFonts w:ascii="Arial" w:hAnsi="Arial" w:cs="Arial"/>
        </w:rPr>
        <w:t>qmfdfa</w:t>
      </w:r>
      <w:r>
        <w:rPr>
          <w:rFonts w:ascii="Arial" w:hAnsi="Arial" w:cs="Arial"/>
        </w:rPr>
        <w:t>.out</w:t>
      </w:r>
      <w:proofErr w:type="spellEnd"/>
    </w:p>
    <w:p w:rsidR="00770594" w:rsidRDefault="00770594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</w:p>
    <w:p w:rsidR="00770594" w:rsidRDefault="00770594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Fdquant.end</w:t>
      </w:r>
      <w:proofErr w:type="spellEnd"/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CTL</w:t>
      </w:r>
      <w:r w:rsidRPr="005F1C21">
        <w:rPr>
          <w:rFonts w:ascii="Arial" w:hAnsi="Arial" w:cs="Arial"/>
        </w:rPr>
        <w:t>fdqt</w:t>
      </w:r>
      <w:r>
        <w:rPr>
          <w:rFonts w:ascii="Arial" w:hAnsi="Arial" w:cs="Arial"/>
        </w:rPr>
        <w:t>.out</w:t>
      </w:r>
      <w:proofErr w:type="spellEnd"/>
    </w:p>
    <w:p w:rsidR="00770594" w:rsidRDefault="00770594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Fdstd.end</w:t>
      </w:r>
      <w:proofErr w:type="spellEnd"/>
      <w:r>
        <w:rPr>
          <w:rFonts w:ascii="Arial" w:hAnsi="Arial" w:cs="Arial"/>
        </w:rPr>
        <w:tab/>
        <w:t>CTL</w:t>
      </w:r>
      <w:r w:rsidRPr="005F1C21">
        <w:rPr>
          <w:rFonts w:ascii="Arial" w:hAnsi="Arial" w:cs="Arial"/>
        </w:rPr>
        <w:t>fdstd</w:t>
      </w:r>
      <w:r>
        <w:rPr>
          <w:rFonts w:ascii="Arial" w:hAnsi="Arial" w:cs="Arial"/>
        </w:rPr>
        <w:t>1.out</w:t>
      </w:r>
    </w:p>
    <w:p w:rsidR="00770594" w:rsidRDefault="00770594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</w:p>
    <w:p w:rsidR="000F453D" w:rsidRDefault="000F453D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Density.end</w:t>
      </w:r>
      <w:proofErr w:type="spellEnd"/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CTL</w:t>
      </w:r>
      <w:r w:rsidRPr="005F1C21">
        <w:rPr>
          <w:rFonts w:ascii="Arial" w:hAnsi="Arial" w:cs="Arial"/>
        </w:rPr>
        <w:t>fddens</w:t>
      </w:r>
      <w:r>
        <w:rPr>
          <w:rFonts w:ascii="Arial" w:hAnsi="Arial" w:cs="Arial"/>
        </w:rPr>
        <w:t>.out</w:t>
      </w:r>
      <w:proofErr w:type="spellEnd"/>
    </w:p>
    <w:p w:rsidR="000F453D" w:rsidRDefault="000F453D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Edib.end</w:t>
      </w:r>
      <w:proofErr w:type="spellEnd"/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CTL</w:t>
      </w:r>
      <w:r w:rsidRPr="005F1C21">
        <w:rPr>
          <w:rFonts w:ascii="Arial" w:hAnsi="Arial" w:cs="Arial"/>
        </w:rPr>
        <w:t>fdedib</w:t>
      </w:r>
      <w:r>
        <w:rPr>
          <w:rFonts w:ascii="Arial" w:hAnsi="Arial" w:cs="Arial"/>
        </w:rPr>
        <w:t>.out</w:t>
      </w:r>
      <w:proofErr w:type="spellEnd"/>
    </w:p>
    <w:p w:rsidR="00770594" w:rsidRDefault="00770594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Rawcook.end</w:t>
      </w:r>
      <w:proofErr w:type="spellEnd"/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CTL</w:t>
      </w:r>
      <w:r w:rsidRPr="005F1C21">
        <w:rPr>
          <w:rFonts w:ascii="Arial" w:hAnsi="Arial" w:cs="Arial"/>
        </w:rPr>
        <w:t>fdrawc</w:t>
      </w:r>
      <w:r>
        <w:rPr>
          <w:rFonts w:ascii="Arial" w:hAnsi="Arial" w:cs="Arial"/>
        </w:rPr>
        <w:t>.out</w:t>
      </w:r>
      <w:proofErr w:type="spellEnd"/>
    </w:p>
    <w:p w:rsidR="00770594" w:rsidRDefault="00770594" w:rsidP="00FC28E9">
      <w:pPr>
        <w:pStyle w:val="ListParagraph"/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</w:p>
    <w:p w:rsidR="00770594" w:rsidRDefault="00770594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Fdprobing.end</w:t>
      </w:r>
      <w:proofErr w:type="spellEnd"/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CTL</w:t>
      </w:r>
      <w:r w:rsidRPr="005F1C21">
        <w:rPr>
          <w:rFonts w:ascii="Arial" w:hAnsi="Arial" w:cs="Arial"/>
        </w:rPr>
        <w:t>fdprob</w:t>
      </w:r>
      <w:r>
        <w:rPr>
          <w:rFonts w:ascii="Arial" w:hAnsi="Arial" w:cs="Arial"/>
        </w:rPr>
        <w:t>.out</w:t>
      </w:r>
      <w:proofErr w:type="spellEnd"/>
    </w:p>
    <w:p w:rsidR="000F453D" w:rsidRDefault="000F453D" w:rsidP="00FC28E9">
      <w:pPr>
        <w:pStyle w:val="ListParagraph"/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Fdmax.end</w:t>
      </w:r>
      <w:proofErr w:type="spellEnd"/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CTL</w:t>
      </w:r>
      <w:r w:rsidRPr="005F1C21">
        <w:rPr>
          <w:rFonts w:ascii="Arial" w:hAnsi="Arial" w:cs="Arial"/>
        </w:rPr>
        <w:t>fdmax</w:t>
      </w:r>
      <w:r>
        <w:rPr>
          <w:rFonts w:ascii="Arial" w:hAnsi="Arial" w:cs="Arial"/>
        </w:rPr>
        <w:t>.out</w:t>
      </w:r>
      <w:proofErr w:type="spellEnd"/>
    </w:p>
    <w:p w:rsidR="00770594" w:rsidRDefault="00770594" w:rsidP="00FC28E9">
      <w:pPr>
        <w:pStyle w:val="ListParagraph"/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</w:p>
    <w:p w:rsidR="000F453D" w:rsidRPr="005F1C21" w:rsidRDefault="00770594" w:rsidP="00FC28E9">
      <w:pPr>
        <w:pStyle w:val="ListParagraph"/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Pctfat.end</w:t>
      </w:r>
      <w:proofErr w:type="spellEnd"/>
      <w:r>
        <w:rPr>
          <w:rFonts w:ascii="Arial" w:hAnsi="Arial" w:cs="Arial"/>
        </w:rPr>
        <w:tab/>
      </w:r>
      <w:proofErr w:type="spellStart"/>
      <w:r w:rsidR="000F453D">
        <w:rPr>
          <w:rFonts w:ascii="Arial" w:hAnsi="Arial" w:cs="Arial"/>
        </w:rPr>
        <w:t>CTL</w:t>
      </w:r>
      <w:r w:rsidR="000F453D" w:rsidRPr="005F1C21">
        <w:rPr>
          <w:rFonts w:ascii="Arial" w:hAnsi="Arial" w:cs="Arial"/>
        </w:rPr>
        <w:t>fdpctfat</w:t>
      </w:r>
      <w:r w:rsidR="000F453D">
        <w:rPr>
          <w:rFonts w:ascii="Arial" w:hAnsi="Arial" w:cs="Arial"/>
        </w:rPr>
        <w:t>.out</w:t>
      </w:r>
      <w:proofErr w:type="spellEnd"/>
    </w:p>
    <w:p w:rsidR="000F453D" w:rsidRDefault="00770594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Pctfss.end</w:t>
      </w:r>
      <w:proofErr w:type="spellEnd"/>
      <w:r>
        <w:rPr>
          <w:rFonts w:ascii="Arial" w:hAnsi="Arial" w:cs="Arial"/>
        </w:rPr>
        <w:tab/>
      </w:r>
      <w:proofErr w:type="spellStart"/>
      <w:r w:rsidR="000F453D">
        <w:rPr>
          <w:rFonts w:ascii="Arial" w:hAnsi="Arial" w:cs="Arial"/>
        </w:rPr>
        <w:t>CTL</w:t>
      </w:r>
      <w:r w:rsidR="000F453D" w:rsidRPr="005F1C21">
        <w:rPr>
          <w:rFonts w:ascii="Arial" w:hAnsi="Arial" w:cs="Arial"/>
        </w:rPr>
        <w:t>fdpctfss</w:t>
      </w:r>
      <w:r w:rsidR="000F453D">
        <w:rPr>
          <w:rFonts w:ascii="Arial" w:hAnsi="Arial" w:cs="Arial"/>
        </w:rPr>
        <w:t>.out</w:t>
      </w:r>
      <w:proofErr w:type="spellEnd"/>
    </w:p>
    <w:p w:rsidR="000F453D" w:rsidRDefault="00770594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Fdtable.end</w:t>
      </w:r>
      <w:proofErr w:type="spellEnd"/>
      <w:r>
        <w:rPr>
          <w:rFonts w:ascii="Arial" w:hAnsi="Arial" w:cs="Arial"/>
        </w:rPr>
        <w:tab/>
      </w:r>
      <w:proofErr w:type="spellStart"/>
      <w:r w:rsidR="000F453D">
        <w:rPr>
          <w:rFonts w:ascii="Arial" w:hAnsi="Arial" w:cs="Arial"/>
        </w:rPr>
        <w:t>CTL</w:t>
      </w:r>
      <w:r w:rsidR="000F453D" w:rsidRPr="005F1C21">
        <w:rPr>
          <w:rFonts w:ascii="Arial" w:hAnsi="Arial" w:cs="Arial"/>
        </w:rPr>
        <w:t>fdtable</w:t>
      </w:r>
      <w:r w:rsidR="000F453D">
        <w:rPr>
          <w:rFonts w:ascii="Arial" w:hAnsi="Arial" w:cs="Arial"/>
        </w:rPr>
        <w:t>.out</w:t>
      </w:r>
      <w:proofErr w:type="spellEnd"/>
    </w:p>
    <w:p w:rsidR="000F453D" w:rsidRDefault="00770594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Vitamins.end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proofErr w:type="spellStart"/>
      <w:r w:rsidR="000F453D">
        <w:rPr>
          <w:rFonts w:ascii="Arial" w:hAnsi="Arial" w:cs="Arial"/>
        </w:rPr>
        <w:t>CTL</w:t>
      </w:r>
      <w:r w:rsidR="000F453D" w:rsidRPr="005F1C21">
        <w:rPr>
          <w:rFonts w:ascii="Arial" w:hAnsi="Arial" w:cs="Arial"/>
        </w:rPr>
        <w:t>vitamin</w:t>
      </w:r>
      <w:r w:rsidR="000F453D">
        <w:rPr>
          <w:rFonts w:ascii="Arial" w:hAnsi="Arial" w:cs="Arial"/>
        </w:rPr>
        <w:t>.out</w:t>
      </w:r>
      <w:proofErr w:type="spellEnd"/>
    </w:p>
    <w:p w:rsidR="00770594" w:rsidRDefault="00770594" w:rsidP="00FC28E9">
      <w:pPr>
        <w:rPr>
          <w:rFonts w:ascii="Arial" w:hAnsi="Arial" w:cs="Arial"/>
          <w:b/>
        </w:rPr>
      </w:pPr>
    </w:p>
    <w:p w:rsidR="007519A9" w:rsidRPr="007519A9" w:rsidRDefault="007519A9" w:rsidP="00FC28E9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highlight w:val="yellow"/>
        </w:rPr>
      </w:pPr>
      <w:r>
        <w:rPr>
          <w:rFonts w:ascii="Arial" w:hAnsi="Arial" w:cs="Arial"/>
          <w:b/>
          <w:highlight w:val="yellow"/>
        </w:rPr>
        <w:t>List of end-files involved for each control: see ANNEX 2</w:t>
      </w:r>
    </w:p>
    <w:p w:rsidR="007519A9" w:rsidRPr="00F76508" w:rsidRDefault="007519A9" w:rsidP="00FC28E9">
      <w:pPr>
        <w:pStyle w:val="ListParagraph"/>
        <w:spacing w:after="0" w:line="240" w:lineRule="auto"/>
        <w:rPr>
          <w:rFonts w:ascii="Arial" w:hAnsi="Arial" w:cs="Arial"/>
          <w:highlight w:val="yellow"/>
        </w:rPr>
      </w:pPr>
    </w:p>
    <w:p w:rsidR="007519A9" w:rsidRPr="00F76508" w:rsidRDefault="007519A9" w:rsidP="00FC28E9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highlight w:val="yellow"/>
        </w:rPr>
      </w:pPr>
      <w:r>
        <w:rPr>
          <w:rFonts w:ascii="Arial" w:hAnsi="Arial" w:cs="Arial"/>
          <w:b/>
          <w:highlight w:val="yellow"/>
        </w:rPr>
        <w:t>C</w:t>
      </w:r>
      <w:r w:rsidRPr="00F76508">
        <w:rPr>
          <w:rFonts w:ascii="Arial" w:hAnsi="Arial" w:cs="Arial"/>
          <w:b/>
          <w:highlight w:val="yellow"/>
        </w:rPr>
        <w:t xml:space="preserve">omments </w:t>
      </w:r>
      <w:r>
        <w:rPr>
          <w:rFonts w:ascii="Arial" w:hAnsi="Arial" w:cs="Arial"/>
          <w:b/>
          <w:highlight w:val="yellow"/>
        </w:rPr>
        <w:t xml:space="preserve">available in the different </w:t>
      </w:r>
      <w:r w:rsidRPr="00F76508">
        <w:rPr>
          <w:rFonts w:ascii="Arial" w:hAnsi="Arial" w:cs="Arial"/>
          <w:b/>
          <w:highlight w:val="yellow"/>
        </w:rPr>
        <w:t>out-file</w:t>
      </w:r>
      <w:r>
        <w:rPr>
          <w:rFonts w:ascii="Arial" w:hAnsi="Arial" w:cs="Arial"/>
          <w:b/>
          <w:highlight w:val="yellow"/>
        </w:rPr>
        <w:t>s</w:t>
      </w:r>
      <w:r w:rsidRPr="00F76508">
        <w:rPr>
          <w:rFonts w:ascii="Arial" w:hAnsi="Arial" w:cs="Arial"/>
          <w:b/>
          <w:highlight w:val="yellow"/>
        </w:rPr>
        <w:t xml:space="preserve">: see ANNEX </w:t>
      </w:r>
      <w:r>
        <w:rPr>
          <w:rFonts w:ascii="Arial" w:hAnsi="Arial" w:cs="Arial"/>
          <w:b/>
          <w:highlight w:val="yellow"/>
        </w:rPr>
        <w:t>3</w:t>
      </w:r>
    </w:p>
    <w:p w:rsidR="002C63FC" w:rsidRDefault="002C63FC" w:rsidP="00FC28E9">
      <w:pPr>
        <w:rPr>
          <w:rFonts w:ascii="Arial" w:hAnsi="Arial" w:cs="Arial"/>
          <w:b/>
        </w:rPr>
      </w:pPr>
    </w:p>
    <w:p w:rsidR="00FE3032" w:rsidRDefault="00FE3032" w:rsidP="00FC28E9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F244EB" w:rsidRPr="00D128A0" w:rsidRDefault="00F244EB" w:rsidP="008233E8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b/>
          <w:highlight w:val="cyan"/>
        </w:rPr>
      </w:pPr>
      <w:r w:rsidRPr="00D128A0">
        <w:rPr>
          <w:rFonts w:ascii="Arial" w:hAnsi="Arial" w:cs="Arial"/>
          <w:b/>
          <w:highlight w:val="cyan"/>
        </w:rPr>
        <w:lastRenderedPageBreak/>
        <w:t>Run of controls for Recipes</w:t>
      </w:r>
    </w:p>
    <w:p w:rsidR="00F244EB" w:rsidRDefault="00F244EB" w:rsidP="00FC28E9">
      <w:pPr>
        <w:spacing w:after="0" w:line="240" w:lineRule="auto"/>
        <w:ind w:left="360"/>
        <w:rPr>
          <w:rFonts w:ascii="Arial" w:hAnsi="Arial" w:cs="Arial"/>
        </w:rPr>
      </w:pPr>
    </w:p>
    <w:p w:rsidR="00F76508" w:rsidRDefault="003E410A" w:rsidP="00FC28E9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6F77F1">
        <w:rPr>
          <w:rFonts w:ascii="Arial" w:hAnsi="Arial" w:cs="Arial"/>
          <w:b/>
        </w:rPr>
        <w:t>Before running</w:t>
      </w:r>
      <w:r>
        <w:rPr>
          <w:rFonts w:ascii="Arial" w:hAnsi="Arial" w:cs="Arial"/>
        </w:rPr>
        <w:t xml:space="preserve"> the Recipe controls, you have to check that the </w:t>
      </w:r>
      <w:r w:rsidR="00770594">
        <w:rPr>
          <w:rFonts w:ascii="Arial" w:hAnsi="Arial" w:cs="Arial"/>
        </w:rPr>
        <w:t xml:space="preserve">Recipe end-files are </w:t>
      </w:r>
      <w:r>
        <w:rPr>
          <w:rFonts w:ascii="Arial" w:hAnsi="Arial" w:cs="Arial"/>
        </w:rPr>
        <w:t xml:space="preserve">well </w:t>
      </w:r>
      <w:r w:rsidR="00770594">
        <w:rPr>
          <w:rFonts w:ascii="Arial" w:hAnsi="Arial" w:cs="Arial"/>
        </w:rPr>
        <w:t>available in the folder D:\programmesFORTRAN</w:t>
      </w:r>
      <w:r>
        <w:rPr>
          <w:rFonts w:ascii="Arial" w:hAnsi="Arial" w:cs="Arial"/>
        </w:rPr>
        <w:t>\end-files</w:t>
      </w:r>
      <w:r w:rsidR="00F76508">
        <w:rPr>
          <w:rFonts w:ascii="Arial" w:hAnsi="Arial" w:cs="Arial"/>
        </w:rPr>
        <w:t>.</w:t>
      </w:r>
    </w:p>
    <w:p w:rsidR="00770594" w:rsidRDefault="00F76508" w:rsidP="00FC28E9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Do not forget </w:t>
      </w:r>
      <w:proofErr w:type="spellStart"/>
      <w:r w:rsidR="00770594" w:rsidRPr="00770594">
        <w:rPr>
          <w:rFonts w:ascii="Arial" w:hAnsi="Arial" w:cs="Arial"/>
        </w:rPr>
        <w:t>Rcpclass</w:t>
      </w:r>
      <w:r w:rsidR="00770594">
        <w:rPr>
          <w:rFonts w:ascii="Arial" w:hAnsi="Arial" w:cs="Arial"/>
        </w:rPr>
        <w:t>_EN.end</w:t>
      </w:r>
      <w:proofErr w:type="spellEnd"/>
      <w:r w:rsidR="0077059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and </w:t>
      </w:r>
      <w:proofErr w:type="spellStart"/>
      <w:r>
        <w:rPr>
          <w:rFonts w:ascii="Arial" w:hAnsi="Arial" w:cs="Arial"/>
        </w:rPr>
        <w:t>rcpfadecode_EN.end</w:t>
      </w:r>
      <w:proofErr w:type="spellEnd"/>
      <w:r>
        <w:rPr>
          <w:rFonts w:ascii="Arial" w:hAnsi="Arial" w:cs="Arial"/>
        </w:rPr>
        <w:t xml:space="preserve"> </w:t>
      </w:r>
      <w:r w:rsidR="00770594">
        <w:rPr>
          <w:rFonts w:ascii="Arial" w:hAnsi="Arial" w:cs="Arial"/>
        </w:rPr>
        <w:t>file</w:t>
      </w:r>
      <w:r>
        <w:rPr>
          <w:rFonts w:ascii="Arial" w:hAnsi="Arial" w:cs="Arial"/>
        </w:rPr>
        <w:t>s</w:t>
      </w:r>
    </w:p>
    <w:p w:rsidR="00770594" w:rsidRPr="003E410A" w:rsidRDefault="00770594" w:rsidP="00FC28E9">
      <w:pPr>
        <w:spacing w:after="0" w:line="240" w:lineRule="auto"/>
        <w:ind w:left="360"/>
        <w:rPr>
          <w:rFonts w:ascii="Arial" w:hAnsi="Arial" w:cs="Arial"/>
        </w:rPr>
      </w:pPr>
    </w:p>
    <w:p w:rsidR="00770594" w:rsidRDefault="00770594" w:rsidP="00FC28E9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5F1C21">
        <w:rPr>
          <w:rFonts w:ascii="Arial" w:hAnsi="Arial" w:cs="Arial"/>
          <w:b/>
        </w:rPr>
        <w:t xml:space="preserve">Run the </w:t>
      </w:r>
      <w:r w:rsidR="003E410A">
        <w:rPr>
          <w:rFonts w:ascii="Arial" w:hAnsi="Arial" w:cs="Arial"/>
          <w:b/>
        </w:rPr>
        <w:t>recipe</w:t>
      </w:r>
      <w:r w:rsidRPr="005F1C21">
        <w:rPr>
          <w:rFonts w:ascii="Arial" w:hAnsi="Arial" w:cs="Arial"/>
          <w:b/>
        </w:rPr>
        <w:t xml:space="preserve"> controls</w:t>
      </w:r>
      <w:r>
        <w:rPr>
          <w:rFonts w:ascii="Arial" w:hAnsi="Arial" w:cs="Arial"/>
        </w:rPr>
        <w:t xml:space="preserve"> by double clicking on this file called:</w:t>
      </w:r>
    </w:p>
    <w:p w:rsidR="00770594" w:rsidRDefault="003E410A" w:rsidP="00FC28E9">
      <w:pPr>
        <w:pStyle w:val="ListParagraph"/>
        <w:spacing w:after="0" w:line="240" w:lineRule="auto"/>
        <w:ind w:firstLine="720"/>
        <w:rPr>
          <w:rFonts w:ascii="Arial" w:hAnsi="Arial" w:cs="Arial"/>
        </w:rPr>
      </w:pPr>
      <w:r w:rsidRPr="003E410A">
        <w:rPr>
          <w:rFonts w:ascii="Arial" w:hAnsi="Arial" w:cs="Arial"/>
        </w:rPr>
        <w:t>2_Controls_Recipes_D.bat</w:t>
      </w:r>
      <w:r w:rsidR="00770594">
        <w:rPr>
          <w:rFonts w:ascii="Arial" w:hAnsi="Arial" w:cs="Arial"/>
        </w:rPr>
        <w:t xml:space="preserve"> </w:t>
      </w:r>
    </w:p>
    <w:p w:rsidR="00F04DAD" w:rsidRPr="00F04DAD" w:rsidRDefault="00F04DAD" w:rsidP="00FC28E9">
      <w:pPr>
        <w:spacing w:after="0" w:line="240" w:lineRule="auto"/>
        <w:rPr>
          <w:rFonts w:ascii="Arial" w:hAnsi="Arial" w:cs="Arial"/>
        </w:rPr>
      </w:pPr>
    </w:p>
    <w:p w:rsidR="00F04DAD" w:rsidRDefault="00F04DAD" w:rsidP="00FC28E9">
      <w:pPr>
        <w:pStyle w:val="ListParagraph"/>
        <w:numPr>
          <w:ilvl w:val="1"/>
          <w:numId w:val="3"/>
        </w:numPr>
        <w:spacing w:after="0" w:line="240" w:lineRule="auto"/>
        <w:ind w:left="993" w:right="-142" w:hanging="284"/>
        <w:rPr>
          <w:rFonts w:ascii="Arial" w:hAnsi="Arial" w:cs="Arial"/>
        </w:rPr>
      </w:pPr>
      <w:r w:rsidRPr="0013246A">
        <w:rPr>
          <w:rFonts w:ascii="Arial" w:hAnsi="Arial" w:cs="Arial"/>
        </w:rPr>
        <w:t>A “</w:t>
      </w:r>
      <w:proofErr w:type="spellStart"/>
      <w:r w:rsidRPr="0013246A">
        <w:rPr>
          <w:rFonts w:ascii="Arial" w:hAnsi="Arial" w:cs="Arial"/>
        </w:rPr>
        <w:t>cmd</w:t>
      </w:r>
      <w:proofErr w:type="spellEnd"/>
      <w:r w:rsidRPr="0013246A">
        <w:rPr>
          <w:rFonts w:ascii="Arial" w:hAnsi="Arial" w:cs="Arial"/>
        </w:rPr>
        <w:t xml:space="preserve">” window is opened displaying the detail of the run of the </w:t>
      </w:r>
      <w:proofErr w:type="gramStart"/>
      <w:r w:rsidRPr="0013246A">
        <w:rPr>
          <w:rFonts w:ascii="Arial" w:hAnsi="Arial" w:cs="Arial"/>
        </w:rPr>
        <w:t>Fortran</w:t>
      </w:r>
      <w:proofErr w:type="gramEnd"/>
      <w:r w:rsidRPr="0013246A">
        <w:rPr>
          <w:rFonts w:ascii="Arial" w:hAnsi="Arial" w:cs="Arial"/>
        </w:rPr>
        <w:t xml:space="preserve"> programs.</w:t>
      </w:r>
    </w:p>
    <w:p w:rsidR="00F04DAD" w:rsidRDefault="00F04DAD" w:rsidP="00FC28E9">
      <w:pPr>
        <w:pStyle w:val="ListParagraph"/>
        <w:spacing w:after="0" w:line="240" w:lineRule="auto"/>
        <w:ind w:left="993" w:right="-142"/>
        <w:rPr>
          <w:rFonts w:ascii="Arial" w:hAnsi="Arial" w:cs="Arial"/>
        </w:rPr>
      </w:pPr>
    </w:p>
    <w:p w:rsidR="00F04DAD" w:rsidRDefault="00F04DAD" w:rsidP="00FC28E9">
      <w:pPr>
        <w:pStyle w:val="ListParagraph"/>
        <w:numPr>
          <w:ilvl w:val="1"/>
          <w:numId w:val="3"/>
        </w:numPr>
        <w:spacing w:after="0" w:line="240" w:lineRule="auto"/>
        <w:ind w:left="993" w:right="-142" w:hanging="284"/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Pr="0013246A">
        <w:rPr>
          <w:rFonts w:ascii="Arial" w:hAnsi="Arial" w:cs="Arial"/>
        </w:rPr>
        <w:t>eturned message</w:t>
      </w:r>
      <w:r>
        <w:rPr>
          <w:rFonts w:ascii="Arial" w:hAnsi="Arial" w:cs="Arial"/>
        </w:rPr>
        <w:t>s</w:t>
      </w:r>
      <w:r w:rsidRPr="0013246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are </w:t>
      </w:r>
      <w:r w:rsidRPr="0013246A">
        <w:rPr>
          <w:rFonts w:ascii="Arial" w:hAnsi="Arial" w:cs="Arial"/>
        </w:rPr>
        <w:t xml:space="preserve">displayed after each </w:t>
      </w:r>
      <w:proofErr w:type="gramStart"/>
      <w:r w:rsidRPr="0013246A">
        <w:rPr>
          <w:rFonts w:ascii="Arial" w:hAnsi="Arial" w:cs="Arial"/>
        </w:rPr>
        <w:t>exe-files</w:t>
      </w:r>
      <w:proofErr w:type="gramEnd"/>
      <w:r w:rsidRPr="0013246A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 xml:space="preserve">Some are “normal” (e.g. “Number recipe 302 Last recipe 5397”) and some are “problematic” messages as </w:t>
      </w:r>
      <w:r w:rsidRPr="0013246A">
        <w:rPr>
          <w:rFonts w:ascii="Arial" w:hAnsi="Arial" w:cs="Arial"/>
        </w:rPr>
        <w:t>“file not found”</w:t>
      </w:r>
      <w:r>
        <w:rPr>
          <w:rFonts w:ascii="Arial" w:hAnsi="Arial" w:cs="Arial"/>
        </w:rPr>
        <w:t xml:space="preserve"> or </w:t>
      </w:r>
      <w:r w:rsidRPr="0013246A">
        <w:rPr>
          <w:rFonts w:ascii="Arial" w:hAnsi="Arial" w:cs="Arial"/>
        </w:rPr>
        <w:t>“runtime error”</w:t>
      </w:r>
      <w:r>
        <w:rPr>
          <w:rFonts w:ascii="Arial" w:hAnsi="Arial" w:cs="Arial"/>
        </w:rPr>
        <w:t xml:space="preserve"> or an error message specific to the program or no attached message at all.</w:t>
      </w:r>
    </w:p>
    <w:p w:rsidR="00F04DAD" w:rsidRDefault="00F04DAD" w:rsidP="00FC28E9">
      <w:pPr>
        <w:pStyle w:val="ListParagraph"/>
        <w:spacing w:after="0" w:line="240" w:lineRule="auto"/>
        <w:ind w:left="993" w:right="-142"/>
        <w:rPr>
          <w:rFonts w:ascii="Arial" w:hAnsi="Arial" w:cs="Arial"/>
        </w:rPr>
      </w:pPr>
    </w:p>
    <w:p w:rsidR="00F04DAD" w:rsidRDefault="00F04DAD" w:rsidP="00FC28E9">
      <w:pPr>
        <w:pStyle w:val="ListParagraph"/>
        <w:numPr>
          <w:ilvl w:val="1"/>
          <w:numId w:val="3"/>
        </w:numPr>
        <w:spacing w:after="0" w:line="240" w:lineRule="auto"/>
        <w:ind w:left="993" w:right="-142" w:hanging="284"/>
        <w:rPr>
          <w:rFonts w:ascii="Arial" w:hAnsi="Arial" w:cs="Arial"/>
        </w:rPr>
      </w:pPr>
      <w:r>
        <w:rPr>
          <w:rFonts w:ascii="Arial" w:hAnsi="Arial" w:cs="Arial"/>
        </w:rPr>
        <w:t>If you have this kind of problematic message, you will have to open the attached out-file to see why the problem occurs and if it is not clear, do not hesitate to ask to Corinne</w:t>
      </w:r>
    </w:p>
    <w:p w:rsidR="00F04DAD" w:rsidRPr="0013246A" w:rsidRDefault="00F04DAD" w:rsidP="00FC28E9">
      <w:pPr>
        <w:pStyle w:val="ListParagraph"/>
        <w:rPr>
          <w:rFonts w:ascii="Arial" w:hAnsi="Arial" w:cs="Arial"/>
        </w:rPr>
      </w:pPr>
    </w:p>
    <w:p w:rsidR="00FE3032" w:rsidRDefault="00FE3032" w:rsidP="00FC28E9">
      <w:pPr>
        <w:pStyle w:val="ListParagraph"/>
        <w:numPr>
          <w:ilvl w:val="1"/>
          <w:numId w:val="3"/>
        </w:numPr>
        <w:spacing w:after="0" w:line="240" w:lineRule="auto"/>
        <w:ind w:left="993" w:right="-142" w:hanging="284"/>
        <w:rPr>
          <w:rFonts w:ascii="Arial" w:hAnsi="Arial" w:cs="Arial"/>
        </w:rPr>
      </w:pPr>
      <w:r>
        <w:rPr>
          <w:rFonts w:ascii="Arial" w:hAnsi="Arial" w:cs="Arial"/>
        </w:rPr>
        <w:t>Here an example on displayed messages when the procedure runs well:</w:t>
      </w:r>
    </w:p>
    <w:p w:rsidR="00FE3032" w:rsidRDefault="00FE3032" w:rsidP="00FC28E9">
      <w:pPr>
        <w:spacing w:after="0" w:line="240" w:lineRule="auto"/>
        <w:ind w:left="360"/>
        <w:rPr>
          <w:rFonts w:ascii="Arial" w:hAnsi="Arial" w:cs="Arial"/>
        </w:rPr>
      </w:pPr>
      <w:r>
        <w:rPr>
          <w:noProof/>
          <w:lang w:eastAsia="en-GB"/>
        </w:rPr>
        <w:drawing>
          <wp:inline distT="0" distB="0" distL="0" distR="0" wp14:anchorId="48095A96" wp14:editId="29E500A3">
            <wp:extent cx="5364884" cy="6038490"/>
            <wp:effectExtent l="0" t="0" r="762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3277" cy="603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032" w:rsidRDefault="00FE3032" w:rsidP="00FC28E9">
      <w:pPr>
        <w:spacing w:after="0" w:line="240" w:lineRule="auto"/>
        <w:ind w:left="360"/>
        <w:rPr>
          <w:rFonts w:ascii="Arial" w:hAnsi="Arial" w:cs="Arial"/>
        </w:rPr>
      </w:pPr>
    </w:p>
    <w:p w:rsidR="003E410A" w:rsidRPr="005F1C21" w:rsidRDefault="003E410A" w:rsidP="00FC28E9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b/>
        </w:rPr>
      </w:pPr>
      <w:r w:rsidRPr="005F1C21">
        <w:rPr>
          <w:rFonts w:ascii="Arial" w:hAnsi="Arial" w:cs="Arial"/>
          <w:b/>
        </w:rPr>
        <w:t xml:space="preserve">Details </w:t>
      </w:r>
      <w:r>
        <w:rPr>
          <w:rFonts w:ascii="Arial" w:hAnsi="Arial" w:cs="Arial"/>
          <w:b/>
        </w:rPr>
        <w:t>on followed Procedure</w:t>
      </w:r>
      <w:r w:rsidRPr="005F1C21">
        <w:rPr>
          <w:rFonts w:ascii="Arial" w:hAnsi="Arial" w:cs="Arial"/>
          <w:b/>
        </w:rPr>
        <w:t>:</w:t>
      </w:r>
    </w:p>
    <w:p w:rsidR="003E410A" w:rsidRDefault="003E410A" w:rsidP="00FC28E9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3E410A" w:rsidRDefault="003E410A" w:rsidP="00FC28E9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770594">
        <w:rPr>
          <w:rFonts w:ascii="Arial" w:hAnsi="Arial" w:cs="Arial"/>
          <w:u w:val="single"/>
        </w:rPr>
        <w:t>Step 1:</w:t>
      </w:r>
      <w:r>
        <w:rPr>
          <w:rFonts w:ascii="Arial" w:hAnsi="Arial" w:cs="Arial"/>
        </w:rPr>
        <w:t xml:space="preserve"> Preparation of common files by:</w:t>
      </w:r>
    </w:p>
    <w:p w:rsidR="003E410A" w:rsidRDefault="003E410A" w:rsidP="00FC28E9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Copying some main files as txt-files</w:t>
      </w:r>
    </w:p>
    <w:p w:rsidR="003E410A" w:rsidRDefault="003E410A" w:rsidP="00FC28E9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Run some programs to generate txt and </w:t>
      </w:r>
      <w:proofErr w:type="spellStart"/>
      <w:r>
        <w:rPr>
          <w:rFonts w:ascii="Arial" w:hAnsi="Arial" w:cs="Arial"/>
        </w:rPr>
        <w:t>dat</w:t>
      </w:r>
      <w:proofErr w:type="spellEnd"/>
      <w:r>
        <w:rPr>
          <w:rFonts w:ascii="Arial" w:hAnsi="Arial" w:cs="Arial"/>
        </w:rPr>
        <w:t>-files that will be used for other controls (e.g. generation of R_Facgroup.txt)</w:t>
      </w:r>
    </w:p>
    <w:p w:rsidR="003E410A" w:rsidRDefault="003E410A" w:rsidP="00FC28E9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3E410A" w:rsidRDefault="003E410A" w:rsidP="00FC28E9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770594">
        <w:rPr>
          <w:rFonts w:ascii="Arial" w:hAnsi="Arial" w:cs="Arial"/>
          <w:u w:val="single"/>
        </w:rPr>
        <w:t>Step 2:</w:t>
      </w:r>
      <w:r>
        <w:rPr>
          <w:rFonts w:ascii="Arial" w:hAnsi="Arial" w:cs="Arial"/>
        </w:rPr>
        <w:t xml:space="preserve"> Run of controls. </w:t>
      </w:r>
    </w:p>
    <w:p w:rsidR="003E410A" w:rsidRDefault="003E410A" w:rsidP="00FC28E9">
      <w:pPr>
        <w:pStyle w:val="ListParagraph"/>
        <w:numPr>
          <w:ilvl w:val="2"/>
          <w:numId w:val="3"/>
        </w:numPr>
        <w:spacing w:after="0" w:line="240" w:lineRule="auto"/>
        <w:ind w:left="1701" w:hanging="283"/>
        <w:rPr>
          <w:rFonts w:ascii="Arial" w:hAnsi="Arial" w:cs="Arial"/>
        </w:rPr>
      </w:pPr>
      <w:r>
        <w:rPr>
          <w:rFonts w:ascii="Arial" w:hAnsi="Arial" w:cs="Arial"/>
        </w:rPr>
        <w:t xml:space="preserve">The following end-files are checked and the results are available in the attached out-files. </w:t>
      </w:r>
    </w:p>
    <w:p w:rsidR="003E410A" w:rsidRDefault="003E410A" w:rsidP="00FC28E9">
      <w:pPr>
        <w:pStyle w:val="ListParagraph"/>
        <w:numPr>
          <w:ilvl w:val="2"/>
          <w:numId w:val="3"/>
        </w:numPr>
        <w:spacing w:after="0" w:line="240" w:lineRule="auto"/>
        <w:ind w:left="1701" w:right="-284" w:hanging="283"/>
        <w:rPr>
          <w:rFonts w:ascii="Arial" w:hAnsi="Arial" w:cs="Arial"/>
        </w:rPr>
      </w:pPr>
      <w:r>
        <w:rPr>
          <w:rFonts w:ascii="Arial" w:hAnsi="Arial" w:cs="Arial"/>
        </w:rPr>
        <w:t xml:space="preserve">All the out-files are available in the folder </w:t>
      </w:r>
      <w:r w:rsidRPr="005F1C21">
        <w:rPr>
          <w:rFonts w:ascii="Arial" w:hAnsi="Arial" w:cs="Arial"/>
        </w:rPr>
        <w:t>D:\programmesFORTRAN\</w:t>
      </w:r>
      <w:r>
        <w:rPr>
          <w:rFonts w:ascii="Arial" w:hAnsi="Arial" w:cs="Arial"/>
        </w:rPr>
        <w:t>out</w:t>
      </w:r>
      <w:r w:rsidRPr="005F1C21">
        <w:rPr>
          <w:rFonts w:ascii="Arial" w:hAnsi="Arial" w:cs="Arial"/>
        </w:rPr>
        <w:t>-files</w:t>
      </w:r>
    </w:p>
    <w:p w:rsidR="003E410A" w:rsidRDefault="003E410A" w:rsidP="00FC28E9">
      <w:pPr>
        <w:pStyle w:val="ListParagraph"/>
        <w:numPr>
          <w:ilvl w:val="2"/>
          <w:numId w:val="3"/>
        </w:numPr>
        <w:spacing w:after="0" w:line="240" w:lineRule="auto"/>
        <w:ind w:left="1701" w:right="-284" w:hanging="283"/>
        <w:rPr>
          <w:rFonts w:ascii="Arial" w:hAnsi="Arial" w:cs="Arial"/>
        </w:rPr>
      </w:pPr>
      <w:r>
        <w:rPr>
          <w:rFonts w:ascii="Arial" w:hAnsi="Arial" w:cs="Arial"/>
        </w:rPr>
        <w:t xml:space="preserve">In the file called </w:t>
      </w:r>
      <w:proofErr w:type="spellStart"/>
      <w:r>
        <w:rPr>
          <w:rFonts w:ascii="Arial" w:hAnsi="Arial" w:cs="Arial"/>
        </w:rPr>
        <w:t>a_CTLrcp.out</w:t>
      </w:r>
      <w:proofErr w:type="spellEnd"/>
      <w:r>
        <w:rPr>
          <w:rFonts w:ascii="Arial" w:hAnsi="Arial" w:cs="Arial"/>
        </w:rPr>
        <w:t>, you can find the combination of all generated recipe out-files.</w:t>
      </w:r>
      <w:r w:rsidR="00F04DAD">
        <w:rPr>
          <w:rFonts w:ascii="Arial" w:hAnsi="Arial" w:cs="Arial"/>
        </w:rPr>
        <w:t xml:space="preserve"> Here the file list:</w:t>
      </w:r>
    </w:p>
    <w:p w:rsidR="003E410A" w:rsidRPr="00770594" w:rsidRDefault="003E410A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  <w:b/>
        </w:rPr>
      </w:pPr>
      <w:r w:rsidRPr="00770594">
        <w:rPr>
          <w:rFonts w:ascii="Arial" w:hAnsi="Arial" w:cs="Arial"/>
          <w:b/>
        </w:rPr>
        <w:t xml:space="preserve">END-files </w:t>
      </w:r>
      <w:r w:rsidRPr="00770594">
        <w:rPr>
          <w:rFonts w:ascii="Arial" w:hAnsi="Arial" w:cs="Arial"/>
          <w:b/>
        </w:rPr>
        <w:tab/>
        <w:t>Attached OUT-files</w:t>
      </w:r>
    </w:p>
    <w:p w:rsidR="003E410A" w:rsidRPr="003E410A" w:rsidRDefault="003E410A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Rcpbrand.end</w:t>
      </w:r>
      <w:proofErr w:type="spellEnd"/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CTL</w:t>
      </w:r>
      <w:r w:rsidRPr="003E410A">
        <w:rPr>
          <w:rFonts w:ascii="Arial" w:hAnsi="Arial" w:cs="Arial"/>
        </w:rPr>
        <w:t>rcpbrand</w:t>
      </w:r>
      <w:r>
        <w:rPr>
          <w:rFonts w:ascii="Arial" w:hAnsi="Arial" w:cs="Arial"/>
        </w:rPr>
        <w:t>.out</w:t>
      </w:r>
      <w:proofErr w:type="spellEnd"/>
    </w:p>
    <w:p w:rsidR="003E410A" w:rsidRPr="003E410A" w:rsidRDefault="003E410A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Rcpfadebygroup.end</w:t>
      </w:r>
      <w:proofErr w:type="spellEnd"/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CTL</w:t>
      </w:r>
      <w:r w:rsidRPr="003E410A">
        <w:rPr>
          <w:rFonts w:ascii="Arial" w:hAnsi="Arial" w:cs="Arial"/>
        </w:rPr>
        <w:t>rcpfadebyg</w:t>
      </w:r>
      <w:r>
        <w:rPr>
          <w:rFonts w:ascii="Arial" w:hAnsi="Arial" w:cs="Arial"/>
        </w:rPr>
        <w:t>.out</w:t>
      </w:r>
      <w:proofErr w:type="spellEnd"/>
    </w:p>
    <w:p w:rsidR="003E410A" w:rsidRPr="003E410A" w:rsidRDefault="003E410A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commentRangeStart w:id="1"/>
      <w:proofErr w:type="spellStart"/>
      <w:r>
        <w:rPr>
          <w:rFonts w:ascii="Arial" w:hAnsi="Arial" w:cs="Arial"/>
        </w:rPr>
        <w:t>Mixedrec</w:t>
      </w:r>
      <w:commentRangeEnd w:id="1"/>
      <w:r w:rsidR="00C32B4B">
        <w:rPr>
          <w:rStyle w:val="CommentReference"/>
        </w:rPr>
        <w:commentReference w:id="1"/>
      </w:r>
      <w:r>
        <w:rPr>
          <w:rFonts w:ascii="Arial" w:hAnsi="Arial" w:cs="Arial"/>
        </w:rPr>
        <w:t>.end</w:t>
      </w:r>
      <w:proofErr w:type="spellEnd"/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CTL</w:t>
      </w:r>
      <w:r w:rsidRPr="003E410A">
        <w:rPr>
          <w:rFonts w:ascii="Arial" w:hAnsi="Arial" w:cs="Arial"/>
        </w:rPr>
        <w:t>rcplist</w:t>
      </w:r>
      <w:r>
        <w:rPr>
          <w:rFonts w:ascii="Arial" w:hAnsi="Arial" w:cs="Arial"/>
        </w:rPr>
        <w:t>.out</w:t>
      </w:r>
      <w:proofErr w:type="spellEnd"/>
    </w:p>
    <w:p w:rsidR="003E410A" w:rsidRPr="003E410A" w:rsidRDefault="003E410A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Rcpfacet.end</w:t>
      </w:r>
      <w:proofErr w:type="spellEnd"/>
      <w:r>
        <w:rPr>
          <w:rFonts w:ascii="Arial" w:hAnsi="Arial" w:cs="Arial"/>
        </w:rPr>
        <w:tab/>
      </w:r>
      <w:proofErr w:type="spellStart"/>
      <w:r w:rsidRPr="003E410A">
        <w:rPr>
          <w:rFonts w:ascii="Arial" w:hAnsi="Arial" w:cs="Arial"/>
        </w:rPr>
        <w:t>CTLrcpfacet</w:t>
      </w:r>
      <w:r>
        <w:rPr>
          <w:rFonts w:ascii="Arial" w:hAnsi="Arial" w:cs="Arial"/>
        </w:rPr>
        <w:t>.out</w:t>
      </w:r>
      <w:proofErr w:type="spellEnd"/>
    </w:p>
    <w:p w:rsidR="003E410A" w:rsidRPr="003E410A" w:rsidRDefault="003E410A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Rcpquant.end</w:t>
      </w:r>
      <w:proofErr w:type="spellEnd"/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CTL</w:t>
      </w:r>
      <w:r w:rsidRPr="003E410A">
        <w:rPr>
          <w:rFonts w:ascii="Arial" w:hAnsi="Arial" w:cs="Arial"/>
        </w:rPr>
        <w:t>rcpqt</w:t>
      </w:r>
      <w:r>
        <w:rPr>
          <w:rFonts w:ascii="Arial" w:hAnsi="Arial" w:cs="Arial"/>
        </w:rPr>
        <w:t>.out</w:t>
      </w:r>
      <w:proofErr w:type="spellEnd"/>
    </w:p>
    <w:p w:rsidR="003E410A" w:rsidRPr="003E410A" w:rsidRDefault="003E410A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Rcpstdu.end</w:t>
      </w:r>
      <w:proofErr w:type="spellEnd"/>
      <w:r>
        <w:rPr>
          <w:rFonts w:ascii="Arial" w:hAnsi="Arial" w:cs="Arial"/>
        </w:rPr>
        <w:tab/>
      </w:r>
      <w:proofErr w:type="spellStart"/>
      <w:r w:rsidRPr="003E410A">
        <w:rPr>
          <w:rFonts w:ascii="Arial" w:hAnsi="Arial" w:cs="Arial"/>
        </w:rPr>
        <w:t>CTLrcpstd</w:t>
      </w:r>
      <w:r>
        <w:rPr>
          <w:rFonts w:ascii="Arial" w:hAnsi="Arial" w:cs="Arial"/>
        </w:rPr>
        <w:t>.out</w:t>
      </w:r>
      <w:proofErr w:type="spellEnd"/>
    </w:p>
    <w:p w:rsidR="003E410A" w:rsidRPr="003E410A" w:rsidRDefault="003E410A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Rcpmax.end</w:t>
      </w:r>
      <w:proofErr w:type="spellEnd"/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CTL</w:t>
      </w:r>
      <w:r w:rsidRPr="003E410A">
        <w:rPr>
          <w:rFonts w:ascii="Arial" w:hAnsi="Arial" w:cs="Arial"/>
        </w:rPr>
        <w:t>rcpmax</w:t>
      </w:r>
      <w:r>
        <w:rPr>
          <w:rFonts w:ascii="Arial" w:hAnsi="Arial" w:cs="Arial"/>
        </w:rPr>
        <w:t>.out</w:t>
      </w:r>
      <w:proofErr w:type="spellEnd"/>
    </w:p>
    <w:p w:rsidR="003E410A" w:rsidRPr="003E410A" w:rsidRDefault="003E410A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Rcpdensity.end</w:t>
      </w:r>
      <w:proofErr w:type="spellEnd"/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CTL</w:t>
      </w:r>
      <w:r w:rsidRPr="003E410A">
        <w:rPr>
          <w:rFonts w:ascii="Arial" w:hAnsi="Arial" w:cs="Arial"/>
        </w:rPr>
        <w:t>rcpden</w:t>
      </w:r>
      <w:r>
        <w:rPr>
          <w:rFonts w:ascii="Arial" w:hAnsi="Arial" w:cs="Arial"/>
        </w:rPr>
        <w:t>.out</w:t>
      </w:r>
      <w:proofErr w:type="spellEnd"/>
    </w:p>
    <w:p w:rsidR="003E410A" w:rsidRDefault="003E410A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Rcpprobing.end</w:t>
      </w:r>
      <w:proofErr w:type="spellEnd"/>
      <w:r>
        <w:rPr>
          <w:rFonts w:ascii="Arial" w:hAnsi="Arial" w:cs="Arial"/>
        </w:rPr>
        <w:tab/>
      </w:r>
      <w:proofErr w:type="spellStart"/>
      <w:r w:rsidRPr="003E410A">
        <w:rPr>
          <w:rFonts w:ascii="Arial" w:hAnsi="Arial" w:cs="Arial"/>
        </w:rPr>
        <w:t>CTLrcpprob</w:t>
      </w:r>
      <w:r>
        <w:rPr>
          <w:rFonts w:ascii="Arial" w:hAnsi="Arial" w:cs="Arial"/>
        </w:rPr>
        <w:t>.out</w:t>
      </w:r>
      <w:proofErr w:type="spellEnd"/>
    </w:p>
    <w:p w:rsidR="003E410A" w:rsidRPr="003E410A" w:rsidRDefault="003E410A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Rcppctfss.end</w:t>
      </w:r>
      <w:proofErr w:type="spellEnd"/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CTL</w:t>
      </w:r>
      <w:r w:rsidRPr="003E410A">
        <w:rPr>
          <w:rFonts w:ascii="Arial" w:hAnsi="Arial" w:cs="Arial"/>
        </w:rPr>
        <w:t>rcppctfss</w:t>
      </w:r>
      <w:r>
        <w:rPr>
          <w:rFonts w:ascii="Arial" w:hAnsi="Arial" w:cs="Arial"/>
        </w:rPr>
        <w:t>.out</w:t>
      </w:r>
      <w:proofErr w:type="spellEnd"/>
    </w:p>
    <w:p w:rsidR="003E410A" w:rsidRDefault="003E410A" w:rsidP="00FC28E9">
      <w:pPr>
        <w:tabs>
          <w:tab w:val="left" w:pos="5387"/>
        </w:tabs>
        <w:spacing w:after="0" w:line="240" w:lineRule="auto"/>
        <w:rPr>
          <w:rFonts w:ascii="Arial" w:hAnsi="Arial" w:cs="Arial"/>
        </w:rPr>
      </w:pPr>
    </w:p>
    <w:p w:rsidR="00FE3032" w:rsidRDefault="00FE3032" w:rsidP="00FC28E9">
      <w:pPr>
        <w:tabs>
          <w:tab w:val="left" w:pos="5387"/>
        </w:tabs>
        <w:spacing w:after="0" w:line="240" w:lineRule="auto"/>
        <w:rPr>
          <w:rFonts w:ascii="Arial" w:hAnsi="Arial" w:cs="Arial"/>
        </w:rPr>
      </w:pPr>
    </w:p>
    <w:p w:rsidR="007519A9" w:rsidRPr="007519A9" w:rsidRDefault="007519A9" w:rsidP="00FC28E9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highlight w:val="yellow"/>
        </w:rPr>
      </w:pPr>
      <w:r>
        <w:rPr>
          <w:rFonts w:ascii="Arial" w:hAnsi="Arial" w:cs="Arial"/>
          <w:b/>
          <w:highlight w:val="yellow"/>
        </w:rPr>
        <w:t>List of end-files involved for each control: see ANNEX 2</w:t>
      </w:r>
    </w:p>
    <w:p w:rsidR="007519A9" w:rsidRPr="00F76508" w:rsidRDefault="007519A9" w:rsidP="00FC28E9">
      <w:pPr>
        <w:pStyle w:val="ListParagraph"/>
        <w:spacing w:after="0" w:line="240" w:lineRule="auto"/>
        <w:rPr>
          <w:rFonts w:ascii="Arial" w:hAnsi="Arial" w:cs="Arial"/>
          <w:highlight w:val="yellow"/>
        </w:rPr>
      </w:pPr>
    </w:p>
    <w:p w:rsidR="00F04DAD" w:rsidRPr="00F76508" w:rsidRDefault="00633091" w:rsidP="00FC28E9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highlight w:val="yellow"/>
        </w:rPr>
      </w:pPr>
      <w:r>
        <w:rPr>
          <w:rFonts w:ascii="Arial" w:hAnsi="Arial" w:cs="Arial"/>
          <w:b/>
          <w:highlight w:val="yellow"/>
        </w:rPr>
        <w:t>C</w:t>
      </w:r>
      <w:r w:rsidR="00F04DAD" w:rsidRPr="00F76508">
        <w:rPr>
          <w:rFonts w:ascii="Arial" w:hAnsi="Arial" w:cs="Arial"/>
          <w:b/>
          <w:highlight w:val="yellow"/>
        </w:rPr>
        <w:t xml:space="preserve">omments </w:t>
      </w:r>
      <w:r>
        <w:rPr>
          <w:rFonts w:ascii="Arial" w:hAnsi="Arial" w:cs="Arial"/>
          <w:b/>
          <w:highlight w:val="yellow"/>
        </w:rPr>
        <w:t xml:space="preserve">available in the different </w:t>
      </w:r>
      <w:r w:rsidR="00F04DAD" w:rsidRPr="00F76508">
        <w:rPr>
          <w:rFonts w:ascii="Arial" w:hAnsi="Arial" w:cs="Arial"/>
          <w:b/>
          <w:highlight w:val="yellow"/>
        </w:rPr>
        <w:t>out-file</w:t>
      </w:r>
      <w:r>
        <w:rPr>
          <w:rFonts w:ascii="Arial" w:hAnsi="Arial" w:cs="Arial"/>
          <w:b/>
          <w:highlight w:val="yellow"/>
        </w:rPr>
        <w:t>s</w:t>
      </w:r>
      <w:r w:rsidR="00F04DAD" w:rsidRPr="00F76508">
        <w:rPr>
          <w:rFonts w:ascii="Arial" w:hAnsi="Arial" w:cs="Arial"/>
          <w:b/>
          <w:highlight w:val="yellow"/>
        </w:rPr>
        <w:t xml:space="preserve">: see ANNEX </w:t>
      </w:r>
      <w:r w:rsidR="007519A9">
        <w:rPr>
          <w:rFonts w:ascii="Arial" w:hAnsi="Arial" w:cs="Arial"/>
          <w:b/>
          <w:highlight w:val="yellow"/>
        </w:rPr>
        <w:t>3</w:t>
      </w:r>
    </w:p>
    <w:p w:rsidR="00F04DAD" w:rsidRPr="00F76508" w:rsidRDefault="00F04DAD" w:rsidP="00FC28E9">
      <w:pPr>
        <w:spacing w:after="0" w:line="240" w:lineRule="auto"/>
        <w:rPr>
          <w:rFonts w:ascii="Arial" w:hAnsi="Arial" w:cs="Arial"/>
        </w:rPr>
      </w:pPr>
    </w:p>
    <w:p w:rsidR="00F04DAD" w:rsidRDefault="00F04DAD" w:rsidP="00FC28E9">
      <w:pPr>
        <w:tabs>
          <w:tab w:val="left" w:pos="5387"/>
        </w:tabs>
        <w:spacing w:after="0" w:line="240" w:lineRule="auto"/>
        <w:rPr>
          <w:rFonts w:ascii="Arial" w:hAnsi="Arial" w:cs="Arial"/>
        </w:rPr>
      </w:pPr>
    </w:p>
    <w:p w:rsidR="00B93771" w:rsidRPr="00D128A0" w:rsidRDefault="00B93771" w:rsidP="008233E8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b/>
          <w:highlight w:val="cyan"/>
        </w:rPr>
      </w:pPr>
      <w:r w:rsidRPr="00D128A0">
        <w:rPr>
          <w:rFonts w:ascii="Arial" w:hAnsi="Arial" w:cs="Arial"/>
          <w:b/>
          <w:highlight w:val="cyan"/>
        </w:rPr>
        <w:t>Used of</w:t>
      </w:r>
      <w:r w:rsidR="00015270">
        <w:rPr>
          <w:rFonts w:ascii="Arial" w:hAnsi="Arial" w:cs="Arial"/>
          <w:b/>
          <w:highlight w:val="cyan"/>
        </w:rPr>
        <w:t xml:space="preserve"> FUF to generate food new-files</w:t>
      </w:r>
    </w:p>
    <w:p w:rsidR="00B93771" w:rsidRDefault="00B93771" w:rsidP="00B93771">
      <w:pPr>
        <w:pStyle w:val="ListParagraph"/>
        <w:spacing w:after="0" w:line="240" w:lineRule="auto"/>
        <w:ind w:left="360"/>
        <w:rPr>
          <w:rFonts w:ascii="Arial" w:hAnsi="Arial" w:cs="Arial"/>
          <w:b/>
        </w:rPr>
      </w:pPr>
    </w:p>
    <w:p w:rsidR="00B93771" w:rsidRPr="00B93771" w:rsidRDefault="00B93771" w:rsidP="00B93771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6F77F1">
        <w:rPr>
          <w:rFonts w:ascii="Arial" w:hAnsi="Arial" w:cs="Arial"/>
          <w:b/>
        </w:rPr>
        <w:t>Before running</w:t>
      </w:r>
      <w:r w:rsidRPr="00B93771">
        <w:rPr>
          <w:rFonts w:ascii="Arial" w:hAnsi="Arial" w:cs="Arial"/>
          <w:b/>
        </w:rPr>
        <w:t xml:space="preserve"> the </w:t>
      </w:r>
      <w:r>
        <w:rPr>
          <w:rFonts w:ascii="Arial" w:hAnsi="Arial" w:cs="Arial"/>
          <w:b/>
        </w:rPr>
        <w:t>FUF program</w:t>
      </w:r>
      <w:r w:rsidRPr="00B93771">
        <w:rPr>
          <w:rFonts w:ascii="Arial" w:hAnsi="Arial" w:cs="Arial"/>
          <w:b/>
        </w:rPr>
        <w:t xml:space="preserve">, </w:t>
      </w:r>
      <w:r w:rsidRPr="00B93771">
        <w:rPr>
          <w:rFonts w:ascii="Arial" w:hAnsi="Arial" w:cs="Arial"/>
        </w:rPr>
        <w:t xml:space="preserve">you have to check that the </w:t>
      </w:r>
      <w:r w:rsidRPr="00B93771">
        <w:rPr>
          <w:rFonts w:ascii="Arial" w:hAnsi="Arial" w:cs="Arial"/>
          <w:b/>
        </w:rPr>
        <w:t xml:space="preserve">FUF txt-file </w:t>
      </w:r>
      <w:r w:rsidR="00C545C1">
        <w:rPr>
          <w:rFonts w:ascii="Arial" w:hAnsi="Arial" w:cs="Arial"/>
          <w:b/>
        </w:rPr>
        <w:t>is</w:t>
      </w:r>
      <w:r w:rsidRPr="00B93771">
        <w:rPr>
          <w:rFonts w:ascii="Arial" w:hAnsi="Arial" w:cs="Arial"/>
          <w:b/>
        </w:rPr>
        <w:t xml:space="preserve"> well available</w:t>
      </w:r>
      <w:r w:rsidRPr="00B93771">
        <w:rPr>
          <w:rFonts w:ascii="Arial" w:hAnsi="Arial" w:cs="Arial"/>
        </w:rPr>
        <w:t xml:space="preserve"> in the folder D:\programmesFORTRAN\end-files.</w:t>
      </w:r>
    </w:p>
    <w:p w:rsidR="00B93771" w:rsidRPr="00B93771" w:rsidRDefault="00B93771" w:rsidP="00B93771">
      <w:pPr>
        <w:pStyle w:val="ListParagraph"/>
        <w:spacing w:after="0" w:line="240" w:lineRule="auto"/>
        <w:rPr>
          <w:rFonts w:ascii="Arial" w:hAnsi="Arial" w:cs="Arial"/>
        </w:rPr>
      </w:pPr>
    </w:p>
    <w:p w:rsidR="00B93771" w:rsidRDefault="00B93771" w:rsidP="00B93771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B93771">
        <w:rPr>
          <w:rFonts w:ascii="Arial" w:hAnsi="Arial" w:cs="Arial"/>
          <w:b/>
        </w:rPr>
        <w:t>Run the FUF program</w:t>
      </w:r>
      <w:r>
        <w:rPr>
          <w:rFonts w:ascii="Arial" w:hAnsi="Arial" w:cs="Arial"/>
        </w:rPr>
        <w:t xml:space="preserve"> by double clicking on this file called:</w:t>
      </w:r>
    </w:p>
    <w:p w:rsidR="00B93771" w:rsidRDefault="00B93771" w:rsidP="00B93771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Pr="003E410A">
        <w:rPr>
          <w:rFonts w:ascii="Arial" w:hAnsi="Arial" w:cs="Arial"/>
        </w:rPr>
        <w:t>_</w:t>
      </w:r>
      <w:r>
        <w:rPr>
          <w:rFonts w:ascii="Arial" w:hAnsi="Arial" w:cs="Arial"/>
        </w:rPr>
        <w:t>maj_FUF</w:t>
      </w:r>
      <w:r w:rsidRPr="003E410A">
        <w:rPr>
          <w:rFonts w:ascii="Arial" w:hAnsi="Arial" w:cs="Arial"/>
        </w:rPr>
        <w:t>_D.bat</w:t>
      </w:r>
      <w:r>
        <w:rPr>
          <w:rFonts w:ascii="Arial" w:hAnsi="Arial" w:cs="Arial"/>
        </w:rPr>
        <w:t xml:space="preserve"> </w:t>
      </w:r>
    </w:p>
    <w:p w:rsidR="00B93771" w:rsidRPr="00F04DAD" w:rsidRDefault="00B93771" w:rsidP="00B93771">
      <w:pPr>
        <w:spacing w:after="0" w:line="240" w:lineRule="auto"/>
        <w:rPr>
          <w:rFonts w:ascii="Arial" w:hAnsi="Arial" w:cs="Arial"/>
        </w:rPr>
      </w:pPr>
    </w:p>
    <w:p w:rsidR="00B93771" w:rsidRDefault="00B93771" w:rsidP="00B93771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13246A">
        <w:rPr>
          <w:rFonts w:ascii="Arial" w:hAnsi="Arial" w:cs="Arial"/>
        </w:rPr>
        <w:t>A “</w:t>
      </w:r>
      <w:proofErr w:type="spellStart"/>
      <w:r w:rsidRPr="0013246A">
        <w:rPr>
          <w:rFonts w:ascii="Arial" w:hAnsi="Arial" w:cs="Arial"/>
        </w:rPr>
        <w:t>cmd</w:t>
      </w:r>
      <w:proofErr w:type="spellEnd"/>
      <w:r w:rsidRPr="0013246A">
        <w:rPr>
          <w:rFonts w:ascii="Arial" w:hAnsi="Arial" w:cs="Arial"/>
        </w:rPr>
        <w:t xml:space="preserve">” window is opened displaying the detail of the run of the </w:t>
      </w:r>
      <w:proofErr w:type="gramStart"/>
      <w:r w:rsidRPr="0013246A">
        <w:rPr>
          <w:rFonts w:ascii="Arial" w:hAnsi="Arial" w:cs="Arial"/>
        </w:rPr>
        <w:t>Fortran</w:t>
      </w:r>
      <w:proofErr w:type="gramEnd"/>
      <w:r w:rsidRPr="0013246A">
        <w:rPr>
          <w:rFonts w:ascii="Arial" w:hAnsi="Arial" w:cs="Arial"/>
        </w:rPr>
        <w:t xml:space="preserve"> programs.</w:t>
      </w:r>
    </w:p>
    <w:p w:rsidR="00B93771" w:rsidRDefault="00B93771" w:rsidP="00B93771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B93771" w:rsidRDefault="00B93771" w:rsidP="00B93771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Pr="0013246A">
        <w:rPr>
          <w:rFonts w:ascii="Arial" w:hAnsi="Arial" w:cs="Arial"/>
        </w:rPr>
        <w:t>eturned message</w:t>
      </w:r>
      <w:r>
        <w:rPr>
          <w:rFonts w:ascii="Arial" w:hAnsi="Arial" w:cs="Arial"/>
        </w:rPr>
        <w:t>s</w:t>
      </w:r>
      <w:r w:rsidRPr="0013246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are </w:t>
      </w:r>
      <w:r w:rsidRPr="0013246A">
        <w:rPr>
          <w:rFonts w:ascii="Arial" w:hAnsi="Arial" w:cs="Arial"/>
        </w:rPr>
        <w:t xml:space="preserve">displayed </w:t>
      </w:r>
      <w:r>
        <w:rPr>
          <w:rFonts w:ascii="Arial" w:hAnsi="Arial" w:cs="Arial"/>
        </w:rPr>
        <w:t xml:space="preserve">listed the new added foods: </w:t>
      </w:r>
    </w:p>
    <w:p w:rsidR="00B93771" w:rsidRDefault="00127EC8" w:rsidP="00B93771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="00D128A0">
        <w:rPr>
          <w:rFonts w:ascii="Arial" w:hAnsi="Arial" w:cs="Arial"/>
        </w:rPr>
        <w:t xml:space="preserve">or example </w:t>
      </w:r>
      <w:r w:rsidR="00B93771">
        <w:rPr>
          <w:rFonts w:ascii="Arial" w:hAnsi="Arial" w:cs="Arial"/>
        </w:rPr>
        <w:t>‘</w:t>
      </w:r>
      <w:r w:rsidR="00B93771" w:rsidRPr="00D128A0">
        <w:rPr>
          <w:rFonts w:ascii="Arial" w:hAnsi="Arial" w:cs="Arial"/>
          <w:i/>
        </w:rPr>
        <w:t xml:space="preserve">UPDATING :   0 legumes tests </w:t>
      </w:r>
      <w:proofErr w:type="spellStart"/>
      <w:r w:rsidR="00B93771" w:rsidRPr="00D128A0">
        <w:rPr>
          <w:rFonts w:ascii="Arial" w:hAnsi="Arial" w:cs="Arial"/>
          <w:i/>
        </w:rPr>
        <w:t>n.s</w:t>
      </w:r>
      <w:proofErr w:type="spellEnd"/>
      <w:r w:rsidR="00B93771" w:rsidRPr="00D128A0">
        <w:rPr>
          <w:rFonts w:ascii="Arial" w:hAnsi="Arial" w:cs="Arial"/>
          <w:i/>
        </w:rPr>
        <w:t>.</w:t>
      </w:r>
      <w:r w:rsidR="00B93771">
        <w:rPr>
          <w:rFonts w:ascii="Arial" w:hAnsi="Arial" w:cs="Arial"/>
        </w:rPr>
        <w:t>’</w:t>
      </w:r>
    </w:p>
    <w:p w:rsidR="00D128A0" w:rsidRDefault="00127EC8" w:rsidP="00B93771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="00D128A0">
        <w:rPr>
          <w:rFonts w:ascii="Arial" w:hAnsi="Arial" w:cs="Arial"/>
        </w:rPr>
        <w:t xml:space="preserve">he used </w:t>
      </w:r>
      <w:r>
        <w:rPr>
          <w:rFonts w:ascii="Arial" w:hAnsi="Arial" w:cs="Arial"/>
        </w:rPr>
        <w:t>food</w:t>
      </w:r>
      <w:r w:rsidR="00D128A0">
        <w:rPr>
          <w:rFonts w:ascii="Arial" w:hAnsi="Arial" w:cs="Arial"/>
        </w:rPr>
        <w:t xml:space="preserve"> files are all first copying as </w:t>
      </w:r>
      <w:proofErr w:type="spellStart"/>
      <w:r w:rsidR="00D128A0">
        <w:rPr>
          <w:rFonts w:ascii="Arial" w:hAnsi="Arial" w:cs="Arial"/>
        </w:rPr>
        <w:t>sav</w:t>
      </w:r>
      <w:proofErr w:type="spellEnd"/>
      <w:r w:rsidR="00D128A0">
        <w:rPr>
          <w:rFonts w:ascii="Arial" w:hAnsi="Arial" w:cs="Arial"/>
        </w:rPr>
        <w:t>-files (in case of problem) in \end-files folder.</w:t>
      </w:r>
    </w:p>
    <w:p w:rsidR="00B93771" w:rsidRDefault="00B93771" w:rsidP="001F1BC0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 file called MAJFUF.OUT is generated </w:t>
      </w:r>
      <w:r w:rsidR="001F1BC0">
        <w:rPr>
          <w:rFonts w:ascii="Arial" w:hAnsi="Arial" w:cs="Arial"/>
        </w:rPr>
        <w:t xml:space="preserve">in </w:t>
      </w:r>
      <w:r w:rsidR="001F1BC0" w:rsidRPr="001F1BC0">
        <w:rPr>
          <w:rFonts w:ascii="Arial" w:hAnsi="Arial" w:cs="Arial"/>
        </w:rPr>
        <w:t>D:\ProgrammesFORTRAN\out-files</w:t>
      </w:r>
      <w:r w:rsidR="001F1BC0">
        <w:rPr>
          <w:rFonts w:ascii="Arial" w:hAnsi="Arial" w:cs="Arial"/>
        </w:rPr>
        <w:t xml:space="preserve"> folder. This file contains the new codes of the added foods and sometimes, some problematic messages and in this case do not hesitate to ask to Corinne how to proceed.</w:t>
      </w:r>
    </w:p>
    <w:p w:rsidR="001F1BC0" w:rsidRDefault="001F1BC0" w:rsidP="001F1BC0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 maximum of 13 food files (new-files) are generated in </w:t>
      </w:r>
      <w:r w:rsidRPr="001F1BC0">
        <w:rPr>
          <w:rFonts w:ascii="Arial" w:hAnsi="Arial" w:cs="Arial"/>
        </w:rPr>
        <w:t>D:\ProgrammesFORTRAN\out-files</w:t>
      </w:r>
      <w:r>
        <w:rPr>
          <w:rFonts w:ascii="Arial" w:hAnsi="Arial" w:cs="Arial"/>
        </w:rPr>
        <w:t xml:space="preserve"> folder. You will have to </w:t>
      </w:r>
      <w:r w:rsidR="00D128A0">
        <w:rPr>
          <w:rFonts w:ascii="Arial" w:hAnsi="Arial" w:cs="Arial"/>
        </w:rPr>
        <w:t>rename these new-files to end-files and copy them to \end-files folder.</w:t>
      </w:r>
    </w:p>
    <w:p w:rsidR="00D128A0" w:rsidRDefault="00D128A0" w:rsidP="00D128A0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B93771" w:rsidRDefault="00B93771" w:rsidP="00B93771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Here an example on displayed messages when the procedure runs well:</w:t>
      </w:r>
    </w:p>
    <w:p w:rsidR="00B93771" w:rsidRDefault="00B93771" w:rsidP="00D128A0">
      <w:pPr>
        <w:spacing w:after="0" w:line="240" w:lineRule="auto"/>
        <w:ind w:left="360"/>
        <w:jc w:val="center"/>
        <w:rPr>
          <w:rFonts w:ascii="Arial" w:hAnsi="Arial" w:cs="Arial"/>
        </w:rPr>
      </w:pPr>
      <w:r>
        <w:rPr>
          <w:noProof/>
          <w:lang w:eastAsia="en-GB"/>
        </w:rPr>
        <w:lastRenderedPageBreak/>
        <w:drawing>
          <wp:inline distT="0" distB="0" distL="0" distR="0" wp14:anchorId="2957DCDD" wp14:editId="2AC0CACD">
            <wp:extent cx="4824961" cy="3009296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8524" cy="301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771" w:rsidRDefault="00B93771" w:rsidP="00B93771">
      <w:pPr>
        <w:pStyle w:val="ListParagraph"/>
        <w:spacing w:after="0" w:line="240" w:lineRule="auto"/>
        <w:ind w:left="360"/>
        <w:rPr>
          <w:rFonts w:ascii="Arial" w:hAnsi="Arial" w:cs="Arial"/>
          <w:b/>
        </w:rPr>
      </w:pPr>
    </w:p>
    <w:p w:rsidR="00D128A0" w:rsidRPr="005F1C21" w:rsidRDefault="00D128A0" w:rsidP="00D128A0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b/>
        </w:rPr>
      </w:pPr>
      <w:r w:rsidRPr="005F1C21">
        <w:rPr>
          <w:rFonts w:ascii="Arial" w:hAnsi="Arial" w:cs="Arial"/>
          <w:b/>
        </w:rPr>
        <w:t xml:space="preserve">Details </w:t>
      </w:r>
      <w:r>
        <w:rPr>
          <w:rFonts w:ascii="Arial" w:hAnsi="Arial" w:cs="Arial"/>
          <w:b/>
        </w:rPr>
        <w:t>on followed Procedure</w:t>
      </w:r>
      <w:r w:rsidRPr="005F1C21">
        <w:rPr>
          <w:rFonts w:ascii="Arial" w:hAnsi="Arial" w:cs="Arial"/>
          <w:b/>
        </w:rPr>
        <w:t>:</w:t>
      </w:r>
    </w:p>
    <w:p w:rsidR="00D128A0" w:rsidRDefault="00D128A0" w:rsidP="00D128A0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D128A0" w:rsidRDefault="00D128A0" w:rsidP="00D128A0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770594">
        <w:rPr>
          <w:rFonts w:ascii="Arial" w:hAnsi="Arial" w:cs="Arial"/>
          <w:u w:val="single"/>
        </w:rPr>
        <w:t>Step 1:</w:t>
      </w:r>
      <w:r>
        <w:rPr>
          <w:rFonts w:ascii="Arial" w:hAnsi="Arial" w:cs="Arial"/>
        </w:rPr>
        <w:t xml:space="preserve"> Preparation of files:</w:t>
      </w:r>
    </w:p>
    <w:p w:rsidR="00D128A0" w:rsidRDefault="00D128A0" w:rsidP="00D128A0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Visual checks of FUF file</w:t>
      </w:r>
    </w:p>
    <w:p w:rsidR="00D128A0" w:rsidRDefault="00D128A0" w:rsidP="00D128A0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Run the program to generate new-files and </w:t>
      </w:r>
      <w:proofErr w:type="spellStart"/>
      <w:r>
        <w:rPr>
          <w:rFonts w:ascii="Arial" w:hAnsi="Arial" w:cs="Arial"/>
        </w:rPr>
        <w:t>Majfuf.out</w:t>
      </w:r>
      <w:proofErr w:type="spellEnd"/>
      <w:r>
        <w:rPr>
          <w:rFonts w:ascii="Arial" w:hAnsi="Arial" w:cs="Arial"/>
        </w:rPr>
        <w:t xml:space="preserve"> file </w:t>
      </w:r>
    </w:p>
    <w:p w:rsidR="00D128A0" w:rsidRDefault="00D128A0" w:rsidP="00D128A0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D128A0" w:rsidRDefault="00D128A0" w:rsidP="00D128A0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770594">
        <w:rPr>
          <w:rFonts w:ascii="Arial" w:hAnsi="Arial" w:cs="Arial"/>
          <w:u w:val="single"/>
        </w:rPr>
        <w:t>Step 2:</w:t>
      </w:r>
      <w:r>
        <w:rPr>
          <w:rFonts w:ascii="Arial" w:hAnsi="Arial" w:cs="Arial"/>
        </w:rPr>
        <w:t xml:space="preserve"> Run of program (4.maj_FUF_D.bat) </w:t>
      </w:r>
    </w:p>
    <w:p w:rsidR="00D128A0" w:rsidRDefault="00D128A0" w:rsidP="00D128A0">
      <w:pPr>
        <w:pStyle w:val="ListParagraph"/>
        <w:numPr>
          <w:ilvl w:val="2"/>
          <w:numId w:val="3"/>
        </w:numPr>
        <w:spacing w:after="0" w:line="240" w:lineRule="auto"/>
        <w:ind w:left="1701" w:hanging="283"/>
        <w:rPr>
          <w:rFonts w:ascii="Arial" w:hAnsi="Arial" w:cs="Arial"/>
        </w:rPr>
      </w:pPr>
      <w:r>
        <w:rPr>
          <w:rFonts w:ascii="Arial" w:hAnsi="Arial" w:cs="Arial"/>
        </w:rPr>
        <w:t xml:space="preserve">The involved end-files are duplicated in </w:t>
      </w:r>
      <w:proofErr w:type="spellStart"/>
      <w:r>
        <w:rPr>
          <w:rFonts w:ascii="Arial" w:hAnsi="Arial" w:cs="Arial"/>
        </w:rPr>
        <w:t>sav</w:t>
      </w:r>
      <w:proofErr w:type="spellEnd"/>
      <w:r>
        <w:rPr>
          <w:rFonts w:ascii="Arial" w:hAnsi="Arial" w:cs="Arial"/>
        </w:rPr>
        <w:t>-files</w:t>
      </w:r>
    </w:p>
    <w:p w:rsidR="00D128A0" w:rsidRDefault="00D128A0" w:rsidP="00D128A0">
      <w:pPr>
        <w:pStyle w:val="ListParagraph"/>
        <w:numPr>
          <w:ilvl w:val="2"/>
          <w:numId w:val="3"/>
        </w:numPr>
        <w:spacing w:after="0" w:line="240" w:lineRule="auto"/>
        <w:ind w:left="1701" w:right="-284" w:hanging="28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Majfuf.out</w:t>
      </w:r>
      <w:proofErr w:type="spellEnd"/>
      <w:r>
        <w:rPr>
          <w:rFonts w:ascii="Arial" w:hAnsi="Arial" w:cs="Arial"/>
        </w:rPr>
        <w:t xml:space="preserve"> file is available in the folder </w:t>
      </w:r>
      <w:r w:rsidRPr="005F1C21">
        <w:rPr>
          <w:rFonts w:ascii="Arial" w:hAnsi="Arial" w:cs="Arial"/>
        </w:rPr>
        <w:t>D:\programmesFORTRAN\</w:t>
      </w:r>
      <w:r>
        <w:rPr>
          <w:rFonts w:ascii="Arial" w:hAnsi="Arial" w:cs="Arial"/>
        </w:rPr>
        <w:t>out</w:t>
      </w:r>
      <w:r w:rsidRPr="005F1C21">
        <w:rPr>
          <w:rFonts w:ascii="Arial" w:hAnsi="Arial" w:cs="Arial"/>
        </w:rPr>
        <w:t>-files</w:t>
      </w:r>
    </w:p>
    <w:p w:rsidR="00D128A0" w:rsidRDefault="00D128A0" w:rsidP="00D128A0">
      <w:pPr>
        <w:pStyle w:val="ListParagraph"/>
        <w:numPr>
          <w:ilvl w:val="2"/>
          <w:numId w:val="3"/>
        </w:numPr>
        <w:spacing w:after="0" w:line="240" w:lineRule="auto"/>
        <w:ind w:left="1701" w:right="-284" w:hanging="283"/>
        <w:rPr>
          <w:rFonts w:ascii="Arial" w:hAnsi="Arial" w:cs="Arial"/>
        </w:rPr>
      </w:pPr>
      <w:r>
        <w:rPr>
          <w:rFonts w:ascii="Arial" w:hAnsi="Arial" w:cs="Arial"/>
        </w:rPr>
        <w:t xml:space="preserve">New-files are available in the folder </w:t>
      </w:r>
      <w:r w:rsidRPr="005F1C21">
        <w:rPr>
          <w:rFonts w:ascii="Arial" w:hAnsi="Arial" w:cs="Arial"/>
        </w:rPr>
        <w:t>D:\programmesFORTRAN\</w:t>
      </w:r>
      <w:r>
        <w:rPr>
          <w:rFonts w:ascii="Arial" w:hAnsi="Arial" w:cs="Arial"/>
        </w:rPr>
        <w:t>out</w:t>
      </w:r>
      <w:r w:rsidRPr="005F1C21">
        <w:rPr>
          <w:rFonts w:ascii="Arial" w:hAnsi="Arial" w:cs="Arial"/>
        </w:rPr>
        <w:t>-files</w:t>
      </w:r>
    </w:p>
    <w:p w:rsidR="00D128A0" w:rsidRDefault="00D128A0" w:rsidP="00D128A0">
      <w:pPr>
        <w:pStyle w:val="ListParagraph"/>
        <w:numPr>
          <w:ilvl w:val="2"/>
          <w:numId w:val="3"/>
        </w:numPr>
        <w:spacing w:after="0" w:line="240" w:lineRule="auto"/>
        <w:ind w:left="1701" w:right="-284" w:hanging="283"/>
        <w:rPr>
          <w:rFonts w:ascii="Arial" w:hAnsi="Arial" w:cs="Arial"/>
        </w:rPr>
      </w:pPr>
      <w:r>
        <w:rPr>
          <w:rFonts w:ascii="Arial" w:hAnsi="Arial" w:cs="Arial"/>
        </w:rPr>
        <w:t>Here the file list:</w:t>
      </w:r>
    </w:p>
    <w:p w:rsidR="00D128A0" w:rsidRPr="00770594" w:rsidRDefault="00C545C1" w:rsidP="00C545C1">
      <w:pPr>
        <w:tabs>
          <w:tab w:val="left" w:pos="4253"/>
        </w:tabs>
        <w:spacing w:after="0" w:line="240" w:lineRule="auto"/>
        <w:ind w:left="1985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END-files </w:t>
      </w:r>
      <w:r>
        <w:rPr>
          <w:rFonts w:ascii="Arial" w:hAnsi="Arial" w:cs="Arial"/>
          <w:b/>
        </w:rPr>
        <w:tab/>
      </w:r>
      <w:r w:rsidR="00D128A0" w:rsidRPr="00770594">
        <w:rPr>
          <w:rFonts w:ascii="Arial" w:hAnsi="Arial" w:cs="Arial"/>
          <w:b/>
        </w:rPr>
        <w:t xml:space="preserve">Attached </w:t>
      </w:r>
      <w:proofErr w:type="spellStart"/>
      <w:r>
        <w:rPr>
          <w:rFonts w:ascii="Arial" w:hAnsi="Arial" w:cs="Arial"/>
          <w:b/>
        </w:rPr>
        <w:t>sav</w:t>
      </w:r>
      <w:proofErr w:type="spellEnd"/>
      <w:r w:rsidR="00D128A0" w:rsidRPr="00770594">
        <w:rPr>
          <w:rFonts w:ascii="Arial" w:hAnsi="Arial" w:cs="Arial"/>
          <w:b/>
        </w:rPr>
        <w:t>-files</w:t>
      </w:r>
      <w:r>
        <w:rPr>
          <w:rFonts w:ascii="Arial" w:hAnsi="Arial" w:cs="Arial"/>
          <w:b/>
        </w:rPr>
        <w:tab/>
      </w:r>
      <w:r w:rsidRPr="00770594">
        <w:rPr>
          <w:rFonts w:ascii="Arial" w:hAnsi="Arial" w:cs="Arial"/>
          <w:b/>
        </w:rPr>
        <w:t xml:space="preserve">Attached </w:t>
      </w:r>
      <w:r>
        <w:rPr>
          <w:rFonts w:ascii="Arial" w:hAnsi="Arial" w:cs="Arial"/>
          <w:b/>
        </w:rPr>
        <w:t>new</w:t>
      </w:r>
      <w:r w:rsidRPr="00770594">
        <w:rPr>
          <w:rFonts w:ascii="Arial" w:hAnsi="Arial" w:cs="Arial"/>
          <w:b/>
        </w:rPr>
        <w:t>-files</w:t>
      </w:r>
    </w:p>
    <w:p w:rsidR="00C545C1" w:rsidRPr="00C545C1" w:rsidRDefault="00C545C1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 w:rsidRPr="00C545C1">
        <w:rPr>
          <w:rFonts w:ascii="Arial" w:hAnsi="Arial" w:cs="Arial"/>
        </w:rPr>
        <w:t>FDLIST.end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FDLIST.sav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FDLIST</w:t>
      </w:r>
      <w:r>
        <w:rPr>
          <w:rFonts w:ascii="Arial" w:hAnsi="Arial" w:cs="Arial"/>
        </w:rPr>
        <w:t>.new</w:t>
      </w:r>
      <w:proofErr w:type="spellEnd"/>
    </w:p>
    <w:p w:rsidR="00C545C1" w:rsidRPr="00C545C1" w:rsidRDefault="00C545C1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SHADOWLIST.end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SHADOWLIST</w:t>
      </w:r>
      <w:r>
        <w:rPr>
          <w:rFonts w:ascii="Arial" w:hAnsi="Arial" w:cs="Arial"/>
        </w:rPr>
        <w:t>.new</w:t>
      </w:r>
      <w:proofErr w:type="spellEnd"/>
      <w:r>
        <w:rPr>
          <w:rFonts w:ascii="Arial" w:hAnsi="Arial" w:cs="Arial"/>
        </w:rPr>
        <w:tab/>
      </w:r>
      <w:commentRangeStart w:id="2"/>
      <w:proofErr w:type="spellStart"/>
      <w:r w:rsidRPr="00C545C1">
        <w:rPr>
          <w:rFonts w:ascii="Arial" w:hAnsi="Arial" w:cs="Arial"/>
        </w:rPr>
        <w:t>SHADOWLIST</w:t>
      </w:r>
      <w:r>
        <w:rPr>
          <w:rFonts w:ascii="Arial" w:hAnsi="Arial" w:cs="Arial"/>
        </w:rPr>
        <w:t>.new</w:t>
      </w:r>
      <w:commentRangeEnd w:id="2"/>
      <w:proofErr w:type="spellEnd"/>
      <w:r w:rsidR="00C32B4B">
        <w:rPr>
          <w:rStyle w:val="CommentReference"/>
        </w:rPr>
        <w:commentReference w:id="2"/>
      </w:r>
    </w:p>
    <w:p w:rsidR="00C545C1" w:rsidRPr="00C545C1" w:rsidRDefault="00C545C1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 w:rsidRPr="00C545C1">
        <w:rPr>
          <w:rFonts w:ascii="Arial" w:hAnsi="Arial" w:cs="Arial"/>
        </w:rPr>
        <w:t>BRANDNAME.end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BRANDNAME</w:t>
      </w:r>
      <w:r>
        <w:rPr>
          <w:rFonts w:ascii="Arial" w:hAnsi="Arial" w:cs="Arial"/>
        </w:rPr>
        <w:t>.new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BRANDNAME</w:t>
      </w:r>
      <w:r>
        <w:rPr>
          <w:rFonts w:ascii="Arial" w:hAnsi="Arial" w:cs="Arial"/>
        </w:rPr>
        <w:t>.new</w:t>
      </w:r>
      <w:proofErr w:type="spellEnd"/>
    </w:p>
    <w:p w:rsidR="00C545C1" w:rsidRPr="00C545C1" w:rsidRDefault="00C545C1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 w:rsidRPr="00C545C1">
        <w:rPr>
          <w:rFonts w:ascii="Arial" w:hAnsi="Arial" w:cs="Arial"/>
        </w:rPr>
        <w:t>FDFACET.end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FDFACET</w:t>
      </w:r>
      <w:r>
        <w:rPr>
          <w:rFonts w:ascii="Arial" w:hAnsi="Arial" w:cs="Arial"/>
        </w:rPr>
        <w:t>.new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FDFACET</w:t>
      </w:r>
      <w:r>
        <w:rPr>
          <w:rFonts w:ascii="Arial" w:hAnsi="Arial" w:cs="Arial"/>
        </w:rPr>
        <w:t>.new</w:t>
      </w:r>
      <w:proofErr w:type="spellEnd"/>
    </w:p>
    <w:p w:rsidR="00C545C1" w:rsidRPr="00C545C1" w:rsidRDefault="00C545C1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 w:rsidRPr="00C545C1">
        <w:rPr>
          <w:rFonts w:ascii="Arial" w:hAnsi="Arial" w:cs="Arial"/>
        </w:rPr>
        <w:t>FDQUANT.end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FDQUANT</w:t>
      </w:r>
      <w:r>
        <w:rPr>
          <w:rFonts w:ascii="Arial" w:hAnsi="Arial" w:cs="Arial"/>
        </w:rPr>
        <w:t>.new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FDQUANT</w:t>
      </w:r>
      <w:r>
        <w:rPr>
          <w:rFonts w:ascii="Arial" w:hAnsi="Arial" w:cs="Arial"/>
        </w:rPr>
        <w:t>.new</w:t>
      </w:r>
      <w:proofErr w:type="spellEnd"/>
    </w:p>
    <w:p w:rsidR="00C545C1" w:rsidRPr="00C545C1" w:rsidRDefault="00C545C1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 w:rsidRPr="00C545C1">
        <w:rPr>
          <w:rFonts w:ascii="Arial" w:hAnsi="Arial" w:cs="Arial"/>
        </w:rPr>
        <w:t>FDSTD.end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FDSTD</w:t>
      </w:r>
      <w:r>
        <w:rPr>
          <w:rFonts w:ascii="Arial" w:hAnsi="Arial" w:cs="Arial"/>
        </w:rPr>
        <w:t>.new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FDSTD</w:t>
      </w:r>
      <w:r>
        <w:rPr>
          <w:rFonts w:ascii="Arial" w:hAnsi="Arial" w:cs="Arial"/>
        </w:rPr>
        <w:t>.new</w:t>
      </w:r>
      <w:proofErr w:type="spellEnd"/>
    </w:p>
    <w:p w:rsidR="00C545C1" w:rsidRPr="00C545C1" w:rsidRDefault="00C545C1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 w:rsidRPr="00C545C1">
        <w:rPr>
          <w:rFonts w:ascii="Arial" w:hAnsi="Arial" w:cs="Arial"/>
        </w:rPr>
        <w:t>FDMAX.end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FDMAX</w:t>
      </w:r>
      <w:r>
        <w:rPr>
          <w:rFonts w:ascii="Arial" w:hAnsi="Arial" w:cs="Arial"/>
        </w:rPr>
        <w:t>.new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FDMAX</w:t>
      </w:r>
      <w:r>
        <w:rPr>
          <w:rFonts w:ascii="Arial" w:hAnsi="Arial" w:cs="Arial"/>
        </w:rPr>
        <w:t>.new</w:t>
      </w:r>
      <w:proofErr w:type="spellEnd"/>
    </w:p>
    <w:p w:rsidR="00C545C1" w:rsidRPr="00C545C1" w:rsidRDefault="00C545C1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FDPROBING.end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FDPROBING</w:t>
      </w:r>
      <w:r>
        <w:rPr>
          <w:rFonts w:ascii="Arial" w:hAnsi="Arial" w:cs="Arial"/>
        </w:rPr>
        <w:t>.new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FDPROBING</w:t>
      </w:r>
      <w:r>
        <w:rPr>
          <w:rFonts w:ascii="Arial" w:hAnsi="Arial" w:cs="Arial"/>
        </w:rPr>
        <w:t>.new</w:t>
      </w:r>
      <w:proofErr w:type="spellEnd"/>
    </w:p>
    <w:p w:rsidR="00C545C1" w:rsidRPr="00C545C1" w:rsidRDefault="00C545C1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FDTABLE.end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FDTABLE</w:t>
      </w:r>
      <w:r>
        <w:rPr>
          <w:rFonts w:ascii="Arial" w:hAnsi="Arial" w:cs="Arial"/>
        </w:rPr>
        <w:t>.new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FDTABLE</w:t>
      </w:r>
      <w:r>
        <w:rPr>
          <w:rFonts w:ascii="Arial" w:hAnsi="Arial" w:cs="Arial"/>
        </w:rPr>
        <w:t>.new</w:t>
      </w:r>
      <w:proofErr w:type="spellEnd"/>
    </w:p>
    <w:p w:rsidR="00C545C1" w:rsidRPr="00C545C1" w:rsidRDefault="00C545C1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DENSITY.end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DENSITY</w:t>
      </w:r>
      <w:r>
        <w:rPr>
          <w:rFonts w:ascii="Arial" w:hAnsi="Arial" w:cs="Arial"/>
        </w:rPr>
        <w:t>.new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DENSITY</w:t>
      </w:r>
      <w:r>
        <w:rPr>
          <w:rFonts w:ascii="Arial" w:hAnsi="Arial" w:cs="Arial"/>
        </w:rPr>
        <w:t>.new</w:t>
      </w:r>
      <w:proofErr w:type="spellEnd"/>
    </w:p>
    <w:p w:rsidR="00C545C1" w:rsidRPr="00C545C1" w:rsidRDefault="00C545C1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 w:rsidRPr="00C545C1">
        <w:rPr>
          <w:rFonts w:ascii="Arial" w:hAnsi="Arial" w:cs="Arial"/>
        </w:rPr>
        <w:t>EDIB.end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EDIB</w:t>
      </w:r>
      <w:r>
        <w:rPr>
          <w:rFonts w:ascii="Arial" w:hAnsi="Arial" w:cs="Arial"/>
        </w:rPr>
        <w:t>.new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EDIB</w:t>
      </w:r>
      <w:r>
        <w:rPr>
          <w:rFonts w:ascii="Arial" w:hAnsi="Arial" w:cs="Arial"/>
        </w:rPr>
        <w:t>.new</w:t>
      </w:r>
      <w:proofErr w:type="spellEnd"/>
    </w:p>
    <w:p w:rsidR="00C545C1" w:rsidRPr="00C545C1" w:rsidRDefault="00C545C1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RAWCOOK.end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RAWCOOK</w:t>
      </w:r>
      <w:r>
        <w:rPr>
          <w:rFonts w:ascii="Arial" w:hAnsi="Arial" w:cs="Arial"/>
        </w:rPr>
        <w:t>.new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RAWCOOK</w:t>
      </w:r>
      <w:r>
        <w:rPr>
          <w:rFonts w:ascii="Arial" w:hAnsi="Arial" w:cs="Arial"/>
        </w:rPr>
        <w:t>.new</w:t>
      </w:r>
      <w:proofErr w:type="spellEnd"/>
    </w:p>
    <w:p w:rsidR="00C545C1" w:rsidRPr="00C545C1" w:rsidRDefault="00C545C1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 w:rsidRPr="00C545C1">
        <w:rPr>
          <w:rFonts w:ascii="Arial" w:hAnsi="Arial" w:cs="Arial"/>
        </w:rPr>
        <w:t>PCTFAT.end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PCTFAT</w:t>
      </w:r>
      <w:r>
        <w:rPr>
          <w:rFonts w:ascii="Arial" w:hAnsi="Arial" w:cs="Arial"/>
        </w:rPr>
        <w:t>.new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PCTFAT</w:t>
      </w:r>
      <w:r>
        <w:rPr>
          <w:rFonts w:ascii="Arial" w:hAnsi="Arial" w:cs="Arial"/>
        </w:rPr>
        <w:t>.new</w:t>
      </w:r>
      <w:proofErr w:type="spellEnd"/>
    </w:p>
    <w:p w:rsidR="00C545C1" w:rsidRPr="00C545C1" w:rsidRDefault="00C545C1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 w:rsidRPr="00C545C1">
        <w:rPr>
          <w:rFonts w:ascii="Arial" w:hAnsi="Arial" w:cs="Arial"/>
        </w:rPr>
        <w:t>PCTFSS.end</w:t>
      </w:r>
      <w:proofErr w:type="spellEnd"/>
      <w:r w:rsidRPr="00C545C1"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PCTFSS</w:t>
      </w:r>
      <w:r>
        <w:rPr>
          <w:rFonts w:ascii="Arial" w:hAnsi="Arial" w:cs="Arial"/>
        </w:rPr>
        <w:t>.new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PCTFSS</w:t>
      </w:r>
      <w:r>
        <w:rPr>
          <w:rFonts w:ascii="Arial" w:hAnsi="Arial" w:cs="Arial"/>
        </w:rPr>
        <w:t>.new</w:t>
      </w:r>
      <w:proofErr w:type="spellEnd"/>
    </w:p>
    <w:p w:rsidR="00D128A0" w:rsidRDefault="00D128A0" w:rsidP="00B93771">
      <w:pPr>
        <w:pStyle w:val="ListParagraph"/>
        <w:spacing w:after="0" w:line="240" w:lineRule="auto"/>
        <w:ind w:left="360"/>
        <w:rPr>
          <w:rFonts w:ascii="Arial" w:hAnsi="Arial" w:cs="Arial"/>
          <w:b/>
        </w:rPr>
      </w:pPr>
    </w:p>
    <w:p w:rsidR="00C545C1" w:rsidRDefault="00C545C1" w:rsidP="00C545C1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770594">
        <w:rPr>
          <w:rFonts w:ascii="Arial" w:hAnsi="Arial" w:cs="Arial"/>
          <w:u w:val="single"/>
        </w:rPr>
        <w:t xml:space="preserve">Step </w:t>
      </w:r>
      <w:r>
        <w:rPr>
          <w:rFonts w:ascii="Arial" w:hAnsi="Arial" w:cs="Arial"/>
          <w:u w:val="single"/>
        </w:rPr>
        <w:t>3</w:t>
      </w:r>
      <w:r w:rsidRPr="00770594">
        <w:rPr>
          <w:rFonts w:ascii="Arial" w:hAnsi="Arial" w:cs="Arial"/>
          <w:u w:val="single"/>
        </w:rPr>
        <w:t>:</w:t>
      </w:r>
      <w:r>
        <w:rPr>
          <w:rFonts w:ascii="Arial" w:hAnsi="Arial" w:cs="Arial"/>
        </w:rPr>
        <w:t xml:space="preserve"> Rename all the new-files to end-files and copy them in \end-files folder by replacing the previous ones. In case of problems, the </w:t>
      </w:r>
      <w:proofErr w:type="spellStart"/>
      <w:r>
        <w:rPr>
          <w:rFonts w:ascii="Arial" w:hAnsi="Arial" w:cs="Arial"/>
        </w:rPr>
        <w:t>sav</w:t>
      </w:r>
      <w:proofErr w:type="spellEnd"/>
      <w:r>
        <w:rPr>
          <w:rFonts w:ascii="Arial" w:hAnsi="Arial" w:cs="Arial"/>
        </w:rPr>
        <w:t xml:space="preserve">-files can always be re-used. </w:t>
      </w:r>
    </w:p>
    <w:p w:rsidR="00C545C1" w:rsidRDefault="00C545C1" w:rsidP="00C545C1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823FCA" w:rsidRDefault="00823FCA" w:rsidP="00C545C1">
      <w:pPr>
        <w:pStyle w:val="ListParagraph"/>
        <w:spacing w:after="0" w:line="240" w:lineRule="auto"/>
        <w:ind w:left="1440"/>
        <w:rPr>
          <w:ins w:id="3" w:author="Genevieve Nicolas" w:date="2015-07-08T17:26:00Z"/>
          <w:rFonts w:ascii="Arial" w:hAnsi="Arial" w:cs="Arial"/>
        </w:rPr>
      </w:pPr>
      <w:ins w:id="4" w:author="Genevieve Nicolas" w:date="2015-07-08T17:27:00Z">
        <w:r>
          <w:rPr>
            <w:rFonts w:ascii="Arial" w:hAnsi="Arial" w:cs="Arial"/>
          </w:rPr>
          <w:t xml:space="preserve">Follow instructions in </w:t>
        </w:r>
      </w:ins>
      <w:ins w:id="5" w:author="Genevieve Nicolas" w:date="2015-07-08T17:26:00Z">
        <w:r w:rsidRPr="00823FCA">
          <w:rPr>
            <w:rFonts w:ascii="Arial" w:hAnsi="Arial" w:cs="Arial"/>
          </w:rPr>
          <w:t>Z:\DEX\GLOBODIET_DB\1_Guidelines-UserManual\GloboDiet\Subject Specific\IARC Internal Files\INTERNAL DOC_FUFuse.docx</w:t>
        </w:r>
      </w:ins>
      <w:ins w:id="6" w:author="Genevieve Nicolas" w:date="2015-07-08T17:27:00Z">
        <w:r>
          <w:rPr>
            <w:rFonts w:ascii="Arial" w:hAnsi="Arial" w:cs="Arial"/>
          </w:rPr>
          <w:t xml:space="preserve"> before running the controls as there are files to update.</w:t>
        </w:r>
      </w:ins>
      <w:bookmarkStart w:id="7" w:name="_GoBack"/>
      <w:bookmarkEnd w:id="7"/>
    </w:p>
    <w:p w:rsidR="00823FCA" w:rsidRDefault="00823FCA" w:rsidP="00C545C1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C545C1" w:rsidRPr="00C545C1" w:rsidRDefault="00C545C1" w:rsidP="00C545C1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C545C1">
        <w:rPr>
          <w:rFonts w:ascii="Arial" w:hAnsi="Arial" w:cs="Arial"/>
          <w:u w:val="single"/>
        </w:rPr>
        <w:t>Step 4:</w:t>
      </w:r>
      <w:r w:rsidRPr="00C545C1">
        <w:rPr>
          <w:rFonts w:ascii="Arial" w:hAnsi="Arial" w:cs="Arial"/>
        </w:rPr>
        <w:t xml:space="preserve"> Run of controls for Foods and Supplements</w:t>
      </w:r>
      <w:r>
        <w:rPr>
          <w:rFonts w:ascii="Arial" w:hAnsi="Arial" w:cs="Arial"/>
        </w:rPr>
        <w:t xml:space="preserve"> (see previous point 4)</w:t>
      </w:r>
    </w:p>
    <w:p w:rsidR="00C545C1" w:rsidRDefault="00C545C1" w:rsidP="00C545C1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C545C1" w:rsidRDefault="00C545C1" w:rsidP="00B93771">
      <w:pPr>
        <w:pStyle w:val="ListParagraph"/>
        <w:spacing w:after="0" w:line="240" w:lineRule="auto"/>
        <w:ind w:left="360"/>
        <w:rPr>
          <w:rFonts w:ascii="Arial" w:hAnsi="Arial" w:cs="Arial"/>
          <w:b/>
        </w:rPr>
      </w:pPr>
    </w:p>
    <w:p w:rsidR="00C545C1" w:rsidRPr="00C545C1" w:rsidRDefault="00C545C1" w:rsidP="00B93771">
      <w:pPr>
        <w:pStyle w:val="ListParagraph"/>
        <w:spacing w:after="0" w:line="240" w:lineRule="auto"/>
        <w:ind w:left="360"/>
        <w:rPr>
          <w:rFonts w:ascii="Arial" w:hAnsi="Arial" w:cs="Arial"/>
          <w:b/>
        </w:rPr>
      </w:pPr>
    </w:p>
    <w:p w:rsidR="00C545C1" w:rsidRDefault="00C545C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B93771" w:rsidRPr="00C545C1" w:rsidRDefault="00B93771" w:rsidP="008233E8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b/>
          <w:highlight w:val="cyan"/>
        </w:rPr>
      </w:pPr>
      <w:r w:rsidRPr="00C545C1">
        <w:rPr>
          <w:rFonts w:ascii="Arial" w:hAnsi="Arial" w:cs="Arial"/>
          <w:b/>
          <w:highlight w:val="cyan"/>
        </w:rPr>
        <w:lastRenderedPageBreak/>
        <w:t>Used of R</w:t>
      </w:r>
      <w:r w:rsidR="00015270">
        <w:rPr>
          <w:rFonts w:ascii="Arial" w:hAnsi="Arial" w:cs="Arial"/>
          <w:b/>
          <w:highlight w:val="cyan"/>
        </w:rPr>
        <w:t>UF to generate recipe new-files</w:t>
      </w:r>
    </w:p>
    <w:p w:rsidR="00C545C1" w:rsidRPr="00C545C1" w:rsidRDefault="00C545C1" w:rsidP="00C545C1">
      <w:pPr>
        <w:pStyle w:val="ListParagraph"/>
        <w:spacing w:after="0"/>
        <w:ind w:left="360"/>
        <w:rPr>
          <w:rFonts w:ascii="Arial" w:hAnsi="Arial" w:cs="Arial"/>
        </w:rPr>
      </w:pPr>
    </w:p>
    <w:p w:rsidR="0040790C" w:rsidRDefault="00C545C1" w:rsidP="00C545C1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40790C">
        <w:rPr>
          <w:rFonts w:ascii="Arial" w:hAnsi="Arial" w:cs="Arial"/>
          <w:b/>
        </w:rPr>
        <w:t xml:space="preserve">Before running the RUF program, </w:t>
      </w:r>
      <w:r w:rsidRPr="0040790C">
        <w:rPr>
          <w:rFonts w:ascii="Arial" w:hAnsi="Arial" w:cs="Arial"/>
        </w:rPr>
        <w:t>you have</w:t>
      </w:r>
      <w:r w:rsidR="0040790C">
        <w:rPr>
          <w:rFonts w:ascii="Arial" w:hAnsi="Arial" w:cs="Arial"/>
        </w:rPr>
        <w:t xml:space="preserve"> </w:t>
      </w:r>
      <w:r w:rsidRPr="0040790C">
        <w:rPr>
          <w:rFonts w:ascii="Arial" w:hAnsi="Arial" w:cs="Arial"/>
        </w:rPr>
        <w:t>to</w:t>
      </w:r>
      <w:r w:rsidR="0040790C">
        <w:rPr>
          <w:rFonts w:ascii="Arial" w:hAnsi="Arial" w:cs="Arial"/>
        </w:rPr>
        <w:t>:</w:t>
      </w:r>
    </w:p>
    <w:p w:rsidR="00DA36DD" w:rsidRDefault="00DA36DD" w:rsidP="00DA36DD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C545C1" w:rsidRDefault="00C545C1" w:rsidP="0040790C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proofErr w:type="gramStart"/>
      <w:r w:rsidRPr="0040790C">
        <w:rPr>
          <w:rFonts w:ascii="Arial" w:hAnsi="Arial" w:cs="Arial"/>
        </w:rPr>
        <w:t>check</w:t>
      </w:r>
      <w:proofErr w:type="gramEnd"/>
      <w:r w:rsidRPr="0040790C">
        <w:rPr>
          <w:rFonts w:ascii="Arial" w:hAnsi="Arial" w:cs="Arial"/>
        </w:rPr>
        <w:t xml:space="preserve"> that the </w:t>
      </w:r>
      <w:r w:rsidRPr="0040790C">
        <w:rPr>
          <w:rFonts w:ascii="Arial" w:hAnsi="Arial" w:cs="Arial"/>
          <w:b/>
        </w:rPr>
        <w:t>RUF txt-file is well available</w:t>
      </w:r>
      <w:r w:rsidRPr="0040790C">
        <w:rPr>
          <w:rFonts w:ascii="Arial" w:hAnsi="Arial" w:cs="Arial"/>
        </w:rPr>
        <w:t xml:space="preserve"> in the folder D:\programmesFORTRAN\end-files.</w:t>
      </w:r>
    </w:p>
    <w:p w:rsidR="00DA36DD" w:rsidRDefault="00DA36DD" w:rsidP="00DA36DD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40790C" w:rsidRDefault="0040790C" w:rsidP="0040790C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Prepare the </w:t>
      </w:r>
      <w:proofErr w:type="spellStart"/>
      <w:r>
        <w:rPr>
          <w:rFonts w:ascii="Arial" w:hAnsi="Arial" w:cs="Arial"/>
        </w:rPr>
        <w:t>Mixedrec.end</w:t>
      </w:r>
      <w:proofErr w:type="spellEnd"/>
      <w:r>
        <w:rPr>
          <w:rFonts w:ascii="Arial" w:hAnsi="Arial" w:cs="Arial"/>
        </w:rPr>
        <w:t xml:space="preserve"> files according to the file called mixedrec.xls received from the Country and generated with the Recipe Manager application.</w:t>
      </w:r>
    </w:p>
    <w:p w:rsidR="0040790C" w:rsidRPr="0040790C" w:rsidRDefault="0040790C" w:rsidP="0040790C">
      <w:pPr>
        <w:pStyle w:val="ListParagraph"/>
        <w:numPr>
          <w:ilvl w:val="2"/>
          <w:numId w:val="3"/>
        </w:numPr>
        <w:spacing w:after="0" w:line="240" w:lineRule="auto"/>
        <w:ind w:left="1985" w:hanging="425"/>
        <w:rPr>
          <w:rFonts w:ascii="Arial" w:hAnsi="Arial" w:cs="Arial"/>
        </w:rPr>
      </w:pPr>
      <w:r w:rsidRPr="0040790C">
        <w:rPr>
          <w:rFonts w:ascii="Arial" w:hAnsi="Arial" w:cs="Arial"/>
        </w:rPr>
        <w:t>The format of this file is:</w:t>
      </w:r>
    </w:p>
    <w:p w:rsidR="0040790C" w:rsidRPr="0040790C" w:rsidRDefault="0040790C" w:rsidP="0040790C">
      <w:pPr>
        <w:pStyle w:val="ListParagraph"/>
        <w:tabs>
          <w:tab w:val="left" w:pos="4395"/>
        </w:tabs>
        <w:spacing w:after="0" w:line="240" w:lineRule="auto"/>
        <w:ind w:left="1440" w:firstLine="720"/>
        <w:rPr>
          <w:rFonts w:ascii="Arial" w:hAnsi="Arial" w:cs="Arial"/>
          <w:lang w:val="en-US"/>
        </w:rPr>
      </w:pPr>
      <w:r w:rsidRPr="0040790C">
        <w:rPr>
          <w:rFonts w:ascii="Arial" w:hAnsi="Arial" w:cs="Arial"/>
          <w:lang w:val="en-US"/>
        </w:rPr>
        <w:t xml:space="preserve">Recipe code </w:t>
      </w:r>
      <w:r w:rsidRPr="0040790C">
        <w:rPr>
          <w:rFonts w:ascii="Arial" w:hAnsi="Arial" w:cs="Arial"/>
          <w:lang w:val="en-US"/>
        </w:rPr>
        <w:tab/>
      </w:r>
      <w:r w:rsidRPr="0040790C">
        <w:rPr>
          <w:rFonts w:ascii="Arial" w:hAnsi="Arial" w:cs="Arial"/>
          <w:b/>
          <w:lang w:val="en-US"/>
        </w:rPr>
        <w:t xml:space="preserve">  4</w:t>
      </w:r>
      <w:r w:rsidRPr="0040790C">
        <w:rPr>
          <w:rFonts w:ascii="Arial" w:hAnsi="Arial" w:cs="Arial"/>
          <w:lang w:val="en-US"/>
        </w:rPr>
        <w:t xml:space="preserve"> characters</w:t>
      </w:r>
    </w:p>
    <w:p w:rsidR="0040790C" w:rsidRDefault="0040790C" w:rsidP="0040790C">
      <w:pPr>
        <w:pStyle w:val="ListParagraph"/>
        <w:tabs>
          <w:tab w:val="left" w:pos="4395"/>
        </w:tabs>
        <w:spacing w:after="0" w:line="240" w:lineRule="auto"/>
        <w:ind w:left="1440" w:firstLine="720"/>
        <w:rPr>
          <w:rFonts w:ascii="Arial" w:hAnsi="Arial" w:cs="Arial"/>
          <w:lang w:val="en-US"/>
        </w:rPr>
      </w:pPr>
      <w:r w:rsidRPr="0040790C">
        <w:rPr>
          <w:rFonts w:ascii="Arial" w:hAnsi="Arial" w:cs="Arial"/>
          <w:lang w:val="en-US"/>
        </w:rPr>
        <w:t xml:space="preserve">Classification code </w:t>
      </w:r>
      <w:r w:rsidRPr="0040790C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 xml:space="preserve">  </w:t>
      </w:r>
      <w:r w:rsidRPr="0040790C">
        <w:rPr>
          <w:rFonts w:ascii="Arial" w:hAnsi="Arial" w:cs="Arial"/>
          <w:lang w:val="en-US"/>
        </w:rPr>
        <w:t>4 characters (2 for group &amp; 2 for subgroup)</w:t>
      </w:r>
    </w:p>
    <w:p w:rsidR="0040790C" w:rsidRDefault="0040790C" w:rsidP="0040790C">
      <w:pPr>
        <w:pStyle w:val="ListParagraph"/>
        <w:tabs>
          <w:tab w:val="left" w:pos="4395"/>
        </w:tabs>
        <w:spacing w:after="0" w:line="240" w:lineRule="auto"/>
        <w:ind w:left="1440" w:firstLine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Recipe name</w:t>
      </w:r>
      <w:r>
        <w:rPr>
          <w:rFonts w:ascii="Arial" w:hAnsi="Arial" w:cs="Arial"/>
          <w:lang w:val="en-US"/>
        </w:rPr>
        <w:tab/>
        <w:t>50</w:t>
      </w:r>
      <w:r w:rsidRPr="0040790C">
        <w:rPr>
          <w:rFonts w:ascii="Arial" w:hAnsi="Arial" w:cs="Arial"/>
          <w:lang w:val="en-US"/>
        </w:rPr>
        <w:t xml:space="preserve"> characters</w:t>
      </w:r>
    </w:p>
    <w:p w:rsidR="0040790C" w:rsidRDefault="0040790C" w:rsidP="0040790C">
      <w:pPr>
        <w:pStyle w:val="ListParagraph"/>
        <w:tabs>
          <w:tab w:val="left" w:pos="4395"/>
        </w:tabs>
        <w:spacing w:after="0" w:line="240" w:lineRule="auto"/>
        <w:ind w:left="1440" w:firstLine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Recipe type</w:t>
      </w:r>
      <w:r>
        <w:rPr>
          <w:rFonts w:ascii="Arial" w:hAnsi="Arial" w:cs="Arial"/>
          <w:lang w:val="en-US"/>
        </w:rPr>
        <w:tab/>
        <w:t xml:space="preserve">  2 characters (11=not commercial, 22=commercial)</w:t>
      </w:r>
    </w:p>
    <w:p w:rsidR="0040790C" w:rsidRDefault="0040790C" w:rsidP="0040790C">
      <w:pPr>
        <w:pStyle w:val="ListParagraph"/>
        <w:tabs>
          <w:tab w:val="left" w:pos="4395"/>
        </w:tabs>
        <w:spacing w:after="0" w:line="240" w:lineRule="auto"/>
        <w:ind w:left="1440" w:firstLine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Recipe brand</w:t>
      </w:r>
      <w:r>
        <w:rPr>
          <w:rFonts w:ascii="Arial" w:hAnsi="Arial" w:cs="Arial"/>
          <w:lang w:val="en-US"/>
        </w:rPr>
        <w:tab/>
        <w:t>50</w:t>
      </w:r>
      <w:r w:rsidRPr="0040790C">
        <w:rPr>
          <w:rFonts w:ascii="Arial" w:hAnsi="Arial" w:cs="Arial"/>
          <w:lang w:val="en-US"/>
        </w:rPr>
        <w:t xml:space="preserve"> characters</w:t>
      </w:r>
    </w:p>
    <w:p w:rsidR="0040790C" w:rsidRPr="0040790C" w:rsidRDefault="0040790C" w:rsidP="0040790C">
      <w:pPr>
        <w:pStyle w:val="ListParagraph"/>
        <w:numPr>
          <w:ilvl w:val="2"/>
          <w:numId w:val="3"/>
        </w:numPr>
        <w:spacing w:after="0" w:line="240" w:lineRule="auto"/>
        <w:ind w:left="1985" w:hanging="425"/>
        <w:rPr>
          <w:rFonts w:ascii="Arial" w:hAnsi="Arial" w:cs="Arial"/>
        </w:rPr>
      </w:pPr>
      <w:r w:rsidRPr="0040790C">
        <w:rPr>
          <w:rFonts w:ascii="Arial" w:hAnsi="Arial" w:cs="Arial"/>
        </w:rPr>
        <w:t>Example:</w:t>
      </w:r>
    </w:p>
    <w:p w:rsidR="0040790C" w:rsidRPr="0040790C" w:rsidRDefault="0040790C" w:rsidP="0040790C">
      <w:pPr>
        <w:pStyle w:val="ListParagraph"/>
        <w:spacing w:after="0" w:line="240" w:lineRule="auto"/>
        <w:ind w:left="1440"/>
        <w:rPr>
          <w:rFonts w:ascii="Courier New" w:hAnsi="Courier New" w:cs="Courier New"/>
          <w:sz w:val="16"/>
          <w:szCs w:val="16"/>
        </w:rPr>
      </w:pPr>
      <w:r w:rsidRPr="0040790C">
        <w:rPr>
          <w:rFonts w:ascii="Courier New" w:hAnsi="Courier New" w:cs="Courier New"/>
          <w:sz w:val="16"/>
          <w:szCs w:val="16"/>
        </w:rPr>
        <w:t xml:space="preserve">00230101Vleesbrood, met brood                             11                                                    </w:t>
      </w:r>
    </w:p>
    <w:p w:rsidR="0040790C" w:rsidRDefault="0040790C" w:rsidP="0040790C">
      <w:pPr>
        <w:pStyle w:val="ListParagraph"/>
        <w:spacing w:after="0" w:line="240" w:lineRule="auto"/>
        <w:ind w:left="1440"/>
        <w:rPr>
          <w:rFonts w:ascii="Courier New" w:hAnsi="Courier New" w:cs="Courier New"/>
          <w:sz w:val="16"/>
          <w:szCs w:val="16"/>
        </w:rPr>
      </w:pPr>
      <w:r w:rsidRPr="0040790C">
        <w:rPr>
          <w:rFonts w:ascii="Courier New" w:hAnsi="Courier New" w:cs="Courier New"/>
          <w:sz w:val="16"/>
          <w:szCs w:val="16"/>
        </w:rPr>
        <w:t xml:space="preserve">02140101Stoofvlees, </w:t>
      </w:r>
      <w:proofErr w:type="spellStart"/>
      <w:r w:rsidRPr="0040790C">
        <w:rPr>
          <w:rFonts w:ascii="Courier New" w:hAnsi="Courier New" w:cs="Courier New"/>
          <w:sz w:val="16"/>
          <w:szCs w:val="16"/>
        </w:rPr>
        <w:t>frituur</w:t>
      </w:r>
      <w:proofErr w:type="spellEnd"/>
      <w:r w:rsidRPr="0040790C">
        <w:rPr>
          <w:rFonts w:ascii="Courier New" w:hAnsi="Courier New" w:cs="Courier New"/>
          <w:sz w:val="16"/>
          <w:szCs w:val="16"/>
        </w:rPr>
        <w:t xml:space="preserve">                               22-Commercieel </w:t>
      </w:r>
      <w:proofErr w:type="spellStart"/>
      <w:r w:rsidRPr="0040790C">
        <w:rPr>
          <w:rFonts w:ascii="Courier New" w:hAnsi="Courier New" w:cs="Courier New"/>
          <w:sz w:val="16"/>
          <w:szCs w:val="16"/>
        </w:rPr>
        <w:t>n.s</w:t>
      </w:r>
      <w:proofErr w:type="spellEnd"/>
      <w:r w:rsidRPr="0040790C">
        <w:rPr>
          <w:rFonts w:ascii="Courier New" w:hAnsi="Courier New" w:cs="Courier New"/>
          <w:sz w:val="16"/>
          <w:szCs w:val="16"/>
        </w:rPr>
        <w:t xml:space="preserve">.-         </w:t>
      </w:r>
    </w:p>
    <w:p w:rsidR="00DA36DD" w:rsidRDefault="00DA36DD" w:rsidP="00DA36DD">
      <w:pPr>
        <w:pStyle w:val="ListParagraph"/>
        <w:spacing w:after="0" w:line="240" w:lineRule="auto"/>
        <w:ind w:left="1985"/>
        <w:rPr>
          <w:rFonts w:ascii="Arial" w:hAnsi="Arial" w:cs="Arial"/>
        </w:rPr>
      </w:pPr>
    </w:p>
    <w:p w:rsidR="0040790C" w:rsidRPr="00DA36DD" w:rsidRDefault="0040790C" w:rsidP="0040790C">
      <w:pPr>
        <w:pStyle w:val="ListParagraph"/>
        <w:numPr>
          <w:ilvl w:val="2"/>
          <w:numId w:val="3"/>
        </w:numPr>
        <w:spacing w:after="0" w:line="240" w:lineRule="auto"/>
        <w:ind w:left="1985" w:hanging="425"/>
        <w:rPr>
          <w:rFonts w:ascii="Arial" w:hAnsi="Arial" w:cs="Arial"/>
          <w:u w:val="single"/>
        </w:rPr>
      </w:pPr>
      <w:r w:rsidRPr="00DA36DD">
        <w:rPr>
          <w:rFonts w:ascii="Arial" w:hAnsi="Arial" w:cs="Arial"/>
          <w:u w:val="single"/>
        </w:rPr>
        <w:t xml:space="preserve">Important Notes on the construction of </w:t>
      </w:r>
      <w:proofErr w:type="spellStart"/>
      <w:r w:rsidRPr="00DA36DD">
        <w:rPr>
          <w:rFonts w:ascii="Arial" w:hAnsi="Arial" w:cs="Arial"/>
          <w:u w:val="single"/>
        </w:rPr>
        <w:t>Mixedrec.end</w:t>
      </w:r>
      <w:proofErr w:type="spellEnd"/>
      <w:r w:rsidRPr="00DA36DD">
        <w:rPr>
          <w:rFonts w:ascii="Arial" w:hAnsi="Arial" w:cs="Arial"/>
          <w:u w:val="single"/>
        </w:rPr>
        <w:t>:</w:t>
      </w:r>
    </w:p>
    <w:p w:rsidR="00DA36DD" w:rsidRDefault="00DA36DD" w:rsidP="00DA36DD">
      <w:pPr>
        <w:pStyle w:val="ListParagraph"/>
        <w:numPr>
          <w:ilvl w:val="3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You can prepare this file based on the received Mixedrec.xls file &amp; using Excel:</w:t>
      </w:r>
    </w:p>
    <w:p w:rsidR="00DA36DD" w:rsidRDefault="00DA36DD" w:rsidP="00DA36DD">
      <w:pPr>
        <w:pStyle w:val="ListParagraph"/>
        <w:numPr>
          <w:ilvl w:val="4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Keeping only 4 characters for the recipe code (</w:t>
      </w:r>
      <w:r w:rsidRPr="00DA36DD">
        <w:rPr>
          <w:rFonts w:ascii="Arial" w:hAnsi="Arial" w:cs="Arial"/>
        </w:rPr>
        <w:t>#R_IDNUM</w:t>
      </w:r>
      <w:r>
        <w:rPr>
          <w:rFonts w:ascii="Arial" w:hAnsi="Arial" w:cs="Arial"/>
        </w:rPr>
        <w:t>)</w:t>
      </w:r>
    </w:p>
    <w:p w:rsidR="00DA36DD" w:rsidRDefault="00DA36DD" w:rsidP="00DA36DD">
      <w:pPr>
        <w:pStyle w:val="ListParagraph"/>
        <w:numPr>
          <w:ilvl w:val="4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Truncating the R_NAME to 50 characters</w:t>
      </w:r>
    </w:p>
    <w:p w:rsidR="00DA36DD" w:rsidRDefault="00DA36DD" w:rsidP="00DA36DD">
      <w:pPr>
        <w:pStyle w:val="ListParagraph"/>
        <w:numPr>
          <w:ilvl w:val="4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Recoding the R_TYPE to 11 or 22</w:t>
      </w:r>
    </w:p>
    <w:p w:rsidR="00DA36DD" w:rsidRDefault="00DA36DD" w:rsidP="00DA36DD">
      <w:pPr>
        <w:pStyle w:val="ListParagraph"/>
        <w:numPr>
          <w:ilvl w:val="4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Deleting the shadow (SH) lines</w:t>
      </w:r>
    </w:p>
    <w:p w:rsidR="00DA36DD" w:rsidRDefault="00DA36DD" w:rsidP="00DA36DD">
      <w:pPr>
        <w:pStyle w:val="ListParagraph"/>
        <w:numPr>
          <w:ilvl w:val="4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Deleting the 3 last columns </w:t>
      </w:r>
      <w:r w:rsidRPr="00DA36DD">
        <w:rPr>
          <w:rFonts w:ascii="Calibri" w:eastAsia="Times New Roman" w:hAnsi="Calibri" w:cs="Times New Roman"/>
          <w:color w:val="000000"/>
          <w:lang w:val="en-US"/>
        </w:rPr>
        <w:t>TYPE</w:t>
      </w:r>
      <w:r>
        <w:rPr>
          <w:rFonts w:ascii="Calibri" w:eastAsia="Times New Roman" w:hAnsi="Calibri" w:cs="Times New Roman"/>
          <w:color w:val="000000"/>
          <w:lang w:val="en-US"/>
        </w:rPr>
        <w:t xml:space="preserve">, </w:t>
      </w:r>
      <w:r w:rsidRPr="00DA36DD">
        <w:rPr>
          <w:rFonts w:ascii="Calibri" w:eastAsia="Times New Roman" w:hAnsi="Calibri" w:cs="Times New Roman"/>
          <w:color w:val="000000"/>
          <w:lang w:val="en-US"/>
        </w:rPr>
        <w:t>R_SUB</w:t>
      </w:r>
      <w:r>
        <w:rPr>
          <w:rFonts w:ascii="Calibri" w:eastAsia="Times New Roman" w:hAnsi="Calibri" w:cs="Times New Roman"/>
          <w:color w:val="000000"/>
          <w:lang w:val="en-US"/>
        </w:rPr>
        <w:t xml:space="preserve"> &amp; </w:t>
      </w:r>
      <w:r w:rsidRPr="00DA36DD">
        <w:rPr>
          <w:rFonts w:ascii="Calibri" w:eastAsia="Times New Roman" w:hAnsi="Calibri" w:cs="Times New Roman"/>
          <w:color w:val="000000"/>
          <w:lang w:val="en-US"/>
        </w:rPr>
        <w:t>STATUS</w:t>
      </w:r>
    </w:p>
    <w:p w:rsidR="00DA36DD" w:rsidRPr="00DA36DD" w:rsidRDefault="00DA36DD" w:rsidP="00DA36DD">
      <w:pPr>
        <w:pStyle w:val="ListParagraph"/>
        <w:numPr>
          <w:ilvl w:val="4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Sorting the list of </w:t>
      </w:r>
      <w:r w:rsidRPr="00DA36DD">
        <w:rPr>
          <w:rFonts w:ascii="Calibri" w:eastAsia="Times New Roman" w:hAnsi="Calibri" w:cs="Times New Roman"/>
          <w:color w:val="000000"/>
          <w:lang w:val="en-US"/>
        </w:rPr>
        <w:t>R_GROUP</w:t>
      </w:r>
      <w:r>
        <w:rPr>
          <w:rFonts w:ascii="Calibri" w:eastAsia="Times New Roman" w:hAnsi="Calibri" w:cs="Times New Roman"/>
          <w:color w:val="000000"/>
          <w:lang w:val="en-US"/>
        </w:rPr>
        <w:t xml:space="preserve">, </w:t>
      </w:r>
      <w:r w:rsidRPr="00DA36DD">
        <w:rPr>
          <w:rFonts w:ascii="Calibri" w:eastAsia="Times New Roman" w:hAnsi="Calibri" w:cs="Times New Roman"/>
          <w:color w:val="000000"/>
          <w:lang w:val="en-US"/>
        </w:rPr>
        <w:t>R_SUBGROUP</w:t>
      </w:r>
      <w:r>
        <w:rPr>
          <w:rFonts w:ascii="Calibri" w:eastAsia="Times New Roman" w:hAnsi="Calibri" w:cs="Times New Roman"/>
          <w:color w:val="000000"/>
          <w:lang w:val="en-US"/>
        </w:rPr>
        <w:t xml:space="preserve"> &amp; </w:t>
      </w:r>
      <w:r w:rsidRPr="00DA36DD">
        <w:rPr>
          <w:rFonts w:ascii="Calibri" w:eastAsia="Times New Roman" w:hAnsi="Calibri" w:cs="Times New Roman"/>
          <w:color w:val="000000"/>
          <w:lang w:val="en-US"/>
        </w:rPr>
        <w:t>R_IDNUM</w:t>
      </w:r>
    </w:p>
    <w:p w:rsidR="00DA36DD" w:rsidRDefault="00DA36DD" w:rsidP="00DA36DD">
      <w:pPr>
        <w:pStyle w:val="ListParagraph"/>
        <w:numPr>
          <w:ilvl w:val="4"/>
          <w:numId w:val="3"/>
        </w:numPr>
        <w:spacing w:after="0" w:line="240" w:lineRule="auto"/>
        <w:rPr>
          <w:rFonts w:ascii="Arial" w:hAnsi="Arial" w:cs="Arial"/>
        </w:rPr>
      </w:pPr>
      <w:r w:rsidRPr="00DA36DD">
        <w:rPr>
          <w:rFonts w:ascii="Arial" w:hAnsi="Arial" w:cs="Arial"/>
        </w:rPr>
        <w:t xml:space="preserve">Saving the file as a </w:t>
      </w:r>
      <w:r>
        <w:rPr>
          <w:rFonts w:ascii="Arial" w:hAnsi="Arial" w:cs="Arial"/>
        </w:rPr>
        <w:t>prn-</w:t>
      </w:r>
      <w:r w:rsidRPr="00DA36DD">
        <w:rPr>
          <w:rFonts w:ascii="Arial" w:hAnsi="Arial" w:cs="Arial"/>
        </w:rPr>
        <w:t>file</w:t>
      </w:r>
      <w:r w:rsidR="00127EC8">
        <w:rPr>
          <w:rFonts w:ascii="Arial" w:hAnsi="Arial" w:cs="Arial"/>
        </w:rPr>
        <w:t xml:space="preserve"> and then renaming it as end-file</w:t>
      </w:r>
    </w:p>
    <w:p w:rsidR="0040790C" w:rsidRDefault="00127EC8" w:rsidP="0040790C">
      <w:pPr>
        <w:pStyle w:val="ListParagraph"/>
        <w:numPr>
          <w:ilvl w:val="3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In </w:t>
      </w:r>
      <w:proofErr w:type="spellStart"/>
      <w:r>
        <w:rPr>
          <w:rFonts w:ascii="Arial" w:hAnsi="Arial" w:cs="Arial"/>
        </w:rPr>
        <w:t>Mixedrec.end</w:t>
      </w:r>
      <w:proofErr w:type="spellEnd"/>
      <w:r>
        <w:rPr>
          <w:rFonts w:ascii="Arial" w:hAnsi="Arial" w:cs="Arial"/>
        </w:rPr>
        <w:t>, t</w:t>
      </w:r>
      <w:r w:rsidR="0040790C">
        <w:rPr>
          <w:rFonts w:ascii="Arial" w:hAnsi="Arial" w:cs="Arial"/>
        </w:rPr>
        <w:t xml:space="preserve">he recipe list has to be sorted by </w:t>
      </w:r>
      <w:r w:rsidRPr="00DA36DD">
        <w:rPr>
          <w:rFonts w:ascii="Calibri" w:eastAsia="Times New Roman" w:hAnsi="Calibri" w:cs="Times New Roman"/>
          <w:color w:val="000000"/>
          <w:lang w:val="en-US"/>
        </w:rPr>
        <w:t>R_GROUP</w:t>
      </w:r>
      <w:r>
        <w:rPr>
          <w:rFonts w:ascii="Calibri" w:eastAsia="Times New Roman" w:hAnsi="Calibri" w:cs="Times New Roman"/>
          <w:color w:val="000000"/>
          <w:lang w:val="en-US"/>
        </w:rPr>
        <w:t xml:space="preserve">, </w:t>
      </w:r>
      <w:r w:rsidRPr="00DA36DD">
        <w:rPr>
          <w:rFonts w:ascii="Calibri" w:eastAsia="Times New Roman" w:hAnsi="Calibri" w:cs="Times New Roman"/>
          <w:color w:val="000000"/>
          <w:lang w:val="en-US"/>
        </w:rPr>
        <w:t>R_SUBGROUP</w:t>
      </w:r>
      <w:r>
        <w:rPr>
          <w:rFonts w:ascii="Calibri" w:eastAsia="Times New Roman" w:hAnsi="Calibri" w:cs="Times New Roman"/>
          <w:color w:val="000000"/>
          <w:lang w:val="en-US"/>
        </w:rPr>
        <w:t xml:space="preserve"> &amp; </w:t>
      </w:r>
      <w:r w:rsidRPr="00DA36DD">
        <w:rPr>
          <w:rFonts w:ascii="Calibri" w:eastAsia="Times New Roman" w:hAnsi="Calibri" w:cs="Times New Roman"/>
          <w:color w:val="000000"/>
          <w:lang w:val="en-US"/>
        </w:rPr>
        <w:t>R_IDNUM</w:t>
      </w:r>
    </w:p>
    <w:p w:rsidR="0040790C" w:rsidRDefault="0040790C" w:rsidP="0040790C">
      <w:pPr>
        <w:pStyle w:val="ListParagraph"/>
        <w:spacing w:after="0" w:line="240" w:lineRule="auto"/>
        <w:ind w:left="1440"/>
        <w:rPr>
          <w:rFonts w:ascii="Courier New" w:hAnsi="Courier New" w:cs="Courier New"/>
          <w:sz w:val="16"/>
          <w:szCs w:val="16"/>
        </w:rPr>
      </w:pPr>
    </w:p>
    <w:p w:rsidR="0040790C" w:rsidRDefault="0040790C" w:rsidP="0040790C">
      <w:pPr>
        <w:pStyle w:val="ListParagraph"/>
        <w:spacing w:after="0" w:line="240" w:lineRule="auto"/>
        <w:ind w:left="1440"/>
        <w:rPr>
          <w:rFonts w:ascii="Courier New" w:hAnsi="Courier New" w:cs="Courier New"/>
          <w:sz w:val="16"/>
          <w:szCs w:val="16"/>
        </w:rPr>
      </w:pPr>
    </w:p>
    <w:p w:rsidR="00C545C1" w:rsidRDefault="0040790C" w:rsidP="00C545C1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</w:rPr>
        <w:t>Run the R</w:t>
      </w:r>
      <w:r w:rsidR="00C545C1" w:rsidRPr="00B93771">
        <w:rPr>
          <w:rFonts w:ascii="Arial" w:hAnsi="Arial" w:cs="Arial"/>
          <w:b/>
        </w:rPr>
        <w:t>UF program</w:t>
      </w:r>
      <w:r w:rsidR="00C545C1">
        <w:rPr>
          <w:rFonts w:ascii="Arial" w:hAnsi="Arial" w:cs="Arial"/>
        </w:rPr>
        <w:t xml:space="preserve"> by double clicking on this file called:</w:t>
      </w:r>
    </w:p>
    <w:p w:rsidR="00C545C1" w:rsidRDefault="0040790C" w:rsidP="00C545C1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5</w:t>
      </w:r>
      <w:r w:rsidR="00C545C1" w:rsidRPr="003E410A">
        <w:rPr>
          <w:rFonts w:ascii="Arial" w:hAnsi="Arial" w:cs="Arial"/>
        </w:rPr>
        <w:t>_</w:t>
      </w:r>
      <w:r>
        <w:rPr>
          <w:rFonts w:ascii="Arial" w:hAnsi="Arial" w:cs="Arial"/>
        </w:rPr>
        <w:t>maj_R</w:t>
      </w:r>
      <w:r w:rsidR="00C545C1">
        <w:rPr>
          <w:rFonts w:ascii="Arial" w:hAnsi="Arial" w:cs="Arial"/>
        </w:rPr>
        <w:t>UF</w:t>
      </w:r>
      <w:r w:rsidR="00C545C1" w:rsidRPr="003E410A">
        <w:rPr>
          <w:rFonts w:ascii="Arial" w:hAnsi="Arial" w:cs="Arial"/>
        </w:rPr>
        <w:t>_D.bat</w:t>
      </w:r>
      <w:r w:rsidR="00C545C1">
        <w:rPr>
          <w:rFonts w:ascii="Arial" w:hAnsi="Arial" w:cs="Arial"/>
        </w:rPr>
        <w:t xml:space="preserve"> </w:t>
      </w:r>
    </w:p>
    <w:p w:rsidR="00C545C1" w:rsidRPr="00F04DAD" w:rsidRDefault="00C545C1" w:rsidP="00C545C1">
      <w:pPr>
        <w:spacing w:after="0" w:line="240" w:lineRule="auto"/>
        <w:rPr>
          <w:rFonts w:ascii="Arial" w:hAnsi="Arial" w:cs="Arial"/>
        </w:rPr>
      </w:pPr>
    </w:p>
    <w:p w:rsidR="00C545C1" w:rsidRDefault="00C545C1" w:rsidP="00C545C1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13246A">
        <w:rPr>
          <w:rFonts w:ascii="Arial" w:hAnsi="Arial" w:cs="Arial"/>
        </w:rPr>
        <w:t>A “</w:t>
      </w:r>
      <w:proofErr w:type="spellStart"/>
      <w:r w:rsidRPr="0013246A">
        <w:rPr>
          <w:rFonts w:ascii="Arial" w:hAnsi="Arial" w:cs="Arial"/>
        </w:rPr>
        <w:t>cmd</w:t>
      </w:r>
      <w:proofErr w:type="spellEnd"/>
      <w:r w:rsidRPr="0013246A">
        <w:rPr>
          <w:rFonts w:ascii="Arial" w:hAnsi="Arial" w:cs="Arial"/>
        </w:rPr>
        <w:t xml:space="preserve">” window is opened displaying the detail of the run of the </w:t>
      </w:r>
      <w:proofErr w:type="gramStart"/>
      <w:r w:rsidRPr="0013246A">
        <w:rPr>
          <w:rFonts w:ascii="Arial" w:hAnsi="Arial" w:cs="Arial"/>
        </w:rPr>
        <w:t>Fortran</w:t>
      </w:r>
      <w:proofErr w:type="gramEnd"/>
      <w:r w:rsidRPr="0013246A">
        <w:rPr>
          <w:rFonts w:ascii="Arial" w:hAnsi="Arial" w:cs="Arial"/>
        </w:rPr>
        <w:t xml:space="preserve"> programs.</w:t>
      </w:r>
    </w:p>
    <w:p w:rsidR="00C545C1" w:rsidRDefault="00C545C1" w:rsidP="00C545C1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C545C1" w:rsidRDefault="00C545C1" w:rsidP="00C545C1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Pr="0013246A">
        <w:rPr>
          <w:rFonts w:ascii="Arial" w:hAnsi="Arial" w:cs="Arial"/>
        </w:rPr>
        <w:t>eturned message</w:t>
      </w:r>
      <w:r>
        <w:rPr>
          <w:rFonts w:ascii="Arial" w:hAnsi="Arial" w:cs="Arial"/>
        </w:rPr>
        <w:t>s</w:t>
      </w:r>
      <w:r w:rsidRPr="0013246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are </w:t>
      </w:r>
      <w:r w:rsidRPr="0013246A">
        <w:rPr>
          <w:rFonts w:ascii="Arial" w:hAnsi="Arial" w:cs="Arial"/>
        </w:rPr>
        <w:t xml:space="preserve">displayed </w:t>
      </w:r>
      <w:r>
        <w:rPr>
          <w:rFonts w:ascii="Arial" w:hAnsi="Arial" w:cs="Arial"/>
        </w:rPr>
        <w:t xml:space="preserve">listed the new added foods: </w:t>
      </w:r>
    </w:p>
    <w:p w:rsidR="00C545C1" w:rsidRDefault="00127EC8" w:rsidP="00C545C1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="00C545C1">
        <w:rPr>
          <w:rFonts w:ascii="Arial" w:hAnsi="Arial" w:cs="Arial"/>
        </w:rPr>
        <w:t>or example ‘</w:t>
      </w:r>
      <w:r w:rsidR="00C545C1" w:rsidRPr="00D128A0">
        <w:rPr>
          <w:rFonts w:ascii="Arial" w:hAnsi="Arial" w:cs="Arial"/>
          <w:i/>
        </w:rPr>
        <w:t xml:space="preserve">UPDATING :   </w:t>
      </w:r>
      <w:r>
        <w:rPr>
          <w:rFonts w:ascii="Arial" w:hAnsi="Arial" w:cs="Arial"/>
          <w:i/>
        </w:rPr>
        <w:t>5415</w:t>
      </w:r>
      <w:r w:rsidR="00C545C1" w:rsidRPr="00D128A0"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kapsalon</w:t>
      </w:r>
      <w:proofErr w:type="spellEnd"/>
      <w:r w:rsidR="00C545C1">
        <w:rPr>
          <w:rFonts w:ascii="Arial" w:hAnsi="Arial" w:cs="Arial"/>
        </w:rPr>
        <w:t>’</w:t>
      </w:r>
    </w:p>
    <w:p w:rsidR="00C545C1" w:rsidRDefault="00127EC8" w:rsidP="00C545C1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="00C545C1">
        <w:rPr>
          <w:rFonts w:ascii="Arial" w:hAnsi="Arial" w:cs="Arial"/>
        </w:rPr>
        <w:t xml:space="preserve">he used </w:t>
      </w:r>
      <w:r>
        <w:rPr>
          <w:rFonts w:ascii="Arial" w:hAnsi="Arial" w:cs="Arial"/>
        </w:rPr>
        <w:t>recipe</w:t>
      </w:r>
      <w:r w:rsidR="00C545C1">
        <w:rPr>
          <w:rFonts w:ascii="Arial" w:hAnsi="Arial" w:cs="Arial"/>
        </w:rPr>
        <w:t xml:space="preserve"> files are all first copying as </w:t>
      </w:r>
      <w:proofErr w:type="spellStart"/>
      <w:r w:rsidR="00C545C1">
        <w:rPr>
          <w:rFonts w:ascii="Arial" w:hAnsi="Arial" w:cs="Arial"/>
        </w:rPr>
        <w:t>sav</w:t>
      </w:r>
      <w:proofErr w:type="spellEnd"/>
      <w:r w:rsidR="00C545C1">
        <w:rPr>
          <w:rFonts w:ascii="Arial" w:hAnsi="Arial" w:cs="Arial"/>
        </w:rPr>
        <w:t>-files (in case of problem) in \end-files folder.</w:t>
      </w:r>
    </w:p>
    <w:p w:rsidR="00127EC8" w:rsidRDefault="00127EC8" w:rsidP="00127EC8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C545C1" w:rsidRDefault="00127EC8" w:rsidP="00C545C1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 file called MAJR</w:t>
      </w:r>
      <w:r w:rsidR="00C545C1">
        <w:rPr>
          <w:rFonts w:ascii="Arial" w:hAnsi="Arial" w:cs="Arial"/>
        </w:rPr>
        <w:t xml:space="preserve">UF.OUT is generated in </w:t>
      </w:r>
      <w:r w:rsidR="00C545C1" w:rsidRPr="001F1BC0">
        <w:rPr>
          <w:rFonts w:ascii="Arial" w:hAnsi="Arial" w:cs="Arial"/>
        </w:rPr>
        <w:t>D:\ProgrammesFORTRAN\out-files</w:t>
      </w:r>
      <w:r w:rsidR="00C545C1">
        <w:rPr>
          <w:rFonts w:ascii="Arial" w:hAnsi="Arial" w:cs="Arial"/>
        </w:rPr>
        <w:t xml:space="preserve"> folder. This file contains the new codes of the added </w:t>
      </w:r>
      <w:r>
        <w:rPr>
          <w:rFonts w:ascii="Arial" w:hAnsi="Arial" w:cs="Arial"/>
        </w:rPr>
        <w:t>recipes</w:t>
      </w:r>
      <w:r w:rsidR="00C545C1">
        <w:rPr>
          <w:rFonts w:ascii="Arial" w:hAnsi="Arial" w:cs="Arial"/>
        </w:rPr>
        <w:t xml:space="preserve"> and sometimes, some problematic messages and in this case do not hesitate to ask to Corinne how to proceed.</w:t>
      </w:r>
    </w:p>
    <w:p w:rsidR="00C545C1" w:rsidRDefault="00C545C1" w:rsidP="00C545C1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 maximum of </w:t>
      </w:r>
      <w:r w:rsidR="00127EC8">
        <w:rPr>
          <w:rFonts w:ascii="Arial" w:hAnsi="Arial" w:cs="Arial"/>
        </w:rPr>
        <w:t>7</w:t>
      </w:r>
      <w:r>
        <w:rPr>
          <w:rFonts w:ascii="Arial" w:hAnsi="Arial" w:cs="Arial"/>
        </w:rPr>
        <w:t xml:space="preserve"> </w:t>
      </w:r>
      <w:r w:rsidR="00127EC8">
        <w:rPr>
          <w:rFonts w:ascii="Arial" w:hAnsi="Arial" w:cs="Arial"/>
        </w:rPr>
        <w:t>recipe</w:t>
      </w:r>
      <w:r>
        <w:rPr>
          <w:rFonts w:ascii="Arial" w:hAnsi="Arial" w:cs="Arial"/>
        </w:rPr>
        <w:t xml:space="preserve"> files (new-files) are generated in </w:t>
      </w:r>
      <w:r w:rsidRPr="001F1BC0">
        <w:rPr>
          <w:rFonts w:ascii="Arial" w:hAnsi="Arial" w:cs="Arial"/>
        </w:rPr>
        <w:t>D:\ProgrammesFORTRAN\out-files</w:t>
      </w:r>
      <w:r>
        <w:rPr>
          <w:rFonts w:ascii="Arial" w:hAnsi="Arial" w:cs="Arial"/>
        </w:rPr>
        <w:t xml:space="preserve"> folder. You will have to rename these new-files to end-files and copy them to \end-files folder.</w:t>
      </w:r>
    </w:p>
    <w:p w:rsidR="00C545C1" w:rsidRDefault="00C545C1" w:rsidP="00C545C1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C545C1" w:rsidRDefault="00C545C1" w:rsidP="00C545C1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Here an example on displayed messages when the procedure runs well:</w:t>
      </w:r>
    </w:p>
    <w:p w:rsidR="00127EC8" w:rsidRDefault="00127EC8" w:rsidP="00C545C1">
      <w:pPr>
        <w:spacing w:after="0" w:line="240" w:lineRule="auto"/>
        <w:ind w:left="360"/>
        <w:jc w:val="center"/>
        <w:rPr>
          <w:rFonts w:ascii="Arial" w:hAnsi="Arial" w:cs="Arial"/>
        </w:rPr>
      </w:pPr>
      <w:r>
        <w:rPr>
          <w:noProof/>
          <w:lang w:eastAsia="en-GB"/>
        </w:rPr>
        <w:lastRenderedPageBreak/>
        <w:drawing>
          <wp:inline distT="0" distB="0" distL="0" distR="0" wp14:anchorId="1DEBD9DC" wp14:editId="050C22DF">
            <wp:extent cx="5943600" cy="30022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5C1" w:rsidRDefault="00C545C1" w:rsidP="00C545C1">
      <w:pPr>
        <w:pStyle w:val="ListParagraph"/>
        <w:spacing w:after="0" w:line="240" w:lineRule="auto"/>
        <w:ind w:left="360"/>
        <w:rPr>
          <w:rFonts w:ascii="Arial" w:hAnsi="Arial" w:cs="Arial"/>
          <w:b/>
        </w:rPr>
      </w:pPr>
    </w:p>
    <w:p w:rsidR="00C545C1" w:rsidRPr="005F1C21" w:rsidRDefault="00C545C1" w:rsidP="00C545C1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b/>
        </w:rPr>
      </w:pPr>
      <w:r w:rsidRPr="005F1C21">
        <w:rPr>
          <w:rFonts w:ascii="Arial" w:hAnsi="Arial" w:cs="Arial"/>
          <w:b/>
        </w:rPr>
        <w:t xml:space="preserve">Details </w:t>
      </w:r>
      <w:r>
        <w:rPr>
          <w:rFonts w:ascii="Arial" w:hAnsi="Arial" w:cs="Arial"/>
          <w:b/>
        </w:rPr>
        <w:t>on followed Procedure</w:t>
      </w:r>
      <w:r w:rsidRPr="005F1C21">
        <w:rPr>
          <w:rFonts w:ascii="Arial" w:hAnsi="Arial" w:cs="Arial"/>
          <w:b/>
        </w:rPr>
        <w:t>:</w:t>
      </w:r>
    </w:p>
    <w:p w:rsidR="00C545C1" w:rsidRDefault="00C545C1" w:rsidP="00C545C1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C545C1" w:rsidRDefault="00C545C1" w:rsidP="00C545C1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770594">
        <w:rPr>
          <w:rFonts w:ascii="Arial" w:hAnsi="Arial" w:cs="Arial"/>
          <w:u w:val="single"/>
        </w:rPr>
        <w:t>Step 1:</w:t>
      </w:r>
      <w:r>
        <w:rPr>
          <w:rFonts w:ascii="Arial" w:hAnsi="Arial" w:cs="Arial"/>
        </w:rPr>
        <w:t xml:space="preserve"> Preparation of files:</w:t>
      </w:r>
    </w:p>
    <w:p w:rsidR="00C545C1" w:rsidRDefault="00C545C1" w:rsidP="00C545C1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Visual checks of </w:t>
      </w:r>
      <w:r w:rsidR="00127EC8">
        <w:rPr>
          <w:rFonts w:ascii="Arial" w:hAnsi="Arial" w:cs="Arial"/>
        </w:rPr>
        <w:t>R</w:t>
      </w:r>
      <w:r>
        <w:rPr>
          <w:rFonts w:ascii="Arial" w:hAnsi="Arial" w:cs="Arial"/>
        </w:rPr>
        <w:t>UF file</w:t>
      </w:r>
    </w:p>
    <w:p w:rsidR="00127EC8" w:rsidRDefault="00127EC8" w:rsidP="00C545C1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Preparation of the </w:t>
      </w:r>
      <w:proofErr w:type="spellStart"/>
      <w:r>
        <w:rPr>
          <w:rFonts w:ascii="Arial" w:hAnsi="Arial" w:cs="Arial"/>
        </w:rPr>
        <w:t>MIXEDREC.end</w:t>
      </w:r>
      <w:proofErr w:type="spellEnd"/>
      <w:r>
        <w:rPr>
          <w:rFonts w:ascii="Arial" w:hAnsi="Arial" w:cs="Arial"/>
        </w:rPr>
        <w:t xml:space="preserve"> file based on the received mixedrec.xls from the Country</w:t>
      </w:r>
    </w:p>
    <w:p w:rsidR="00C545C1" w:rsidRDefault="00C545C1" w:rsidP="00C545C1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Run the program to generate new-files and </w:t>
      </w:r>
      <w:proofErr w:type="spellStart"/>
      <w:r w:rsidR="00127EC8">
        <w:rPr>
          <w:rFonts w:ascii="Arial" w:hAnsi="Arial" w:cs="Arial"/>
        </w:rPr>
        <w:t>MAJFUF</w:t>
      </w:r>
      <w:r>
        <w:rPr>
          <w:rFonts w:ascii="Arial" w:hAnsi="Arial" w:cs="Arial"/>
        </w:rPr>
        <w:t>.out</w:t>
      </w:r>
      <w:proofErr w:type="spellEnd"/>
      <w:r>
        <w:rPr>
          <w:rFonts w:ascii="Arial" w:hAnsi="Arial" w:cs="Arial"/>
        </w:rPr>
        <w:t xml:space="preserve"> file </w:t>
      </w:r>
    </w:p>
    <w:p w:rsidR="00C545C1" w:rsidRDefault="00C545C1" w:rsidP="00C545C1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C545C1" w:rsidRDefault="00C545C1" w:rsidP="00C545C1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770594">
        <w:rPr>
          <w:rFonts w:ascii="Arial" w:hAnsi="Arial" w:cs="Arial"/>
          <w:u w:val="single"/>
        </w:rPr>
        <w:t>Step 2:</w:t>
      </w:r>
      <w:r>
        <w:rPr>
          <w:rFonts w:ascii="Arial" w:hAnsi="Arial" w:cs="Arial"/>
        </w:rPr>
        <w:t xml:space="preserve"> Run of program (4.maj_FUF_D.bat) </w:t>
      </w:r>
    </w:p>
    <w:p w:rsidR="00C545C1" w:rsidRDefault="00C545C1" w:rsidP="00C545C1">
      <w:pPr>
        <w:pStyle w:val="ListParagraph"/>
        <w:numPr>
          <w:ilvl w:val="2"/>
          <w:numId w:val="3"/>
        </w:numPr>
        <w:spacing w:after="0" w:line="240" w:lineRule="auto"/>
        <w:ind w:left="1701" w:hanging="283"/>
        <w:rPr>
          <w:rFonts w:ascii="Arial" w:hAnsi="Arial" w:cs="Arial"/>
        </w:rPr>
      </w:pPr>
      <w:r>
        <w:rPr>
          <w:rFonts w:ascii="Arial" w:hAnsi="Arial" w:cs="Arial"/>
        </w:rPr>
        <w:t xml:space="preserve">The involved end-files are duplicated in </w:t>
      </w:r>
      <w:proofErr w:type="spellStart"/>
      <w:r>
        <w:rPr>
          <w:rFonts w:ascii="Arial" w:hAnsi="Arial" w:cs="Arial"/>
        </w:rPr>
        <w:t>sav</w:t>
      </w:r>
      <w:proofErr w:type="spellEnd"/>
      <w:r>
        <w:rPr>
          <w:rFonts w:ascii="Arial" w:hAnsi="Arial" w:cs="Arial"/>
        </w:rPr>
        <w:t>-files</w:t>
      </w:r>
    </w:p>
    <w:p w:rsidR="00C545C1" w:rsidRDefault="00C545C1" w:rsidP="00C545C1">
      <w:pPr>
        <w:pStyle w:val="ListParagraph"/>
        <w:numPr>
          <w:ilvl w:val="2"/>
          <w:numId w:val="3"/>
        </w:numPr>
        <w:spacing w:after="0" w:line="240" w:lineRule="auto"/>
        <w:ind w:left="1701" w:right="-284" w:hanging="28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Majfuf.out</w:t>
      </w:r>
      <w:proofErr w:type="spellEnd"/>
      <w:r>
        <w:rPr>
          <w:rFonts w:ascii="Arial" w:hAnsi="Arial" w:cs="Arial"/>
        </w:rPr>
        <w:t xml:space="preserve"> file is available in the folder </w:t>
      </w:r>
      <w:r w:rsidRPr="005F1C21">
        <w:rPr>
          <w:rFonts w:ascii="Arial" w:hAnsi="Arial" w:cs="Arial"/>
        </w:rPr>
        <w:t>D:\programmesFORTRAN\</w:t>
      </w:r>
      <w:r>
        <w:rPr>
          <w:rFonts w:ascii="Arial" w:hAnsi="Arial" w:cs="Arial"/>
        </w:rPr>
        <w:t>out</w:t>
      </w:r>
      <w:r w:rsidRPr="005F1C21">
        <w:rPr>
          <w:rFonts w:ascii="Arial" w:hAnsi="Arial" w:cs="Arial"/>
        </w:rPr>
        <w:t>-files</w:t>
      </w:r>
    </w:p>
    <w:p w:rsidR="00C545C1" w:rsidRDefault="00C545C1" w:rsidP="00C545C1">
      <w:pPr>
        <w:pStyle w:val="ListParagraph"/>
        <w:numPr>
          <w:ilvl w:val="2"/>
          <w:numId w:val="3"/>
        </w:numPr>
        <w:spacing w:after="0" w:line="240" w:lineRule="auto"/>
        <w:ind w:left="1701" w:right="-284" w:hanging="283"/>
        <w:rPr>
          <w:rFonts w:ascii="Arial" w:hAnsi="Arial" w:cs="Arial"/>
        </w:rPr>
      </w:pPr>
      <w:r>
        <w:rPr>
          <w:rFonts w:ascii="Arial" w:hAnsi="Arial" w:cs="Arial"/>
        </w:rPr>
        <w:t xml:space="preserve">New-files are available in the folder </w:t>
      </w:r>
      <w:r w:rsidRPr="005F1C21">
        <w:rPr>
          <w:rFonts w:ascii="Arial" w:hAnsi="Arial" w:cs="Arial"/>
        </w:rPr>
        <w:t>D:\programmesFORTRAN\</w:t>
      </w:r>
      <w:r>
        <w:rPr>
          <w:rFonts w:ascii="Arial" w:hAnsi="Arial" w:cs="Arial"/>
        </w:rPr>
        <w:t>out</w:t>
      </w:r>
      <w:r w:rsidRPr="005F1C21">
        <w:rPr>
          <w:rFonts w:ascii="Arial" w:hAnsi="Arial" w:cs="Arial"/>
        </w:rPr>
        <w:t>-files</w:t>
      </w:r>
    </w:p>
    <w:p w:rsidR="00C545C1" w:rsidRDefault="00C545C1" w:rsidP="00C545C1">
      <w:pPr>
        <w:pStyle w:val="ListParagraph"/>
        <w:numPr>
          <w:ilvl w:val="2"/>
          <w:numId w:val="3"/>
        </w:numPr>
        <w:spacing w:after="0" w:line="240" w:lineRule="auto"/>
        <w:ind w:left="1701" w:right="-284" w:hanging="283"/>
        <w:rPr>
          <w:rFonts w:ascii="Arial" w:hAnsi="Arial" w:cs="Arial"/>
        </w:rPr>
      </w:pPr>
      <w:r>
        <w:rPr>
          <w:rFonts w:ascii="Arial" w:hAnsi="Arial" w:cs="Arial"/>
        </w:rPr>
        <w:t>Here the file list:</w:t>
      </w:r>
    </w:p>
    <w:p w:rsidR="00C545C1" w:rsidRPr="00770594" w:rsidRDefault="00C545C1" w:rsidP="00C545C1">
      <w:pPr>
        <w:tabs>
          <w:tab w:val="left" w:pos="4253"/>
        </w:tabs>
        <w:spacing w:after="0" w:line="240" w:lineRule="auto"/>
        <w:ind w:left="1985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END-files </w:t>
      </w:r>
      <w:r>
        <w:rPr>
          <w:rFonts w:ascii="Arial" w:hAnsi="Arial" w:cs="Arial"/>
          <w:b/>
        </w:rPr>
        <w:tab/>
      </w:r>
      <w:r w:rsidRPr="00770594">
        <w:rPr>
          <w:rFonts w:ascii="Arial" w:hAnsi="Arial" w:cs="Arial"/>
          <w:b/>
        </w:rPr>
        <w:t xml:space="preserve">Attached </w:t>
      </w:r>
      <w:proofErr w:type="spellStart"/>
      <w:r>
        <w:rPr>
          <w:rFonts w:ascii="Arial" w:hAnsi="Arial" w:cs="Arial"/>
          <w:b/>
        </w:rPr>
        <w:t>sav</w:t>
      </w:r>
      <w:proofErr w:type="spellEnd"/>
      <w:r w:rsidRPr="00770594">
        <w:rPr>
          <w:rFonts w:ascii="Arial" w:hAnsi="Arial" w:cs="Arial"/>
          <w:b/>
        </w:rPr>
        <w:t>-files</w:t>
      </w:r>
      <w:r>
        <w:rPr>
          <w:rFonts w:ascii="Arial" w:hAnsi="Arial" w:cs="Arial"/>
          <w:b/>
        </w:rPr>
        <w:tab/>
      </w:r>
      <w:r w:rsidRPr="00770594">
        <w:rPr>
          <w:rFonts w:ascii="Arial" w:hAnsi="Arial" w:cs="Arial"/>
          <w:b/>
        </w:rPr>
        <w:t xml:space="preserve">Attached </w:t>
      </w:r>
      <w:r>
        <w:rPr>
          <w:rFonts w:ascii="Arial" w:hAnsi="Arial" w:cs="Arial"/>
          <w:b/>
        </w:rPr>
        <w:t>new</w:t>
      </w:r>
      <w:r w:rsidRPr="00770594">
        <w:rPr>
          <w:rFonts w:ascii="Arial" w:hAnsi="Arial" w:cs="Arial"/>
          <w:b/>
        </w:rPr>
        <w:t>-files</w:t>
      </w:r>
    </w:p>
    <w:p w:rsidR="00C545C1" w:rsidRPr="00C545C1" w:rsidRDefault="00127EC8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RCPDENSITY</w:t>
      </w:r>
      <w:r w:rsidR="00C545C1" w:rsidRPr="00C545C1">
        <w:rPr>
          <w:rFonts w:ascii="Arial" w:hAnsi="Arial" w:cs="Arial"/>
        </w:rPr>
        <w:t>.end</w:t>
      </w:r>
      <w:proofErr w:type="spellEnd"/>
      <w:r w:rsidR="00C545C1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RCPDENSITY</w:t>
      </w:r>
      <w:r w:rsidR="00C545C1" w:rsidRPr="00C545C1">
        <w:rPr>
          <w:rFonts w:ascii="Arial" w:hAnsi="Arial" w:cs="Arial"/>
        </w:rPr>
        <w:t>.sav</w:t>
      </w:r>
      <w:proofErr w:type="spellEnd"/>
      <w:r w:rsidR="00C545C1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RCPDENSITY</w:t>
      </w:r>
      <w:r w:rsidR="00C545C1">
        <w:rPr>
          <w:rFonts w:ascii="Arial" w:hAnsi="Arial" w:cs="Arial"/>
        </w:rPr>
        <w:t>.new</w:t>
      </w:r>
      <w:proofErr w:type="spellEnd"/>
    </w:p>
    <w:p w:rsidR="00C545C1" w:rsidRPr="00C545C1" w:rsidRDefault="00127EC8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RCPFACET</w:t>
      </w:r>
      <w:r w:rsidR="00C545C1">
        <w:rPr>
          <w:rFonts w:ascii="Arial" w:hAnsi="Arial" w:cs="Arial"/>
        </w:rPr>
        <w:t>.end</w:t>
      </w:r>
      <w:proofErr w:type="spellEnd"/>
      <w:r w:rsidR="00C545C1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RCPFACET</w:t>
      </w:r>
      <w:r w:rsidR="00C545C1">
        <w:rPr>
          <w:rFonts w:ascii="Arial" w:hAnsi="Arial" w:cs="Arial"/>
        </w:rPr>
        <w:t>.new</w:t>
      </w:r>
      <w:proofErr w:type="spellEnd"/>
      <w:r w:rsidR="00C545C1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RCPFACET</w:t>
      </w:r>
      <w:r w:rsidR="00C545C1">
        <w:rPr>
          <w:rFonts w:ascii="Arial" w:hAnsi="Arial" w:cs="Arial"/>
        </w:rPr>
        <w:t>.new</w:t>
      </w:r>
      <w:proofErr w:type="spellEnd"/>
    </w:p>
    <w:p w:rsidR="00C545C1" w:rsidRPr="00C545C1" w:rsidRDefault="00127EC8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RCPMAX</w:t>
      </w:r>
      <w:r w:rsidR="00C545C1" w:rsidRPr="00C545C1">
        <w:rPr>
          <w:rFonts w:ascii="Arial" w:hAnsi="Arial" w:cs="Arial"/>
        </w:rPr>
        <w:t>.end</w:t>
      </w:r>
      <w:proofErr w:type="spellEnd"/>
      <w:r w:rsidR="00C545C1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RCPMAX</w:t>
      </w:r>
      <w:r w:rsidR="00C545C1">
        <w:rPr>
          <w:rFonts w:ascii="Arial" w:hAnsi="Arial" w:cs="Arial"/>
        </w:rPr>
        <w:t>.new</w:t>
      </w:r>
      <w:proofErr w:type="spellEnd"/>
      <w:r w:rsidR="00C545C1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RCPMAX</w:t>
      </w:r>
      <w:r w:rsidR="00C545C1">
        <w:rPr>
          <w:rFonts w:ascii="Arial" w:hAnsi="Arial" w:cs="Arial"/>
        </w:rPr>
        <w:t>.new</w:t>
      </w:r>
      <w:proofErr w:type="spellEnd"/>
    </w:p>
    <w:p w:rsidR="00C545C1" w:rsidRPr="00C545C1" w:rsidRDefault="00127EC8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RCPPCTFSS</w:t>
      </w:r>
      <w:r w:rsidR="00C545C1" w:rsidRPr="00C545C1">
        <w:rPr>
          <w:rFonts w:ascii="Arial" w:hAnsi="Arial" w:cs="Arial"/>
        </w:rPr>
        <w:t>.end</w:t>
      </w:r>
      <w:proofErr w:type="spellEnd"/>
      <w:r w:rsidR="00C545C1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RCPPCTFSS</w:t>
      </w:r>
      <w:r w:rsidR="00C545C1">
        <w:rPr>
          <w:rFonts w:ascii="Arial" w:hAnsi="Arial" w:cs="Arial"/>
        </w:rPr>
        <w:t>.new</w:t>
      </w:r>
      <w:proofErr w:type="spellEnd"/>
      <w:r w:rsidR="00C545C1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RCPPCTFSS</w:t>
      </w:r>
      <w:r w:rsidR="00C545C1">
        <w:rPr>
          <w:rFonts w:ascii="Arial" w:hAnsi="Arial" w:cs="Arial"/>
        </w:rPr>
        <w:t>.new</w:t>
      </w:r>
      <w:proofErr w:type="spellEnd"/>
    </w:p>
    <w:p w:rsidR="00C545C1" w:rsidRPr="00C545C1" w:rsidRDefault="00127EC8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RCPPROBING</w:t>
      </w:r>
      <w:r w:rsidR="00C545C1" w:rsidRPr="00C545C1">
        <w:rPr>
          <w:rFonts w:ascii="Arial" w:hAnsi="Arial" w:cs="Arial"/>
        </w:rPr>
        <w:t>.end</w:t>
      </w:r>
      <w:proofErr w:type="spellEnd"/>
      <w:r w:rsidR="00C545C1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RCPPROBING</w:t>
      </w:r>
      <w:r w:rsidR="00C545C1">
        <w:rPr>
          <w:rFonts w:ascii="Arial" w:hAnsi="Arial" w:cs="Arial"/>
        </w:rPr>
        <w:t>.new</w:t>
      </w:r>
      <w:proofErr w:type="spellEnd"/>
      <w:r w:rsidR="00C545C1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RCPPROBING</w:t>
      </w:r>
      <w:r w:rsidR="00C545C1">
        <w:rPr>
          <w:rFonts w:ascii="Arial" w:hAnsi="Arial" w:cs="Arial"/>
        </w:rPr>
        <w:t>.new</w:t>
      </w:r>
      <w:proofErr w:type="spellEnd"/>
    </w:p>
    <w:p w:rsidR="00C545C1" w:rsidRPr="00C545C1" w:rsidRDefault="00127EC8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RCPQUANT</w:t>
      </w:r>
      <w:r w:rsidR="00C545C1" w:rsidRPr="00C545C1">
        <w:rPr>
          <w:rFonts w:ascii="Arial" w:hAnsi="Arial" w:cs="Arial"/>
        </w:rPr>
        <w:t>.end</w:t>
      </w:r>
      <w:proofErr w:type="spellEnd"/>
      <w:r w:rsidR="00C545C1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RCPQUANT</w:t>
      </w:r>
      <w:r w:rsidR="00C545C1">
        <w:rPr>
          <w:rFonts w:ascii="Arial" w:hAnsi="Arial" w:cs="Arial"/>
        </w:rPr>
        <w:t>.new</w:t>
      </w:r>
      <w:proofErr w:type="spellEnd"/>
      <w:r w:rsidR="00C545C1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RCPQUANT</w:t>
      </w:r>
      <w:r w:rsidR="00C545C1">
        <w:rPr>
          <w:rFonts w:ascii="Arial" w:hAnsi="Arial" w:cs="Arial"/>
        </w:rPr>
        <w:t>.new</w:t>
      </w:r>
      <w:proofErr w:type="spellEnd"/>
    </w:p>
    <w:p w:rsidR="00C545C1" w:rsidRPr="00C545C1" w:rsidRDefault="00127EC8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RCPSTDU</w:t>
      </w:r>
      <w:r w:rsidR="00C545C1" w:rsidRPr="00C545C1">
        <w:rPr>
          <w:rFonts w:ascii="Arial" w:hAnsi="Arial" w:cs="Arial"/>
        </w:rPr>
        <w:t>.end</w:t>
      </w:r>
      <w:proofErr w:type="spellEnd"/>
      <w:r w:rsidR="00C545C1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RCPSTDU</w:t>
      </w:r>
      <w:r w:rsidR="00C545C1">
        <w:rPr>
          <w:rFonts w:ascii="Arial" w:hAnsi="Arial" w:cs="Arial"/>
        </w:rPr>
        <w:t>.new</w:t>
      </w:r>
      <w:proofErr w:type="spellEnd"/>
      <w:r w:rsidR="00C545C1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RCPSTDU</w:t>
      </w:r>
      <w:r w:rsidR="00C545C1">
        <w:rPr>
          <w:rFonts w:ascii="Arial" w:hAnsi="Arial" w:cs="Arial"/>
        </w:rPr>
        <w:t>.new</w:t>
      </w:r>
      <w:proofErr w:type="spellEnd"/>
    </w:p>
    <w:p w:rsidR="00C545C1" w:rsidRDefault="00C545C1" w:rsidP="00C545C1">
      <w:pPr>
        <w:pStyle w:val="ListParagraph"/>
        <w:spacing w:after="0" w:line="240" w:lineRule="auto"/>
        <w:ind w:left="360"/>
        <w:rPr>
          <w:rFonts w:ascii="Arial" w:hAnsi="Arial" w:cs="Arial"/>
          <w:b/>
        </w:rPr>
      </w:pPr>
    </w:p>
    <w:p w:rsidR="00C545C1" w:rsidRDefault="00C545C1" w:rsidP="00C545C1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770594">
        <w:rPr>
          <w:rFonts w:ascii="Arial" w:hAnsi="Arial" w:cs="Arial"/>
          <w:u w:val="single"/>
        </w:rPr>
        <w:t xml:space="preserve">Step </w:t>
      </w:r>
      <w:r>
        <w:rPr>
          <w:rFonts w:ascii="Arial" w:hAnsi="Arial" w:cs="Arial"/>
          <w:u w:val="single"/>
        </w:rPr>
        <w:t>3</w:t>
      </w:r>
      <w:r w:rsidRPr="00770594">
        <w:rPr>
          <w:rFonts w:ascii="Arial" w:hAnsi="Arial" w:cs="Arial"/>
          <w:u w:val="single"/>
        </w:rPr>
        <w:t>:</w:t>
      </w:r>
      <w:r>
        <w:rPr>
          <w:rFonts w:ascii="Arial" w:hAnsi="Arial" w:cs="Arial"/>
        </w:rPr>
        <w:t xml:space="preserve"> Rename all the new-files to end-files and copy them in \end-files folder by replacing the previous ones. In case of problems, the </w:t>
      </w:r>
      <w:proofErr w:type="spellStart"/>
      <w:r>
        <w:rPr>
          <w:rFonts w:ascii="Arial" w:hAnsi="Arial" w:cs="Arial"/>
        </w:rPr>
        <w:t>sav</w:t>
      </w:r>
      <w:proofErr w:type="spellEnd"/>
      <w:r>
        <w:rPr>
          <w:rFonts w:ascii="Arial" w:hAnsi="Arial" w:cs="Arial"/>
        </w:rPr>
        <w:t xml:space="preserve">-files can always be re-used. </w:t>
      </w:r>
    </w:p>
    <w:p w:rsidR="00C545C1" w:rsidRDefault="00C545C1" w:rsidP="00C545C1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C545C1" w:rsidRPr="00C545C1" w:rsidRDefault="00C545C1" w:rsidP="00C545C1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C545C1">
        <w:rPr>
          <w:rFonts w:ascii="Arial" w:hAnsi="Arial" w:cs="Arial"/>
          <w:u w:val="single"/>
        </w:rPr>
        <w:t>Step 4:</w:t>
      </w:r>
      <w:r w:rsidRPr="00C545C1">
        <w:rPr>
          <w:rFonts w:ascii="Arial" w:hAnsi="Arial" w:cs="Arial"/>
        </w:rPr>
        <w:t xml:space="preserve"> Run of controls for </w:t>
      </w:r>
      <w:r w:rsidR="00127EC8">
        <w:rPr>
          <w:rFonts w:ascii="Arial" w:hAnsi="Arial" w:cs="Arial"/>
        </w:rPr>
        <w:t>Recipes</w:t>
      </w:r>
      <w:r>
        <w:rPr>
          <w:rFonts w:ascii="Arial" w:hAnsi="Arial" w:cs="Arial"/>
        </w:rPr>
        <w:t xml:space="preserve"> (see previous point </w:t>
      </w:r>
      <w:r w:rsidR="00127EC8">
        <w:rPr>
          <w:rFonts w:ascii="Arial" w:hAnsi="Arial" w:cs="Arial"/>
        </w:rPr>
        <w:t>5</w:t>
      </w:r>
      <w:r>
        <w:rPr>
          <w:rFonts w:ascii="Arial" w:hAnsi="Arial" w:cs="Arial"/>
        </w:rPr>
        <w:t>)</w:t>
      </w:r>
    </w:p>
    <w:p w:rsidR="00C545C1" w:rsidRDefault="00C545C1" w:rsidP="00C545C1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C545C1" w:rsidRPr="00C545C1" w:rsidRDefault="00C545C1" w:rsidP="00C545C1">
      <w:pPr>
        <w:pStyle w:val="ListParagraph"/>
        <w:spacing w:after="0" w:line="240" w:lineRule="auto"/>
        <w:ind w:left="360"/>
        <w:rPr>
          <w:rFonts w:ascii="Arial" w:hAnsi="Arial" w:cs="Arial"/>
        </w:rPr>
      </w:pPr>
    </w:p>
    <w:p w:rsidR="00D128A0" w:rsidRPr="00C545C1" w:rsidRDefault="00D128A0" w:rsidP="00D128A0">
      <w:pPr>
        <w:pStyle w:val="ListParagraph"/>
        <w:spacing w:after="0" w:line="240" w:lineRule="auto"/>
        <w:ind w:left="360"/>
        <w:rPr>
          <w:rFonts w:ascii="Arial" w:hAnsi="Arial" w:cs="Arial"/>
        </w:rPr>
      </w:pPr>
    </w:p>
    <w:p w:rsidR="008233E8" w:rsidRDefault="008233E8">
      <w:pPr>
        <w:rPr>
          <w:rFonts w:ascii="Arial" w:hAnsi="Arial" w:cs="Arial"/>
          <w:b/>
          <w:highlight w:val="cyan"/>
        </w:rPr>
      </w:pPr>
      <w:r>
        <w:rPr>
          <w:rFonts w:ascii="Arial" w:hAnsi="Arial" w:cs="Arial"/>
          <w:b/>
          <w:highlight w:val="cyan"/>
        </w:rPr>
        <w:br w:type="page"/>
      </w:r>
    </w:p>
    <w:p w:rsidR="00B93771" w:rsidRPr="00127EC8" w:rsidRDefault="00B93771" w:rsidP="008233E8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b/>
          <w:highlight w:val="cyan"/>
        </w:rPr>
      </w:pPr>
      <w:r w:rsidRPr="00127EC8">
        <w:rPr>
          <w:rFonts w:ascii="Arial" w:hAnsi="Arial" w:cs="Arial"/>
          <w:b/>
          <w:highlight w:val="cyan"/>
        </w:rPr>
        <w:lastRenderedPageBreak/>
        <w:t xml:space="preserve">Generation of db3-files when 1 language </w:t>
      </w:r>
      <w:r w:rsidR="008233E8">
        <w:rPr>
          <w:rFonts w:ascii="Arial" w:hAnsi="Arial" w:cs="Arial"/>
          <w:b/>
          <w:highlight w:val="cyan"/>
        </w:rPr>
        <w:t xml:space="preserve">is used </w:t>
      </w:r>
      <w:r w:rsidRPr="00127EC8">
        <w:rPr>
          <w:rFonts w:ascii="Arial" w:hAnsi="Arial" w:cs="Arial"/>
          <w:b/>
          <w:highlight w:val="cyan"/>
        </w:rPr>
        <w:t>in the Country</w:t>
      </w:r>
    </w:p>
    <w:p w:rsidR="00C545C1" w:rsidRDefault="00C545C1" w:rsidP="00C545C1">
      <w:pPr>
        <w:spacing w:after="0"/>
        <w:ind w:left="357"/>
        <w:rPr>
          <w:rFonts w:ascii="Arial" w:hAnsi="Arial" w:cs="Arial"/>
        </w:rPr>
      </w:pPr>
    </w:p>
    <w:p w:rsidR="006473E9" w:rsidRPr="006473E9" w:rsidRDefault="006473E9" w:rsidP="008233E8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generated DB3-files are </w:t>
      </w:r>
      <w:r w:rsidRPr="00645EFD">
        <w:rPr>
          <w:rFonts w:ascii="Arial" w:hAnsi="Arial" w:cs="Arial"/>
          <w:b/>
        </w:rPr>
        <w:t>for foods and recipes</w:t>
      </w:r>
      <w:r>
        <w:rPr>
          <w:rFonts w:ascii="Arial" w:hAnsi="Arial" w:cs="Arial"/>
        </w:rPr>
        <w:t>.</w:t>
      </w:r>
    </w:p>
    <w:p w:rsidR="006473E9" w:rsidRPr="006473E9" w:rsidRDefault="006473E9" w:rsidP="006473E9">
      <w:pPr>
        <w:pStyle w:val="ListParagraph"/>
        <w:spacing w:after="0" w:line="240" w:lineRule="auto"/>
        <w:rPr>
          <w:rFonts w:ascii="Arial" w:hAnsi="Arial" w:cs="Arial"/>
        </w:rPr>
      </w:pPr>
    </w:p>
    <w:p w:rsidR="008233E8" w:rsidRDefault="008233E8" w:rsidP="008233E8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40790C">
        <w:rPr>
          <w:rFonts w:ascii="Arial" w:hAnsi="Arial" w:cs="Arial"/>
          <w:b/>
        </w:rPr>
        <w:t>Before running the program</w:t>
      </w:r>
      <w:r>
        <w:rPr>
          <w:rFonts w:ascii="Arial" w:hAnsi="Arial" w:cs="Arial"/>
          <w:b/>
        </w:rPr>
        <w:t xml:space="preserve"> generating DB3-files</w:t>
      </w:r>
      <w:r w:rsidRPr="0040790C">
        <w:rPr>
          <w:rFonts w:ascii="Arial" w:hAnsi="Arial" w:cs="Arial"/>
          <w:b/>
        </w:rPr>
        <w:t xml:space="preserve">, </w:t>
      </w:r>
      <w:r w:rsidRPr="0040790C">
        <w:rPr>
          <w:rFonts w:ascii="Arial" w:hAnsi="Arial" w:cs="Arial"/>
        </w:rPr>
        <w:t>you have</w:t>
      </w:r>
      <w:r>
        <w:rPr>
          <w:rFonts w:ascii="Arial" w:hAnsi="Arial" w:cs="Arial"/>
        </w:rPr>
        <w:t xml:space="preserve"> </w:t>
      </w:r>
      <w:r w:rsidRPr="0040790C">
        <w:rPr>
          <w:rFonts w:ascii="Arial" w:hAnsi="Arial" w:cs="Arial"/>
        </w:rPr>
        <w:t>to</w:t>
      </w:r>
      <w:r>
        <w:rPr>
          <w:rFonts w:ascii="Arial" w:hAnsi="Arial" w:cs="Arial"/>
        </w:rPr>
        <w:t>:</w:t>
      </w:r>
    </w:p>
    <w:p w:rsidR="003E5BB5" w:rsidRDefault="008233E8" w:rsidP="003E5BB5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Pr="0040790C">
        <w:rPr>
          <w:rFonts w:ascii="Arial" w:hAnsi="Arial" w:cs="Arial"/>
        </w:rPr>
        <w:t xml:space="preserve">heck that </w:t>
      </w:r>
      <w:r w:rsidRPr="008233E8">
        <w:rPr>
          <w:rFonts w:ascii="Arial" w:hAnsi="Arial" w:cs="Arial"/>
          <w:b/>
        </w:rPr>
        <w:t>all the needed end-files are available</w:t>
      </w:r>
      <w:r>
        <w:rPr>
          <w:rFonts w:ascii="Arial" w:hAnsi="Arial" w:cs="Arial"/>
        </w:rPr>
        <w:t xml:space="preserve"> </w:t>
      </w:r>
      <w:r w:rsidRPr="0040790C">
        <w:rPr>
          <w:rFonts w:ascii="Arial" w:hAnsi="Arial" w:cs="Arial"/>
        </w:rPr>
        <w:t>in the folder D:\programmesFORTRAN\end-files.</w:t>
      </w:r>
      <w:r>
        <w:rPr>
          <w:rFonts w:ascii="Arial" w:hAnsi="Arial" w:cs="Arial"/>
        </w:rPr>
        <w:t xml:space="preserve"> </w:t>
      </w:r>
      <w:r w:rsidR="003E5BB5">
        <w:rPr>
          <w:rFonts w:ascii="Arial" w:hAnsi="Arial" w:cs="Arial"/>
        </w:rPr>
        <w:t>A</w:t>
      </w:r>
      <w:r w:rsidR="003E5BB5" w:rsidRPr="003E5BB5">
        <w:rPr>
          <w:rFonts w:ascii="Arial" w:hAnsi="Arial" w:cs="Arial"/>
        </w:rPr>
        <w:t>ll the used end-files have to be in Country language</w:t>
      </w:r>
      <w:r w:rsidR="003E5BB5">
        <w:rPr>
          <w:rFonts w:ascii="Arial" w:hAnsi="Arial" w:cs="Arial"/>
        </w:rPr>
        <w:t xml:space="preserve"> (e.g. FDCLASS_DE have to be copied in </w:t>
      </w:r>
      <w:proofErr w:type="spellStart"/>
      <w:r w:rsidR="003E5BB5">
        <w:rPr>
          <w:rFonts w:ascii="Arial" w:hAnsi="Arial" w:cs="Arial"/>
        </w:rPr>
        <w:t>FDCLASS.end</w:t>
      </w:r>
      <w:proofErr w:type="spellEnd"/>
      <w:r w:rsidR="003E5BB5">
        <w:rPr>
          <w:rFonts w:ascii="Arial" w:hAnsi="Arial" w:cs="Arial"/>
        </w:rPr>
        <w:t>).</w:t>
      </w:r>
      <w:r w:rsidR="003E5BB5" w:rsidRPr="003E5BB5">
        <w:rPr>
          <w:rFonts w:ascii="Arial" w:hAnsi="Arial" w:cs="Arial"/>
        </w:rPr>
        <w:t xml:space="preserve"> </w:t>
      </w:r>
    </w:p>
    <w:p w:rsidR="008233E8" w:rsidRDefault="008233E8" w:rsidP="003E5BB5">
      <w:pPr>
        <w:pStyle w:val="ListParagraph"/>
        <w:spacing w:after="0" w:line="240" w:lineRule="auto"/>
        <w:ind w:left="1440"/>
        <w:rPr>
          <w:rFonts w:ascii="Arial" w:hAnsi="Arial" w:cs="Arial"/>
        </w:rPr>
      </w:pPr>
      <w:r>
        <w:rPr>
          <w:rFonts w:ascii="Arial" w:hAnsi="Arial" w:cs="Arial"/>
        </w:rPr>
        <w:t>See the list below.</w:t>
      </w:r>
    </w:p>
    <w:p w:rsidR="00645EFD" w:rsidRDefault="00645EFD" w:rsidP="00645EFD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645EFD" w:rsidRDefault="00645EFD" w:rsidP="008233E8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Open the program called 3</w:t>
      </w:r>
      <w:r w:rsidRPr="003E410A">
        <w:rPr>
          <w:rFonts w:ascii="Arial" w:hAnsi="Arial" w:cs="Arial"/>
        </w:rPr>
        <w:t>_</w:t>
      </w:r>
      <w:r>
        <w:rPr>
          <w:rFonts w:ascii="Arial" w:hAnsi="Arial" w:cs="Arial"/>
        </w:rPr>
        <w:t>Make_db3</w:t>
      </w:r>
      <w:r w:rsidRPr="003E410A">
        <w:rPr>
          <w:rFonts w:ascii="Arial" w:hAnsi="Arial" w:cs="Arial"/>
        </w:rPr>
        <w:t>_D</w:t>
      </w:r>
      <w:r>
        <w:rPr>
          <w:rFonts w:ascii="Arial" w:hAnsi="Arial" w:cs="Arial"/>
        </w:rPr>
        <w:t>_1_language</w:t>
      </w:r>
      <w:r w:rsidRPr="003E410A">
        <w:rPr>
          <w:rFonts w:ascii="Arial" w:hAnsi="Arial" w:cs="Arial"/>
        </w:rPr>
        <w:t>.bat</w:t>
      </w:r>
      <w:r>
        <w:rPr>
          <w:rFonts w:ascii="Arial" w:hAnsi="Arial" w:cs="Arial"/>
        </w:rPr>
        <w:t xml:space="preserve"> to:</w:t>
      </w:r>
    </w:p>
    <w:p w:rsidR="00645EFD" w:rsidRDefault="00645EFD" w:rsidP="00645EFD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Replace the acronym of the Country language (e.g. change _DE by _FR)</w:t>
      </w:r>
    </w:p>
    <w:p w:rsidR="00645EFD" w:rsidRPr="00645EFD" w:rsidRDefault="00645EFD" w:rsidP="00645EFD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If needed, </w:t>
      </w:r>
      <w:r w:rsidR="006B6034">
        <w:rPr>
          <w:rFonts w:ascii="Arial" w:hAnsi="Arial" w:cs="Arial"/>
        </w:rPr>
        <w:t xml:space="preserve">change </w:t>
      </w:r>
      <w:r w:rsidRPr="00645EFD">
        <w:rPr>
          <w:rFonts w:ascii="Arial" w:hAnsi="Arial" w:cs="Arial"/>
          <w:lang w:val="en-US"/>
        </w:rPr>
        <w:t>the non</w:t>
      </w:r>
      <w:r>
        <w:rPr>
          <w:rFonts w:ascii="Arial" w:hAnsi="Arial" w:cs="Arial"/>
          <w:lang w:val="en-US"/>
        </w:rPr>
        <w:t>-s</w:t>
      </w:r>
      <w:r w:rsidRPr="00645EFD">
        <w:rPr>
          <w:rFonts w:ascii="Arial" w:hAnsi="Arial" w:cs="Arial"/>
          <w:lang w:val="en-US"/>
        </w:rPr>
        <w:t>pe</w:t>
      </w:r>
      <w:r>
        <w:rPr>
          <w:rFonts w:ascii="Arial" w:hAnsi="Arial" w:cs="Arial"/>
          <w:lang w:val="en-US"/>
        </w:rPr>
        <w:t xml:space="preserve">cified </w:t>
      </w:r>
      <w:r w:rsidRPr="00645EFD">
        <w:rPr>
          <w:rFonts w:ascii="Arial" w:hAnsi="Arial" w:cs="Arial"/>
          <w:lang w:val="en-US"/>
        </w:rPr>
        <w:t xml:space="preserve">code </w:t>
      </w:r>
      <w:r>
        <w:rPr>
          <w:rFonts w:ascii="Arial" w:hAnsi="Arial" w:cs="Arial"/>
          <w:lang w:val="en-US"/>
        </w:rPr>
        <w:t>‘</w:t>
      </w:r>
      <w:proofErr w:type="spellStart"/>
      <w:r w:rsidRPr="00645EFD">
        <w:rPr>
          <w:rFonts w:ascii="Arial" w:hAnsi="Arial" w:cs="Arial"/>
          <w:lang w:val="en-US"/>
        </w:rPr>
        <w:t>n.s</w:t>
      </w:r>
      <w:proofErr w:type="spellEnd"/>
      <w:r w:rsidRPr="00645EFD">
        <w:rPr>
          <w:rFonts w:ascii="Arial" w:hAnsi="Arial" w:cs="Arial"/>
          <w:lang w:val="en-US"/>
        </w:rPr>
        <w:t>.</w:t>
      </w:r>
      <w:r>
        <w:rPr>
          <w:rFonts w:ascii="Arial" w:hAnsi="Arial" w:cs="Arial"/>
          <w:lang w:val="en-US"/>
        </w:rPr>
        <w:t>’</w:t>
      </w:r>
      <w:r w:rsidRPr="00645EFD">
        <w:rPr>
          <w:rFonts w:ascii="Arial" w:hAnsi="Arial" w:cs="Arial"/>
          <w:lang w:val="en-US"/>
        </w:rPr>
        <w:t xml:space="preserve"> by the </w:t>
      </w:r>
      <w:r>
        <w:rPr>
          <w:rFonts w:ascii="Arial" w:hAnsi="Arial" w:cs="Arial"/>
          <w:lang w:val="en-US"/>
        </w:rPr>
        <w:t>one needed for the Country language (e.g. replacing by ‘</w:t>
      </w:r>
      <w:proofErr w:type="spellStart"/>
      <w:r>
        <w:rPr>
          <w:rFonts w:ascii="Arial" w:hAnsi="Arial" w:cs="Arial"/>
          <w:lang w:val="en-US"/>
        </w:rPr>
        <w:t>n.e.</w:t>
      </w:r>
      <w:proofErr w:type="spellEnd"/>
      <w:r>
        <w:rPr>
          <w:rFonts w:ascii="Arial" w:hAnsi="Arial" w:cs="Arial"/>
          <w:lang w:val="en-US"/>
        </w:rPr>
        <w:t>’)</w:t>
      </w:r>
    </w:p>
    <w:p w:rsidR="008233E8" w:rsidRPr="00645EFD" w:rsidRDefault="008233E8" w:rsidP="008233E8">
      <w:pPr>
        <w:pStyle w:val="ListParagraph"/>
        <w:rPr>
          <w:rFonts w:ascii="Arial" w:hAnsi="Arial" w:cs="Arial"/>
          <w:lang w:val="en-US"/>
        </w:rPr>
      </w:pPr>
    </w:p>
    <w:p w:rsidR="007428BD" w:rsidRPr="005A0E69" w:rsidRDefault="002A2BC6" w:rsidP="007428BD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5A0E69">
        <w:rPr>
          <w:rFonts w:ascii="Arial" w:hAnsi="Arial" w:cs="Arial"/>
          <w:lang w:val="en-US"/>
        </w:rPr>
        <w:t xml:space="preserve">Please find below the list </w:t>
      </w:r>
      <w:r w:rsidR="00091E7B" w:rsidRPr="005A0E69">
        <w:rPr>
          <w:rFonts w:ascii="Arial" w:hAnsi="Arial" w:cs="Arial"/>
        </w:rPr>
        <w:t xml:space="preserve">of </w:t>
      </w:r>
      <w:r w:rsidR="003740FF">
        <w:rPr>
          <w:rFonts w:ascii="Arial" w:hAnsi="Arial" w:cs="Arial"/>
        </w:rPr>
        <w:t xml:space="preserve">the </w:t>
      </w:r>
      <w:r w:rsidR="00DB1AD6">
        <w:rPr>
          <w:rFonts w:ascii="Arial" w:hAnsi="Arial" w:cs="Arial"/>
          <w:b/>
        </w:rPr>
        <w:t>49</w:t>
      </w:r>
      <w:r w:rsidR="003740FF" w:rsidRPr="003740FF">
        <w:rPr>
          <w:rFonts w:ascii="Arial" w:hAnsi="Arial" w:cs="Arial"/>
          <w:b/>
        </w:rPr>
        <w:t xml:space="preserve"> </w:t>
      </w:r>
      <w:r w:rsidR="00091E7B" w:rsidRPr="005A0E69">
        <w:rPr>
          <w:rFonts w:ascii="Arial" w:hAnsi="Arial" w:cs="Arial"/>
          <w:b/>
        </w:rPr>
        <w:t>e</w:t>
      </w:r>
      <w:r w:rsidR="00645EFD" w:rsidRPr="005A0E69">
        <w:rPr>
          <w:rFonts w:ascii="Arial" w:hAnsi="Arial" w:cs="Arial"/>
          <w:b/>
        </w:rPr>
        <w:t xml:space="preserve">nd-files </w:t>
      </w:r>
      <w:r w:rsidR="003740FF" w:rsidRPr="003740FF">
        <w:rPr>
          <w:rFonts w:ascii="Arial" w:hAnsi="Arial" w:cs="Arial"/>
          <w:b/>
        </w:rPr>
        <w:t>involved</w:t>
      </w:r>
      <w:r w:rsidR="003740FF" w:rsidRPr="005A0E69">
        <w:rPr>
          <w:rFonts w:ascii="Arial" w:hAnsi="Arial" w:cs="Arial"/>
          <w:b/>
        </w:rPr>
        <w:t xml:space="preserve"> </w:t>
      </w:r>
      <w:r w:rsidR="00645EFD" w:rsidRPr="005A0E69">
        <w:rPr>
          <w:rFonts w:ascii="Arial" w:hAnsi="Arial" w:cs="Arial"/>
          <w:b/>
        </w:rPr>
        <w:t>to generate the db3-files</w:t>
      </w:r>
      <w:r w:rsidR="008233E8" w:rsidRPr="005A0E69">
        <w:rPr>
          <w:rFonts w:ascii="Arial" w:hAnsi="Arial" w:cs="Arial"/>
        </w:rPr>
        <w:t>.</w:t>
      </w:r>
      <w:r w:rsidRPr="005A0E69">
        <w:rPr>
          <w:rFonts w:ascii="Arial" w:hAnsi="Arial" w:cs="Arial"/>
        </w:rPr>
        <w:t xml:space="preserve"> </w:t>
      </w:r>
    </w:p>
    <w:p w:rsidR="007428BD" w:rsidRDefault="007428BD" w:rsidP="007428BD">
      <w:pPr>
        <w:pStyle w:val="PlainText"/>
        <w:numPr>
          <w:ilvl w:val="0"/>
          <w:numId w:val="3"/>
        </w:numPr>
        <w:rPr>
          <w:rFonts w:ascii="Arial" w:hAnsi="Arial" w:cs="Arial"/>
          <w:sz w:val="22"/>
          <w:szCs w:val="22"/>
        </w:rPr>
        <w:sectPr w:rsidR="007428BD" w:rsidSect="007428BD">
          <w:footerReference w:type="default" r:id="rId17"/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7428BD" w:rsidRPr="00EF3712" w:rsidRDefault="007428BD" w:rsidP="007428BD">
      <w:pPr>
        <w:pStyle w:val="PlainText"/>
        <w:ind w:left="720"/>
        <w:rPr>
          <w:rFonts w:ascii="Arial" w:hAnsi="Arial" w:cs="Arial"/>
          <w:sz w:val="22"/>
          <w:szCs w:val="22"/>
        </w:rPr>
      </w:pPr>
      <w:proofErr w:type="spellStart"/>
      <w:r w:rsidRPr="00EF3712">
        <w:rPr>
          <w:rFonts w:ascii="Arial" w:hAnsi="Arial" w:cs="Arial"/>
          <w:sz w:val="22"/>
          <w:szCs w:val="22"/>
        </w:rPr>
        <w:lastRenderedPageBreak/>
        <w:t>BRANDNAME.end</w:t>
      </w:r>
      <w:proofErr w:type="spellEnd"/>
    </w:p>
    <w:p w:rsidR="007428BD" w:rsidRPr="007428BD" w:rsidRDefault="007428BD" w:rsidP="007428BD">
      <w:pPr>
        <w:pStyle w:val="ListParagraph"/>
        <w:spacing w:after="0" w:line="240" w:lineRule="auto"/>
        <w:rPr>
          <w:rFonts w:ascii="Arial" w:hAnsi="Arial" w:cs="Arial"/>
        </w:rPr>
      </w:pPr>
      <w:r w:rsidRPr="007428BD">
        <w:rPr>
          <w:rFonts w:ascii="Arial" w:hAnsi="Arial" w:cs="Arial"/>
        </w:rPr>
        <w:t>CHECKLIST.END</w:t>
      </w:r>
    </w:p>
    <w:p w:rsidR="007428BD" w:rsidRPr="007428BD" w:rsidRDefault="007428BD" w:rsidP="007428BD">
      <w:pPr>
        <w:pStyle w:val="PlainText"/>
        <w:ind w:left="720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COMPRCP.END</w:t>
      </w:r>
    </w:p>
    <w:p w:rsidR="007428BD" w:rsidRPr="007428BD" w:rsidRDefault="007428BD" w:rsidP="007428BD">
      <w:pPr>
        <w:pStyle w:val="PlainText"/>
        <w:ind w:left="720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DENSITY.end</w:t>
      </w:r>
      <w:proofErr w:type="spellEnd"/>
    </w:p>
    <w:p w:rsidR="007428BD" w:rsidRPr="007428BD" w:rsidRDefault="007428BD" w:rsidP="007428BD">
      <w:pPr>
        <w:pStyle w:val="PlainText"/>
        <w:ind w:left="720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EDIB.end</w:t>
      </w:r>
      <w:proofErr w:type="spellEnd"/>
    </w:p>
    <w:p w:rsidR="007428BD" w:rsidRPr="007428BD" w:rsidRDefault="007428BD" w:rsidP="007428BD">
      <w:pPr>
        <w:pStyle w:val="PlainText"/>
        <w:ind w:left="720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FACETRUL.END</w:t>
      </w:r>
    </w:p>
    <w:p w:rsidR="007428BD" w:rsidRPr="007428BD" w:rsidRDefault="007428BD" w:rsidP="007428BD">
      <w:pPr>
        <w:pStyle w:val="PlainText"/>
        <w:ind w:left="720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FADEBYGROUP.end</w:t>
      </w:r>
      <w:proofErr w:type="spellEnd"/>
    </w:p>
    <w:p w:rsidR="007428BD" w:rsidRPr="007428BD" w:rsidRDefault="007428BD" w:rsidP="007428BD">
      <w:pPr>
        <w:pStyle w:val="PlainText"/>
        <w:ind w:left="720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FADECODE_EN.end</w:t>
      </w:r>
      <w:proofErr w:type="spellEnd"/>
    </w:p>
    <w:p w:rsidR="007428BD" w:rsidRPr="007428BD" w:rsidRDefault="007428BD" w:rsidP="007428BD">
      <w:pPr>
        <w:pStyle w:val="PlainText"/>
        <w:ind w:left="720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FADECODE_</w:t>
      </w:r>
      <w:r w:rsidR="003740FF">
        <w:rPr>
          <w:rFonts w:ascii="Arial" w:hAnsi="Arial" w:cs="Arial"/>
          <w:sz w:val="22"/>
          <w:szCs w:val="22"/>
        </w:rPr>
        <w:t>DE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7428BD" w:rsidRPr="007428BD" w:rsidRDefault="007428BD" w:rsidP="007428BD">
      <w:pPr>
        <w:pStyle w:val="PlainText"/>
        <w:ind w:left="720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FCO.END</w:t>
      </w:r>
    </w:p>
    <w:p w:rsidR="007428BD" w:rsidRPr="007428BD" w:rsidRDefault="007428BD" w:rsidP="007428BD">
      <w:pPr>
        <w:pStyle w:val="PlainText"/>
        <w:ind w:left="720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FDCLASS_EN.end</w:t>
      </w:r>
      <w:proofErr w:type="spellEnd"/>
    </w:p>
    <w:p w:rsidR="007428BD" w:rsidRPr="007428BD" w:rsidRDefault="007428BD" w:rsidP="007428BD">
      <w:pPr>
        <w:pStyle w:val="PlainText"/>
        <w:ind w:left="720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FDCLASS_</w:t>
      </w:r>
      <w:r w:rsidR="003740FF">
        <w:rPr>
          <w:rFonts w:ascii="Arial" w:hAnsi="Arial" w:cs="Arial"/>
          <w:sz w:val="22"/>
          <w:szCs w:val="22"/>
        </w:rPr>
        <w:t>DE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7428BD" w:rsidRPr="007428BD" w:rsidRDefault="007428BD" w:rsidP="007428BD">
      <w:pPr>
        <w:pStyle w:val="PlainText"/>
        <w:ind w:left="720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FDFACET.end</w:t>
      </w:r>
      <w:proofErr w:type="spellEnd"/>
    </w:p>
    <w:p w:rsidR="007428BD" w:rsidRPr="007428BD" w:rsidRDefault="007428BD" w:rsidP="007428BD">
      <w:pPr>
        <w:pStyle w:val="PlainText"/>
        <w:ind w:left="720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FDLIST.end</w:t>
      </w:r>
      <w:proofErr w:type="spellEnd"/>
    </w:p>
    <w:p w:rsidR="007428BD" w:rsidRPr="007428BD" w:rsidRDefault="007428BD" w:rsidP="007428BD">
      <w:pPr>
        <w:pStyle w:val="PlainText"/>
        <w:ind w:left="720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FDMAX.end</w:t>
      </w:r>
      <w:proofErr w:type="spellEnd"/>
    </w:p>
    <w:p w:rsidR="007428BD" w:rsidRPr="007428BD" w:rsidRDefault="007428BD" w:rsidP="003740FF">
      <w:pPr>
        <w:pStyle w:val="PlainText"/>
        <w:ind w:left="709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FDPROBING.end</w:t>
      </w:r>
      <w:proofErr w:type="spellEnd"/>
    </w:p>
    <w:p w:rsidR="00DB1AD6" w:rsidRDefault="007428BD" w:rsidP="00DB1AD6">
      <w:pPr>
        <w:pStyle w:val="PlainText"/>
        <w:ind w:left="709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F</w:t>
      </w:r>
    </w:p>
    <w:p w:rsidR="007428BD" w:rsidRPr="007428BD" w:rsidRDefault="007428BD" w:rsidP="00DB1AD6">
      <w:pPr>
        <w:pStyle w:val="PlainText"/>
        <w:ind w:firstLine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lastRenderedPageBreak/>
        <w:t>DQMDETAIL.end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FDQUANT.end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FDSTD.end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FDTABLE.end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HHM.end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MIXEDREC.END</w:t>
      </w:r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PCTFAT.end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PCTFATLEFT.end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PCTFSS.end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PHOTO.END</w:t>
      </w:r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POC.END</w:t>
      </w:r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PROBING.end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RAWCOOK.end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RCPBRAND.END</w:t>
      </w:r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RCPCLASS_EN.end</w:t>
      </w:r>
      <w:proofErr w:type="spellEnd"/>
    </w:p>
    <w:p w:rsidR="003740FF" w:rsidRDefault="003740FF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RCPCLASS_</w:t>
      </w:r>
      <w:r>
        <w:rPr>
          <w:rFonts w:ascii="Arial" w:hAnsi="Arial" w:cs="Arial"/>
          <w:sz w:val="22"/>
          <w:szCs w:val="22"/>
        </w:rPr>
        <w:t>DE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DB1AD6" w:rsidRDefault="00DB1AD6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lastRenderedPageBreak/>
        <w:t>RCPDENSITY.end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RCPFACET.end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RCPFACETRUL.end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RCPFADEBYGROUP.end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RCPFADECODE_EN.end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RCPFADECODE_</w:t>
      </w:r>
      <w:r w:rsidR="003740FF">
        <w:rPr>
          <w:rFonts w:ascii="Arial" w:hAnsi="Arial" w:cs="Arial"/>
          <w:sz w:val="22"/>
          <w:szCs w:val="22"/>
        </w:rPr>
        <w:t>DE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RCPMAX.end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RCPPCTFSS.end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RCPPROBING.end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RCPQMDETAIL.end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RCPQUANT.end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RCPSTDU.end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SHADOWLIST.end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SPECDAY.END</w:t>
      </w:r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SPECDIET.end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VITADESC.END</w:t>
      </w:r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VITAMINS.end</w:t>
      </w:r>
      <w:proofErr w:type="spellEnd"/>
    </w:p>
    <w:p w:rsidR="007428BD" w:rsidRPr="007428BD" w:rsidRDefault="007428BD" w:rsidP="007428BD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  <w:sectPr w:rsidR="007428BD" w:rsidRPr="007428BD" w:rsidSect="002A2BC6">
          <w:type w:val="continuous"/>
          <w:pgSz w:w="11906" w:h="16838"/>
          <w:pgMar w:top="1134" w:right="566" w:bottom="1134" w:left="1560" w:header="709" w:footer="709" w:gutter="0"/>
          <w:cols w:num="3" w:space="1"/>
          <w:docGrid w:linePitch="360"/>
        </w:sectPr>
      </w:pPr>
    </w:p>
    <w:p w:rsidR="007428BD" w:rsidRDefault="007428BD" w:rsidP="007428BD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In this list, some end-files are available in both languages English and in Country language that is always the case for the classification of foods &amp; recipes and for the list of facets/descriptors of foods &amp; recipes.</w:t>
      </w:r>
    </w:p>
    <w:p w:rsidR="007428BD" w:rsidRDefault="007428BD" w:rsidP="007428BD">
      <w:pPr>
        <w:pStyle w:val="ListParagraph"/>
        <w:spacing w:after="0" w:line="240" w:lineRule="auto"/>
        <w:ind w:left="2160"/>
        <w:rPr>
          <w:rFonts w:ascii="Arial" w:hAnsi="Arial" w:cs="Arial"/>
        </w:rPr>
      </w:pPr>
    </w:p>
    <w:p w:rsidR="00D37DC9" w:rsidRDefault="002A2BC6" w:rsidP="002A2BC6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If you have some other example</w:t>
      </w:r>
      <w:r w:rsidR="005A0E69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of files with both languages </w:t>
      </w:r>
      <w:r w:rsidR="00D37DC9">
        <w:rPr>
          <w:rFonts w:ascii="Arial" w:hAnsi="Arial" w:cs="Arial"/>
        </w:rPr>
        <w:t>you will have to adapt the 3</w:t>
      </w:r>
      <w:r w:rsidR="00D37DC9" w:rsidRPr="003E410A">
        <w:rPr>
          <w:rFonts w:ascii="Arial" w:hAnsi="Arial" w:cs="Arial"/>
        </w:rPr>
        <w:t>_</w:t>
      </w:r>
      <w:r w:rsidR="00D37DC9">
        <w:rPr>
          <w:rFonts w:ascii="Arial" w:hAnsi="Arial" w:cs="Arial"/>
        </w:rPr>
        <w:t>Make_db3</w:t>
      </w:r>
      <w:r w:rsidR="00D37DC9" w:rsidRPr="003E410A">
        <w:rPr>
          <w:rFonts w:ascii="Arial" w:hAnsi="Arial" w:cs="Arial"/>
        </w:rPr>
        <w:t>_D</w:t>
      </w:r>
      <w:r w:rsidR="00D37DC9">
        <w:rPr>
          <w:rFonts w:ascii="Arial" w:hAnsi="Arial" w:cs="Arial"/>
        </w:rPr>
        <w:t>_1_language</w:t>
      </w:r>
      <w:r w:rsidR="00D37DC9" w:rsidRPr="003E410A">
        <w:rPr>
          <w:rFonts w:ascii="Arial" w:hAnsi="Arial" w:cs="Arial"/>
        </w:rPr>
        <w:t>.bat</w:t>
      </w:r>
      <w:r w:rsidR="00D37DC9">
        <w:rPr>
          <w:rFonts w:ascii="Arial" w:hAnsi="Arial" w:cs="Arial"/>
        </w:rPr>
        <w:t xml:space="preserve"> program by deleting the ‘rem’ in the following lines for:</w:t>
      </w:r>
    </w:p>
    <w:p w:rsidR="00D37DC9" w:rsidRPr="00D37DC9" w:rsidRDefault="00D37DC9" w:rsidP="00D37DC9">
      <w:pPr>
        <w:pStyle w:val="ListParagraph"/>
        <w:rPr>
          <w:rFonts w:ascii="Arial" w:hAnsi="Arial" w:cs="Arial"/>
        </w:rPr>
      </w:pPr>
    </w:p>
    <w:p w:rsidR="00D37DC9" w:rsidRDefault="002A2BC6" w:rsidP="00D37DC9">
      <w:pPr>
        <w:pStyle w:val="ListParagraph"/>
        <w:numPr>
          <w:ilvl w:val="3"/>
          <w:numId w:val="3"/>
        </w:numPr>
        <w:spacing w:after="0" w:line="240" w:lineRule="auto"/>
        <w:ind w:left="2410" w:hanging="283"/>
        <w:rPr>
          <w:rFonts w:ascii="Arial" w:hAnsi="Arial" w:cs="Arial"/>
        </w:rPr>
      </w:pPr>
      <w:r>
        <w:rPr>
          <w:rFonts w:ascii="Arial" w:hAnsi="Arial" w:cs="Arial"/>
        </w:rPr>
        <w:t xml:space="preserve">FCO, POC, </w:t>
      </w:r>
      <w:r w:rsidRPr="00EF3712">
        <w:rPr>
          <w:rFonts w:ascii="Arial" w:hAnsi="Arial" w:cs="Arial"/>
        </w:rPr>
        <w:t>SPECDAY</w:t>
      </w:r>
      <w:r>
        <w:rPr>
          <w:rFonts w:ascii="Arial" w:hAnsi="Arial" w:cs="Arial"/>
        </w:rPr>
        <w:t xml:space="preserve">, </w:t>
      </w:r>
      <w:r w:rsidRPr="00EF3712">
        <w:rPr>
          <w:rFonts w:ascii="Arial" w:hAnsi="Arial" w:cs="Arial"/>
        </w:rPr>
        <w:t>SPECDIET</w:t>
      </w:r>
    </w:p>
    <w:p w:rsidR="002A2BC6" w:rsidRPr="007428BD" w:rsidRDefault="002A2BC6" w:rsidP="002A2BC6">
      <w:pPr>
        <w:pStyle w:val="ListParagraph"/>
        <w:spacing w:after="0" w:line="240" w:lineRule="auto"/>
        <w:ind w:left="2160"/>
        <w:rPr>
          <w:rFonts w:ascii="Courier New" w:hAnsi="Courier New" w:cs="Courier New"/>
          <w:sz w:val="20"/>
          <w:szCs w:val="20"/>
          <w:lang w:val="fr-FR"/>
        </w:rPr>
      </w:pPr>
      <w:r w:rsidRPr="007428BD">
        <w:rPr>
          <w:rFonts w:ascii="Courier New" w:hAnsi="Courier New" w:cs="Courier New"/>
          <w:sz w:val="20"/>
          <w:szCs w:val="20"/>
          <w:lang w:val="fr-FR"/>
        </w:rPr>
        <w:t xml:space="preserve">@rem copy /y  </w:t>
      </w:r>
      <w:proofErr w:type="spellStart"/>
      <w:r w:rsidRPr="007428BD">
        <w:rPr>
          <w:rFonts w:ascii="Courier New" w:hAnsi="Courier New" w:cs="Courier New"/>
          <w:sz w:val="20"/>
          <w:szCs w:val="20"/>
          <w:lang w:val="fr-FR"/>
        </w:rPr>
        <w:t>FCO_DE.end</w:t>
      </w:r>
      <w:proofErr w:type="spellEnd"/>
      <w:r w:rsidRPr="007428BD">
        <w:rPr>
          <w:rFonts w:ascii="Courier New" w:hAnsi="Courier New" w:cs="Courier New"/>
          <w:sz w:val="20"/>
          <w:szCs w:val="20"/>
          <w:lang w:val="fr-FR"/>
        </w:rPr>
        <w:t xml:space="preserve">            </w:t>
      </w:r>
      <w:proofErr w:type="gramStart"/>
      <w:r w:rsidRPr="007428BD">
        <w:rPr>
          <w:rFonts w:ascii="Courier New" w:hAnsi="Courier New" w:cs="Courier New"/>
          <w:sz w:val="20"/>
          <w:szCs w:val="20"/>
          <w:lang w:val="fr-FR"/>
        </w:rPr>
        <w:t>..</w:t>
      </w:r>
      <w:proofErr w:type="gramEnd"/>
      <w:r w:rsidRPr="007428BD">
        <w:rPr>
          <w:rFonts w:ascii="Courier New" w:hAnsi="Courier New" w:cs="Courier New"/>
          <w:sz w:val="20"/>
          <w:szCs w:val="20"/>
          <w:lang w:val="fr-FR"/>
        </w:rPr>
        <w:t>\db3-files\FCO.db3</w:t>
      </w:r>
    </w:p>
    <w:p w:rsidR="002A2BC6" w:rsidRPr="007428BD" w:rsidRDefault="002A2BC6" w:rsidP="002A2BC6">
      <w:pPr>
        <w:pStyle w:val="ListParagraph"/>
        <w:spacing w:after="0" w:line="240" w:lineRule="auto"/>
        <w:ind w:left="2160"/>
        <w:rPr>
          <w:rFonts w:ascii="Courier New" w:hAnsi="Courier New" w:cs="Courier New"/>
          <w:sz w:val="20"/>
          <w:szCs w:val="20"/>
          <w:lang w:val="fr-FR"/>
        </w:rPr>
      </w:pPr>
      <w:r w:rsidRPr="007428BD">
        <w:rPr>
          <w:rFonts w:ascii="Courier New" w:hAnsi="Courier New" w:cs="Courier New"/>
          <w:sz w:val="20"/>
          <w:szCs w:val="20"/>
          <w:lang w:val="fr-FR"/>
        </w:rPr>
        <w:t xml:space="preserve">@rem copy /y  </w:t>
      </w:r>
      <w:proofErr w:type="spellStart"/>
      <w:r w:rsidRPr="007428BD">
        <w:rPr>
          <w:rFonts w:ascii="Courier New" w:hAnsi="Courier New" w:cs="Courier New"/>
          <w:sz w:val="20"/>
          <w:szCs w:val="20"/>
          <w:lang w:val="fr-FR"/>
        </w:rPr>
        <w:t>POC_DE.end</w:t>
      </w:r>
      <w:proofErr w:type="spellEnd"/>
      <w:r w:rsidRPr="007428BD">
        <w:rPr>
          <w:rFonts w:ascii="Courier New" w:hAnsi="Courier New" w:cs="Courier New"/>
          <w:sz w:val="20"/>
          <w:szCs w:val="20"/>
          <w:lang w:val="fr-FR"/>
        </w:rPr>
        <w:t xml:space="preserve">            </w:t>
      </w:r>
      <w:proofErr w:type="gramStart"/>
      <w:r w:rsidRPr="007428BD">
        <w:rPr>
          <w:rFonts w:ascii="Courier New" w:hAnsi="Courier New" w:cs="Courier New"/>
          <w:sz w:val="20"/>
          <w:szCs w:val="20"/>
          <w:lang w:val="fr-FR"/>
        </w:rPr>
        <w:t>..</w:t>
      </w:r>
      <w:proofErr w:type="gramEnd"/>
      <w:r w:rsidRPr="007428BD">
        <w:rPr>
          <w:rFonts w:ascii="Courier New" w:hAnsi="Courier New" w:cs="Courier New"/>
          <w:sz w:val="20"/>
          <w:szCs w:val="20"/>
          <w:lang w:val="fr-FR"/>
        </w:rPr>
        <w:t>\db3-files\POC.db3</w:t>
      </w:r>
    </w:p>
    <w:p w:rsidR="002A2BC6" w:rsidRPr="007428BD" w:rsidRDefault="002A2BC6" w:rsidP="002A2BC6">
      <w:pPr>
        <w:pStyle w:val="ListParagraph"/>
        <w:spacing w:after="0" w:line="240" w:lineRule="auto"/>
        <w:ind w:left="2160"/>
        <w:rPr>
          <w:rFonts w:ascii="Courier New" w:hAnsi="Courier New" w:cs="Courier New"/>
          <w:sz w:val="20"/>
          <w:szCs w:val="20"/>
        </w:rPr>
      </w:pPr>
      <w:r w:rsidRPr="007428BD">
        <w:rPr>
          <w:rFonts w:ascii="Courier New" w:hAnsi="Courier New" w:cs="Courier New"/>
          <w:sz w:val="20"/>
          <w:szCs w:val="20"/>
        </w:rPr>
        <w:t>@rem copy /</w:t>
      </w:r>
      <w:proofErr w:type="gramStart"/>
      <w:r w:rsidRPr="007428BD">
        <w:rPr>
          <w:rFonts w:ascii="Courier New" w:hAnsi="Courier New" w:cs="Courier New"/>
          <w:sz w:val="20"/>
          <w:szCs w:val="20"/>
        </w:rPr>
        <w:t xml:space="preserve">y  </w:t>
      </w:r>
      <w:proofErr w:type="spellStart"/>
      <w:r w:rsidRPr="007428BD">
        <w:rPr>
          <w:rFonts w:ascii="Courier New" w:hAnsi="Courier New" w:cs="Courier New"/>
          <w:sz w:val="20"/>
          <w:szCs w:val="20"/>
        </w:rPr>
        <w:t>SPECDAY</w:t>
      </w:r>
      <w:proofErr w:type="gramEnd"/>
      <w:r w:rsidRPr="007428BD">
        <w:rPr>
          <w:rFonts w:ascii="Courier New" w:hAnsi="Courier New" w:cs="Courier New"/>
          <w:sz w:val="20"/>
          <w:szCs w:val="20"/>
        </w:rPr>
        <w:t>_DE.end</w:t>
      </w:r>
      <w:proofErr w:type="spellEnd"/>
      <w:r w:rsidRPr="007428BD">
        <w:rPr>
          <w:rFonts w:ascii="Courier New" w:hAnsi="Courier New" w:cs="Courier New"/>
          <w:sz w:val="20"/>
          <w:szCs w:val="20"/>
        </w:rPr>
        <w:t xml:space="preserve">        ..\db3-files\SPECDAY.db3</w:t>
      </w:r>
    </w:p>
    <w:p w:rsidR="002A2BC6" w:rsidRDefault="002A2BC6" w:rsidP="002A2BC6">
      <w:pPr>
        <w:pStyle w:val="ListParagraph"/>
        <w:spacing w:after="0" w:line="240" w:lineRule="auto"/>
        <w:ind w:left="2160"/>
        <w:rPr>
          <w:rFonts w:ascii="Courier New" w:hAnsi="Courier New" w:cs="Courier New"/>
          <w:sz w:val="20"/>
          <w:szCs w:val="20"/>
        </w:rPr>
      </w:pPr>
      <w:r w:rsidRPr="007428BD">
        <w:rPr>
          <w:rFonts w:ascii="Courier New" w:hAnsi="Courier New" w:cs="Courier New"/>
          <w:sz w:val="20"/>
          <w:szCs w:val="20"/>
        </w:rPr>
        <w:t>@rem copy /</w:t>
      </w:r>
      <w:proofErr w:type="gramStart"/>
      <w:r w:rsidRPr="007428BD">
        <w:rPr>
          <w:rFonts w:ascii="Courier New" w:hAnsi="Courier New" w:cs="Courier New"/>
          <w:sz w:val="20"/>
          <w:szCs w:val="20"/>
        </w:rPr>
        <w:t xml:space="preserve">y  </w:t>
      </w:r>
      <w:proofErr w:type="spellStart"/>
      <w:r w:rsidRPr="007428BD">
        <w:rPr>
          <w:rFonts w:ascii="Courier New" w:hAnsi="Courier New" w:cs="Courier New"/>
          <w:sz w:val="20"/>
          <w:szCs w:val="20"/>
        </w:rPr>
        <w:t>SPECDIET</w:t>
      </w:r>
      <w:proofErr w:type="gramEnd"/>
      <w:r w:rsidRPr="007428BD">
        <w:rPr>
          <w:rFonts w:ascii="Courier New" w:hAnsi="Courier New" w:cs="Courier New"/>
          <w:sz w:val="20"/>
          <w:szCs w:val="20"/>
        </w:rPr>
        <w:t>_DE.end</w:t>
      </w:r>
      <w:proofErr w:type="spellEnd"/>
      <w:r w:rsidRPr="007428BD">
        <w:rPr>
          <w:rFonts w:ascii="Courier New" w:hAnsi="Courier New" w:cs="Courier New"/>
          <w:sz w:val="20"/>
          <w:szCs w:val="20"/>
        </w:rPr>
        <w:t xml:space="preserve">       ..\db3-files\SPECDIET.db3</w:t>
      </w:r>
    </w:p>
    <w:p w:rsidR="005A0E69" w:rsidRDefault="00D37DC9" w:rsidP="00D37DC9">
      <w:pPr>
        <w:pStyle w:val="ListParagraph"/>
        <w:numPr>
          <w:ilvl w:val="3"/>
          <w:numId w:val="3"/>
        </w:numPr>
        <w:spacing w:after="0" w:line="240" w:lineRule="auto"/>
        <w:ind w:left="2410" w:hanging="283"/>
        <w:rPr>
          <w:rFonts w:ascii="Arial" w:hAnsi="Arial" w:cs="Arial"/>
        </w:rPr>
      </w:pPr>
      <w:r>
        <w:rPr>
          <w:rFonts w:ascii="Arial" w:hAnsi="Arial" w:cs="Arial"/>
        </w:rPr>
        <w:t xml:space="preserve">DAYOWEEK, FDQMDETAIL, FDSTD, PROBING and </w:t>
      </w:r>
      <w:r w:rsidRPr="00D37DC9">
        <w:rPr>
          <w:rFonts w:ascii="Arial" w:hAnsi="Arial" w:cs="Arial"/>
        </w:rPr>
        <w:t>FDLIST</w:t>
      </w:r>
    </w:p>
    <w:p w:rsidR="00D37DC9" w:rsidRPr="00D37DC9" w:rsidRDefault="00D37DC9" w:rsidP="00D37DC9">
      <w:pPr>
        <w:pStyle w:val="ListParagraph"/>
        <w:spacing w:after="0" w:line="240" w:lineRule="auto"/>
        <w:ind w:left="2160"/>
        <w:rPr>
          <w:rFonts w:ascii="Courier New" w:hAnsi="Courier New" w:cs="Courier New"/>
          <w:sz w:val="20"/>
          <w:szCs w:val="20"/>
          <w:lang w:val="en-US"/>
        </w:rPr>
      </w:pPr>
      <w:r w:rsidRPr="00D37DC9">
        <w:rPr>
          <w:rFonts w:ascii="Courier New" w:hAnsi="Courier New" w:cs="Courier New"/>
          <w:sz w:val="20"/>
          <w:szCs w:val="20"/>
          <w:lang w:val="en-US"/>
        </w:rPr>
        <w:t>@rem copy /</w:t>
      </w:r>
      <w:proofErr w:type="gramStart"/>
      <w:r w:rsidRPr="00D37DC9">
        <w:rPr>
          <w:rFonts w:ascii="Courier New" w:hAnsi="Courier New" w:cs="Courier New"/>
          <w:sz w:val="20"/>
          <w:szCs w:val="20"/>
          <w:lang w:val="en-US"/>
        </w:rPr>
        <w:t>y  DAYOWEEK</w:t>
      </w:r>
      <w:proofErr w:type="gramEnd"/>
      <w:r w:rsidRPr="00D37DC9">
        <w:rPr>
          <w:rFonts w:ascii="Courier New" w:hAnsi="Courier New" w:cs="Courier New"/>
          <w:sz w:val="20"/>
          <w:szCs w:val="20"/>
          <w:lang w:val="en-US"/>
        </w:rPr>
        <w:t xml:space="preserve">_DE.END       </w:t>
      </w:r>
      <w:proofErr w:type="spellStart"/>
      <w:r w:rsidRPr="00D37DC9">
        <w:rPr>
          <w:rFonts w:ascii="Courier New" w:hAnsi="Courier New" w:cs="Courier New"/>
          <w:sz w:val="20"/>
          <w:szCs w:val="20"/>
          <w:lang w:val="en-US"/>
        </w:rPr>
        <w:t>DAYOWEEK.end</w:t>
      </w:r>
      <w:proofErr w:type="spellEnd"/>
    </w:p>
    <w:p w:rsidR="00D37DC9" w:rsidRPr="00D37DC9" w:rsidRDefault="00D37DC9" w:rsidP="00D37DC9">
      <w:pPr>
        <w:pStyle w:val="ListParagraph"/>
        <w:spacing w:after="0" w:line="240" w:lineRule="auto"/>
        <w:ind w:left="2160"/>
        <w:rPr>
          <w:rFonts w:ascii="Courier New" w:hAnsi="Courier New" w:cs="Courier New"/>
          <w:sz w:val="20"/>
          <w:szCs w:val="20"/>
          <w:lang w:val="en-US"/>
        </w:rPr>
      </w:pPr>
      <w:r w:rsidRPr="00D37DC9">
        <w:rPr>
          <w:rFonts w:ascii="Courier New" w:hAnsi="Courier New" w:cs="Courier New"/>
          <w:sz w:val="20"/>
          <w:szCs w:val="20"/>
          <w:lang w:val="en-US"/>
        </w:rPr>
        <w:t>@rem copy /</w:t>
      </w:r>
      <w:proofErr w:type="gramStart"/>
      <w:r w:rsidRPr="00D37DC9">
        <w:rPr>
          <w:rFonts w:ascii="Courier New" w:hAnsi="Courier New" w:cs="Courier New"/>
          <w:sz w:val="20"/>
          <w:szCs w:val="20"/>
          <w:lang w:val="en-US"/>
        </w:rPr>
        <w:t>y  FDQMDETAIL</w:t>
      </w:r>
      <w:proofErr w:type="gramEnd"/>
      <w:r w:rsidRPr="00D37DC9">
        <w:rPr>
          <w:rFonts w:ascii="Courier New" w:hAnsi="Courier New" w:cs="Courier New"/>
          <w:sz w:val="20"/>
          <w:szCs w:val="20"/>
          <w:lang w:val="en-US"/>
        </w:rPr>
        <w:t>_DE.END     FDQMDETAIL.END</w:t>
      </w:r>
    </w:p>
    <w:p w:rsidR="00D37DC9" w:rsidRPr="00D37DC9" w:rsidRDefault="00D37DC9" w:rsidP="00D37DC9">
      <w:pPr>
        <w:pStyle w:val="ListParagraph"/>
        <w:spacing w:after="0" w:line="240" w:lineRule="auto"/>
        <w:ind w:left="2160"/>
        <w:rPr>
          <w:rFonts w:ascii="Courier New" w:hAnsi="Courier New" w:cs="Courier New"/>
          <w:sz w:val="20"/>
          <w:szCs w:val="20"/>
          <w:lang w:val="en-US"/>
        </w:rPr>
      </w:pPr>
      <w:r w:rsidRPr="00D37DC9">
        <w:rPr>
          <w:rFonts w:ascii="Courier New" w:hAnsi="Courier New" w:cs="Courier New"/>
          <w:sz w:val="20"/>
          <w:szCs w:val="20"/>
          <w:lang w:val="en-US"/>
        </w:rPr>
        <w:t>@rem copy /</w:t>
      </w:r>
      <w:proofErr w:type="gramStart"/>
      <w:r w:rsidRPr="00D37DC9">
        <w:rPr>
          <w:rFonts w:ascii="Courier New" w:hAnsi="Courier New" w:cs="Courier New"/>
          <w:sz w:val="20"/>
          <w:szCs w:val="20"/>
          <w:lang w:val="en-US"/>
        </w:rPr>
        <w:t>y  FDSTD</w:t>
      </w:r>
      <w:proofErr w:type="gramEnd"/>
      <w:r w:rsidRPr="00D37DC9">
        <w:rPr>
          <w:rFonts w:ascii="Courier New" w:hAnsi="Courier New" w:cs="Courier New"/>
          <w:sz w:val="20"/>
          <w:szCs w:val="20"/>
          <w:lang w:val="en-US"/>
        </w:rPr>
        <w:t xml:space="preserve">_DE.END          </w:t>
      </w:r>
      <w:proofErr w:type="spellStart"/>
      <w:r w:rsidRPr="00D37DC9">
        <w:rPr>
          <w:rFonts w:ascii="Courier New" w:hAnsi="Courier New" w:cs="Courier New"/>
          <w:sz w:val="20"/>
          <w:szCs w:val="20"/>
          <w:lang w:val="en-US"/>
        </w:rPr>
        <w:t>FDSTD.end</w:t>
      </w:r>
      <w:proofErr w:type="spellEnd"/>
    </w:p>
    <w:p w:rsidR="00D37DC9" w:rsidRPr="00D37DC9" w:rsidRDefault="00D37DC9" w:rsidP="00D37DC9">
      <w:pPr>
        <w:pStyle w:val="ListParagraph"/>
        <w:spacing w:after="0" w:line="240" w:lineRule="auto"/>
        <w:ind w:left="2160"/>
        <w:rPr>
          <w:rFonts w:ascii="Courier New" w:hAnsi="Courier New" w:cs="Courier New"/>
          <w:sz w:val="20"/>
          <w:szCs w:val="20"/>
          <w:lang w:val="en-US"/>
        </w:rPr>
      </w:pPr>
      <w:r w:rsidRPr="00D37DC9">
        <w:rPr>
          <w:rFonts w:ascii="Courier New" w:hAnsi="Courier New" w:cs="Courier New"/>
          <w:sz w:val="20"/>
          <w:szCs w:val="20"/>
          <w:lang w:val="en-US"/>
        </w:rPr>
        <w:t>@rem copy /</w:t>
      </w:r>
      <w:proofErr w:type="gramStart"/>
      <w:r w:rsidRPr="00D37DC9">
        <w:rPr>
          <w:rFonts w:ascii="Courier New" w:hAnsi="Courier New" w:cs="Courier New"/>
          <w:sz w:val="20"/>
          <w:szCs w:val="20"/>
          <w:lang w:val="en-US"/>
        </w:rPr>
        <w:t>y  PROBING</w:t>
      </w:r>
      <w:proofErr w:type="gramEnd"/>
      <w:r w:rsidRPr="00D37DC9">
        <w:rPr>
          <w:rFonts w:ascii="Courier New" w:hAnsi="Courier New" w:cs="Courier New"/>
          <w:sz w:val="20"/>
          <w:szCs w:val="20"/>
          <w:lang w:val="en-US"/>
        </w:rPr>
        <w:t xml:space="preserve">_DE.END        </w:t>
      </w:r>
      <w:proofErr w:type="spellStart"/>
      <w:r w:rsidRPr="00D37DC9">
        <w:rPr>
          <w:rFonts w:ascii="Courier New" w:hAnsi="Courier New" w:cs="Courier New"/>
          <w:sz w:val="20"/>
          <w:szCs w:val="20"/>
          <w:lang w:val="en-US"/>
        </w:rPr>
        <w:t>PROBING.end</w:t>
      </w:r>
      <w:proofErr w:type="spellEnd"/>
    </w:p>
    <w:p w:rsidR="00D37DC9" w:rsidRPr="00D37DC9" w:rsidRDefault="00D37DC9" w:rsidP="00D37DC9">
      <w:pPr>
        <w:pStyle w:val="ListParagraph"/>
        <w:spacing w:after="0" w:line="240" w:lineRule="auto"/>
        <w:ind w:left="2160"/>
        <w:rPr>
          <w:rFonts w:ascii="Courier New" w:hAnsi="Courier New" w:cs="Courier New"/>
          <w:sz w:val="20"/>
          <w:szCs w:val="20"/>
          <w:lang w:val="fr-FR"/>
        </w:rPr>
      </w:pPr>
      <w:r w:rsidRPr="00D37DC9">
        <w:rPr>
          <w:rFonts w:ascii="Courier New" w:hAnsi="Courier New" w:cs="Courier New"/>
          <w:sz w:val="20"/>
          <w:szCs w:val="20"/>
          <w:lang w:val="fr-FR"/>
        </w:rPr>
        <w:t xml:space="preserve">@rem copy /y  </w:t>
      </w:r>
      <w:proofErr w:type="spellStart"/>
      <w:r w:rsidRPr="00D37DC9">
        <w:rPr>
          <w:rFonts w:ascii="Courier New" w:hAnsi="Courier New" w:cs="Courier New"/>
          <w:sz w:val="20"/>
          <w:szCs w:val="20"/>
          <w:lang w:val="fr-FR"/>
        </w:rPr>
        <w:t>FDLIST_DE.end</w:t>
      </w:r>
      <w:proofErr w:type="spellEnd"/>
      <w:r w:rsidRPr="00D37DC9">
        <w:rPr>
          <w:rFonts w:ascii="Courier New" w:hAnsi="Courier New" w:cs="Courier New"/>
          <w:sz w:val="20"/>
          <w:szCs w:val="20"/>
          <w:lang w:val="fr-FR"/>
        </w:rPr>
        <w:t xml:space="preserve">         </w:t>
      </w:r>
      <w:proofErr w:type="spellStart"/>
      <w:r w:rsidRPr="00D37DC9">
        <w:rPr>
          <w:rFonts w:ascii="Courier New" w:hAnsi="Courier New" w:cs="Courier New"/>
          <w:sz w:val="20"/>
          <w:szCs w:val="20"/>
          <w:lang w:val="fr-FR"/>
        </w:rPr>
        <w:t>FDLIST.end</w:t>
      </w:r>
      <w:proofErr w:type="spellEnd"/>
    </w:p>
    <w:p w:rsidR="007428BD" w:rsidRDefault="007428BD" w:rsidP="007428BD">
      <w:pPr>
        <w:pStyle w:val="ListParagraph"/>
        <w:spacing w:after="0" w:line="240" w:lineRule="auto"/>
        <w:ind w:left="2160"/>
        <w:rPr>
          <w:rFonts w:ascii="Arial" w:hAnsi="Arial" w:cs="Arial"/>
        </w:rPr>
      </w:pPr>
    </w:p>
    <w:p w:rsidR="007428BD" w:rsidRPr="007428BD" w:rsidRDefault="007428BD" w:rsidP="007428BD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 w:rsidRPr="007428BD">
        <w:rPr>
          <w:rFonts w:ascii="Arial" w:hAnsi="Arial" w:cs="Arial"/>
        </w:rPr>
        <w:t>If you have other files in both languages</w:t>
      </w:r>
      <w:r>
        <w:rPr>
          <w:rFonts w:ascii="Arial" w:hAnsi="Arial" w:cs="Arial"/>
        </w:rPr>
        <w:t>, do not hesitate to</w:t>
      </w:r>
      <w:r w:rsidRPr="007428BD">
        <w:rPr>
          <w:rFonts w:ascii="Arial" w:hAnsi="Arial" w:cs="Arial"/>
        </w:rPr>
        <w:t xml:space="preserve"> ask Corinne to help you</w:t>
      </w:r>
      <w:r>
        <w:rPr>
          <w:rFonts w:ascii="Arial" w:hAnsi="Arial" w:cs="Arial"/>
        </w:rPr>
        <w:t xml:space="preserve"> to modify your bat-file.</w:t>
      </w:r>
    </w:p>
    <w:p w:rsidR="002A2BC6" w:rsidRDefault="002A2BC6" w:rsidP="00091E7B">
      <w:pPr>
        <w:spacing w:after="0" w:line="240" w:lineRule="auto"/>
        <w:ind w:left="1080"/>
        <w:rPr>
          <w:rFonts w:ascii="Arial" w:hAnsi="Arial" w:cs="Arial"/>
        </w:rPr>
      </w:pPr>
    </w:p>
    <w:p w:rsidR="00DB1AD6" w:rsidRDefault="00DB1AD6" w:rsidP="00091E7B">
      <w:pPr>
        <w:spacing w:after="0" w:line="240" w:lineRule="auto"/>
        <w:ind w:left="1080"/>
        <w:rPr>
          <w:rFonts w:ascii="Arial" w:hAnsi="Arial" w:cs="Arial"/>
        </w:rPr>
      </w:pPr>
    </w:p>
    <w:p w:rsidR="008233E8" w:rsidRDefault="008233E8" w:rsidP="008233E8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 xml:space="preserve">Run the </w:t>
      </w:r>
      <w:r w:rsidR="00645EFD">
        <w:rPr>
          <w:rFonts w:ascii="Arial" w:hAnsi="Arial" w:cs="Arial"/>
          <w:b/>
        </w:rPr>
        <w:t xml:space="preserve">generation of DB3 </w:t>
      </w:r>
      <w:r w:rsidRPr="00B93771">
        <w:rPr>
          <w:rFonts w:ascii="Arial" w:hAnsi="Arial" w:cs="Arial"/>
          <w:b/>
        </w:rPr>
        <w:t>program</w:t>
      </w:r>
      <w:r>
        <w:rPr>
          <w:rFonts w:ascii="Arial" w:hAnsi="Arial" w:cs="Arial"/>
        </w:rPr>
        <w:t xml:space="preserve"> by double clicking on this file called:</w:t>
      </w:r>
    </w:p>
    <w:p w:rsidR="008233E8" w:rsidRDefault="00645EFD" w:rsidP="008233E8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="008233E8" w:rsidRPr="003E410A">
        <w:rPr>
          <w:rFonts w:ascii="Arial" w:hAnsi="Arial" w:cs="Arial"/>
        </w:rPr>
        <w:t>_</w:t>
      </w:r>
      <w:r>
        <w:rPr>
          <w:rFonts w:ascii="Arial" w:hAnsi="Arial" w:cs="Arial"/>
        </w:rPr>
        <w:t>Make</w:t>
      </w:r>
      <w:r w:rsidR="008233E8">
        <w:rPr>
          <w:rFonts w:ascii="Arial" w:hAnsi="Arial" w:cs="Arial"/>
        </w:rPr>
        <w:t>_</w:t>
      </w:r>
      <w:r>
        <w:rPr>
          <w:rFonts w:ascii="Arial" w:hAnsi="Arial" w:cs="Arial"/>
        </w:rPr>
        <w:t>db3</w:t>
      </w:r>
      <w:r w:rsidR="008233E8" w:rsidRPr="003E410A">
        <w:rPr>
          <w:rFonts w:ascii="Arial" w:hAnsi="Arial" w:cs="Arial"/>
        </w:rPr>
        <w:t>_D</w:t>
      </w:r>
      <w:r>
        <w:rPr>
          <w:rFonts w:ascii="Arial" w:hAnsi="Arial" w:cs="Arial"/>
        </w:rPr>
        <w:t>_1_language</w:t>
      </w:r>
      <w:r w:rsidR="008233E8" w:rsidRPr="003E410A">
        <w:rPr>
          <w:rFonts w:ascii="Arial" w:hAnsi="Arial" w:cs="Arial"/>
        </w:rPr>
        <w:t>.bat</w:t>
      </w:r>
      <w:r w:rsidR="008233E8">
        <w:rPr>
          <w:rFonts w:ascii="Arial" w:hAnsi="Arial" w:cs="Arial"/>
        </w:rPr>
        <w:t xml:space="preserve"> </w:t>
      </w:r>
    </w:p>
    <w:p w:rsidR="008233E8" w:rsidRPr="00F04DAD" w:rsidRDefault="008233E8" w:rsidP="008233E8">
      <w:pPr>
        <w:spacing w:after="0" w:line="240" w:lineRule="auto"/>
        <w:rPr>
          <w:rFonts w:ascii="Arial" w:hAnsi="Arial" w:cs="Arial"/>
        </w:rPr>
      </w:pPr>
    </w:p>
    <w:p w:rsidR="008233E8" w:rsidRDefault="008233E8" w:rsidP="008233E8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13246A">
        <w:rPr>
          <w:rFonts w:ascii="Arial" w:hAnsi="Arial" w:cs="Arial"/>
        </w:rPr>
        <w:t>A “</w:t>
      </w:r>
      <w:proofErr w:type="spellStart"/>
      <w:r w:rsidRPr="0013246A">
        <w:rPr>
          <w:rFonts w:ascii="Arial" w:hAnsi="Arial" w:cs="Arial"/>
        </w:rPr>
        <w:t>cmd</w:t>
      </w:r>
      <w:proofErr w:type="spellEnd"/>
      <w:r w:rsidRPr="0013246A">
        <w:rPr>
          <w:rFonts w:ascii="Arial" w:hAnsi="Arial" w:cs="Arial"/>
        </w:rPr>
        <w:t xml:space="preserve">” window is opened displaying the detail of the run of the </w:t>
      </w:r>
      <w:proofErr w:type="gramStart"/>
      <w:r w:rsidRPr="0013246A">
        <w:rPr>
          <w:rFonts w:ascii="Arial" w:hAnsi="Arial" w:cs="Arial"/>
        </w:rPr>
        <w:t>Fortran</w:t>
      </w:r>
      <w:proofErr w:type="gramEnd"/>
      <w:r w:rsidRPr="0013246A">
        <w:rPr>
          <w:rFonts w:ascii="Arial" w:hAnsi="Arial" w:cs="Arial"/>
        </w:rPr>
        <w:t xml:space="preserve"> programs.</w:t>
      </w:r>
    </w:p>
    <w:p w:rsidR="008233E8" w:rsidRDefault="008233E8" w:rsidP="008233E8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645EFD" w:rsidRDefault="00645EFD" w:rsidP="00645EFD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Pr="0013246A">
        <w:rPr>
          <w:rFonts w:ascii="Arial" w:hAnsi="Arial" w:cs="Arial"/>
        </w:rPr>
        <w:t>eturned message</w:t>
      </w:r>
      <w:r>
        <w:rPr>
          <w:rFonts w:ascii="Arial" w:hAnsi="Arial" w:cs="Arial"/>
        </w:rPr>
        <w:t>s</w:t>
      </w:r>
      <w:r w:rsidRPr="0013246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are </w:t>
      </w:r>
      <w:r w:rsidRPr="0013246A">
        <w:rPr>
          <w:rFonts w:ascii="Arial" w:hAnsi="Arial" w:cs="Arial"/>
        </w:rPr>
        <w:t xml:space="preserve">displayed after each </w:t>
      </w:r>
      <w:proofErr w:type="gramStart"/>
      <w:r w:rsidRPr="0013246A">
        <w:rPr>
          <w:rFonts w:ascii="Arial" w:hAnsi="Arial" w:cs="Arial"/>
        </w:rPr>
        <w:t>exe-files</w:t>
      </w:r>
      <w:proofErr w:type="gramEnd"/>
      <w:r w:rsidRPr="0013246A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 xml:space="preserve">Some are “normal” (e.g. “NB FOODS: 1873 Last Food: 2216”) and some are “problematic” messages as </w:t>
      </w:r>
      <w:r w:rsidRPr="0013246A">
        <w:rPr>
          <w:rFonts w:ascii="Arial" w:hAnsi="Arial" w:cs="Arial"/>
        </w:rPr>
        <w:t>“file not found”</w:t>
      </w:r>
      <w:r>
        <w:rPr>
          <w:rFonts w:ascii="Arial" w:hAnsi="Arial" w:cs="Arial"/>
        </w:rPr>
        <w:t xml:space="preserve"> or </w:t>
      </w:r>
      <w:r w:rsidRPr="0013246A">
        <w:rPr>
          <w:rFonts w:ascii="Arial" w:hAnsi="Arial" w:cs="Arial"/>
        </w:rPr>
        <w:t>“runtime error”</w:t>
      </w:r>
      <w:r>
        <w:rPr>
          <w:rFonts w:ascii="Arial" w:hAnsi="Arial" w:cs="Arial"/>
        </w:rPr>
        <w:t xml:space="preserve"> or an error message specific to the program or no attached message at all (Read Error).</w:t>
      </w:r>
    </w:p>
    <w:p w:rsidR="00645EFD" w:rsidRDefault="00645EFD" w:rsidP="00645EFD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645EFD" w:rsidRDefault="00645EFD" w:rsidP="00645EFD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If you have this kind of problematic message, you will have to open the attached </w:t>
      </w:r>
      <w:r w:rsidR="007428BD">
        <w:rPr>
          <w:rFonts w:ascii="Arial" w:hAnsi="Arial" w:cs="Arial"/>
        </w:rPr>
        <w:t>db3</w:t>
      </w:r>
      <w:r>
        <w:rPr>
          <w:rFonts w:ascii="Arial" w:hAnsi="Arial" w:cs="Arial"/>
        </w:rPr>
        <w:t xml:space="preserve">-file to see </w:t>
      </w:r>
      <w:r w:rsidR="007428BD">
        <w:rPr>
          <w:rFonts w:ascii="Arial" w:hAnsi="Arial" w:cs="Arial"/>
        </w:rPr>
        <w:t xml:space="preserve">on which item </w:t>
      </w:r>
      <w:r>
        <w:rPr>
          <w:rFonts w:ascii="Arial" w:hAnsi="Arial" w:cs="Arial"/>
        </w:rPr>
        <w:t>the problem occurs and if it is not clear, do not hesitate to ask to Corinne</w:t>
      </w:r>
    </w:p>
    <w:p w:rsidR="008233E8" w:rsidRDefault="008233E8" w:rsidP="008233E8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8233E8" w:rsidRDefault="008233E8" w:rsidP="008233E8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Here an example on displayed messages when the procedure runs well:</w:t>
      </w:r>
    </w:p>
    <w:p w:rsidR="008233E8" w:rsidRDefault="00645EFD" w:rsidP="008233E8">
      <w:pPr>
        <w:spacing w:after="0" w:line="240" w:lineRule="auto"/>
        <w:ind w:left="360"/>
        <w:jc w:val="center"/>
        <w:rPr>
          <w:rFonts w:ascii="Arial" w:hAnsi="Arial" w:cs="Arial"/>
        </w:rPr>
      </w:pPr>
      <w:r>
        <w:rPr>
          <w:noProof/>
          <w:lang w:eastAsia="en-GB"/>
        </w:rPr>
        <w:drawing>
          <wp:inline distT="0" distB="0" distL="0" distR="0" wp14:anchorId="7B5FAE2F" wp14:editId="20AA4181">
            <wp:extent cx="3916393" cy="6074253"/>
            <wp:effectExtent l="0" t="0" r="8255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6994" cy="607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BB5" w:rsidRDefault="003E5BB5" w:rsidP="006E1D3F">
      <w:pPr>
        <w:pStyle w:val="ListParagraph"/>
        <w:spacing w:after="0" w:line="240" w:lineRule="auto"/>
        <w:rPr>
          <w:rFonts w:ascii="Arial" w:hAnsi="Arial" w:cs="Arial"/>
          <w:b/>
        </w:rPr>
      </w:pPr>
    </w:p>
    <w:p w:rsidR="006473E9" w:rsidRDefault="006473E9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8233E8" w:rsidRPr="005F1C21" w:rsidRDefault="008233E8" w:rsidP="008233E8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b/>
        </w:rPr>
      </w:pPr>
      <w:r w:rsidRPr="005F1C21">
        <w:rPr>
          <w:rFonts w:ascii="Arial" w:hAnsi="Arial" w:cs="Arial"/>
          <w:b/>
        </w:rPr>
        <w:lastRenderedPageBreak/>
        <w:t xml:space="preserve">Details </w:t>
      </w:r>
      <w:r>
        <w:rPr>
          <w:rFonts w:ascii="Arial" w:hAnsi="Arial" w:cs="Arial"/>
          <w:b/>
        </w:rPr>
        <w:t>on followed Procedure</w:t>
      </w:r>
      <w:r w:rsidRPr="005F1C21">
        <w:rPr>
          <w:rFonts w:ascii="Arial" w:hAnsi="Arial" w:cs="Arial"/>
          <w:b/>
        </w:rPr>
        <w:t>:</w:t>
      </w:r>
    </w:p>
    <w:p w:rsidR="008233E8" w:rsidRDefault="008233E8" w:rsidP="008233E8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5E12EB" w:rsidRDefault="008233E8" w:rsidP="008233E8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770594">
        <w:rPr>
          <w:rFonts w:ascii="Arial" w:hAnsi="Arial" w:cs="Arial"/>
          <w:u w:val="single"/>
        </w:rPr>
        <w:t>Step 1:</w:t>
      </w:r>
      <w:r>
        <w:rPr>
          <w:rFonts w:ascii="Arial" w:hAnsi="Arial" w:cs="Arial"/>
        </w:rPr>
        <w:t xml:space="preserve"> </w:t>
      </w:r>
      <w:r w:rsidR="005E12EB">
        <w:rPr>
          <w:rFonts w:ascii="Arial" w:hAnsi="Arial" w:cs="Arial"/>
        </w:rPr>
        <w:t>Open the file 3</w:t>
      </w:r>
      <w:r w:rsidR="005E12EB" w:rsidRPr="003E410A">
        <w:rPr>
          <w:rFonts w:ascii="Arial" w:hAnsi="Arial" w:cs="Arial"/>
        </w:rPr>
        <w:t>_</w:t>
      </w:r>
      <w:r w:rsidR="005E12EB">
        <w:rPr>
          <w:rFonts w:ascii="Arial" w:hAnsi="Arial" w:cs="Arial"/>
        </w:rPr>
        <w:t>Make_db3</w:t>
      </w:r>
      <w:r w:rsidR="005E12EB" w:rsidRPr="003E410A">
        <w:rPr>
          <w:rFonts w:ascii="Arial" w:hAnsi="Arial" w:cs="Arial"/>
        </w:rPr>
        <w:t>_D</w:t>
      </w:r>
      <w:r w:rsidR="005E12EB">
        <w:rPr>
          <w:rFonts w:ascii="Arial" w:hAnsi="Arial" w:cs="Arial"/>
        </w:rPr>
        <w:t>_1_language</w:t>
      </w:r>
      <w:r w:rsidR="005E12EB" w:rsidRPr="003E410A">
        <w:rPr>
          <w:rFonts w:ascii="Arial" w:hAnsi="Arial" w:cs="Arial"/>
        </w:rPr>
        <w:t>.bat</w:t>
      </w:r>
      <w:r w:rsidR="005E12EB">
        <w:rPr>
          <w:rFonts w:ascii="Arial" w:hAnsi="Arial" w:cs="Arial"/>
        </w:rPr>
        <w:t xml:space="preserve"> and update by:</w:t>
      </w:r>
    </w:p>
    <w:p w:rsidR="005E12EB" w:rsidRDefault="005E12EB" w:rsidP="00954DEA">
      <w:pPr>
        <w:pStyle w:val="ListParagraph"/>
        <w:numPr>
          <w:ilvl w:val="2"/>
          <w:numId w:val="3"/>
        </w:numPr>
        <w:spacing w:after="0" w:line="240" w:lineRule="auto"/>
        <w:ind w:left="1701" w:hanging="283"/>
        <w:rPr>
          <w:rFonts w:ascii="Arial" w:hAnsi="Arial" w:cs="Arial"/>
        </w:rPr>
      </w:pPr>
      <w:r>
        <w:rPr>
          <w:rFonts w:ascii="Arial" w:hAnsi="Arial" w:cs="Arial"/>
        </w:rPr>
        <w:t xml:space="preserve">Checking </w:t>
      </w:r>
      <w:r w:rsidRPr="0040790C">
        <w:rPr>
          <w:rFonts w:ascii="Arial" w:hAnsi="Arial" w:cs="Arial"/>
        </w:rPr>
        <w:t xml:space="preserve">that </w:t>
      </w:r>
      <w:r w:rsidRPr="00954DEA">
        <w:rPr>
          <w:rFonts w:ascii="Arial" w:hAnsi="Arial" w:cs="Arial"/>
        </w:rPr>
        <w:t>all the needed end-files are available</w:t>
      </w:r>
      <w:r>
        <w:rPr>
          <w:rFonts w:ascii="Arial" w:hAnsi="Arial" w:cs="Arial"/>
        </w:rPr>
        <w:t xml:space="preserve"> </w:t>
      </w:r>
      <w:r w:rsidRPr="0040790C">
        <w:rPr>
          <w:rFonts w:ascii="Arial" w:hAnsi="Arial" w:cs="Arial"/>
        </w:rPr>
        <w:t>in the folder</w:t>
      </w:r>
      <w:r>
        <w:rPr>
          <w:rFonts w:ascii="Arial" w:hAnsi="Arial" w:cs="Arial"/>
        </w:rPr>
        <w:t xml:space="preserve"> </w:t>
      </w:r>
      <w:r w:rsidRPr="0040790C">
        <w:rPr>
          <w:rFonts w:ascii="Arial" w:hAnsi="Arial" w:cs="Arial"/>
        </w:rPr>
        <w:t>D:\programmesFORTRAN\end-files</w:t>
      </w:r>
      <w:r>
        <w:rPr>
          <w:rFonts w:ascii="Arial" w:hAnsi="Arial" w:cs="Arial"/>
        </w:rPr>
        <w:t xml:space="preserve">. See </w:t>
      </w:r>
      <w:r w:rsidR="000963B1">
        <w:rPr>
          <w:rFonts w:ascii="Arial" w:hAnsi="Arial" w:cs="Arial"/>
        </w:rPr>
        <w:t>the list above.</w:t>
      </w:r>
    </w:p>
    <w:p w:rsidR="006B6034" w:rsidRDefault="006B6034" w:rsidP="00954DEA">
      <w:pPr>
        <w:pStyle w:val="ListParagraph"/>
        <w:numPr>
          <w:ilvl w:val="2"/>
          <w:numId w:val="3"/>
        </w:numPr>
        <w:spacing w:after="0" w:line="240" w:lineRule="auto"/>
        <w:ind w:left="1701" w:hanging="283"/>
        <w:rPr>
          <w:rFonts w:ascii="Arial" w:hAnsi="Arial" w:cs="Arial"/>
        </w:rPr>
      </w:pPr>
      <w:r>
        <w:rPr>
          <w:rFonts w:ascii="Arial" w:hAnsi="Arial" w:cs="Arial"/>
        </w:rPr>
        <w:t xml:space="preserve">Replacing all the acronym ‘_DE’ by the current used language (e.g. ‘_FR’) </w:t>
      </w:r>
    </w:p>
    <w:p w:rsidR="006B6034" w:rsidRDefault="006B6034" w:rsidP="00954DEA">
      <w:pPr>
        <w:pStyle w:val="ListParagraph"/>
        <w:numPr>
          <w:ilvl w:val="2"/>
          <w:numId w:val="3"/>
        </w:numPr>
        <w:spacing w:after="0" w:line="240" w:lineRule="auto"/>
        <w:ind w:left="1701" w:hanging="283"/>
        <w:rPr>
          <w:rFonts w:ascii="Arial" w:hAnsi="Arial" w:cs="Arial"/>
        </w:rPr>
      </w:pPr>
      <w:r>
        <w:rPr>
          <w:rFonts w:ascii="Arial" w:hAnsi="Arial" w:cs="Arial"/>
        </w:rPr>
        <w:t xml:space="preserve">Changing </w:t>
      </w:r>
      <w:r w:rsidRPr="00954DEA">
        <w:rPr>
          <w:rFonts w:ascii="Arial" w:hAnsi="Arial" w:cs="Arial"/>
        </w:rPr>
        <w:t>the non-specified code ‘</w:t>
      </w:r>
      <w:proofErr w:type="spellStart"/>
      <w:r w:rsidRPr="00954DEA">
        <w:rPr>
          <w:rFonts w:ascii="Arial" w:hAnsi="Arial" w:cs="Arial"/>
        </w:rPr>
        <w:t>n.s</w:t>
      </w:r>
      <w:proofErr w:type="spellEnd"/>
      <w:r w:rsidRPr="00954DEA">
        <w:rPr>
          <w:rFonts w:ascii="Arial" w:hAnsi="Arial" w:cs="Arial"/>
        </w:rPr>
        <w:t>.’ by the one needed for the Country language (e.g. replacing by ‘</w:t>
      </w:r>
      <w:proofErr w:type="spellStart"/>
      <w:r w:rsidRPr="00954DEA">
        <w:rPr>
          <w:rFonts w:ascii="Arial" w:hAnsi="Arial" w:cs="Arial"/>
        </w:rPr>
        <w:t>n.e.</w:t>
      </w:r>
      <w:proofErr w:type="spellEnd"/>
      <w:r w:rsidRPr="00954DEA">
        <w:rPr>
          <w:rFonts w:ascii="Arial" w:hAnsi="Arial" w:cs="Arial"/>
        </w:rPr>
        <w:t>’)</w:t>
      </w:r>
    </w:p>
    <w:p w:rsidR="000963B1" w:rsidRDefault="006B6034" w:rsidP="00954DEA">
      <w:pPr>
        <w:pStyle w:val="ListParagraph"/>
        <w:numPr>
          <w:ilvl w:val="2"/>
          <w:numId w:val="3"/>
        </w:numPr>
        <w:spacing w:after="0" w:line="240" w:lineRule="auto"/>
        <w:ind w:left="1701" w:hanging="283"/>
        <w:rPr>
          <w:rFonts w:ascii="Arial" w:hAnsi="Arial" w:cs="Arial"/>
        </w:rPr>
      </w:pPr>
      <w:r>
        <w:rPr>
          <w:rFonts w:ascii="Arial" w:hAnsi="Arial" w:cs="Arial"/>
        </w:rPr>
        <w:t xml:space="preserve">Changing the copy command lines in the Copy part, if needed. </w:t>
      </w:r>
    </w:p>
    <w:p w:rsidR="008233E8" w:rsidRPr="005E12EB" w:rsidRDefault="005E12EB" w:rsidP="005E12EB">
      <w:pPr>
        <w:spacing w:after="0" w:line="240" w:lineRule="auto"/>
        <w:rPr>
          <w:rFonts w:ascii="Arial" w:hAnsi="Arial" w:cs="Arial"/>
        </w:rPr>
      </w:pPr>
      <w:r w:rsidRPr="005E12EB">
        <w:rPr>
          <w:rFonts w:ascii="Arial" w:hAnsi="Arial" w:cs="Arial"/>
        </w:rPr>
        <w:t xml:space="preserve">  </w:t>
      </w:r>
    </w:p>
    <w:p w:rsidR="008233E8" w:rsidRDefault="008233E8" w:rsidP="008233E8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770594">
        <w:rPr>
          <w:rFonts w:ascii="Arial" w:hAnsi="Arial" w:cs="Arial"/>
          <w:u w:val="single"/>
        </w:rPr>
        <w:t>Step 2:</w:t>
      </w:r>
      <w:r>
        <w:rPr>
          <w:rFonts w:ascii="Arial" w:hAnsi="Arial" w:cs="Arial"/>
        </w:rPr>
        <w:t xml:space="preserve"> Run of program (</w:t>
      </w:r>
      <w:r w:rsidR="006B6034">
        <w:rPr>
          <w:rFonts w:ascii="Arial" w:hAnsi="Arial" w:cs="Arial"/>
        </w:rPr>
        <w:t>3</w:t>
      </w:r>
      <w:r w:rsidR="006B6034" w:rsidRPr="003E410A">
        <w:rPr>
          <w:rFonts w:ascii="Arial" w:hAnsi="Arial" w:cs="Arial"/>
        </w:rPr>
        <w:t>_</w:t>
      </w:r>
      <w:r w:rsidR="006B6034">
        <w:rPr>
          <w:rFonts w:ascii="Arial" w:hAnsi="Arial" w:cs="Arial"/>
        </w:rPr>
        <w:t>Make_db3</w:t>
      </w:r>
      <w:r w:rsidR="006B6034" w:rsidRPr="003E410A">
        <w:rPr>
          <w:rFonts w:ascii="Arial" w:hAnsi="Arial" w:cs="Arial"/>
        </w:rPr>
        <w:t>_D</w:t>
      </w:r>
      <w:r w:rsidR="006B6034">
        <w:rPr>
          <w:rFonts w:ascii="Arial" w:hAnsi="Arial" w:cs="Arial"/>
        </w:rPr>
        <w:t>_1_language</w:t>
      </w:r>
      <w:r w:rsidR="006B6034" w:rsidRPr="003E410A">
        <w:rPr>
          <w:rFonts w:ascii="Arial" w:hAnsi="Arial" w:cs="Arial"/>
        </w:rPr>
        <w:t>.bat</w:t>
      </w:r>
      <w:r>
        <w:rPr>
          <w:rFonts w:ascii="Arial" w:hAnsi="Arial" w:cs="Arial"/>
        </w:rPr>
        <w:t xml:space="preserve">) </w:t>
      </w:r>
    </w:p>
    <w:p w:rsidR="008233E8" w:rsidRPr="00954DEA" w:rsidRDefault="00954DEA" w:rsidP="008233E8">
      <w:pPr>
        <w:pStyle w:val="ListParagraph"/>
        <w:numPr>
          <w:ilvl w:val="2"/>
          <w:numId w:val="3"/>
        </w:numPr>
        <w:spacing w:after="0" w:line="240" w:lineRule="auto"/>
        <w:ind w:left="1701" w:right="-284" w:hanging="283"/>
        <w:rPr>
          <w:rFonts w:ascii="Arial" w:hAnsi="Arial" w:cs="Arial"/>
        </w:rPr>
      </w:pPr>
      <w:r w:rsidRPr="00954DEA">
        <w:rPr>
          <w:rFonts w:ascii="Arial" w:hAnsi="Arial" w:cs="Arial"/>
        </w:rPr>
        <w:t>In the folder D:\programmesFORTRAN\db3-files, 9</w:t>
      </w:r>
      <w:r w:rsidR="006473E9">
        <w:rPr>
          <w:rFonts w:ascii="Arial" w:hAnsi="Arial" w:cs="Arial"/>
        </w:rPr>
        <w:t>6</w:t>
      </w:r>
      <w:r w:rsidRPr="00954DEA">
        <w:rPr>
          <w:rFonts w:ascii="Arial" w:hAnsi="Arial" w:cs="Arial"/>
        </w:rPr>
        <w:t xml:space="preserve"> db3-files will be generated</w:t>
      </w:r>
    </w:p>
    <w:p w:rsidR="006473E9" w:rsidRPr="00834752" w:rsidRDefault="0013661B" w:rsidP="006473E9">
      <w:pPr>
        <w:pStyle w:val="ListParagraph"/>
        <w:numPr>
          <w:ilvl w:val="3"/>
          <w:numId w:val="3"/>
        </w:numPr>
        <w:spacing w:after="0" w:line="240" w:lineRule="auto"/>
        <w:ind w:left="1985" w:right="-284" w:hanging="284"/>
        <w:rPr>
          <w:rFonts w:ascii="Arial" w:hAnsi="Arial" w:cs="Arial"/>
          <w:b/>
        </w:rPr>
      </w:pPr>
      <w:r w:rsidRPr="00834752">
        <w:rPr>
          <w:rFonts w:ascii="Arial" w:hAnsi="Arial" w:cs="Arial"/>
          <w:b/>
        </w:rPr>
        <w:t>50</w:t>
      </w:r>
      <w:r w:rsidR="00954DEA" w:rsidRPr="00834752">
        <w:rPr>
          <w:rFonts w:ascii="Arial" w:hAnsi="Arial" w:cs="Arial"/>
          <w:b/>
        </w:rPr>
        <w:t xml:space="preserve"> started with ‘ET_’ to build the </w:t>
      </w:r>
      <w:proofErr w:type="spellStart"/>
      <w:r w:rsidR="006473E9" w:rsidRPr="00834752">
        <w:rPr>
          <w:rFonts w:ascii="Arial" w:hAnsi="Arial" w:cs="Arial"/>
          <w:b/>
        </w:rPr>
        <w:t>ExternalTable</w:t>
      </w:r>
      <w:proofErr w:type="spellEnd"/>
    </w:p>
    <w:p w:rsidR="006473E9" w:rsidRPr="006473E9" w:rsidRDefault="006473E9" w:rsidP="006473E9">
      <w:pPr>
        <w:spacing w:after="0" w:line="240" w:lineRule="auto"/>
        <w:ind w:left="360"/>
        <w:rPr>
          <w:rFonts w:ascii="Arial" w:hAnsi="Arial" w:cs="Arial"/>
          <w:lang w:val="en-US"/>
        </w:rPr>
        <w:sectPr w:rsidR="006473E9" w:rsidRPr="006473E9" w:rsidSect="002A2BC6">
          <w:footerReference w:type="default" r:id="rId19"/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lastRenderedPageBreak/>
        <w:t>ET_brandnam.db3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ET_chklist.db3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ET_cring.db3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ET_density.db3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ET_descface.db3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ET_ediblep.db3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ET_facetrul.db3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ET_facets.db3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ET_fatlefto.db3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ET_FCO.db3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ET_foodcomp.db3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ET_foodfaex.db3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ET_FOODS.db3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ET_foodscrp.db3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ET_foodssha.db3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ET_groupfac.db3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ET_groups.db3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lastRenderedPageBreak/>
        <w:t>ET_maxrval.db3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ET_maxval.db3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ET_POC.db3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ET_m_hhm.db3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ET_m_photos.db3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ET_m_rcpu.db3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ET_m_stdpor.db3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ET_m_stduts.db3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ET_pqpath.db3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ET_probque.db3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ET_qm_foods.db3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ET_qm_group.db3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ET_qm_rclas.db3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ET_qm_recip.db3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ET_r_density.db3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ET_r_descface.db3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ET_r_facetrul.db3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lastRenderedPageBreak/>
        <w:t>ET_r_facets.db3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ET_r_groupfac.db3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ET_r_rcpfaex.db3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ET_rawcook.db3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ET_rbrand.db3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ET_rgroups.db3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ET_rpqpath.db3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ET_rsubgr.db3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ET_SPECDAY.db3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ET_SPECDIET.db3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ET_spfacook.db3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ET_spfacore.db3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ET_spfdcook.db3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ET_subgroup.db3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ET_vitadesc.db3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ET_vitamins.db3</w:t>
      </w:r>
    </w:p>
    <w:p w:rsidR="006473E9" w:rsidRDefault="006473E9" w:rsidP="006473E9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b/>
          <w:lang w:val="fr-FR"/>
        </w:rPr>
        <w:sectPr w:rsidR="006473E9" w:rsidSect="006473E9">
          <w:type w:val="continuous"/>
          <w:pgSz w:w="11906" w:h="16838"/>
          <w:pgMar w:top="1134" w:right="1134" w:bottom="1134" w:left="2552" w:header="709" w:footer="709" w:gutter="0"/>
          <w:cols w:num="3" w:space="4"/>
          <w:docGrid w:linePitch="360"/>
        </w:sectPr>
      </w:pPr>
    </w:p>
    <w:p w:rsidR="006473E9" w:rsidRPr="006473E9" w:rsidRDefault="006473E9" w:rsidP="006473E9">
      <w:pPr>
        <w:spacing w:after="0" w:line="240" w:lineRule="auto"/>
        <w:ind w:right="-284"/>
        <w:rPr>
          <w:rFonts w:ascii="Arial" w:hAnsi="Arial" w:cs="Arial"/>
        </w:rPr>
      </w:pPr>
    </w:p>
    <w:p w:rsidR="003740FF" w:rsidRPr="006473E9" w:rsidRDefault="0013661B" w:rsidP="006473E9">
      <w:pPr>
        <w:pStyle w:val="ListParagraph"/>
        <w:numPr>
          <w:ilvl w:val="3"/>
          <w:numId w:val="3"/>
        </w:numPr>
        <w:spacing w:after="0" w:line="240" w:lineRule="auto"/>
        <w:ind w:left="1985" w:right="-284" w:hanging="284"/>
        <w:rPr>
          <w:rFonts w:ascii="Arial" w:hAnsi="Arial" w:cs="Arial"/>
        </w:rPr>
      </w:pPr>
      <w:r w:rsidRPr="00834752">
        <w:rPr>
          <w:rFonts w:ascii="Arial" w:hAnsi="Arial" w:cs="Arial"/>
          <w:b/>
        </w:rPr>
        <w:t>46</w:t>
      </w:r>
      <w:r w:rsidR="00954DEA" w:rsidRPr="00834752">
        <w:rPr>
          <w:rFonts w:ascii="Arial" w:hAnsi="Arial" w:cs="Arial"/>
          <w:b/>
        </w:rPr>
        <w:t xml:space="preserve"> not started with ‘ET_’ to be used on the Migration process</w:t>
      </w:r>
      <w:r w:rsidR="00954DEA" w:rsidRPr="00954DEA">
        <w:rPr>
          <w:rFonts w:ascii="Arial" w:hAnsi="Arial" w:cs="Arial"/>
        </w:rPr>
        <w:t xml:space="preserve"> done by Corinne and using DBASE &amp; Migration </w:t>
      </w:r>
    </w:p>
    <w:p w:rsidR="0013661B" w:rsidRDefault="0013661B" w:rsidP="0013661B">
      <w:pPr>
        <w:spacing w:after="0" w:line="240" w:lineRule="auto"/>
        <w:ind w:left="709"/>
        <w:rPr>
          <w:rFonts w:ascii="Arial" w:hAnsi="Arial" w:cs="Arial"/>
        </w:rPr>
        <w:sectPr w:rsidR="0013661B" w:rsidSect="002A2BC6">
          <w:footerReference w:type="default" r:id="rId20"/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13661B" w:rsidRPr="0013661B" w:rsidRDefault="0013661B" w:rsidP="006473E9">
      <w:pPr>
        <w:spacing w:after="0" w:line="240" w:lineRule="auto"/>
        <w:rPr>
          <w:rFonts w:ascii="Arial" w:hAnsi="Arial" w:cs="Arial"/>
        </w:rPr>
      </w:pPr>
      <w:r w:rsidRPr="0013661B">
        <w:rPr>
          <w:rFonts w:ascii="Arial" w:hAnsi="Arial" w:cs="Arial"/>
        </w:rPr>
        <w:lastRenderedPageBreak/>
        <w:t>brandnam.db3</w:t>
      </w:r>
    </w:p>
    <w:p w:rsidR="0013661B" w:rsidRPr="0013661B" w:rsidRDefault="0013661B" w:rsidP="006473E9">
      <w:pPr>
        <w:spacing w:after="0" w:line="240" w:lineRule="auto"/>
        <w:rPr>
          <w:rFonts w:cs="Arial"/>
        </w:rPr>
      </w:pPr>
      <w:r w:rsidRPr="0013661B">
        <w:rPr>
          <w:rFonts w:ascii="Arial" w:hAnsi="Arial" w:cs="Arial"/>
        </w:rPr>
        <w:t>chklist.db3</w:t>
      </w:r>
    </w:p>
    <w:p w:rsidR="0013661B" w:rsidRPr="0013661B" w:rsidRDefault="0013661B" w:rsidP="006473E9">
      <w:pPr>
        <w:spacing w:after="0" w:line="240" w:lineRule="auto"/>
        <w:rPr>
          <w:rFonts w:cs="Arial"/>
        </w:rPr>
      </w:pPr>
      <w:r w:rsidRPr="0013661B">
        <w:rPr>
          <w:rFonts w:ascii="Arial" w:hAnsi="Arial" w:cs="Arial"/>
        </w:rPr>
        <w:t>cring.db3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density.db3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descface.db3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ediblep.db3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facetrul.db3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facets.db3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fatlefto.db3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foodcomp.db3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foodfaex.db3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foods.db3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foodscrp.db3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foodssha.db3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groupfac.db3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groups.db3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lastRenderedPageBreak/>
        <w:t>maxrval.db3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maxval.db3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m_hhm.db3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m_photos.db3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m_rcpu.db3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m_stdpor.db3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m_stduts.db3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pqpath.db3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probque.db3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qm_foods.db3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qm_group.db3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qm_rclas.db3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qm_recip.db3</w:t>
      </w:r>
    </w:p>
    <w:p w:rsidR="0013661B" w:rsidRPr="00C32B4B" w:rsidRDefault="0013661B" w:rsidP="006473E9">
      <w:pPr>
        <w:spacing w:after="0" w:line="240" w:lineRule="auto"/>
        <w:rPr>
          <w:rFonts w:cs="Arial"/>
        </w:rPr>
      </w:pPr>
      <w:r w:rsidRPr="00C32B4B">
        <w:rPr>
          <w:rFonts w:ascii="Arial" w:hAnsi="Arial" w:cs="Arial"/>
        </w:rPr>
        <w:t>rawcook.db3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rbrand.db3</w:t>
      </w:r>
    </w:p>
    <w:p w:rsidR="0013661B" w:rsidRDefault="0013661B" w:rsidP="006473E9">
      <w:pPr>
        <w:spacing w:after="0" w:line="240" w:lineRule="auto"/>
        <w:rPr>
          <w:rFonts w:ascii="Arial" w:hAnsi="Arial" w:cs="Arial"/>
          <w:lang w:val="en-US"/>
        </w:rPr>
      </w:pP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lastRenderedPageBreak/>
        <w:t>rgroups.db3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rpqpath.db3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rsubgr.db3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r_density.db3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r_descface.db3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r_facetrul.db3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r_facets.db3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r_groupfac.db3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r_rcpfaex.db3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spfacook.db3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spfacore.db3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spfdcook.db3</w:t>
      </w:r>
    </w:p>
    <w:p w:rsidR="0013661B" w:rsidRPr="00C32B4B" w:rsidRDefault="0013661B" w:rsidP="006473E9">
      <w:pPr>
        <w:spacing w:after="0" w:line="240" w:lineRule="auto"/>
        <w:rPr>
          <w:rFonts w:cs="Arial"/>
          <w:lang w:val="en-US"/>
        </w:rPr>
      </w:pPr>
      <w:r w:rsidRPr="00C32B4B">
        <w:rPr>
          <w:rFonts w:ascii="Arial" w:hAnsi="Arial" w:cs="Arial"/>
          <w:lang w:val="en-US"/>
        </w:rPr>
        <w:t>subgroup.db3</w:t>
      </w:r>
    </w:p>
    <w:p w:rsidR="0013661B" w:rsidRPr="00C32B4B" w:rsidRDefault="0013661B" w:rsidP="006473E9">
      <w:pPr>
        <w:spacing w:after="0" w:line="240" w:lineRule="auto"/>
        <w:rPr>
          <w:rFonts w:cs="Arial"/>
          <w:lang w:val="en-US"/>
        </w:rPr>
      </w:pPr>
      <w:r w:rsidRPr="00C32B4B">
        <w:rPr>
          <w:rFonts w:ascii="Arial" w:hAnsi="Arial" w:cs="Arial"/>
          <w:lang w:val="en-US"/>
        </w:rPr>
        <w:t>vitadesc.db3</w:t>
      </w:r>
    </w:p>
    <w:p w:rsidR="0013661B" w:rsidRPr="00902EC1" w:rsidRDefault="0013661B" w:rsidP="006473E9">
      <w:pPr>
        <w:spacing w:after="0" w:line="240" w:lineRule="auto"/>
        <w:rPr>
          <w:rFonts w:cs="Arial"/>
          <w:lang w:val="fr-FR"/>
        </w:rPr>
      </w:pPr>
      <w:r w:rsidRPr="00902EC1">
        <w:rPr>
          <w:rFonts w:ascii="Arial" w:hAnsi="Arial" w:cs="Arial"/>
          <w:lang w:val="fr-FR"/>
        </w:rPr>
        <w:t>vitamins.db3</w:t>
      </w:r>
    </w:p>
    <w:p w:rsidR="003740FF" w:rsidRPr="0013661B" w:rsidRDefault="003740FF" w:rsidP="006473E9">
      <w:pPr>
        <w:pStyle w:val="ListParagraph"/>
        <w:spacing w:after="0" w:line="240" w:lineRule="auto"/>
        <w:ind w:left="0"/>
        <w:rPr>
          <w:rFonts w:ascii="Arial" w:hAnsi="Arial" w:cs="Arial"/>
          <w:b/>
          <w:lang w:val="en-US"/>
        </w:rPr>
      </w:pPr>
    </w:p>
    <w:p w:rsidR="0013661B" w:rsidRDefault="0013661B" w:rsidP="003740FF">
      <w:pPr>
        <w:pStyle w:val="ListParagraph"/>
        <w:numPr>
          <w:ilvl w:val="2"/>
          <w:numId w:val="3"/>
        </w:numPr>
        <w:spacing w:after="0" w:line="240" w:lineRule="auto"/>
        <w:ind w:left="1701" w:right="-284" w:hanging="283"/>
        <w:rPr>
          <w:rFonts w:ascii="Arial" w:hAnsi="Arial" w:cs="Arial"/>
        </w:rPr>
        <w:sectPr w:rsidR="0013661B" w:rsidSect="006473E9">
          <w:type w:val="continuous"/>
          <w:pgSz w:w="11906" w:h="16838"/>
          <w:pgMar w:top="1134" w:right="1134" w:bottom="1134" w:left="2552" w:header="709" w:footer="709" w:gutter="0"/>
          <w:cols w:num="3" w:space="72"/>
          <w:docGrid w:linePitch="360"/>
        </w:sectPr>
      </w:pPr>
    </w:p>
    <w:p w:rsidR="003740FF" w:rsidRDefault="003740FF" w:rsidP="008233E8">
      <w:pPr>
        <w:pStyle w:val="ListParagraph"/>
        <w:spacing w:after="0" w:line="240" w:lineRule="auto"/>
        <w:ind w:left="360"/>
        <w:rPr>
          <w:rFonts w:ascii="Arial" w:hAnsi="Arial" w:cs="Arial"/>
          <w:b/>
        </w:rPr>
      </w:pPr>
    </w:p>
    <w:p w:rsidR="008233E8" w:rsidRDefault="008233E8" w:rsidP="0013661B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770594">
        <w:rPr>
          <w:rFonts w:ascii="Arial" w:hAnsi="Arial" w:cs="Arial"/>
          <w:u w:val="single"/>
        </w:rPr>
        <w:t xml:space="preserve">Step </w:t>
      </w:r>
      <w:r>
        <w:rPr>
          <w:rFonts w:ascii="Arial" w:hAnsi="Arial" w:cs="Arial"/>
          <w:u w:val="single"/>
        </w:rPr>
        <w:t>3</w:t>
      </w:r>
      <w:r w:rsidRPr="00770594">
        <w:rPr>
          <w:rFonts w:ascii="Arial" w:hAnsi="Arial" w:cs="Arial"/>
          <w:u w:val="single"/>
        </w:rPr>
        <w:t>:</w:t>
      </w:r>
      <w:r>
        <w:rPr>
          <w:rFonts w:ascii="Arial" w:hAnsi="Arial" w:cs="Arial"/>
        </w:rPr>
        <w:t xml:space="preserve"> </w:t>
      </w:r>
      <w:r w:rsidR="00954DEA" w:rsidRPr="00834752">
        <w:rPr>
          <w:rFonts w:ascii="Arial" w:hAnsi="Arial" w:cs="Arial"/>
          <w:b/>
        </w:rPr>
        <w:t>Copy these db3-files on Inti in the Country folder</w:t>
      </w:r>
      <w:r w:rsidR="0013661B">
        <w:rPr>
          <w:rFonts w:ascii="Arial" w:hAnsi="Arial" w:cs="Arial"/>
        </w:rPr>
        <w:t xml:space="preserve">. Example: </w:t>
      </w:r>
      <w:r w:rsidR="0013661B" w:rsidRPr="0013661B">
        <w:rPr>
          <w:rFonts w:ascii="Arial" w:hAnsi="Arial" w:cs="Arial"/>
        </w:rPr>
        <w:t>Z:\DEX\GLOBODIET_DB\Ger\TMP_Window-version\z_End-files\db3-files</w:t>
      </w:r>
    </w:p>
    <w:p w:rsidR="008233E8" w:rsidRDefault="008233E8" w:rsidP="008233E8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8233E8" w:rsidRPr="00C545C1" w:rsidRDefault="008233E8" w:rsidP="008233E8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C545C1">
        <w:rPr>
          <w:rFonts w:ascii="Arial" w:hAnsi="Arial" w:cs="Arial"/>
          <w:u w:val="single"/>
        </w:rPr>
        <w:t>Step 4:</w:t>
      </w:r>
      <w:r w:rsidRPr="00C545C1">
        <w:rPr>
          <w:rFonts w:ascii="Arial" w:hAnsi="Arial" w:cs="Arial"/>
        </w:rPr>
        <w:t xml:space="preserve"> </w:t>
      </w:r>
      <w:r w:rsidR="0013661B" w:rsidRPr="00834752">
        <w:rPr>
          <w:rFonts w:ascii="Arial" w:hAnsi="Arial" w:cs="Arial"/>
          <w:b/>
        </w:rPr>
        <w:t>Prepare the Country ExternalTable_xxx.xls using the ET_xxx.db3 files</w:t>
      </w:r>
      <w:r w:rsidR="0013661B">
        <w:rPr>
          <w:rFonts w:ascii="Arial" w:hAnsi="Arial" w:cs="Arial"/>
        </w:rPr>
        <w:t>. Please use the function “Data” &amp; “From text” of Excel.</w:t>
      </w:r>
    </w:p>
    <w:p w:rsidR="00C545C1" w:rsidRDefault="00C545C1" w:rsidP="00C545C1">
      <w:pPr>
        <w:pStyle w:val="ListParagraph"/>
        <w:spacing w:after="0" w:line="240" w:lineRule="auto"/>
        <w:ind w:left="360"/>
        <w:rPr>
          <w:rFonts w:ascii="Arial" w:hAnsi="Arial" w:cs="Arial"/>
        </w:rPr>
      </w:pPr>
    </w:p>
    <w:p w:rsidR="006473E9" w:rsidRPr="00C545C1" w:rsidRDefault="006473E9" w:rsidP="00C545C1">
      <w:pPr>
        <w:pStyle w:val="ListParagraph"/>
        <w:spacing w:after="0" w:line="240" w:lineRule="auto"/>
        <w:ind w:left="360"/>
        <w:rPr>
          <w:rFonts w:ascii="Arial" w:hAnsi="Arial" w:cs="Arial"/>
        </w:rPr>
      </w:pPr>
    </w:p>
    <w:p w:rsidR="00B93771" w:rsidRPr="00127EC8" w:rsidRDefault="00B93771" w:rsidP="008233E8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b/>
          <w:highlight w:val="cyan"/>
        </w:rPr>
      </w:pPr>
      <w:r w:rsidRPr="00127EC8">
        <w:rPr>
          <w:rFonts w:ascii="Arial" w:hAnsi="Arial" w:cs="Arial"/>
          <w:b/>
          <w:highlight w:val="cyan"/>
        </w:rPr>
        <w:lastRenderedPageBreak/>
        <w:t xml:space="preserve">Generation of db3-files when several languages </w:t>
      </w:r>
      <w:r w:rsidR="008233E8">
        <w:rPr>
          <w:rFonts w:ascii="Arial" w:hAnsi="Arial" w:cs="Arial"/>
          <w:b/>
          <w:highlight w:val="cyan"/>
        </w:rPr>
        <w:t xml:space="preserve">are used </w:t>
      </w:r>
      <w:r w:rsidRPr="00127EC8">
        <w:rPr>
          <w:rFonts w:ascii="Arial" w:hAnsi="Arial" w:cs="Arial"/>
          <w:b/>
          <w:highlight w:val="cyan"/>
        </w:rPr>
        <w:t>in the Country</w:t>
      </w:r>
    </w:p>
    <w:p w:rsidR="00C545C1" w:rsidRPr="00C545C1" w:rsidRDefault="00C545C1" w:rsidP="00C545C1">
      <w:pPr>
        <w:pStyle w:val="ListParagraph"/>
        <w:spacing w:after="0"/>
        <w:ind w:left="360"/>
        <w:rPr>
          <w:rFonts w:ascii="Arial" w:hAnsi="Arial" w:cs="Arial"/>
        </w:rPr>
      </w:pPr>
    </w:p>
    <w:p w:rsidR="006473E9" w:rsidRPr="006473E9" w:rsidRDefault="006473E9" w:rsidP="006473E9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6473E9">
        <w:rPr>
          <w:rFonts w:ascii="Arial" w:hAnsi="Arial" w:cs="Arial"/>
        </w:rPr>
        <w:t>The generated DB3-files are for foods and recipes.</w:t>
      </w:r>
    </w:p>
    <w:p w:rsidR="006473E9" w:rsidRPr="006473E9" w:rsidRDefault="006473E9" w:rsidP="006473E9">
      <w:pPr>
        <w:pStyle w:val="ListParagraph"/>
        <w:spacing w:after="0" w:line="240" w:lineRule="auto"/>
        <w:rPr>
          <w:rFonts w:ascii="Arial" w:hAnsi="Arial" w:cs="Arial"/>
        </w:rPr>
      </w:pPr>
    </w:p>
    <w:p w:rsidR="006473E9" w:rsidRDefault="006473E9" w:rsidP="006473E9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40790C">
        <w:rPr>
          <w:rFonts w:ascii="Arial" w:hAnsi="Arial" w:cs="Arial"/>
          <w:b/>
        </w:rPr>
        <w:t>Before running the program</w:t>
      </w:r>
      <w:r>
        <w:rPr>
          <w:rFonts w:ascii="Arial" w:hAnsi="Arial" w:cs="Arial"/>
          <w:b/>
        </w:rPr>
        <w:t xml:space="preserve"> generating DB3-files</w:t>
      </w:r>
      <w:r w:rsidRPr="0040790C">
        <w:rPr>
          <w:rFonts w:ascii="Arial" w:hAnsi="Arial" w:cs="Arial"/>
          <w:b/>
        </w:rPr>
        <w:t xml:space="preserve">, </w:t>
      </w:r>
      <w:r w:rsidRPr="0040790C">
        <w:rPr>
          <w:rFonts w:ascii="Arial" w:hAnsi="Arial" w:cs="Arial"/>
        </w:rPr>
        <w:t>you have</w:t>
      </w:r>
      <w:r>
        <w:rPr>
          <w:rFonts w:ascii="Arial" w:hAnsi="Arial" w:cs="Arial"/>
        </w:rPr>
        <w:t xml:space="preserve"> </w:t>
      </w:r>
      <w:r w:rsidRPr="0040790C">
        <w:rPr>
          <w:rFonts w:ascii="Arial" w:hAnsi="Arial" w:cs="Arial"/>
        </w:rPr>
        <w:t>to</w:t>
      </w:r>
      <w:r>
        <w:rPr>
          <w:rFonts w:ascii="Arial" w:hAnsi="Arial" w:cs="Arial"/>
        </w:rPr>
        <w:t>:</w:t>
      </w:r>
    </w:p>
    <w:p w:rsidR="006473E9" w:rsidRDefault="006473E9" w:rsidP="006473E9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Pr="0040790C">
        <w:rPr>
          <w:rFonts w:ascii="Arial" w:hAnsi="Arial" w:cs="Arial"/>
        </w:rPr>
        <w:t xml:space="preserve">heck that </w:t>
      </w:r>
      <w:r w:rsidRPr="008233E8">
        <w:rPr>
          <w:rFonts w:ascii="Arial" w:hAnsi="Arial" w:cs="Arial"/>
          <w:b/>
        </w:rPr>
        <w:t>all the needed end-files are available</w:t>
      </w:r>
      <w:r>
        <w:rPr>
          <w:rFonts w:ascii="Arial" w:hAnsi="Arial" w:cs="Arial"/>
        </w:rPr>
        <w:t xml:space="preserve"> </w:t>
      </w:r>
      <w:r w:rsidRPr="0040790C">
        <w:rPr>
          <w:rFonts w:ascii="Arial" w:hAnsi="Arial" w:cs="Arial"/>
        </w:rPr>
        <w:t>in the folder D:\programmesFORTRAN\end-files.</w:t>
      </w:r>
      <w:r>
        <w:rPr>
          <w:rFonts w:ascii="Arial" w:hAnsi="Arial" w:cs="Arial"/>
        </w:rPr>
        <w:t xml:space="preserve"> A</w:t>
      </w:r>
      <w:r w:rsidRPr="003E5BB5">
        <w:rPr>
          <w:rFonts w:ascii="Arial" w:hAnsi="Arial" w:cs="Arial"/>
        </w:rPr>
        <w:t>ll the used end-files have to be in Country language</w:t>
      </w:r>
      <w:r>
        <w:rPr>
          <w:rFonts w:ascii="Arial" w:hAnsi="Arial" w:cs="Arial"/>
        </w:rPr>
        <w:t xml:space="preserve"> (e.g. FDCLASS_DE have to be copied in </w:t>
      </w:r>
      <w:proofErr w:type="spellStart"/>
      <w:r>
        <w:rPr>
          <w:rFonts w:ascii="Arial" w:hAnsi="Arial" w:cs="Arial"/>
        </w:rPr>
        <w:t>FDCLASS.end</w:t>
      </w:r>
      <w:proofErr w:type="spellEnd"/>
      <w:r>
        <w:rPr>
          <w:rFonts w:ascii="Arial" w:hAnsi="Arial" w:cs="Arial"/>
        </w:rPr>
        <w:t>).</w:t>
      </w:r>
      <w:r w:rsidRPr="003E5BB5">
        <w:rPr>
          <w:rFonts w:ascii="Arial" w:hAnsi="Arial" w:cs="Arial"/>
        </w:rPr>
        <w:t xml:space="preserve"> </w:t>
      </w:r>
    </w:p>
    <w:p w:rsidR="006473E9" w:rsidRDefault="006473E9" w:rsidP="006473E9">
      <w:pPr>
        <w:pStyle w:val="ListParagraph"/>
        <w:spacing w:after="0" w:line="240" w:lineRule="auto"/>
        <w:ind w:left="1440"/>
        <w:rPr>
          <w:rFonts w:ascii="Arial" w:hAnsi="Arial" w:cs="Arial"/>
        </w:rPr>
      </w:pPr>
      <w:r>
        <w:rPr>
          <w:rFonts w:ascii="Arial" w:hAnsi="Arial" w:cs="Arial"/>
        </w:rPr>
        <w:t>See the list below.</w:t>
      </w:r>
    </w:p>
    <w:p w:rsidR="006473E9" w:rsidRDefault="006473E9" w:rsidP="006473E9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6473E9" w:rsidRDefault="006473E9" w:rsidP="006473E9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Open the program called </w:t>
      </w:r>
      <w:r w:rsidR="00286E95">
        <w:rPr>
          <w:rFonts w:ascii="Arial" w:hAnsi="Arial" w:cs="Arial"/>
        </w:rPr>
        <w:t>3</w:t>
      </w:r>
      <w:r w:rsidR="00286E95" w:rsidRPr="003E410A">
        <w:rPr>
          <w:rFonts w:ascii="Arial" w:hAnsi="Arial" w:cs="Arial"/>
        </w:rPr>
        <w:t>_</w:t>
      </w:r>
      <w:r w:rsidR="00286E95">
        <w:rPr>
          <w:rFonts w:ascii="Arial" w:hAnsi="Arial" w:cs="Arial"/>
        </w:rPr>
        <w:t>Make_db3</w:t>
      </w:r>
      <w:r w:rsidR="00286E95" w:rsidRPr="003E410A">
        <w:rPr>
          <w:rFonts w:ascii="Arial" w:hAnsi="Arial" w:cs="Arial"/>
        </w:rPr>
        <w:t>_D</w:t>
      </w:r>
      <w:r w:rsidR="00286E95">
        <w:rPr>
          <w:rFonts w:ascii="Arial" w:hAnsi="Arial" w:cs="Arial"/>
        </w:rPr>
        <w:t>_n_languages</w:t>
      </w:r>
      <w:r w:rsidR="00286E95" w:rsidRPr="003E410A">
        <w:rPr>
          <w:rFonts w:ascii="Arial" w:hAnsi="Arial" w:cs="Arial"/>
        </w:rPr>
        <w:t>.bat</w:t>
      </w:r>
      <w:r w:rsidRPr="003E410A">
        <w:rPr>
          <w:rFonts w:ascii="Arial" w:hAnsi="Arial" w:cs="Arial"/>
        </w:rPr>
        <w:t>.bat</w:t>
      </w:r>
      <w:r>
        <w:rPr>
          <w:rFonts w:ascii="Arial" w:hAnsi="Arial" w:cs="Arial"/>
        </w:rPr>
        <w:t xml:space="preserve"> to:</w:t>
      </w:r>
    </w:p>
    <w:p w:rsidR="006473E9" w:rsidRDefault="006473E9" w:rsidP="006473E9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Replace the acronym of the Country language (e.g. change _DE by _FR)</w:t>
      </w:r>
    </w:p>
    <w:p w:rsidR="006473E9" w:rsidRPr="00645EFD" w:rsidRDefault="006473E9" w:rsidP="006473E9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If needed, change </w:t>
      </w:r>
      <w:r w:rsidRPr="00645EFD">
        <w:rPr>
          <w:rFonts w:ascii="Arial" w:hAnsi="Arial" w:cs="Arial"/>
          <w:lang w:val="en-US"/>
        </w:rPr>
        <w:t>the non</w:t>
      </w:r>
      <w:r>
        <w:rPr>
          <w:rFonts w:ascii="Arial" w:hAnsi="Arial" w:cs="Arial"/>
          <w:lang w:val="en-US"/>
        </w:rPr>
        <w:t>-s</w:t>
      </w:r>
      <w:r w:rsidRPr="00645EFD">
        <w:rPr>
          <w:rFonts w:ascii="Arial" w:hAnsi="Arial" w:cs="Arial"/>
          <w:lang w:val="en-US"/>
        </w:rPr>
        <w:t>pe</w:t>
      </w:r>
      <w:r>
        <w:rPr>
          <w:rFonts w:ascii="Arial" w:hAnsi="Arial" w:cs="Arial"/>
          <w:lang w:val="en-US"/>
        </w:rPr>
        <w:t xml:space="preserve">cified </w:t>
      </w:r>
      <w:r w:rsidRPr="00645EFD">
        <w:rPr>
          <w:rFonts w:ascii="Arial" w:hAnsi="Arial" w:cs="Arial"/>
          <w:lang w:val="en-US"/>
        </w:rPr>
        <w:t xml:space="preserve">code </w:t>
      </w:r>
      <w:r>
        <w:rPr>
          <w:rFonts w:ascii="Arial" w:hAnsi="Arial" w:cs="Arial"/>
          <w:lang w:val="en-US"/>
        </w:rPr>
        <w:t>‘</w:t>
      </w:r>
      <w:proofErr w:type="spellStart"/>
      <w:r w:rsidRPr="00645EFD">
        <w:rPr>
          <w:rFonts w:ascii="Arial" w:hAnsi="Arial" w:cs="Arial"/>
          <w:lang w:val="en-US"/>
        </w:rPr>
        <w:t>n.s</w:t>
      </w:r>
      <w:proofErr w:type="spellEnd"/>
      <w:r w:rsidRPr="00645EFD">
        <w:rPr>
          <w:rFonts w:ascii="Arial" w:hAnsi="Arial" w:cs="Arial"/>
          <w:lang w:val="en-US"/>
        </w:rPr>
        <w:t>.</w:t>
      </w:r>
      <w:r>
        <w:rPr>
          <w:rFonts w:ascii="Arial" w:hAnsi="Arial" w:cs="Arial"/>
          <w:lang w:val="en-US"/>
        </w:rPr>
        <w:t>’</w:t>
      </w:r>
      <w:r w:rsidRPr="00645EFD">
        <w:rPr>
          <w:rFonts w:ascii="Arial" w:hAnsi="Arial" w:cs="Arial"/>
          <w:lang w:val="en-US"/>
        </w:rPr>
        <w:t xml:space="preserve"> by the </w:t>
      </w:r>
      <w:r>
        <w:rPr>
          <w:rFonts w:ascii="Arial" w:hAnsi="Arial" w:cs="Arial"/>
          <w:lang w:val="en-US"/>
        </w:rPr>
        <w:t>one needed for the Country language (e.g. replacing by ‘</w:t>
      </w:r>
      <w:proofErr w:type="spellStart"/>
      <w:r>
        <w:rPr>
          <w:rFonts w:ascii="Arial" w:hAnsi="Arial" w:cs="Arial"/>
          <w:lang w:val="en-US"/>
        </w:rPr>
        <w:t>n.e.</w:t>
      </w:r>
      <w:proofErr w:type="spellEnd"/>
      <w:r>
        <w:rPr>
          <w:rFonts w:ascii="Arial" w:hAnsi="Arial" w:cs="Arial"/>
          <w:lang w:val="en-US"/>
        </w:rPr>
        <w:t>’)</w:t>
      </w:r>
    </w:p>
    <w:p w:rsidR="006473E9" w:rsidRPr="00645EFD" w:rsidRDefault="006473E9" w:rsidP="006473E9">
      <w:pPr>
        <w:pStyle w:val="ListParagraph"/>
        <w:rPr>
          <w:rFonts w:ascii="Arial" w:hAnsi="Arial" w:cs="Arial"/>
          <w:lang w:val="en-US"/>
        </w:rPr>
      </w:pPr>
    </w:p>
    <w:p w:rsidR="006473E9" w:rsidRPr="005A0E69" w:rsidRDefault="006473E9" w:rsidP="006473E9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5A0E69">
        <w:rPr>
          <w:rFonts w:ascii="Arial" w:hAnsi="Arial" w:cs="Arial"/>
          <w:lang w:val="en-US"/>
        </w:rPr>
        <w:t xml:space="preserve">Please find below the list </w:t>
      </w:r>
      <w:r w:rsidRPr="005A0E69">
        <w:rPr>
          <w:rFonts w:ascii="Arial" w:hAnsi="Arial" w:cs="Arial"/>
        </w:rPr>
        <w:t xml:space="preserve">of </w:t>
      </w:r>
      <w:r>
        <w:rPr>
          <w:rFonts w:ascii="Arial" w:hAnsi="Arial" w:cs="Arial"/>
        </w:rPr>
        <w:t xml:space="preserve">the </w:t>
      </w:r>
      <w:r w:rsidR="00286E95" w:rsidRPr="00286E95">
        <w:rPr>
          <w:rFonts w:ascii="Arial" w:hAnsi="Arial" w:cs="Arial"/>
          <w:b/>
        </w:rPr>
        <w:t>63</w:t>
      </w:r>
      <w:r w:rsidRPr="003740FF">
        <w:rPr>
          <w:rFonts w:ascii="Arial" w:hAnsi="Arial" w:cs="Arial"/>
          <w:b/>
        </w:rPr>
        <w:t xml:space="preserve"> </w:t>
      </w:r>
      <w:r w:rsidRPr="005A0E69">
        <w:rPr>
          <w:rFonts w:ascii="Arial" w:hAnsi="Arial" w:cs="Arial"/>
          <w:b/>
        </w:rPr>
        <w:t xml:space="preserve">end-files </w:t>
      </w:r>
      <w:r w:rsidRPr="003740FF">
        <w:rPr>
          <w:rFonts w:ascii="Arial" w:hAnsi="Arial" w:cs="Arial"/>
          <w:b/>
        </w:rPr>
        <w:t>involved</w:t>
      </w:r>
      <w:r w:rsidRPr="005A0E69">
        <w:rPr>
          <w:rFonts w:ascii="Arial" w:hAnsi="Arial" w:cs="Arial"/>
          <w:b/>
        </w:rPr>
        <w:t xml:space="preserve"> to generate the db3-files</w:t>
      </w:r>
      <w:r w:rsidRPr="005A0E69">
        <w:rPr>
          <w:rFonts w:ascii="Arial" w:hAnsi="Arial" w:cs="Arial"/>
        </w:rPr>
        <w:t xml:space="preserve">. </w:t>
      </w:r>
    </w:p>
    <w:p w:rsidR="006473E9" w:rsidRDefault="006473E9" w:rsidP="006473E9">
      <w:pPr>
        <w:pStyle w:val="PlainText"/>
        <w:numPr>
          <w:ilvl w:val="0"/>
          <w:numId w:val="3"/>
        </w:numPr>
        <w:rPr>
          <w:rFonts w:ascii="Arial" w:hAnsi="Arial" w:cs="Arial"/>
          <w:sz w:val="22"/>
          <w:szCs w:val="22"/>
        </w:rPr>
        <w:sectPr w:rsidR="006473E9" w:rsidSect="007428BD">
          <w:footerReference w:type="default" r:id="rId21"/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6473E9" w:rsidRPr="00EF3712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EF3712">
        <w:rPr>
          <w:rFonts w:ascii="Arial" w:hAnsi="Arial" w:cs="Arial"/>
          <w:sz w:val="22"/>
          <w:szCs w:val="22"/>
        </w:rPr>
        <w:lastRenderedPageBreak/>
        <w:t>BRANDNAME.end</w:t>
      </w:r>
      <w:proofErr w:type="spellEnd"/>
    </w:p>
    <w:p w:rsidR="006473E9" w:rsidRDefault="006473E9" w:rsidP="00286E95">
      <w:pPr>
        <w:pStyle w:val="ListParagraph"/>
        <w:spacing w:after="0" w:line="240" w:lineRule="auto"/>
        <w:ind w:left="0" w:right="-284"/>
        <w:rPr>
          <w:rFonts w:ascii="Arial" w:hAnsi="Arial" w:cs="Arial"/>
        </w:rPr>
      </w:pPr>
      <w:r w:rsidRPr="007428BD">
        <w:rPr>
          <w:rFonts w:ascii="Arial" w:hAnsi="Arial" w:cs="Arial"/>
        </w:rPr>
        <w:t>CHECKLIST</w:t>
      </w:r>
      <w:r w:rsidR="00286E95">
        <w:rPr>
          <w:rFonts w:ascii="Arial" w:hAnsi="Arial" w:cs="Arial"/>
        </w:rPr>
        <w:t>_FR</w:t>
      </w:r>
      <w:r w:rsidRPr="007428BD">
        <w:rPr>
          <w:rFonts w:ascii="Arial" w:hAnsi="Arial" w:cs="Arial"/>
        </w:rPr>
        <w:t>.END</w:t>
      </w:r>
    </w:p>
    <w:p w:rsidR="00286E95" w:rsidRPr="007428BD" w:rsidRDefault="00286E95" w:rsidP="00286E95">
      <w:pPr>
        <w:pStyle w:val="ListParagraph"/>
        <w:spacing w:after="0" w:line="240" w:lineRule="auto"/>
        <w:ind w:left="0" w:right="-284"/>
        <w:rPr>
          <w:rFonts w:ascii="Arial" w:hAnsi="Arial" w:cs="Arial"/>
        </w:rPr>
      </w:pPr>
      <w:r w:rsidRPr="007428BD">
        <w:rPr>
          <w:rFonts w:ascii="Arial" w:hAnsi="Arial" w:cs="Arial"/>
        </w:rPr>
        <w:t>CHECKLIST</w:t>
      </w:r>
      <w:r>
        <w:rPr>
          <w:rFonts w:ascii="Arial" w:hAnsi="Arial" w:cs="Arial"/>
        </w:rPr>
        <w:t>_NL</w:t>
      </w:r>
      <w:r w:rsidRPr="007428BD">
        <w:rPr>
          <w:rFonts w:ascii="Arial" w:hAnsi="Arial" w:cs="Arial"/>
        </w:rPr>
        <w:t>.END</w:t>
      </w:r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COMPRCP.END</w:t>
      </w:r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DENSITY.end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EDIB.end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FACETRUL.END</w:t>
      </w:r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FADEBYGROUP</w:t>
      </w:r>
      <w:r w:rsidR="00286E95">
        <w:rPr>
          <w:rFonts w:ascii="Arial" w:hAnsi="Arial" w:cs="Arial"/>
          <w:sz w:val="22"/>
          <w:szCs w:val="22"/>
        </w:rPr>
        <w:t>_NL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286E95" w:rsidRPr="007428BD" w:rsidRDefault="00286E95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FADEBYGROUP</w:t>
      </w:r>
      <w:r>
        <w:rPr>
          <w:rFonts w:ascii="Arial" w:hAnsi="Arial" w:cs="Arial"/>
          <w:sz w:val="22"/>
          <w:szCs w:val="22"/>
        </w:rPr>
        <w:t>_FR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6473E9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FADECODE_</w:t>
      </w:r>
      <w:r>
        <w:rPr>
          <w:rFonts w:ascii="Arial" w:hAnsi="Arial" w:cs="Arial"/>
          <w:sz w:val="22"/>
          <w:szCs w:val="22"/>
        </w:rPr>
        <w:t>FR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FADECODE_</w:t>
      </w:r>
      <w:r>
        <w:rPr>
          <w:rFonts w:ascii="Arial" w:hAnsi="Arial" w:cs="Arial"/>
          <w:sz w:val="22"/>
          <w:szCs w:val="22"/>
        </w:rPr>
        <w:t>NL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FCO.END</w:t>
      </w:r>
    </w:p>
    <w:p w:rsidR="006473E9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FDCLASS_</w:t>
      </w:r>
      <w:r>
        <w:rPr>
          <w:rFonts w:ascii="Arial" w:hAnsi="Arial" w:cs="Arial"/>
          <w:sz w:val="22"/>
          <w:szCs w:val="22"/>
        </w:rPr>
        <w:t>FR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FDCLASS_</w:t>
      </w:r>
      <w:r>
        <w:rPr>
          <w:rFonts w:ascii="Arial" w:hAnsi="Arial" w:cs="Arial"/>
          <w:sz w:val="22"/>
          <w:szCs w:val="22"/>
        </w:rPr>
        <w:t>NL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FDFACET.end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FDLIST</w:t>
      </w:r>
      <w:r w:rsidR="00286E95">
        <w:rPr>
          <w:rFonts w:ascii="Arial" w:hAnsi="Arial" w:cs="Arial"/>
          <w:sz w:val="22"/>
          <w:szCs w:val="22"/>
        </w:rPr>
        <w:t>_FR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286E95" w:rsidRPr="007428BD" w:rsidRDefault="00286E95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FDLIST</w:t>
      </w:r>
      <w:r>
        <w:rPr>
          <w:rFonts w:ascii="Arial" w:hAnsi="Arial" w:cs="Arial"/>
          <w:sz w:val="22"/>
          <w:szCs w:val="22"/>
        </w:rPr>
        <w:t>_NL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FDMAX.end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FDPROBING.end</w:t>
      </w:r>
      <w:proofErr w:type="spellEnd"/>
    </w:p>
    <w:p w:rsidR="006473E9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FDQMDETAIL</w:t>
      </w:r>
      <w:r w:rsidR="00286E95">
        <w:rPr>
          <w:rFonts w:ascii="Arial" w:hAnsi="Arial" w:cs="Arial"/>
          <w:sz w:val="22"/>
          <w:szCs w:val="22"/>
        </w:rPr>
        <w:t>_FR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286E95" w:rsidRPr="007428BD" w:rsidRDefault="00286E95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FDQMDETAIL</w:t>
      </w:r>
      <w:r>
        <w:rPr>
          <w:rFonts w:ascii="Arial" w:hAnsi="Arial" w:cs="Arial"/>
          <w:sz w:val="22"/>
          <w:szCs w:val="22"/>
        </w:rPr>
        <w:t>_NL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lastRenderedPageBreak/>
        <w:t>FDQUANT.end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FDSTD</w:t>
      </w:r>
      <w:r w:rsidR="00286E95">
        <w:rPr>
          <w:rFonts w:ascii="Arial" w:hAnsi="Arial" w:cs="Arial"/>
          <w:sz w:val="22"/>
          <w:szCs w:val="22"/>
        </w:rPr>
        <w:t>_FR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286E95" w:rsidRPr="007428BD" w:rsidRDefault="00286E95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FDSTD</w:t>
      </w:r>
      <w:r>
        <w:rPr>
          <w:rFonts w:ascii="Arial" w:hAnsi="Arial" w:cs="Arial"/>
          <w:sz w:val="22"/>
          <w:szCs w:val="22"/>
        </w:rPr>
        <w:t>_NL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FDTABLE.end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HHM</w:t>
      </w:r>
      <w:r w:rsidR="00286E95">
        <w:rPr>
          <w:rFonts w:ascii="Arial" w:hAnsi="Arial" w:cs="Arial"/>
          <w:sz w:val="22"/>
          <w:szCs w:val="22"/>
        </w:rPr>
        <w:t>_FR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286E95" w:rsidRPr="007428BD" w:rsidRDefault="00286E95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HHM</w:t>
      </w:r>
      <w:r>
        <w:rPr>
          <w:rFonts w:ascii="Arial" w:hAnsi="Arial" w:cs="Arial"/>
          <w:sz w:val="22"/>
          <w:szCs w:val="22"/>
        </w:rPr>
        <w:t>_NL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MIXEDREC.END</w:t>
      </w:r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PCTFAT.end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PCTFATLEFT.end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PCTFSS.end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PHOTO.END</w:t>
      </w:r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POC</w:t>
      </w:r>
      <w:r w:rsidR="00286E95">
        <w:rPr>
          <w:rFonts w:ascii="Arial" w:hAnsi="Arial" w:cs="Arial"/>
          <w:sz w:val="22"/>
          <w:szCs w:val="22"/>
        </w:rPr>
        <w:t>_FR</w:t>
      </w:r>
      <w:r w:rsidRPr="007428BD">
        <w:rPr>
          <w:rFonts w:ascii="Arial" w:hAnsi="Arial" w:cs="Arial"/>
          <w:sz w:val="22"/>
          <w:szCs w:val="22"/>
        </w:rPr>
        <w:t>.END</w:t>
      </w:r>
    </w:p>
    <w:p w:rsidR="00286E95" w:rsidRPr="007428BD" w:rsidRDefault="00286E95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POC</w:t>
      </w:r>
      <w:r>
        <w:rPr>
          <w:rFonts w:ascii="Arial" w:hAnsi="Arial" w:cs="Arial"/>
          <w:sz w:val="22"/>
          <w:szCs w:val="22"/>
        </w:rPr>
        <w:t>_NL</w:t>
      </w:r>
      <w:r w:rsidRPr="007428BD">
        <w:rPr>
          <w:rFonts w:ascii="Arial" w:hAnsi="Arial" w:cs="Arial"/>
          <w:sz w:val="22"/>
          <w:szCs w:val="22"/>
        </w:rPr>
        <w:t>.END</w:t>
      </w:r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PROBING</w:t>
      </w:r>
      <w:r w:rsidR="00286E95">
        <w:rPr>
          <w:rFonts w:ascii="Arial" w:hAnsi="Arial" w:cs="Arial"/>
          <w:sz w:val="22"/>
          <w:szCs w:val="22"/>
        </w:rPr>
        <w:t>_FR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286E95" w:rsidRPr="007428BD" w:rsidRDefault="00286E95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PROBING</w:t>
      </w:r>
      <w:r>
        <w:rPr>
          <w:rFonts w:ascii="Arial" w:hAnsi="Arial" w:cs="Arial"/>
          <w:sz w:val="22"/>
          <w:szCs w:val="22"/>
        </w:rPr>
        <w:t>_NL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RAWCOOK.end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RCPBRAND.END</w:t>
      </w:r>
    </w:p>
    <w:p w:rsidR="006473E9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RCPCLASS_</w:t>
      </w:r>
      <w:r>
        <w:rPr>
          <w:rFonts w:ascii="Arial" w:hAnsi="Arial" w:cs="Arial"/>
          <w:sz w:val="22"/>
          <w:szCs w:val="22"/>
        </w:rPr>
        <w:t>FR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6473E9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RCPCLASS_</w:t>
      </w:r>
      <w:r>
        <w:rPr>
          <w:rFonts w:ascii="Arial" w:hAnsi="Arial" w:cs="Arial"/>
          <w:sz w:val="22"/>
          <w:szCs w:val="22"/>
        </w:rPr>
        <w:t>NL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RCPDENSITY.end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RCPFACET.end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lastRenderedPageBreak/>
        <w:t>RCPFACETRUL.end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RCPFADEBYGROUP</w:t>
      </w:r>
      <w:r w:rsidR="00286E95">
        <w:rPr>
          <w:rFonts w:ascii="Arial" w:hAnsi="Arial" w:cs="Arial"/>
          <w:sz w:val="22"/>
          <w:szCs w:val="22"/>
        </w:rPr>
        <w:t>_FR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286E95" w:rsidRPr="007428BD" w:rsidRDefault="00286E95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RCPFADEBYGROUP</w:t>
      </w:r>
      <w:r>
        <w:rPr>
          <w:rFonts w:ascii="Arial" w:hAnsi="Arial" w:cs="Arial"/>
          <w:sz w:val="22"/>
          <w:szCs w:val="22"/>
        </w:rPr>
        <w:t>_NL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RCPFADECODE_</w:t>
      </w:r>
      <w:r>
        <w:rPr>
          <w:rFonts w:ascii="Arial" w:hAnsi="Arial" w:cs="Arial"/>
          <w:sz w:val="22"/>
          <w:szCs w:val="22"/>
        </w:rPr>
        <w:t>FR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RCPFADECODE_</w:t>
      </w:r>
      <w:r>
        <w:rPr>
          <w:rFonts w:ascii="Arial" w:hAnsi="Arial" w:cs="Arial"/>
          <w:sz w:val="22"/>
          <w:szCs w:val="22"/>
        </w:rPr>
        <w:t>NL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RCPMAX.end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RCPPCTFSS.end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RCPPROBING.end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RCPQMDETAIL</w:t>
      </w:r>
      <w:r w:rsidR="00286E95">
        <w:rPr>
          <w:rFonts w:ascii="Arial" w:hAnsi="Arial" w:cs="Arial"/>
          <w:sz w:val="22"/>
          <w:szCs w:val="22"/>
        </w:rPr>
        <w:t>_FR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286E95" w:rsidRPr="007428BD" w:rsidRDefault="00286E95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RCPQMDETAIL</w:t>
      </w:r>
      <w:r>
        <w:rPr>
          <w:rFonts w:ascii="Arial" w:hAnsi="Arial" w:cs="Arial"/>
          <w:sz w:val="22"/>
          <w:szCs w:val="22"/>
        </w:rPr>
        <w:t>_NL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RCPQUANT.end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RCPSTDU</w:t>
      </w:r>
      <w:r w:rsidR="00286E95">
        <w:rPr>
          <w:rFonts w:ascii="Arial" w:hAnsi="Arial" w:cs="Arial"/>
          <w:sz w:val="22"/>
          <w:szCs w:val="22"/>
        </w:rPr>
        <w:t>_FR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286E95" w:rsidRPr="007428BD" w:rsidRDefault="00286E95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RCPSTDU</w:t>
      </w:r>
      <w:r>
        <w:rPr>
          <w:rFonts w:ascii="Arial" w:hAnsi="Arial" w:cs="Arial"/>
          <w:sz w:val="22"/>
          <w:szCs w:val="22"/>
        </w:rPr>
        <w:t>_NL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SHADOWLIST</w:t>
      </w:r>
      <w:r w:rsidR="00286E95">
        <w:rPr>
          <w:rFonts w:ascii="Arial" w:hAnsi="Arial" w:cs="Arial"/>
          <w:sz w:val="22"/>
          <w:szCs w:val="22"/>
        </w:rPr>
        <w:t>_FR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286E95" w:rsidRPr="007428BD" w:rsidRDefault="00286E95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SHADOWLIST</w:t>
      </w:r>
      <w:r>
        <w:rPr>
          <w:rFonts w:ascii="Arial" w:hAnsi="Arial" w:cs="Arial"/>
          <w:sz w:val="22"/>
          <w:szCs w:val="22"/>
        </w:rPr>
        <w:t>_NL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SPECDAY</w:t>
      </w:r>
      <w:r>
        <w:rPr>
          <w:rFonts w:ascii="Arial" w:hAnsi="Arial" w:cs="Arial"/>
          <w:sz w:val="22"/>
          <w:szCs w:val="22"/>
        </w:rPr>
        <w:t>_FR</w:t>
      </w:r>
      <w:r w:rsidRPr="007428BD">
        <w:rPr>
          <w:rFonts w:ascii="Arial" w:hAnsi="Arial" w:cs="Arial"/>
          <w:sz w:val="22"/>
          <w:szCs w:val="22"/>
        </w:rPr>
        <w:t>.END</w:t>
      </w:r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SPECDAY</w:t>
      </w:r>
      <w:r>
        <w:rPr>
          <w:rFonts w:ascii="Arial" w:hAnsi="Arial" w:cs="Arial"/>
          <w:sz w:val="22"/>
          <w:szCs w:val="22"/>
        </w:rPr>
        <w:t>_NL</w:t>
      </w:r>
      <w:r w:rsidRPr="007428BD">
        <w:rPr>
          <w:rFonts w:ascii="Arial" w:hAnsi="Arial" w:cs="Arial"/>
          <w:sz w:val="22"/>
          <w:szCs w:val="22"/>
        </w:rPr>
        <w:t>.END</w:t>
      </w:r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SPECDIET</w:t>
      </w:r>
      <w:r>
        <w:rPr>
          <w:rFonts w:ascii="Arial" w:hAnsi="Arial" w:cs="Arial"/>
          <w:sz w:val="22"/>
          <w:szCs w:val="22"/>
        </w:rPr>
        <w:t>_FR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SPECDIET</w:t>
      </w:r>
      <w:r>
        <w:rPr>
          <w:rFonts w:ascii="Arial" w:hAnsi="Arial" w:cs="Arial"/>
          <w:sz w:val="22"/>
          <w:szCs w:val="22"/>
        </w:rPr>
        <w:t>_NL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VITADESC.END</w:t>
      </w:r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VITAMINS.end</w:t>
      </w:r>
      <w:proofErr w:type="spellEnd"/>
    </w:p>
    <w:p w:rsidR="006473E9" w:rsidRPr="007428BD" w:rsidRDefault="006473E9" w:rsidP="00286E95">
      <w:pPr>
        <w:pStyle w:val="ListParagraph"/>
        <w:numPr>
          <w:ilvl w:val="0"/>
          <w:numId w:val="3"/>
        </w:numPr>
        <w:spacing w:after="0" w:line="240" w:lineRule="auto"/>
        <w:ind w:left="0" w:right="-284"/>
        <w:rPr>
          <w:rFonts w:ascii="Arial" w:hAnsi="Arial" w:cs="Arial"/>
        </w:rPr>
        <w:sectPr w:rsidR="006473E9" w:rsidRPr="007428BD" w:rsidSect="00286E95">
          <w:type w:val="continuous"/>
          <w:pgSz w:w="11906" w:h="16838"/>
          <w:pgMar w:top="1134" w:right="566" w:bottom="1134" w:left="2268" w:header="709" w:footer="709" w:gutter="0"/>
          <w:cols w:num="3" w:space="73"/>
          <w:docGrid w:linePitch="360"/>
        </w:sectPr>
      </w:pPr>
    </w:p>
    <w:p w:rsidR="00286E95" w:rsidRDefault="00286E95" w:rsidP="00286E95">
      <w:pPr>
        <w:pStyle w:val="ListParagraph"/>
        <w:spacing w:after="0" w:line="240" w:lineRule="auto"/>
        <w:ind w:left="2160"/>
        <w:rPr>
          <w:rFonts w:ascii="Arial" w:hAnsi="Arial" w:cs="Arial"/>
        </w:rPr>
      </w:pPr>
    </w:p>
    <w:p w:rsidR="006473E9" w:rsidRDefault="006473E9" w:rsidP="006473E9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In this list, some end-files are available in </w:t>
      </w:r>
      <w:r w:rsidR="00286E95">
        <w:rPr>
          <w:rFonts w:ascii="Arial" w:hAnsi="Arial" w:cs="Arial"/>
        </w:rPr>
        <w:t>3 or 4</w:t>
      </w:r>
      <w:r>
        <w:rPr>
          <w:rFonts w:ascii="Arial" w:hAnsi="Arial" w:cs="Arial"/>
        </w:rPr>
        <w:t xml:space="preserve"> </w:t>
      </w:r>
      <w:r w:rsidR="00286E95">
        <w:rPr>
          <w:rFonts w:ascii="Arial" w:hAnsi="Arial" w:cs="Arial"/>
        </w:rPr>
        <w:t xml:space="preserve">different </w:t>
      </w:r>
      <w:r>
        <w:rPr>
          <w:rFonts w:ascii="Arial" w:hAnsi="Arial" w:cs="Arial"/>
        </w:rPr>
        <w:t xml:space="preserve">languages English and in </w:t>
      </w:r>
      <w:r w:rsidR="00286E95">
        <w:rPr>
          <w:rFonts w:ascii="Arial" w:hAnsi="Arial" w:cs="Arial"/>
        </w:rPr>
        <w:t xml:space="preserve">2 or 3 </w:t>
      </w:r>
      <w:r>
        <w:rPr>
          <w:rFonts w:ascii="Arial" w:hAnsi="Arial" w:cs="Arial"/>
        </w:rPr>
        <w:t>Country language</w:t>
      </w:r>
      <w:r w:rsidR="00286E95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that is always the case for the classification of foods &amp; recipes and for the list of facets/descriptors of foods &amp; recipes.</w:t>
      </w:r>
    </w:p>
    <w:p w:rsidR="006473E9" w:rsidRDefault="006473E9" w:rsidP="006473E9">
      <w:pPr>
        <w:pStyle w:val="ListParagraph"/>
        <w:spacing w:after="0" w:line="240" w:lineRule="auto"/>
        <w:ind w:left="2160"/>
        <w:rPr>
          <w:rFonts w:ascii="Arial" w:hAnsi="Arial" w:cs="Arial"/>
        </w:rPr>
      </w:pPr>
    </w:p>
    <w:p w:rsidR="006473E9" w:rsidRDefault="006473E9" w:rsidP="008F2D21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If you have some other examples of files with both languages you will have to </w:t>
      </w:r>
      <w:r w:rsidR="008F2D21">
        <w:rPr>
          <w:rFonts w:ascii="Arial" w:hAnsi="Arial" w:cs="Arial"/>
        </w:rPr>
        <w:t xml:space="preserve">check and </w:t>
      </w:r>
      <w:r>
        <w:rPr>
          <w:rFonts w:ascii="Arial" w:hAnsi="Arial" w:cs="Arial"/>
        </w:rPr>
        <w:t>adapt the 3</w:t>
      </w:r>
      <w:r w:rsidRPr="003E410A">
        <w:rPr>
          <w:rFonts w:ascii="Arial" w:hAnsi="Arial" w:cs="Arial"/>
        </w:rPr>
        <w:t>_</w:t>
      </w:r>
      <w:r>
        <w:rPr>
          <w:rFonts w:ascii="Arial" w:hAnsi="Arial" w:cs="Arial"/>
        </w:rPr>
        <w:t>Make_db3</w:t>
      </w:r>
      <w:r w:rsidRPr="003E410A">
        <w:rPr>
          <w:rFonts w:ascii="Arial" w:hAnsi="Arial" w:cs="Arial"/>
        </w:rPr>
        <w:t>_D</w:t>
      </w:r>
      <w:r>
        <w:rPr>
          <w:rFonts w:ascii="Arial" w:hAnsi="Arial" w:cs="Arial"/>
        </w:rPr>
        <w:t>_</w:t>
      </w:r>
      <w:r w:rsidR="00286E95">
        <w:rPr>
          <w:rFonts w:ascii="Arial" w:hAnsi="Arial" w:cs="Arial"/>
        </w:rPr>
        <w:t>n</w:t>
      </w:r>
      <w:r>
        <w:rPr>
          <w:rFonts w:ascii="Arial" w:hAnsi="Arial" w:cs="Arial"/>
        </w:rPr>
        <w:t>_language</w:t>
      </w:r>
      <w:r w:rsidR="00286E95">
        <w:rPr>
          <w:rFonts w:ascii="Arial" w:hAnsi="Arial" w:cs="Arial"/>
        </w:rPr>
        <w:t>s</w:t>
      </w:r>
      <w:r w:rsidRPr="003E410A">
        <w:rPr>
          <w:rFonts w:ascii="Arial" w:hAnsi="Arial" w:cs="Arial"/>
        </w:rPr>
        <w:t>.bat</w:t>
      </w:r>
      <w:r>
        <w:rPr>
          <w:rFonts w:ascii="Arial" w:hAnsi="Arial" w:cs="Arial"/>
        </w:rPr>
        <w:t xml:space="preserve"> program by </w:t>
      </w:r>
      <w:r w:rsidR="008F2D21">
        <w:rPr>
          <w:rFonts w:ascii="Arial" w:hAnsi="Arial" w:cs="Arial"/>
        </w:rPr>
        <w:t xml:space="preserve">checking and creating new copy commands (see point </w:t>
      </w:r>
      <w:r w:rsidR="008F2D21" w:rsidRPr="008F2D21">
        <w:rPr>
          <w:rFonts w:ascii="Arial" w:hAnsi="Arial" w:cs="Arial"/>
        </w:rPr>
        <w:t xml:space="preserve"> --&gt; Predefined COPY</w:t>
      </w:r>
      <w:r w:rsidR="008F2D21">
        <w:rPr>
          <w:rFonts w:ascii="Arial" w:hAnsi="Arial" w:cs="Arial"/>
        </w:rPr>
        <w:t xml:space="preserve"> in the bat-file)</w:t>
      </w:r>
    </w:p>
    <w:p w:rsidR="006473E9" w:rsidRDefault="006473E9" w:rsidP="006473E9">
      <w:pPr>
        <w:pStyle w:val="ListParagraph"/>
        <w:spacing w:after="0" w:line="240" w:lineRule="auto"/>
        <w:ind w:left="2160"/>
        <w:rPr>
          <w:rFonts w:ascii="Arial" w:hAnsi="Arial" w:cs="Arial"/>
        </w:rPr>
      </w:pPr>
    </w:p>
    <w:p w:rsidR="006473E9" w:rsidRPr="007428BD" w:rsidRDefault="006473E9" w:rsidP="006473E9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 w:rsidRPr="007428BD">
        <w:rPr>
          <w:rFonts w:ascii="Arial" w:hAnsi="Arial" w:cs="Arial"/>
        </w:rPr>
        <w:t>If you have other files in both languages</w:t>
      </w:r>
      <w:r>
        <w:rPr>
          <w:rFonts w:ascii="Arial" w:hAnsi="Arial" w:cs="Arial"/>
        </w:rPr>
        <w:t>, do not hesitate to</w:t>
      </w:r>
      <w:r w:rsidRPr="007428BD">
        <w:rPr>
          <w:rFonts w:ascii="Arial" w:hAnsi="Arial" w:cs="Arial"/>
        </w:rPr>
        <w:t xml:space="preserve"> ask Corinne to help you</w:t>
      </w:r>
      <w:r>
        <w:rPr>
          <w:rFonts w:ascii="Arial" w:hAnsi="Arial" w:cs="Arial"/>
        </w:rPr>
        <w:t xml:space="preserve"> to modify your bat-file.</w:t>
      </w:r>
    </w:p>
    <w:p w:rsidR="006473E9" w:rsidRDefault="006473E9" w:rsidP="006473E9">
      <w:pPr>
        <w:spacing w:after="0" w:line="240" w:lineRule="auto"/>
        <w:ind w:left="1080"/>
        <w:rPr>
          <w:rFonts w:ascii="Arial" w:hAnsi="Arial" w:cs="Arial"/>
        </w:rPr>
      </w:pPr>
    </w:p>
    <w:p w:rsidR="006473E9" w:rsidRDefault="006473E9" w:rsidP="006473E9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Run the generation of DB3 </w:t>
      </w:r>
      <w:r w:rsidRPr="00B93771">
        <w:rPr>
          <w:rFonts w:ascii="Arial" w:hAnsi="Arial" w:cs="Arial"/>
          <w:b/>
        </w:rPr>
        <w:t>program</w:t>
      </w:r>
      <w:r>
        <w:rPr>
          <w:rFonts w:ascii="Arial" w:hAnsi="Arial" w:cs="Arial"/>
        </w:rPr>
        <w:t xml:space="preserve"> by double clicking on this file called:</w:t>
      </w:r>
    </w:p>
    <w:p w:rsidR="006473E9" w:rsidRDefault="009D6155" w:rsidP="006473E9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the 3</w:t>
      </w:r>
      <w:r w:rsidRPr="003E410A">
        <w:rPr>
          <w:rFonts w:ascii="Arial" w:hAnsi="Arial" w:cs="Arial"/>
        </w:rPr>
        <w:t>_</w:t>
      </w:r>
      <w:r>
        <w:rPr>
          <w:rFonts w:ascii="Arial" w:hAnsi="Arial" w:cs="Arial"/>
        </w:rPr>
        <w:t>Make_db3</w:t>
      </w:r>
      <w:r w:rsidRPr="003E410A">
        <w:rPr>
          <w:rFonts w:ascii="Arial" w:hAnsi="Arial" w:cs="Arial"/>
        </w:rPr>
        <w:t>_D</w:t>
      </w:r>
      <w:r>
        <w:rPr>
          <w:rFonts w:ascii="Arial" w:hAnsi="Arial" w:cs="Arial"/>
        </w:rPr>
        <w:t>_n_languages</w:t>
      </w:r>
      <w:r w:rsidR="006473E9" w:rsidRPr="003E410A">
        <w:rPr>
          <w:rFonts w:ascii="Arial" w:hAnsi="Arial" w:cs="Arial"/>
        </w:rPr>
        <w:t>.bat</w:t>
      </w:r>
      <w:r w:rsidR="006473E9">
        <w:rPr>
          <w:rFonts w:ascii="Arial" w:hAnsi="Arial" w:cs="Arial"/>
        </w:rPr>
        <w:t xml:space="preserve"> </w:t>
      </w:r>
    </w:p>
    <w:p w:rsidR="006473E9" w:rsidRPr="00F04DAD" w:rsidRDefault="006473E9" w:rsidP="006473E9">
      <w:pPr>
        <w:spacing w:after="0" w:line="240" w:lineRule="auto"/>
        <w:rPr>
          <w:rFonts w:ascii="Arial" w:hAnsi="Arial" w:cs="Arial"/>
        </w:rPr>
      </w:pPr>
    </w:p>
    <w:p w:rsidR="006473E9" w:rsidRDefault="006473E9" w:rsidP="006473E9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13246A">
        <w:rPr>
          <w:rFonts w:ascii="Arial" w:hAnsi="Arial" w:cs="Arial"/>
        </w:rPr>
        <w:t>A “</w:t>
      </w:r>
      <w:proofErr w:type="spellStart"/>
      <w:r w:rsidRPr="0013246A">
        <w:rPr>
          <w:rFonts w:ascii="Arial" w:hAnsi="Arial" w:cs="Arial"/>
        </w:rPr>
        <w:t>cmd</w:t>
      </w:r>
      <w:proofErr w:type="spellEnd"/>
      <w:r w:rsidRPr="0013246A">
        <w:rPr>
          <w:rFonts w:ascii="Arial" w:hAnsi="Arial" w:cs="Arial"/>
        </w:rPr>
        <w:t xml:space="preserve">” window is opened displaying the detail of the run of the </w:t>
      </w:r>
      <w:proofErr w:type="gramStart"/>
      <w:r w:rsidRPr="0013246A">
        <w:rPr>
          <w:rFonts w:ascii="Arial" w:hAnsi="Arial" w:cs="Arial"/>
        </w:rPr>
        <w:t>Fortran</w:t>
      </w:r>
      <w:proofErr w:type="gramEnd"/>
      <w:r w:rsidRPr="0013246A">
        <w:rPr>
          <w:rFonts w:ascii="Arial" w:hAnsi="Arial" w:cs="Arial"/>
        </w:rPr>
        <w:t xml:space="preserve"> programs.</w:t>
      </w:r>
    </w:p>
    <w:p w:rsidR="006473E9" w:rsidRDefault="006473E9" w:rsidP="006473E9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6473E9" w:rsidRDefault="006473E9" w:rsidP="006473E9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R</w:t>
      </w:r>
      <w:r w:rsidRPr="0013246A">
        <w:rPr>
          <w:rFonts w:ascii="Arial" w:hAnsi="Arial" w:cs="Arial"/>
        </w:rPr>
        <w:t>eturned message</w:t>
      </w:r>
      <w:r>
        <w:rPr>
          <w:rFonts w:ascii="Arial" w:hAnsi="Arial" w:cs="Arial"/>
        </w:rPr>
        <w:t>s</w:t>
      </w:r>
      <w:r w:rsidRPr="0013246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are </w:t>
      </w:r>
      <w:r w:rsidRPr="0013246A">
        <w:rPr>
          <w:rFonts w:ascii="Arial" w:hAnsi="Arial" w:cs="Arial"/>
        </w:rPr>
        <w:t xml:space="preserve">displayed after each </w:t>
      </w:r>
      <w:proofErr w:type="gramStart"/>
      <w:r w:rsidRPr="0013246A">
        <w:rPr>
          <w:rFonts w:ascii="Arial" w:hAnsi="Arial" w:cs="Arial"/>
        </w:rPr>
        <w:t>exe-files</w:t>
      </w:r>
      <w:proofErr w:type="gramEnd"/>
      <w:r w:rsidRPr="0013246A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 xml:space="preserve">Some are “normal” (e.g. “NB FOODS: 1873 Last Food: 2216”) and some are “problematic” messages as </w:t>
      </w:r>
      <w:r w:rsidRPr="0013246A">
        <w:rPr>
          <w:rFonts w:ascii="Arial" w:hAnsi="Arial" w:cs="Arial"/>
        </w:rPr>
        <w:t>“file not found”</w:t>
      </w:r>
      <w:r>
        <w:rPr>
          <w:rFonts w:ascii="Arial" w:hAnsi="Arial" w:cs="Arial"/>
        </w:rPr>
        <w:t xml:space="preserve"> or </w:t>
      </w:r>
      <w:r w:rsidRPr="0013246A">
        <w:rPr>
          <w:rFonts w:ascii="Arial" w:hAnsi="Arial" w:cs="Arial"/>
        </w:rPr>
        <w:t>“runtime error”</w:t>
      </w:r>
      <w:r>
        <w:rPr>
          <w:rFonts w:ascii="Arial" w:hAnsi="Arial" w:cs="Arial"/>
        </w:rPr>
        <w:t xml:space="preserve"> or an error message specific to the program or no attached message at all (Read Error).</w:t>
      </w:r>
    </w:p>
    <w:p w:rsidR="006473E9" w:rsidRDefault="006473E9" w:rsidP="006473E9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6473E9" w:rsidRDefault="006473E9" w:rsidP="006473E9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If you have this kind of problematic message, you will have to open the attached db3-file to see on which item the problem occurs and if it is not clear, do not hesitate to ask to Corinne</w:t>
      </w:r>
    </w:p>
    <w:p w:rsidR="006473E9" w:rsidRDefault="006473E9" w:rsidP="006473E9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6473E9" w:rsidRDefault="006473E9" w:rsidP="006473E9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Here an example on displayed messages when the procedure runs well:</w:t>
      </w:r>
    </w:p>
    <w:p w:rsidR="006473E9" w:rsidRDefault="006473E9" w:rsidP="006473E9">
      <w:pPr>
        <w:spacing w:after="0" w:line="240" w:lineRule="auto"/>
        <w:ind w:left="360"/>
        <w:jc w:val="center"/>
        <w:rPr>
          <w:rFonts w:ascii="Arial" w:hAnsi="Arial" w:cs="Arial"/>
        </w:rPr>
      </w:pPr>
      <w:r>
        <w:rPr>
          <w:noProof/>
          <w:lang w:eastAsia="en-GB"/>
        </w:rPr>
        <w:drawing>
          <wp:inline distT="0" distB="0" distL="0" distR="0" wp14:anchorId="0E57B4B5" wp14:editId="55BC3FEC">
            <wp:extent cx="3916393" cy="6074253"/>
            <wp:effectExtent l="0" t="0" r="8255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6994" cy="607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3E9" w:rsidRDefault="006473E9" w:rsidP="006473E9">
      <w:pPr>
        <w:pStyle w:val="ListParagraph"/>
        <w:spacing w:after="0" w:line="240" w:lineRule="auto"/>
        <w:rPr>
          <w:rFonts w:ascii="Arial" w:hAnsi="Arial" w:cs="Arial"/>
          <w:b/>
        </w:rPr>
      </w:pPr>
    </w:p>
    <w:p w:rsidR="006473E9" w:rsidRDefault="006473E9" w:rsidP="006473E9">
      <w:pPr>
        <w:pStyle w:val="ListParagraph"/>
        <w:spacing w:after="0" w:line="240" w:lineRule="auto"/>
        <w:rPr>
          <w:rFonts w:ascii="Arial" w:hAnsi="Arial" w:cs="Arial"/>
          <w:b/>
        </w:rPr>
      </w:pPr>
    </w:p>
    <w:p w:rsidR="006473E9" w:rsidRPr="005F1C21" w:rsidRDefault="006473E9" w:rsidP="006473E9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b/>
        </w:rPr>
      </w:pPr>
      <w:r w:rsidRPr="005F1C21">
        <w:rPr>
          <w:rFonts w:ascii="Arial" w:hAnsi="Arial" w:cs="Arial"/>
          <w:b/>
        </w:rPr>
        <w:t xml:space="preserve">Details </w:t>
      </w:r>
      <w:r>
        <w:rPr>
          <w:rFonts w:ascii="Arial" w:hAnsi="Arial" w:cs="Arial"/>
          <w:b/>
        </w:rPr>
        <w:t>on followed Procedure</w:t>
      </w:r>
      <w:r w:rsidRPr="005F1C21">
        <w:rPr>
          <w:rFonts w:ascii="Arial" w:hAnsi="Arial" w:cs="Arial"/>
          <w:b/>
        </w:rPr>
        <w:t>:</w:t>
      </w:r>
    </w:p>
    <w:p w:rsidR="006473E9" w:rsidRDefault="006473E9" w:rsidP="006473E9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6473E9" w:rsidRDefault="006473E9" w:rsidP="006473E9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770594">
        <w:rPr>
          <w:rFonts w:ascii="Arial" w:hAnsi="Arial" w:cs="Arial"/>
          <w:u w:val="single"/>
        </w:rPr>
        <w:t>Step 1:</w:t>
      </w:r>
      <w:r>
        <w:rPr>
          <w:rFonts w:ascii="Arial" w:hAnsi="Arial" w:cs="Arial"/>
        </w:rPr>
        <w:t xml:space="preserve"> Open the file </w:t>
      </w:r>
      <w:r w:rsidR="00834752">
        <w:rPr>
          <w:rFonts w:ascii="Arial" w:hAnsi="Arial" w:cs="Arial"/>
        </w:rPr>
        <w:t>the 3</w:t>
      </w:r>
      <w:r w:rsidR="00834752" w:rsidRPr="003E410A">
        <w:rPr>
          <w:rFonts w:ascii="Arial" w:hAnsi="Arial" w:cs="Arial"/>
        </w:rPr>
        <w:t>_</w:t>
      </w:r>
      <w:r w:rsidR="00834752">
        <w:rPr>
          <w:rFonts w:ascii="Arial" w:hAnsi="Arial" w:cs="Arial"/>
        </w:rPr>
        <w:t>Make_db3</w:t>
      </w:r>
      <w:r w:rsidR="00834752" w:rsidRPr="003E410A">
        <w:rPr>
          <w:rFonts w:ascii="Arial" w:hAnsi="Arial" w:cs="Arial"/>
        </w:rPr>
        <w:t>_D</w:t>
      </w:r>
      <w:r w:rsidR="00834752">
        <w:rPr>
          <w:rFonts w:ascii="Arial" w:hAnsi="Arial" w:cs="Arial"/>
        </w:rPr>
        <w:t xml:space="preserve">_n_languages.bat </w:t>
      </w:r>
      <w:r>
        <w:rPr>
          <w:rFonts w:ascii="Arial" w:hAnsi="Arial" w:cs="Arial"/>
        </w:rPr>
        <w:t>and update by:</w:t>
      </w:r>
    </w:p>
    <w:p w:rsidR="006473E9" w:rsidRDefault="006473E9" w:rsidP="006473E9">
      <w:pPr>
        <w:pStyle w:val="ListParagraph"/>
        <w:numPr>
          <w:ilvl w:val="2"/>
          <w:numId w:val="3"/>
        </w:numPr>
        <w:spacing w:after="0" w:line="240" w:lineRule="auto"/>
        <w:ind w:left="1701" w:hanging="283"/>
        <w:rPr>
          <w:rFonts w:ascii="Arial" w:hAnsi="Arial" w:cs="Arial"/>
        </w:rPr>
      </w:pPr>
      <w:r>
        <w:rPr>
          <w:rFonts w:ascii="Arial" w:hAnsi="Arial" w:cs="Arial"/>
        </w:rPr>
        <w:t xml:space="preserve">Checking </w:t>
      </w:r>
      <w:r w:rsidRPr="0040790C">
        <w:rPr>
          <w:rFonts w:ascii="Arial" w:hAnsi="Arial" w:cs="Arial"/>
        </w:rPr>
        <w:t xml:space="preserve">that </w:t>
      </w:r>
      <w:r w:rsidRPr="00954DEA">
        <w:rPr>
          <w:rFonts w:ascii="Arial" w:hAnsi="Arial" w:cs="Arial"/>
        </w:rPr>
        <w:t>all the needed end-files are available</w:t>
      </w:r>
      <w:r>
        <w:rPr>
          <w:rFonts w:ascii="Arial" w:hAnsi="Arial" w:cs="Arial"/>
        </w:rPr>
        <w:t xml:space="preserve"> </w:t>
      </w:r>
      <w:r w:rsidRPr="0040790C">
        <w:rPr>
          <w:rFonts w:ascii="Arial" w:hAnsi="Arial" w:cs="Arial"/>
        </w:rPr>
        <w:t>in the folder</w:t>
      </w:r>
      <w:r>
        <w:rPr>
          <w:rFonts w:ascii="Arial" w:hAnsi="Arial" w:cs="Arial"/>
        </w:rPr>
        <w:t xml:space="preserve"> </w:t>
      </w:r>
      <w:r w:rsidRPr="0040790C">
        <w:rPr>
          <w:rFonts w:ascii="Arial" w:hAnsi="Arial" w:cs="Arial"/>
        </w:rPr>
        <w:t>D:\programmesFORTRAN\end-files</w:t>
      </w:r>
      <w:r>
        <w:rPr>
          <w:rFonts w:ascii="Arial" w:hAnsi="Arial" w:cs="Arial"/>
        </w:rPr>
        <w:t>. See the list above.</w:t>
      </w:r>
    </w:p>
    <w:p w:rsidR="006473E9" w:rsidRDefault="006473E9" w:rsidP="006473E9">
      <w:pPr>
        <w:pStyle w:val="ListParagraph"/>
        <w:numPr>
          <w:ilvl w:val="2"/>
          <w:numId w:val="3"/>
        </w:numPr>
        <w:spacing w:after="0" w:line="240" w:lineRule="auto"/>
        <w:ind w:left="1701" w:hanging="283"/>
        <w:rPr>
          <w:rFonts w:ascii="Arial" w:hAnsi="Arial" w:cs="Arial"/>
        </w:rPr>
      </w:pPr>
      <w:r>
        <w:rPr>
          <w:rFonts w:ascii="Arial" w:hAnsi="Arial" w:cs="Arial"/>
        </w:rPr>
        <w:t xml:space="preserve">Replacing all the acronym ‘_DE’ by the current used language (e.g. ‘_FR’) </w:t>
      </w:r>
    </w:p>
    <w:p w:rsidR="006473E9" w:rsidRDefault="006473E9" w:rsidP="006473E9">
      <w:pPr>
        <w:pStyle w:val="ListParagraph"/>
        <w:numPr>
          <w:ilvl w:val="2"/>
          <w:numId w:val="3"/>
        </w:numPr>
        <w:spacing w:after="0" w:line="240" w:lineRule="auto"/>
        <w:ind w:left="1701" w:hanging="283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Changing </w:t>
      </w:r>
      <w:r w:rsidRPr="00954DEA">
        <w:rPr>
          <w:rFonts w:ascii="Arial" w:hAnsi="Arial" w:cs="Arial"/>
        </w:rPr>
        <w:t>the non-specified code ‘</w:t>
      </w:r>
      <w:proofErr w:type="spellStart"/>
      <w:r w:rsidRPr="00954DEA">
        <w:rPr>
          <w:rFonts w:ascii="Arial" w:hAnsi="Arial" w:cs="Arial"/>
        </w:rPr>
        <w:t>n.s</w:t>
      </w:r>
      <w:proofErr w:type="spellEnd"/>
      <w:r w:rsidRPr="00954DEA">
        <w:rPr>
          <w:rFonts w:ascii="Arial" w:hAnsi="Arial" w:cs="Arial"/>
        </w:rPr>
        <w:t>.’ by the one needed for the Country language (e.g. replacing by ‘</w:t>
      </w:r>
      <w:proofErr w:type="spellStart"/>
      <w:r w:rsidRPr="00954DEA">
        <w:rPr>
          <w:rFonts w:ascii="Arial" w:hAnsi="Arial" w:cs="Arial"/>
        </w:rPr>
        <w:t>n.e.</w:t>
      </w:r>
      <w:proofErr w:type="spellEnd"/>
      <w:r w:rsidRPr="00954DEA">
        <w:rPr>
          <w:rFonts w:ascii="Arial" w:hAnsi="Arial" w:cs="Arial"/>
        </w:rPr>
        <w:t>’)</w:t>
      </w:r>
    </w:p>
    <w:p w:rsidR="006473E9" w:rsidRDefault="00834752" w:rsidP="006473E9">
      <w:pPr>
        <w:pStyle w:val="ListParagraph"/>
        <w:numPr>
          <w:ilvl w:val="2"/>
          <w:numId w:val="3"/>
        </w:numPr>
        <w:spacing w:after="0" w:line="240" w:lineRule="auto"/>
        <w:ind w:left="1701" w:hanging="283"/>
        <w:rPr>
          <w:rFonts w:ascii="Arial" w:hAnsi="Arial" w:cs="Arial"/>
        </w:rPr>
      </w:pPr>
      <w:r>
        <w:rPr>
          <w:rFonts w:ascii="Arial" w:hAnsi="Arial" w:cs="Arial"/>
        </w:rPr>
        <w:t xml:space="preserve">Checking and creating new copy commands (see </w:t>
      </w:r>
      <w:proofErr w:type="gramStart"/>
      <w:r>
        <w:rPr>
          <w:rFonts w:ascii="Arial" w:hAnsi="Arial" w:cs="Arial"/>
        </w:rPr>
        <w:t xml:space="preserve">point </w:t>
      </w:r>
      <w:r w:rsidRPr="008F2D21">
        <w:rPr>
          <w:rFonts w:ascii="Arial" w:hAnsi="Arial" w:cs="Arial"/>
        </w:rPr>
        <w:t xml:space="preserve"> --</w:t>
      </w:r>
      <w:proofErr w:type="gramEnd"/>
      <w:r w:rsidRPr="008F2D21">
        <w:rPr>
          <w:rFonts w:ascii="Arial" w:hAnsi="Arial" w:cs="Arial"/>
        </w:rPr>
        <w:t>&gt; Predefined COPY</w:t>
      </w:r>
      <w:r>
        <w:rPr>
          <w:rFonts w:ascii="Arial" w:hAnsi="Arial" w:cs="Arial"/>
        </w:rPr>
        <w:t xml:space="preserve"> in the bat-file),</w:t>
      </w:r>
      <w:r w:rsidR="006473E9">
        <w:rPr>
          <w:rFonts w:ascii="Arial" w:hAnsi="Arial" w:cs="Arial"/>
        </w:rPr>
        <w:t xml:space="preserve"> if needed. </w:t>
      </w:r>
    </w:p>
    <w:p w:rsidR="006473E9" w:rsidRPr="005E12EB" w:rsidRDefault="006473E9" w:rsidP="006473E9">
      <w:pPr>
        <w:spacing w:after="0" w:line="240" w:lineRule="auto"/>
        <w:rPr>
          <w:rFonts w:ascii="Arial" w:hAnsi="Arial" w:cs="Arial"/>
        </w:rPr>
      </w:pPr>
      <w:r w:rsidRPr="005E12EB">
        <w:rPr>
          <w:rFonts w:ascii="Arial" w:hAnsi="Arial" w:cs="Arial"/>
        </w:rPr>
        <w:t xml:space="preserve">  </w:t>
      </w:r>
    </w:p>
    <w:p w:rsidR="006473E9" w:rsidRDefault="006473E9" w:rsidP="006473E9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770594">
        <w:rPr>
          <w:rFonts w:ascii="Arial" w:hAnsi="Arial" w:cs="Arial"/>
          <w:u w:val="single"/>
        </w:rPr>
        <w:t>Step 2:</w:t>
      </w:r>
      <w:r>
        <w:rPr>
          <w:rFonts w:ascii="Arial" w:hAnsi="Arial" w:cs="Arial"/>
        </w:rPr>
        <w:t xml:space="preserve"> Run of program (</w:t>
      </w:r>
      <w:r w:rsidR="00834752">
        <w:rPr>
          <w:rFonts w:ascii="Arial" w:hAnsi="Arial" w:cs="Arial"/>
        </w:rPr>
        <w:t>3</w:t>
      </w:r>
      <w:r w:rsidR="00834752" w:rsidRPr="003E410A">
        <w:rPr>
          <w:rFonts w:ascii="Arial" w:hAnsi="Arial" w:cs="Arial"/>
        </w:rPr>
        <w:t>_</w:t>
      </w:r>
      <w:r w:rsidR="00834752">
        <w:rPr>
          <w:rFonts w:ascii="Arial" w:hAnsi="Arial" w:cs="Arial"/>
        </w:rPr>
        <w:t>Make_db3</w:t>
      </w:r>
      <w:r w:rsidR="00834752" w:rsidRPr="003E410A">
        <w:rPr>
          <w:rFonts w:ascii="Arial" w:hAnsi="Arial" w:cs="Arial"/>
        </w:rPr>
        <w:t>_D</w:t>
      </w:r>
      <w:r w:rsidR="00834752">
        <w:rPr>
          <w:rFonts w:ascii="Arial" w:hAnsi="Arial" w:cs="Arial"/>
        </w:rPr>
        <w:t>_n_languages</w:t>
      </w:r>
      <w:r w:rsidRPr="003E410A">
        <w:rPr>
          <w:rFonts w:ascii="Arial" w:hAnsi="Arial" w:cs="Arial"/>
        </w:rPr>
        <w:t>.bat</w:t>
      </w:r>
      <w:r>
        <w:rPr>
          <w:rFonts w:ascii="Arial" w:hAnsi="Arial" w:cs="Arial"/>
        </w:rPr>
        <w:t xml:space="preserve">) </w:t>
      </w:r>
    </w:p>
    <w:p w:rsidR="006473E9" w:rsidRPr="00954DEA" w:rsidRDefault="006473E9" w:rsidP="006473E9">
      <w:pPr>
        <w:pStyle w:val="ListParagraph"/>
        <w:numPr>
          <w:ilvl w:val="2"/>
          <w:numId w:val="3"/>
        </w:numPr>
        <w:spacing w:after="0" w:line="240" w:lineRule="auto"/>
        <w:ind w:left="1701" w:right="-284" w:hanging="283"/>
        <w:rPr>
          <w:rFonts w:ascii="Arial" w:hAnsi="Arial" w:cs="Arial"/>
        </w:rPr>
      </w:pPr>
      <w:r w:rsidRPr="00954DEA">
        <w:rPr>
          <w:rFonts w:ascii="Arial" w:hAnsi="Arial" w:cs="Arial"/>
        </w:rPr>
        <w:t xml:space="preserve">In the folder D:\programmesFORTRAN\db3-files, </w:t>
      </w:r>
      <w:r w:rsidRPr="00834752">
        <w:rPr>
          <w:rFonts w:ascii="Arial" w:hAnsi="Arial" w:cs="Arial"/>
          <w:b/>
        </w:rPr>
        <w:t>96 db3-files</w:t>
      </w:r>
      <w:r w:rsidRPr="00954DEA">
        <w:rPr>
          <w:rFonts w:ascii="Arial" w:hAnsi="Arial" w:cs="Arial"/>
        </w:rPr>
        <w:t xml:space="preserve"> will be generated</w:t>
      </w:r>
    </w:p>
    <w:p w:rsidR="006473E9" w:rsidRPr="006473E9" w:rsidRDefault="006473E9" w:rsidP="006473E9">
      <w:pPr>
        <w:pStyle w:val="ListParagraph"/>
        <w:numPr>
          <w:ilvl w:val="3"/>
          <w:numId w:val="3"/>
        </w:numPr>
        <w:spacing w:after="0" w:line="240" w:lineRule="auto"/>
        <w:ind w:left="1985" w:right="-284" w:hanging="284"/>
        <w:rPr>
          <w:rFonts w:ascii="Arial" w:hAnsi="Arial" w:cs="Arial"/>
          <w:b/>
        </w:rPr>
      </w:pPr>
      <w:r w:rsidRPr="00834752">
        <w:rPr>
          <w:rFonts w:ascii="Arial" w:hAnsi="Arial" w:cs="Arial"/>
          <w:b/>
        </w:rPr>
        <w:t>50 started with ‘ET_’</w:t>
      </w:r>
      <w:r w:rsidRPr="006473E9">
        <w:rPr>
          <w:rFonts w:ascii="Arial" w:hAnsi="Arial" w:cs="Arial"/>
        </w:rPr>
        <w:t xml:space="preserve"> </w:t>
      </w:r>
      <w:r w:rsidRPr="00834752">
        <w:rPr>
          <w:rFonts w:ascii="Arial" w:hAnsi="Arial" w:cs="Arial"/>
          <w:b/>
        </w:rPr>
        <w:t xml:space="preserve">to build the </w:t>
      </w:r>
      <w:proofErr w:type="spellStart"/>
      <w:r w:rsidRPr="00834752">
        <w:rPr>
          <w:rFonts w:ascii="Arial" w:hAnsi="Arial" w:cs="Arial"/>
          <w:b/>
        </w:rPr>
        <w:t>ExternalTable</w:t>
      </w:r>
      <w:proofErr w:type="spellEnd"/>
    </w:p>
    <w:p w:rsidR="006473E9" w:rsidRPr="006473E9" w:rsidRDefault="006473E9" w:rsidP="006473E9">
      <w:pPr>
        <w:spacing w:after="0" w:line="240" w:lineRule="auto"/>
        <w:ind w:left="360"/>
        <w:rPr>
          <w:rFonts w:ascii="Arial" w:hAnsi="Arial" w:cs="Arial"/>
          <w:lang w:val="en-US"/>
        </w:rPr>
        <w:sectPr w:rsidR="006473E9" w:rsidRPr="006473E9" w:rsidSect="002A2BC6">
          <w:footerReference w:type="default" r:id="rId22"/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lastRenderedPageBreak/>
        <w:t>ET_brandnam.db3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ET_chklist.db3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ET_cring.db3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ET_density.db3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ET_descface.db3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ET_ediblep.db3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ET_facetrul.db3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ET_facets.db3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ET_fatlefto.db3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ET_FCO.db3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ET_foodcomp.db3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ET_foodfaex.db3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ET_FOODS.db3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ET_foodscrp.db3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ET_foodssha.db3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ET_groupfac.db3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ET_groups.db3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lastRenderedPageBreak/>
        <w:t>ET_maxrval.db3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ET_maxval.db3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ET_POC.db3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ET_m_hhm.db3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ET_m_photos.db3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ET_m_rcpu.db3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ET_m_stdpor.db3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ET_m_stduts.db3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ET_pqpath.db3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ET_probque.db3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ET_qm_foods.db3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ET_qm_group.db3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ET_qm_rclas.db3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ET_qm_recip.db3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ET_r_density.db3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ET_r_descface.db3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ET_r_facetrul.db3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lastRenderedPageBreak/>
        <w:t>ET_r_facets.db3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ET_r_groupfac.db3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ET_r_rcpfaex.db3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ET_rawcook.db3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ET_rbrand.db3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ET_rgroups.db3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ET_rpqpath.db3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ET_rsubgr.db3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ET_SPECDAY.db3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ET_SPECDIET.db3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ET_spfacook.db3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ET_spfacore.db3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ET_spfdcook.db3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ET_subgroup.db3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ET_vitadesc.db3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ET_vitamins.db3</w:t>
      </w:r>
    </w:p>
    <w:p w:rsidR="006473E9" w:rsidRDefault="006473E9" w:rsidP="006473E9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b/>
          <w:lang w:val="fr-FR"/>
        </w:rPr>
        <w:sectPr w:rsidR="006473E9" w:rsidSect="006473E9">
          <w:type w:val="continuous"/>
          <w:pgSz w:w="11906" w:h="16838"/>
          <w:pgMar w:top="1134" w:right="1134" w:bottom="1134" w:left="2552" w:header="709" w:footer="709" w:gutter="0"/>
          <w:cols w:num="3" w:space="4"/>
          <w:docGrid w:linePitch="360"/>
        </w:sectPr>
      </w:pPr>
    </w:p>
    <w:p w:rsidR="006473E9" w:rsidRPr="006473E9" w:rsidRDefault="006473E9" w:rsidP="006473E9">
      <w:pPr>
        <w:spacing w:after="0" w:line="240" w:lineRule="auto"/>
        <w:ind w:right="-284"/>
        <w:rPr>
          <w:rFonts w:ascii="Arial" w:hAnsi="Arial" w:cs="Arial"/>
        </w:rPr>
      </w:pPr>
    </w:p>
    <w:p w:rsidR="006473E9" w:rsidRPr="006473E9" w:rsidRDefault="006473E9" w:rsidP="006473E9">
      <w:pPr>
        <w:pStyle w:val="ListParagraph"/>
        <w:numPr>
          <w:ilvl w:val="3"/>
          <w:numId w:val="3"/>
        </w:numPr>
        <w:spacing w:after="0" w:line="240" w:lineRule="auto"/>
        <w:ind w:left="1985" w:right="-284" w:hanging="284"/>
        <w:rPr>
          <w:rFonts w:ascii="Arial" w:hAnsi="Arial" w:cs="Arial"/>
        </w:rPr>
      </w:pPr>
      <w:r w:rsidRPr="00834752">
        <w:rPr>
          <w:rFonts w:ascii="Arial" w:hAnsi="Arial" w:cs="Arial"/>
          <w:b/>
        </w:rPr>
        <w:t>46 not started with ‘ET_’ to be used on the Migration process</w:t>
      </w:r>
      <w:r w:rsidRPr="00954DEA">
        <w:rPr>
          <w:rFonts w:ascii="Arial" w:hAnsi="Arial" w:cs="Arial"/>
        </w:rPr>
        <w:t xml:space="preserve"> done by Corinne and using DBASE &amp; Migration </w:t>
      </w:r>
    </w:p>
    <w:p w:rsidR="006473E9" w:rsidRDefault="006473E9" w:rsidP="006473E9">
      <w:pPr>
        <w:spacing w:after="0" w:line="240" w:lineRule="auto"/>
        <w:ind w:left="709"/>
        <w:rPr>
          <w:rFonts w:ascii="Arial" w:hAnsi="Arial" w:cs="Arial"/>
        </w:rPr>
        <w:sectPr w:rsidR="006473E9" w:rsidSect="002A2BC6">
          <w:footerReference w:type="default" r:id="rId23"/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6473E9" w:rsidRPr="0013661B" w:rsidRDefault="006473E9" w:rsidP="006473E9">
      <w:pPr>
        <w:spacing w:after="0" w:line="240" w:lineRule="auto"/>
        <w:rPr>
          <w:rFonts w:ascii="Arial" w:hAnsi="Arial" w:cs="Arial"/>
        </w:rPr>
      </w:pPr>
      <w:r w:rsidRPr="0013661B">
        <w:rPr>
          <w:rFonts w:ascii="Arial" w:hAnsi="Arial" w:cs="Arial"/>
        </w:rPr>
        <w:lastRenderedPageBreak/>
        <w:t>brandnam.db3</w:t>
      </w:r>
    </w:p>
    <w:p w:rsidR="006473E9" w:rsidRPr="0013661B" w:rsidRDefault="006473E9" w:rsidP="006473E9">
      <w:pPr>
        <w:spacing w:after="0" w:line="240" w:lineRule="auto"/>
        <w:rPr>
          <w:rFonts w:cs="Arial"/>
        </w:rPr>
      </w:pPr>
      <w:r w:rsidRPr="0013661B">
        <w:rPr>
          <w:rFonts w:ascii="Arial" w:hAnsi="Arial" w:cs="Arial"/>
        </w:rPr>
        <w:t>chklist.db3</w:t>
      </w:r>
    </w:p>
    <w:p w:rsidR="006473E9" w:rsidRPr="0013661B" w:rsidRDefault="006473E9" w:rsidP="006473E9">
      <w:pPr>
        <w:spacing w:after="0" w:line="240" w:lineRule="auto"/>
        <w:rPr>
          <w:rFonts w:cs="Arial"/>
        </w:rPr>
      </w:pPr>
      <w:r w:rsidRPr="0013661B">
        <w:rPr>
          <w:rFonts w:ascii="Arial" w:hAnsi="Arial" w:cs="Arial"/>
        </w:rPr>
        <w:t>cring.db3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density.db3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descface.db3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ediblep.db3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facetrul.db3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facets.db3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fatlefto.db3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foodcomp.db3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foodfaex.db3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foods.db3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foodscrp.db3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foodssha.db3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groupfac.db3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groups.db3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lastRenderedPageBreak/>
        <w:t>maxrval.db3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maxval.db3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m_hhm.db3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m_photos.db3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m_rcpu.db3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m_stdpor.db3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m_stduts.db3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pqpath.db3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probque.db3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qm_foods.db3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qm_group.db3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qm_rclas.db3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qm_recip.db3</w:t>
      </w:r>
    </w:p>
    <w:p w:rsidR="006473E9" w:rsidRPr="006473E9" w:rsidRDefault="006473E9" w:rsidP="006473E9">
      <w:pPr>
        <w:spacing w:after="0" w:line="240" w:lineRule="auto"/>
        <w:rPr>
          <w:rFonts w:cs="Arial"/>
          <w:lang w:val="en-US"/>
        </w:rPr>
      </w:pPr>
      <w:r w:rsidRPr="006473E9">
        <w:rPr>
          <w:rFonts w:ascii="Arial" w:hAnsi="Arial" w:cs="Arial"/>
          <w:lang w:val="en-US"/>
        </w:rPr>
        <w:t>rawcook.db3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rbrand.db3</w:t>
      </w:r>
    </w:p>
    <w:p w:rsidR="006473E9" w:rsidRDefault="006473E9" w:rsidP="006473E9">
      <w:pPr>
        <w:spacing w:after="0" w:line="240" w:lineRule="auto"/>
        <w:rPr>
          <w:rFonts w:ascii="Arial" w:hAnsi="Arial" w:cs="Arial"/>
          <w:lang w:val="en-US"/>
        </w:rPr>
      </w:pP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lastRenderedPageBreak/>
        <w:t>rgroups.db3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rpqpath.db3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rsubgr.db3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r_density.db3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r_descface.db3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r_facetrul.db3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r_facets.db3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r_groupfac.db3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r_rcpfaex.db3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spfacook.db3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spfacore.db3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spfdcook.db3</w:t>
      </w:r>
    </w:p>
    <w:p w:rsidR="006473E9" w:rsidRPr="006473E9" w:rsidRDefault="006473E9" w:rsidP="006473E9">
      <w:pPr>
        <w:spacing w:after="0" w:line="240" w:lineRule="auto"/>
        <w:rPr>
          <w:rFonts w:cs="Arial"/>
          <w:lang w:val="en-US"/>
        </w:rPr>
      </w:pPr>
      <w:r w:rsidRPr="006473E9">
        <w:rPr>
          <w:rFonts w:ascii="Arial" w:hAnsi="Arial" w:cs="Arial"/>
          <w:lang w:val="en-US"/>
        </w:rPr>
        <w:t>subgroup.db3</w:t>
      </w:r>
    </w:p>
    <w:p w:rsidR="006473E9" w:rsidRPr="006473E9" w:rsidRDefault="006473E9" w:rsidP="006473E9">
      <w:pPr>
        <w:spacing w:after="0" w:line="240" w:lineRule="auto"/>
        <w:rPr>
          <w:rFonts w:cs="Arial"/>
          <w:lang w:val="en-US"/>
        </w:rPr>
      </w:pPr>
      <w:r w:rsidRPr="006473E9">
        <w:rPr>
          <w:rFonts w:ascii="Arial" w:hAnsi="Arial" w:cs="Arial"/>
          <w:lang w:val="en-US"/>
        </w:rPr>
        <w:t>vitadesc.db3</w:t>
      </w:r>
    </w:p>
    <w:p w:rsidR="006473E9" w:rsidRPr="00902EC1" w:rsidRDefault="006473E9" w:rsidP="006473E9">
      <w:pPr>
        <w:spacing w:after="0" w:line="240" w:lineRule="auto"/>
        <w:rPr>
          <w:rFonts w:cs="Arial"/>
          <w:lang w:val="fr-FR"/>
        </w:rPr>
      </w:pPr>
      <w:r w:rsidRPr="00902EC1">
        <w:rPr>
          <w:rFonts w:ascii="Arial" w:hAnsi="Arial" w:cs="Arial"/>
          <w:lang w:val="fr-FR"/>
        </w:rPr>
        <w:t>vitamins.db3</w:t>
      </w:r>
    </w:p>
    <w:p w:rsidR="006473E9" w:rsidRPr="0013661B" w:rsidRDefault="006473E9" w:rsidP="006473E9">
      <w:pPr>
        <w:pStyle w:val="ListParagraph"/>
        <w:spacing w:after="0" w:line="240" w:lineRule="auto"/>
        <w:ind w:left="0"/>
        <w:rPr>
          <w:rFonts w:ascii="Arial" w:hAnsi="Arial" w:cs="Arial"/>
          <w:b/>
          <w:lang w:val="en-US"/>
        </w:rPr>
      </w:pPr>
    </w:p>
    <w:p w:rsidR="006473E9" w:rsidRDefault="006473E9" w:rsidP="006473E9">
      <w:pPr>
        <w:pStyle w:val="ListParagraph"/>
        <w:numPr>
          <w:ilvl w:val="2"/>
          <w:numId w:val="3"/>
        </w:numPr>
        <w:spacing w:after="0" w:line="240" w:lineRule="auto"/>
        <w:ind w:left="1701" w:right="-284" w:hanging="283"/>
        <w:rPr>
          <w:rFonts w:ascii="Arial" w:hAnsi="Arial" w:cs="Arial"/>
        </w:rPr>
        <w:sectPr w:rsidR="006473E9" w:rsidSect="006473E9">
          <w:type w:val="continuous"/>
          <w:pgSz w:w="11906" w:h="16838"/>
          <w:pgMar w:top="1134" w:right="1134" w:bottom="1134" w:left="2552" w:header="709" w:footer="709" w:gutter="0"/>
          <w:cols w:num="3" w:space="72"/>
          <w:docGrid w:linePitch="360"/>
        </w:sectPr>
      </w:pPr>
    </w:p>
    <w:p w:rsidR="006473E9" w:rsidRDefault="006473E9" w:rsidP="006473E9">
      <w:pPr>
        <w:pStyle w:val="ListParagraph"/>
        <w:spacing w:after="0" w:line="240" w:lineRule="auto"/>
        <w:ind w:left="360"/>
        <w:rPr>
          <w:rFonts w:ascii="Arial" w:hAnsi="Arial" w:cs="Arial"/>
          <w:b/>
        </w:rPr>
      </w:pPr>
    </w:p>
    <w:p w:rsidR="006473E9" w:rsidRDefault="006473E9" w:rsidP="006473E9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770594">
        <w:rPr>
          <w:rFonts w:ascii="Arial" w:hAnsi="Arial" w:cs="Arial"/>
          <w:u w:val="single"/>
        </w:rPr>
        <w:t xml:space="preserve">Step </w:t>
      </w:r>
      <w:r>
        <w:rPr>
          <w:rFonts w:ascii="Arial" w:hAnsi="Arial" w:cs="Arial"/>
          <w:u w:val="single"/>
        </w:rPr>
        <w:t>3</w:t>
      </w:r>
      <w:r w:rsidRPr="00770594">
        <w:rPr>
          <w:rFonts w:ascii="Arial" w:hAnsi="Arial" w:cs="Arial"/>
          <w:u w:val="single"/>
        </w:rPr>
        <w:t>:</w:t>
      </w:r>
      <w:r>
        <w:rPr>
          <w:rFonts w:ascii="Arial" w:hAnsi="Arial" w:cs="Arial"/>
        </w:rPr>
        <w:t xml:space="preserve"> </w:t>
      </w:r>
      <w:r w:rsidRPr="00834752">
        <w:rPr>
          <w:rFonts w:ascii="Arial" w:hAnsi="Arial" w:cs="Arial"/>
          <w:b/>
        </w:rPr>
        <w:t>Copy these db3-files on Inti in the Country folder</w:t>
      </w:r>
      <w:r>
        <w:rPr>
          <w:rFonts w:ascii="Arial" w:hAnsi="Arial" w:cs="Arial"/>
        </w:rPr>
        <w:t xml:space="preserve">. Example: </w:t>
      </w:r>
      <w:r w:rsidRPr="0013661B">
        <w:rPr>
          <w:rFonts w:ascii="Arial" w:hAnsi="Arial" w:cs="Arial"/>
        </w:rPr>
        <w:t>Z:\DEX\GLOBODIET_DB\Ger\TMP_Window-version\z_End-files\db3-files</w:t>
      </w:r>
    </w:p>
    <w:p w:rsidR="006473E9" w:rsidRDefault="006473E9" w:rsidP="006473E9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6473E9" w:rsidRPr="00C545C1" w:rsidRDefault="006473E9" w:rsidP="006473E9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C545C1">
        <w:rPr>
          <w:rFonts w:ascii="Arial" w:hAnsi="Arial" w:cs="Arial"/>
          <w:u w:val="single"/>
        </w:rPr>
        <w:t>Step 4:</w:t>
      </w:r>
      <w:r w:rsidRPr="00C545C1">
        <w:rPr>
          <w:rFonts w:ascii="Arial" w:hAnsi="Arial" w:cs="Arial"/>
        </w:rPr>
        <w:t xml:space="preserve"> </w:t>
      </w:r>
      <w:r w:rsidRPr="00834752">
        <w:rPr>
          <w:rFonts w:ascii="Arial" w:hAnsi="Arial" w:cs="Arial"/>
          <w:b/>
        </w:rPr>
        <w:t>Prepare the Country ExternalTable_xxx.xls using the ET_xxx.db3 files</w:t>
      </w:r>
      <w:r>
        <w:rPr>
          <w:rFonts w:ascii="Arial" w:hAnsi="Arial" w:cs="Arial"/>
        </w:rPr>
        <w:t>. Please use the function “Data” &amp; “From text” of Excel.</w:t>
      </w:r>
    </w:p>
    <w:p w:rsidR="006473E9" w:rsidRPr="00C545C1" w:rsidRDefault="006473E9" w:rsidP="006473E9">
      <w:pPr>
        <w:pStyle w:val="ListParagraph"/>
        <w:spacing w:after="0" w:line="240" w:lineRule="auto"/>
        <w:ind w:left="360"/>
        <w:rPr>
          <w:rFonts w:ascii="Arial" w:hAnsi="Arial" w:cs="Arial"/>
        </w:rPr>
      </w:pPr>
    </w:p>
    <w:p w:rsidR="00C545C1" w:rsidRDefault="00C545C1" w:rsidP="00C545C1">
      <w:pPr>
        <w:pStyle w:val="ListParagraph"/>
        <w:spacing w:after="0" w:line="240" w:lineRule="auto"/>
        <w:ind w:left="360"/>
        <w:rPr>
          <w:rFonts w:ascii="Arial" w:hAnsi="Arial" w:cs="Arial"/>
        </w:rPr>
      </w:pPr>
    </w:p>
    <w:p w:rsidR="008E78EE" w:rsidRDefault="008E78EE">
      <w:pPr>
        <w:rPr>
          <w:rFonts w:ascii="Arial" w:hAnsi="Arial" w:cs="Arial"/>
          <w:b/>
          <w:highlight w:val="cyan"/>
        </w:rPr>
      </w:pPr>
      <w:r>
        <w:rPr>
          <w:rFonts w:ascii="Arial" w:hAnsi="Arial" w:cs="Arial"/>
          <w:b/>
          <w:highlight w:val="cyan"/>
        </w:rPr>
        <w:br w:type="page"/>
      </w:r>
    </w:p>
    <w:p w:rsidR="008E78EE" w:rsidRPr="00127EC8" w:rsidRDefault="008E78EE" w:rsidP="008E78EE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b/>
          <w:highlight w:val="cyan"/>
        </w:rPr>
      </w:pPr>
      <w:r>
        <w:rPr>
          <w:rFonts w:ascii="Arial" w:hAnsi="Arial" w:cs="Arial"/>
          <w:b/>
          <w:highlight w:val="cyan"/>
        </w:rPr>
        <w:lastRenderedPageBreak/>
        <w:t xml:space="preserve">Preparation of </w:t>
      </w:r>
      <w:proofErr w:type="spellStart"/>
      <w:r>
        <w:rPr>
          <w:rFonts w:ascii="Arial" w:hAnsi="Arial" w:cs="Arial"/>
          <w:b/>
          <w:highlight w:val="cyan"/>
        </w:rPr>
        <w:t>GloboDiet</w:t>
      </w:r>
      <w:proofErr w:type="spellEnd"/>
      <w:r>
        <w:rPr>
          <w:rFonts w:ascii="Arial" w:hAnsi="Arial" w:cs="Arial"/>
          <w:b/>
          <w:highlight w:val="cyan"/>
        </w:rPr>
        <w:t xml:space="preserve"> parameter database in SQL format</w:t>
      </w:r>
    </w:p>
    <w:p w:rsidR="008E78EE" w:rsidRPr="00C545C1" w:rsidRDefault="008E78EE" w:rsidP="008E78EE">
      <w:pPr>
        <w:pStyle w:val="ListParagraph"/>
        <w:spacing w:after="0"/>
        <w:ind w:left="360"/>
        <w:rPr>
          <w:rFonts w:ascii="Arial" w:hAnsi="Arial" w:cs="Arial"/>
        </w:rPr>
      </w:pPr>
    </w:p>
    <w:p w:rsidR="008E78EE" w:rsidRPr="004C5E70" w:rsidRDefault="008E78EE" w:rsidP="008E78EE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b/>
        </w:rPr>
      </w:pPr>
      <w:r w:rsidRPr="004C5E70">
        <w:rPr>
          <w:rFonts w:ascii="Arial" w:hAnsi="Arial" w:cs="Arial"/>
          <w:b/>
        </w:rPr>
        <w:t>For the moment, Corinne is running these Migration process.</w:t>
      </w:r>
    </w:p>
    <w:p w:rsidR="008E78EE" w:rsidRDefault="008E78EE" w:rsidP="008E78EE">
      <w:pPr>
        <w:pStyle w:val="ListParagraph"/>
        <w:spacing w:after="0" w:line="240" w:lineRule="auto"/>
        <w:rPr>
          <w:rFonts w:ascii="Arial" w:hAnsi="Arial" w:cs="Arial"/>
        </w:rPr>
      </w:pPr>
    </w:p>
    <w:p w:rsidR="008E78EE" w:rsidRDefault="008E78EE" w:rsidP="008E78EE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r w:rsidRPr="008E78EE">
        <w:rPr>
          <w:rFonts w:ascii="Arial" w:hAnsi="Arial" w:cs="Arial"/>
          <w:b/>
        </w:rPr>
        <w:t xml:space="preserve">Country </w:t>
      </w:r>
      <w:proofErr w:type="spellStart"/>
      <w:r w:rsidRPr="008E78EE">
        <w:rPr>
          <w:rFonts w:ascii="Arial" w:hAnsi="Arial" w:cs="Arial"/>
          <w:b/>
        </w:rPr>
        <w:t>GloboDiet</w:t>
      </w:r>
      <w:proofErr w:type="spellEnd"/>
      <w:r w:rsidRPr="008E78EE">
        <w:rPr>
          <w:rFonts w:ascii="Arial" w:hAnsi="Arial" w:cs="Arial"/>
          <w:b/>
        </w:rPr>
        <w:t xml:space="preserve"> parameter database car be generated</w:t>
      </w:r>
      <w:r>
        <w:rPr>
          <w:rFonts w:ascii="Arial" w:hAnsi="Arial" w:cs="Arial"/>
        </w:rPr>
        <w:t>:</w:t>
      </w:r>
    </w:p>
    <w:p w:rsidR="008E78EE" w:rsidRDefault="008E78EE" w:rsidP="008E78EE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using the prepared db3-files </w:t>
      </w:r>
    </w:p>
    <w:p w:rsidR="008E78EE" w:rsidRDefault="008E78EE" w:rsidP="008E78EE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using the prepared ExternalTable_CTY_xxxx.xls file </w:t>
      </w:r>
    </w:p>
    <w:p w:rsidR="008E78EE" w:rsidRPr="006473E9" w:rsidRDefault="008E78EE" w:rsidP="008E78EE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Running the Migration program</w:t>
      </w:r>
    </w:p>
    <w:p w:rsidR="008E78EE" w:rsidRPr="008E78EE" w:rsidRDefault="008E78EE" w:rsidP="008E78EE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Once the </w:t>
      </w:r>
      <w:proofErr w:type="spellStart"/>
      <w:r>
        <w:rPr>
          <w:rFonts w:ascii="Arial" w:hAnsi="Arial" w:cs="Arial"/>
        </w:rPr>
        <w:t>GloboDiet_</w:t>
      </w:r>
      <w:r w:rsidRPr="008E78EE">
        <w:rPr>
          <w:rFonts w:ascii="Arial" w:hAnsi="Arial" w:cs="Arial"/>
          <w:i/>
        </w:rPr>
        <w:t>cty_date</w:t>
      </w:r>
      <w:r>
        <w:rPr>
          <w:rFonts w:ascii="Arial" w:hAnsi="Arial" w:cs="Arial"/>
        </w:rPr>
        <w:t>.bak</w:t>
      </w:r>
      <w:proofErr w:type="spellEnd"/>
      <w:r>
        <w:rPr>
          <w:rFonts w:ascii="Arial" w:hAnsi="Arial" w:cs="Arial"/>
        </w:rPr>
        <w:t xml:space="preserve"> file is generated, some addition controls on shapes have to be run using SQL server management studio. The commands for these checks are:</w:t>
      </w:r>
    </w:p>
    <w:p w:rsidR="004C5E70" w:rsidRDefault="004C5E70" w:rsidP="004C5E70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bCs/>
          <w:sz w:val="20"/>
          <w:szCs w:val="20"/>
          <w:lang w:val="fr-FR"/>
        </w:rPr>
      </w:pPr>
    </w:p>
    <w:p w:rsidR="004C5E70" w:rsidRDefault="004C5E70" w:rsidP="004C5E70">
      <w:pPr>
        <w:pStyle w:val="ListParagraph"/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val="fr-FR"/>
        </w:rPr>
      </w:pPr>
      <w:r>
        <w:rPr>
          <w:rFonts w:ascii="Arial" w:eastAsia="Times New Roman" w:hAnsi="Arial" w:cs="Arial"/>
          <w:b/>
          <w:bCs/>
          <w:sz w:val="20"/>
          <w:szCs w:val="20"/>
          <w:lang w:val="fr-FR"/>
        </w:rPr>
        <w:t xml:space="preserve">For </w:t>
      </w:r>
      <w:proofErr w:type="spellStart"/>
      <w:r w:rsidRPr="004C5E70">
        <w:rPr>
          <w:rFonts w:ascii="Arial" w:eastAsia="Times New Roman" w:hAnsi="Arial" w:cs="Arial"/>
          <w:b/>
          <w:bCs/>
          <w:sz w:val="20"/>
          <w:szCs w:val="20"/>
          <w:lang w:val="fr-FR"/>
        </w:rPr>
        <w:t>Shapes</w:t>
      </w:r>
      <w:proofErr w:type="spellEnd"/>
    </w:p>
    <w:p w:rsidR="004C5E70" w:rsidRPr="004C5E70" w:rsidRDefault="004C5E70" w:rsidP="004C5E70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bCs/>
          <w:sz w:val="20"/>
          <w:szCs w:val="20"/>
          <w:lang w:val="fr-FR"/>
        </w:rPr>
      </w:pPr>
    </w:p>
    <w:p w:rsidR="004C5E70" w:rsidRPr="004C5E70" w:rsidRDefault="004C5E70" w:rsidP="004C5E70">
      <w:pPr>
        <w:pStyle w:val="ListParagraph"/>
        <w:numPr>
          <w:ilvl w:val="5"/>
          <w:numId w:val="3"/>
        </w:numPr>
        <w:spacing w:after="0" w:line="240" w:lineRule="auto"/>
        <w:ind w:left="1843" w:hanging="425"/>
        <w:rPr>
          <w:rFonts w:ascii="Arial" w:eastAsia="Times New Roman" w:hAnsi="Arial" w:cs="Arial"/>
          <w:b/>
          <w:sz w:val="20"/>
          <w:szCs w:val="20"/>
          <w:lang w:val="fr-FR"/>
        </w:rPr>
      </w:pPr>
      <w:proofErr w:type="spellStart"/>
      <w:r w:rsidRPr="004C5E70">
        <w:rPr>
          <w:rFonts w:ascii="Arial" w:eastAsia="Times New Roman" w:hAnsi="Arial" w:cs="Arial"/>
          <w:b/>
          <w:sz w:val="20"/>
          <w:szCs w:val="20"/>
          <w:lang w:val="fr-FR"/>
        </w:rPr>
        <w:t>Foods</w:t>
      </w:r>
      <w:proofErr w:type="spellEnd"/>
    </w:p>
    <w:p w:rsidR="004C5E70" w:rsidRPr="008E78EE" w:rsidRDefault="004C5E70" w:rsidP="004C5E70">
      <w:pPr>
        <w:spacing w:after="0" w:line="240" w:lineRule="auto"/>
        <w:ind w:left="1440" w:firstLine="403"/>
        <w:rPr>
          <w:rFonts w:ascii="Arial" w:eastAsia="Times New Roman" w:hAnsi="Arial" w:cs="Arial"/>
          <w:sz w:val="20"/>
          <w:szCs w:val="20"/>
          <w:lang w:val="fr-FR"/>
        </w:rPr>
      </w:pPr>
      <w:r>
        <w:rPr>
          <w:rFonts w:ascii="Arial" w:eastAsia="Times New Roman" w:hAnsi="Arial" w:cs="Arial"/>
          <w:sz w:val="20"/>
          <w:szCs w:val="20"/>
          <w:lang w:val="fr-FR"/>
        </w:rPr>
        <w:t xml:space="preserve">-- </w:t>
      </w:r>
      <w:r w:rsidRPr="008E78EE">
        <w:rPr>
          <w:rFonts w:ascii="Arial" w:eastAsia="Times New Roman" w:hAnsi="Arial" w:cs="Arial"/>
          <w:sz w:val="20"/>
          <w:szCs w:val="20"/>
          <w:lang w:val="fr-FR"/>
        </w:rPr>
        <w:t xml:space="preserve">Dans </w:t>
      </w:r>
      <w:proofErr w:type="spellStart"/>
      <w:r w:rsidRPr="008E78EE">
        <w:rPr>
          <w:rFonts w:ascii="Arial" w:eastAsia="Times New Roman" w:hAnsi="Arial" w:cs="Arial"/>
          <w:sz w:val="20"/>
          <w:szCs w:val="20"/>
          <w:lang w:val="fr-FR"/>
        </w:rPr>
        <w:t>QM_Foods</w:t>
      </w:r>
      <w:proofErr w:type="spellEnd"/>
      <w:r w:rsidRPr="008E78EE">
        <w:rPr>
          <w:rFonts w:ascii="Arial" w:eastAsia="Times New Roman" w:hAnsi="Arial" w:cs="Arial"/>
          <w:sz w:val="20"/>
          <w:szCs w:val="20"/>
          <w:lang w:val="fr-FR"/>
        </w:rPr>
        <w:t xml:space="preserve"> mais pas Dans </w:t>
      </w:r>
      <w:proofErr w:type="spellStart"/>
      <w:r w:rsidRPr="008E78EE">
        <w:rPr>
          <w:rFonts w:ascii="Arial" w:eastAsia="Times New Roman" w:hAnsi="Arial" w:cs="Arial"/>
          <w:sz w:val="20"/>
          <w:szCs w:val="20"/>
          <w:lang w:val="fr-FR"/>
        </w:rPr>
        <w:t>QM_Group</w:t>
      </w:r>
      <w:proofErr w:type="spellEnd"/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SELECT distinct [GROUP], [subgroup1], [METHOD]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FROM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.[</w:t>
      </w:r>
      <w:proofErr w:type="spellStart"/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].[QM_FOODS],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].[FOODS]  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where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id_num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]=[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foodnum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and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METHOD='A'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EXCEPT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Select distinct [group], [subgroup1], METHOD</w:t>
      </w:r>
    </w:p>
    <w:p w:rsid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from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].[QM_GROUP] where [method]='A'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SELECT distinct [group], [subgroup1], [subgroup2], METHOD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from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].[QM_GROUP] where [method]='A'</w:t>
      </w:r>
    </w:p>
    <w:p w:rsid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order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by 1,2,3,4</w:t>
      </w:r>
    </w:p>
    <w:p w:rsid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SELECT distinct [METHOD], [GROUP], [subgroup1],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[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subgroup2]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FROM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.[</w:t>
      </w:r>
      <w:proofErr w:type="spellStart"/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].[QM_FOODS],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].[FOODS]  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where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id_num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]=[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foodnum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and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METHOD='A'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order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by 1,2,3,4</w:t>
      </w:r>
    </w:p>
    <w:p w:rsidR="004C5E70" w:rsidRPr="008E78EE" w:rsidRDefault="004C5E70" w:rsidP="008E78EE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US"/>
        </w:rPr>
      </w:pP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SELECT distinct [GROUP], [subgroup1], [subgroup2], [name], [ID_NUM], [METHOD]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FROM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.[</w:t>
      </w:r>
      <w:proofErr w:type="spellStart"/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].[QM_FOODS],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].[FOODS]  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where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id_num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]=[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foodnum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and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METHOD='A'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order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by 1,2,3,5,6</w:t>
      </w:r>
    </w:p>
    <w:p w:rsidR="004C5E70" w:rsidRDefault="004C5E70" w:rsidP="008E78EE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US"/>
        </w:rPr>
      </w:pPr>
    </w:p>
    <w:p w:rsidR="004C5E70" w:rsidRPr="008E78EE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sz w:val="20"/>
          <w:szCs w:val="20"/>
          <w:lang w:val="en-US"/>
        </w:rPr>
      </w:pPr>
      <w:r>
        <w:rPr>
          <w:rFonts w:ascii="Arial" w:eastAsia="Times New Roman" w:hAnsi="Arial" w:cs="Arial"/>
          <w:sz w:val="20"/>
          <w:szCs w:val="20"/>
          <w:lang w:val="en-US"/>
        </w:rPr>
        <w:t>-- Thickness list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SELECT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distinct  [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TH_FDCLASS]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FROM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.[</w:t>
      </w:r>
      <w:proofErr w:type="spellStart"/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].[THICKNESS]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</w:p>
    <w:p w:rsidR="004C5E70" w:rsidRPr="008E78EE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sz w:val="20"/>
          <w:szCs w:val="20"/>
          <w:lang w:val="en-US"/>
        </w:rPr>
        <w:t xml:space="preserve">-- Method code not in </w:t>
      </w:r>
      <w:proofErr w:type="spellStart"/>
      <w:r w:rsidRPr="008E78EE">
        <w:rPr>
          <w:rFonts w:ascii="Arial" w:eastAsia="Times New Roman" w:hAnsi="Arial" w:cs="Arial"/>
          <w:sz w:val="20"/>
          <w:szCs w:val="20"/>
          <w:lang w:val="en-US"/>
        </w:rPr>
        <w:t>M_Shape</w:t>
      </w:r>
      <w:proofErr w:type="spellEnd"/>
      <w:r w:rsidRPr="008E78EE">
        <w:rPr>
          <w:rFonts w:ascii="Arial" w:eastAsia="Times New Roman" w:hAnsi="Arial" w:cs="Arial"/>
          <w:sz w:val="20"/>
          <w:szCs w:val="20"/>
          <w:lang w:val="en-US"/>
        </w:rPr>
        <w:t xml:space="preserve"> table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SELECT distinct [METH_CODE]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from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].[QM_GROUP]</w:t>
      </w:r>
    </w:p>
    <w:p w:rsidR="004C5E70" w:rsidRPr="004C5E70" w:rsidRDefault="00755032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  <w:proofErr w:type="gramStart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>where</w:t>
      </w:r>
      <w:proofErr w:type="gramEnd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[METHOD]='A'  </w:t>
      </w:r>
    </w:p>
    <w:p w:rsidR="004C5E70" w:rsidRPr="004C5E70" w:rsidRDefault="00755032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  <w:proofErr w:type="gramStart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>and</w:t>
      </w:r>
      <w:proofErr w:type="gramEnd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 [METH_CODE] not in (select SH_CODE from [</w:t>
      </w:r>
      <w:proofErr w:type="spellStart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>M_shapes</w:t>
      </w:r>
      <w:proofErr w:type="spellEnd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>])</w:t>
      </w:r>
    </w:p>
    <w:p w:rsidR="004C5E70" w:rsidRPr="008E78EE" w:rsidRDefault="004C5E70" w:rsidP="008E78EE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US"/>
        </w:rPr>
      </w:pPr>
    </w:p>
    <w:p w:rsidR="004C5E70" w:rsidRPr="004C5E70" w:rsidRDefault="004C5E70" w:rsidP="004C5E70">
      <w:pPr>
        <w:pStyle w:val="ListParagraph"/>
        <w:numPr>
          <w:ilvl w:val="5"/>
          <w:numId w:val="3"/>
        </w:numPr>
        <w:spacing w:after="0" w:line="240" w:lineRule="auto"/>
        <w:ind w:left="1843" w:hanging="425"/>
        <w:rPr>
          <w:rFonts w:ascii="Arial" w:eastAsia="Times New Roman" w:hAnsi="Arial" w:cs="Arial"/>
          <w:b/>
          <w:sz w:val="20"/>
          <w:szCs w:val="20"/>
          <w:lang w:val="fr-FR"/>
        </w:rPr>
      </w:pPr>
      <w:proofErr w:type="spellStart"/>
      <w:r w:rsidRPr="008E78EE">
        <w:rPr>
          <w:rFonts w:ascii="Arial" w:eastAsia="Times New Roman" w:hAnsi="Arial" w:cs="Arial"/>
          <w:b/>
          <w:sz w:val="20"/>
          <w:szCs w:val="20"/>
          <w:lang w:val="fr-FR"/>
        </w:rPr>
        <w:t>Recipes</w:t>
      </w:r>
      <w:proofErr w:type="spellEnd"/>
    </w:p>
    <w:p w:rsidR="004C5E70" w:rsidRPr="008E78EE" w:rsidRDefault="004C5E70" w:rsidP="008E78EE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US"/>
        </w:rPr>
      </w:pP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SELECT distinct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r_group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], METHOD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from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].[QM_RCLAS] where [method]='A'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order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by 1,2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SELECT distinct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r_GROUP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],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r_subgroup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],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r_name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], [ID_NUM], [METHOD], [TYPE]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FROM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.[</w:t>
      </w:r>
      <w:proofErr w:type="spellStart"/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].[QM_RECIP],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].[MIXEDREC]  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where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id_num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]=[R_IDNUM]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and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METHOD='A'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order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by 1,2,3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lastRenderedPageBreak/>
        <w:t>SELECT distinct [METH_CODE]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from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].[QM_RCLAS]</w:t>
      </w:r>
    </w:p>
    <w:p w:rsidR="004C5E70" w:rsidRPr="004C5E70" w:rsidRDefault="00755032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  <w:proofErr w:type="gramStart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>where</w:t>
      </w:r>
      <w:proofErr w:type="gramEnd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[METHOD]='A'  </w:t>
      </w:r>
    </w:p>
    <w:p w:rsidR="004C5E70" w:rsidRPr="004C5E70" w:rsidRDefault="00755032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  <w:proofErr w:type="gramStart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>and</w:t>
      </w:r>
      <w:proofErr w:type="gramEnd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 [METH_CODE] not in (select SH_CODE from [</w:t>
      </w:r>
      <w:proofErr w:type="spellStart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>M_shapes</w:t>
      </w:r>
      <w:proofErr w:type="spellEnd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>])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sz w:val="20"/>
          <w:szCs w:val="20"/>
          <w:lang w:val="en-US"/>
        </w:rPr>
      </w:pPr>
      <w:r>
        <w:rPr>
          <w:rFonts w:ascii="Arial" w:eastAsia="Times New Roman" w:hAnsi="Arial" w:cs="Arial"/>
          <w:sz w:val="20"/>
          <w:szCs w:val="20"/>
          <w:lang w:val="en-US"/>
        </w:rPr>
        <w:t xml:space="preserve">-- </w:t>
      </w:r>
      <w:r w:rsidRPr="004C5E70">
        <w:rPr>
          <w:rFonts w:ascii="Arial" w:eastAsia="Times New Roman" w:hAnsi="Arial" w:cs="Arial"/>
          <w:sz w:val="20"/>
          <w:szCs w:val="20"/>
          <w:lang w:val="en-US"/>
        </w:rPr>
        <w:t>Thickness list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SELECT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distinct  [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TH_RCPCLASS]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FROM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.[</w:t>
      </w:r>
      <w:proofErr w:type="spellStart"/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].[THICKNESS]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</w:p>
    <w:p w:rsidR="004C5E70" w:rsidRPr="004C5E70" w:rsidRDefault="004C5E70" w:rsidP="004C5E70">
      <w:pPr>
        <w:spacing w:after="0" w:line="240" w:lineRule="auto"/>
        <w:ind w:left="1440" w:firstLine="403"/>
        <w:rPr>
          <w:rFonts w:ascii="Arial" w:eastAsia="Times New Roman" w:hAnsi="Arial" w:cs="Arial"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sz w:val="20"/>
          <w:szCs w:val="20"/>
          <w:lang w:val="en-US"/>
        </w:rPr>
        <w:t>-- Recipe Facet 00 for closed and commercial recipes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SELECT a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.[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R_IDNUM],b.[R_TYPE],[R_NAME],[RFACET_CODE],[ORDER_FAC]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FROM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.[</w:t>
      </w:r>
      <w:proofErr w:type="spellStart"/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].[R_RCPFAEX] A, 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    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.[</w:t>
      </w:r>
      <w:proofErr w:type="spellStart"/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].[MIXEDREC] B </w:t>
      </w:r>
    </w:p>
    <w:p w:rsidR="004C5E70" w:rsidRPr="004C5E70" w:rsidRDefault="00755032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  <w:proofErr w:type="gramStart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where  </w:t>
      </w:r>
      <w:proofErr w:type="spellStart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>a.R</w:t>
      </w:r>
      <w:proofErr w:type="gramEnd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>_IDNUM</w:t>
      </w:r>
      <w:proofErr w:type="spellEnd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= </w:t>
      </w:r>
      <w:proofErr w:type="spellStart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>b.R_IDNUM</w:t>
      </w:r>
      <w:proofErr w:type="spellEnd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and [R_TYPE]&lt;&gt;'1.2' and [RFACET_CODE]='00'</w:t>
      </w:r>
    </w:p>
    <w:p w:rsidR="004C5E70" w:rsidRPr="004C5E70" w:rsidRDefault="00755032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  <w:proofErr w:type="gramStart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>order</w:t>
      </w:r>
      <w:proofErr w:type="gramEnd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by 2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sz w:val="20"/>
          <w:szCs w:val="20"/>
          <w:lang w:val="en-US"/>
        </w:rPr>
        <w:t xml:space="preserve">-- Recipe: ingredient available in </w:t>
      </w:r>
      <w:proofErr w:type="spellStart"/>
      <w:proofErr w:type="gramStart"/>
      <w:r w:rsidRPr="008E78EE">
        <w:rPr>
          <w:rFonts w:ascii="Arial" w:eastAsia="Times New Roman" w:hAnsi="Arial" w:cs="Arial"/>
          <w:sz w:val="20"/>
          <w:szCs w:val="20"/>
          <w:lang w:val="en-US"/>
        </w:rPr>
        <w:t>Mixeding</w:t>
      </w:r>
      <w:proofErr w:type="spellEnd"/>
      <w:r w:rsidRPr="008E78EE">
        <w:rPr>
          <w:rFonts w:ascii="Arial" w:eastAsia="Times New Roman" w:hAnsi="Arial" w:cs="Arial"/>
          <w:sz w:val="20"/>
          <w:szCs w:val="20"/>
          <w:lang w:val="en-US"/>
        </w:rPr>
        <w:t xml:space="preserve">  but</w:t>
      </w:r>
      <w:proofErr w:type="gramEnd"/>
      <w:r w:rsidRPr="008E78EE">
        <w:rPr>
          <w:rFonts w:ascii="Arial" w:eastAsia="Times New Roman" w:hAnsi="Arial" w:cs="Arial"/>
          <w:sz w:val="20"/>
          <w:szCs w:val="20"/>
          <w:lang w:val="en-US"/>
        </w:rPr>
        <w:t xml:space="preserve"> not in Foods table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SELECT [R_IDNUM]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,[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IDNUM],[NAME] from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].[MIXEDING] 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where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[IDNUM] not in (select 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foodnum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from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].[FOODS])</w:t>
      </w:r>
    </w:p>
    <w:p w:rsid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order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by 1,2</w:t>
      </w:r>
    </w:p>
    <w:p w:rsidR="00265A2A" w:rsidRPr="004C5E70" w:rsidRDefault="00265A2A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</w:p>
    <w:p w:rsidR="00265A2A" w:rsidRDefault="00265A2A" w:rsidP="00265A2A">
      <w:pPr>
        <w:pStyle w:val="ListParagraph"/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val="fr-FR"/>
        </w:rPr>
      </w:pPr>
      <w:r>
        <w:rPr>
          <w:rFonts w:ascii="Arial" w:eastAsia="Times New Roman" w:hAnsi="Arial" w:cs="Arial"/>
          <w:b/>
          <w:bCs/>
          <w:sz w:val="20"/>
          <w:szCs w:val="20"/>
          <w:lang w:val="fr-FR"/>
        </w:rPr>
        <w:t xml:space="preserve">For Food </w:t>
      </w:r>
      <w:proofErr w:type="spellStart"/>
      <w:r>
        <w:rPr>
          <w:rFonts w:ascii="Arial" w:eastAsia="Times New Roman" w:hAnsi="Arial" w:cs="Arial"/>
          <w:b/>
          <w:bCs/>
          <w:sz w:val="20"/>
          <w:szCs w:val="20"/>
          <w:lang w:val="fr-FR"/>
        </w:rPr>
        <w:t>Descriptors</w:t>
      </w:r>
      <w:proofErr w:type="spellEnd"/>
    </w:p>
    <w:p w:rsidR="00265A2A" w:rsidRPr="00265A2A" w:rsidRDefault="00265A2A" w:rsidP="00265A2A">
      <w:pPr>
        <w:spacing w:after="0" w:line="240" w:lineRule="auto"/>
        <w:ind w:left="1843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/>
        </w:rPr>
      </w:pPr>
      <w:proofErr w:type="spellStart"/>
      <w:proofErr w:type="gramStart"/>
      <w:r w:rsidRPr="00265A2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/>
        </w:rPr>
        <w:t>crun</w:t>
      </w:r>
      <w:proofErr w:type="spellEnd"/>
      <w:proofErr w:type="gramEnd"/>
      <w:r w:rsidRPr="00265A2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/>
        </w:rPr>
        <w:t xml:space="preserve">           very fatty , fatty , low fatty</w:t>
      </w:r>
    </w:p>
    <w:p w:rsidR="00265A2A" w:rsidRPr="00265A2A" w:rsidRDefault="00265A2A" w:rsidP="00265A2A">
      <w:pPr>
        <w:spacing w:after="0" w:line="240" w:lineRule="auto"/>
        <w:ind w:left="1843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65A2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DATA CKDESC / '10','08','07',</w:t>
      </w:r>
    </w:p>
    <w:p w:rsidR="00265A2A" w:rsidRPr="00265A2A" w:rsidRDefault="00265A2A" w:rsidP="00265A2A">
      <w:pPr>
        <w:spacing w:after="0" w:line="240" w:lineRule="auto"/>
        <w:ind w:left="1843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65A2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,              '18','09','16',</w:t>
      </w:r>
    </w:p>
    <w:p w:rsidR="00265A2A" w:rsidRPr="00265A2A" w:rsidRDefault="00265A2A" w:rsidP="00265A2A">
      <w:pPr>
        <w:spacing w:after="0" w:line="240" w:lineRule="auto"/>
        <w:ind w:left="1843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65A2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,              '20','11','27',</w:t>
      </w:r>
    </w:p>
    <w:p w:rsidR="00265A2A" w:rsidRPr="00265A2A" w:rsidRDefault="00265A2A" w:rsidP="00265A2A">
      <w:pPr>
        <w:spacing w:after="0" w:line="240" w:lineRule="auto"/>
        <w:ind w:left="1843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65A2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,              '24','95','28',</w:t>
      </w:r>
    </w:p>
    <w:p w:rsidR="00265A2A" w:rsidRPr="00265A2A" w:rsidRDefault="00265A2A" w:rsidP="00265A2A">
      <w:pPr>
        <w:spacing w:after="0" w:line="240" w:lineRule="auto"/>
        <w:ind w:left="1843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65A2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,              '25','  ','29',</w:t>
      </w:r>
    </w:p>
    <w:p w:rsidR="00265A2A" w:rsidRPr="00265A2A" w:rsidRDefault="00265A2A" w:rsidP="00265A2A">
      <w:pPr>
        <w:spacing w:after="0" w:line="240" w:lineRule="auto"/>
        <w:ind w:left="1843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65A2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,              '26','  ','30',</w:t>
      </w:r>
    </w:p>
    <w:p w:rsidR="00265A2A" w:rsidRPr="00265A2A" w:rsidRDefault="00265A2A" w:rsidP="00265A2A">
      <w:pPr>
        <w:spacing w:after="0" w:line="240" w:lineRule="auto"/>
        <w:ind w:left="1843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65A2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,              '52','  ','31',</w:t>
      </w:r>
    </w:p>
    <w:p w:rsidR="00265A2A" w:rsidRPr="00265A2A" w:rsidRDefault="00265A2A" w:rsidP="00265A2A">
      <w:pPr>
        <w:spacing w:after="0" w:line="240" w:lineRule="auto"/>
        <w:ind w:left="1843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65A2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,              '53','  ','36',</w:t>
      </w:r>
    </w:p>
    <w:p w:rsidR="00265A2A" w:rsidRPr="00265A2A" w:rsidRDefault="00265A2A" w:rsidP="00265A2A">
      <w:pPr>
        <w:spacing w:after="0" w:line="240" w:lineRule="auto"/>
        <w:ind w:left="1843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65A2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,              '56','  ','54',</w:t>
      </w:r>
    </w:p>
    <w:p w:rsidR="00265A2A" w:rsidRPr="00265A2A" w:rsidRDefault="00265A2A" w:rsidP="00265A2A">
      <w:pPr>
        <w:spacing w:after="0" w:line="240" w:lineRule="auto"/>
        <w:ind w:left="1843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65A2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,              '57','  ','59' /  </w:t>
      </w:r>
    </w:p>
    <w:p w:rsidR="00265A2A" w:rsidRPr="00755032" w:rsidRDefault="00265A2A" w:rsidP="00755032">
      <w:pPr>
        <w:spacing w:after="0" w:line="240" w:lineRule="auto"/>
        <w:ind w:left="1843"/>
        <w:rPr>
          <w:rFonts w:ascii="Arial" w:eastAsia="Times New Roman" w:hAnsi="Arial" w:cs="Arial"/>
          <w:sz w:val="20"/>
          <w:szCs w:val="20"/>
          <w:lang w:val="en-US"/>
        </w:rPr>
      </w:pPr>
      <w:r w:rsidRPr="00265A2A">
        <w:rPr>
          <w:rFonts w:ascii="Arial" w:eastAsia="Times New Roman" w:hAnsi="Arial" w:cs="Arial"/>
          <w:sz w:val="20"/>
          <w:szCs w:val="20"/>
          <w:lang w:val="en-US"/>
        </w:rPr>
        <w:t xml:space="preserve">-- Very </w:t>
      </w:r>
      <w:proofErr w:type="gramStart"/>
      <w:r w:rsidRPr="00265A2A">
        <w:rPr>
          <w:rFonts w:ascii="Arial" w:eastAsia="Times New Roman" w:hAnsi="Arial" w:cs="Arial"/>
          <w:sz w:val="20"/>
          <w:szCs w:val="20"/>
          <w:lang w:val="en-US"/>
        </w:rPr>
        <w:t xml:space="preserve">fatty  </w:t>
      </w:r>
      <w:proofErr w:type="spellStart"/>
      <w:r w:rsidRPr="00265A2A">
        <w:rPr>
          <w:rFonts w:ascii="Arial" w:eastAsia="Times New Roman" w:hAnsi="Arial" w:cs="Arial"/>
          <w:sz w:val="20"/>
          <w:szCs w:val="20"/>
          <w:lang w:val="en-US"/>
        </w:rPr>
        <w:t>Desc</w:t>
      </w:r>
      <w:proofErr w:type="gramEnd"/>
      <w:r w:rsidRPr="00265A2A">
        <w:rPr>
          <w:rFonts w:ascii="Arial" w:eastAsia="Times New Roman" w:hAnsi="Arial" w:cs="Arial"/>
          <w:sz w:val="20"/>
          <w:szCs w:val="20"/>
          <w:lang w:val="en-US"/>
        </w:rPr>
        <w:t>_cook</w:t>
      </w:r>
      <w:proofErr w:type="spellEnd"/>
      <w:r w:rsidRPr="00265A2A">
        <w:rPr>
          <w:rFonts w:ascii="Arial" w:eastAsia="Times New Roman" w:hAnsi="Arial" w:cs="Arial"/>
          <w:sz w:val="20"/>
          <w:szCs w:val="20"/>
          <w:lang w:val="en-US"/>
        </w:rPr>
        <w:t>=3</w:t>
      </w:r>
    </w:p>
    <w:p w:rsidR="00265A2A" w:rsidRPr="00755032" w:rsidRDefault="00755032" w:rsidP="00755032">
      <w:pPr>
        <w:spacing w:after="0" w:line="240" w:lineRule="auto"/>
        <w:ind w:left="1843"/>
        <w:rPr>
          <w:rFonts w:ascii="Calibri" w:eastAsia="Times New Roman" w:hAnsi="Calibri" w:cs="Arial"/>
          <w:i/>
          <w:color w:val="00000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SELECT </w:t>
      </w:r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 xml:space="preserve">* </w:t>
      </w:r>
      <w:proofErr w:type="gramStart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from  [</w:t>
      </w:r>
      <w:proofErr w:type="spellStart"/>
      <w:proofErr w:type="gram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MGEpicSoft</w:t>
      </w:r>
      <w:proofErr w:type="spell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].[</w:t>
      </w:r>
      <w:proofErr w:type="spellStart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dbo</w:t>
      </w:r>
      <w:proofErr w:type="spell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].[DESCFACE]</w:t>
      </w:r>
    </w:p>
    <w:p w:rsidR="00265A2A" w:rsidRPr="00755032" w:rsidRDefault="00755032" w:rsidP="00755032">
      <w:pPr>
        <w:spacing w:after="0" w:line="240" w:lineRule="auto"/>
        <w:ind w:left="1843"/>
        <w:rPr>
          <w:rFonts w:ascii="Calibri" w:eastAsia="Times New Roman" w:hAnsi="Calibri" w:cs="Arial"/>
          <w:i/>
          <w:color w:val="000000"/>
          <w:lang w:val="en-US"/>
        </w:rPr>
      </w:pPr>
      <w:r>
        <w:rPr>
          <w:rFonts w:ascii="Calibri" w:eastAsia="Times New Roman" w:hAnsi="Calibri" w:cs="Arial"/>
          <w:i/>
          <w:color w:val="000000"/>
          <w:lang w:val="en-US"/>
        </w:rPr>
        <w:t xml:space="preserve">  </w:t>
      </w:r>
      <w:proofErr w:type="gramStart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where  [</w:t>
      </w:r>
      <w:proofErr w:type="gram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FACET_CODE]='03' and [DESCR_CODE] in ('10','24','52','56')</w:t>
      </w:r>
    </w:p>
    <w:p w:rsidR="00265A2A" w:rsidRPr="00265A2A" w:rsidRDefault="00265A2A" w:rsidP="00265A2A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US"/>
        </w:rPr>
      </w:pPr>
    </w:p>
    <w:p w:rsidR="00265A2A" w:rsidRPr="00755032" w:rsidRDefault="00265A2A" w:rsidP="00755032">
      <w:pPr>
        <w:spacing w:after="0" w:line="240" w:lineRule="auto"/>
        <w:ind w:left="1843"/>
        <w:rPr>
          <w:rFonts w:ascii="Arial" w:eastAsia="Times New Roman" w:hAnsi="Arial" w:cs="Arial"/>
          <w:sz w:val="20"/>
          <w:szCs w:val="20"/>
          <w:lang w:val="en-US"/>
        </w:rPr>
      </w:pPr>
      <w:r w:rsidRPr="00265A2A">
        <w:rPr>
          <w:rFonts w:ascii="Arial" w:eastAsia="Times New Roman" w:hAnsi="Arial" w:cs="Arial"/>
          <w:sz w:val="20"/>
          <w:szCs w:val="20"/>
          <w:lang w:val="en-US"/>
        </w:rPr>
        <w:t xml:space="preserve">-- Very </w:t>
      </w:r>
      <w:proofErr w:type="gramStart"/>
      <w:r w:rsidRPr="00265A2A">
        <w:rPr>
          <w:rFonts w:ascii="Arial" w:eastAsia="Times New Roman" w:hAnsi="Arial" w:cs="Arial"/>
          <w:sz w:val="20"/>
          <w:szCs w:val="20"/>
          <w:lang w:val="en-US"/>
        </w:rPr>
        <w:t xml:space="preserve">fatty  </w:t>
      </w:r>
      <w:proofErr w:type="spellStart"/>
      <w:r w:rsidRPr="00265A2A">
        <w:rPr>
          <w:rFonts w:ascii="Arial" w:eastAsia="Times New Roman" w:hAnsi="Arial" w:cs="Arial"/>
          <w:sz w:val="20"/>
          <w:szCs w:val="20"/>
          <w:lang w:val="en-US"/>
        </w:rPr>
        <w:t>Desc</w:t>
      </w:r>
      <w:proofErr w:type="gramEnd"/>
      <w:r w:rsidRPr="00265A2A">
        <w:rPr>
          <w:rFonts w:ascii="Arial" w:eastAsia="Times New Roman" w:hAnsi="Arial" w:cs="Arial"/>
          <w:sz w:val="20"/>
          <w:szCs w:val="20"/>
          <w:lang w:val="en-US"/>
        </w:rPr>
        <w:t>_cook</w:t>
      </w:r>
      <w:proofErr w:type="spellEnd"/>
      <w:r w:rsidRPr="00265A2A">
        <w:rPr>
          <w:rFonts w:ascii="Arial" w:eastAsia="Times New Roman" w:hAnsi="Arial" w:cs="Arial"/>
          <w:sz w:val="20"/>
          <w:szCs w:val="20"/>
          <w:lang w:val="en-US"/>
        </w:rPr>
        <w:t>=2</w:t>
      </w:r>
    </w:p>
    <w:p w:rsidR="00265A2A" w:rsidRPr="00755032" w:rsidRDefault="00755032" w:rsidP="00755032">
      <w:pPr>
        <w:spacing w:after="0" w:line="240" w:lineRule="auto"/>
        <w:ind w:left="1843"/>
        <w:rPr>
          <w:rFonts w:ascii="Calibri" w:eastAsia="Times New Roman" w:hAnsi="Calibri" w:cs="Arial"/>
          <w:i/>
          <w:color w:val="00000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SELECT </w:t>
      </w:r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 xml:space="preserve">* </w:t>
      </w:r>
      <w:proofErr w:type="gramStart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from  [</w:t>
      </w:r>
      <w:proofErr w:type="spellStart"/>
      <w:proofErr w:type="gram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MGEpicSoft</w:t>
      </w:r>
      <w:proofErr w:type="spell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].[</w:t>
      </w:r>
      <w:proofErr w:type="spellStart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dbo</w:t>
      </w:r>
      <w:proofErr w:type="spell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].[DESCFACE]</w:t>
      </w:r>
    </w:p>
    <w:p w:rsidR="00265A2A" w:rsidRPr="00755032" w:rsidRDefault="00755032" w:rsidP="00755032">
      <w:pPr>
        <w:spacing w:after="0" w:line="240" w:lineRule="auto"/>
        <w:ind w:left="1843"/>
        <w:rPr>
          <w:rFonts w:ascii="Calibri" w:eastAsia="Times New Roman" w:hAnsi="Calibri" w:cs="Arial"/>
          <w:i/>
          <w:color w:val="000000"/>
          <w:lang w:val="en-US"/>
        </w:rPr>
      </w:pPr>
      <w:r>
        <w:rPr>
          <w:rFonts w:ascii="Calibri" w:eastAsia="Times New Roman" w:hAnsi="Calibri" w:cs="Arial"/>
          <w:i/>
          <w:color w:val="000000"/>
          <w:lang w:val="en-US"/>
        </w:rPr>
        <w:t xml:space="preserve">  </w:t>
      </w:r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where  [FACET_CODE]='03' and [DESCR_CODE] in ('18','20','25','26','53','57')</w:t>
      </w:r>
    </w:p>
    <w:p w:rsidR="00265A2A" w:rsidRP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sz w:val="20"/>
          <w:szCs w:val="20"/>
          <w:lang w:val="en-US"/>
        </w:rPr>
      </w:pPr>
      <w:r>
        <w:rPr>
          <w:rFonts w:ascii="Arial" w:eastAsia="Times New Roman" w:hAnsi="Arial" w:cs="Arial"/>
          <w:sz w:val="20"/>
          <w:szCs w:val="20"/>
          <w:lang w:val="en-US"/>
        </w:rPr>
        <w:t xml:space="preserve">-- </w:t>
      </w:r>
      <w:proofErr w:type="gramStart"/>
      <w:r>
        <w:rPr>
          <w:rFonts w:ascii="Arial" w:eastAsia="Times New Roman" w:hAnsi="Arial" w:cs="Arial"/>
          <w:sz w:val="20"/>
          <w:szCs w:val="20"/>
          <w:lang w:val="en-US"/>
        </w:rPr>
        <w:t>F</w:t>
      </w:r>
      <w:r w:rsidR="00265A2A" w:rsidRPr="00265A2A">
        <w:rPr>
          <w:rFonts w:ascii="Arial" w:eastAsia="Times New Roman" w:hAnsi="Arial" w:cs="Arial"/>
          <w:sz w:val="20"/>
          <w:szCs w:val="20"/>
          <w:lang w:val="en-US"/>
        </w:rPr>
        <w:t xml:space="preserve">atty  </w:t>
      </w:r>
      <w:proofErr w:type="spellStart"/>
      <w:r w:rsidR="00265A2A" w:rsidRPr="00265A2A">
        <w:rPr>
          <w:rFonts w:ascii="Arial" w:eastAsia="Times New Roman" w:hAnsi="Arial" w:cs="Arial"/>
          <w:sz w:val="20"/>
          <w:szCs w:val="20"/>
          <w:lang w:val="en-US"/>
        </w:rPr>
        <w:t>Desc</w:t>
      </w:r>
      <w:proofErr w:type="gramEnd"/>
      <w:r w:rsidR="00265A2A" w:rsidRPr="00265A2A">
        <w:rPr>
          <w:rFonts w:ascii="Arial" w:eastAsia="Times New Roman" w:hAnsi="Arial" w:cs="Arial"/>
          <w:sz w:val="20"/>
          <w:szCs w:val="20"/>
          <w:lang w:val="en-US"/>
        </w:rPr>
        <w:t>_cook</w:t>
      </w:r>
      <w:proofErr w:type="spellEnd"/>
      <w:r w:rsidR="00265A2A" w:rsidRPr="00265A2A">
        <w:rPr>
          <w:rFonts w:ascii="Arial" w:eastAsia="Times New Roman" w:hAnsi="Arial" w:cs="Arial"/>
          <w:sz w:val="20"/>
          <w:szCs w:val="20"/>
          <w:lang w:val="en-US"/>
        </w:rPr>
        <w:t>=2</w:t>
      </w:r>
    </w:p>
    <w:p w:rsidR="00265A2A" w:rsidRPr="00755032" w:rsidRDefault="00755032" w:rsidP="00755032">
      <w:pPr>
        <w:spacing w:after="0" w:line="240" w:lineRule="auto"/>
        <w:ind w:left="1843"/>
        <w:rPr>
          <w:rFonts w:ascii="Calibri" w:eastAsia="Times New Roman" w:hAnsi="Calibri" w:cs="Arial"/>
          <w:i/>
          <w:color w:val="00000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SELECT </w:t>
      </w:r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 xml:space="preserve">* </w:t>
      </w:r>
      <w:proofErr w:type="gramStart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from  [</w:t>
      </w:r>
      <w:proofErr w:type="spellStart"/>
      <w:proofErr w:type="gram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MGEpicSoft</w:t>
      </w:r>
      <w:proofErr w:type="spell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].[</w:t>
      </w:r>
      <w:proofErr w:type="spellStart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dbo</w:t>
      </w:r>
      <w:proofErr w:type="spell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].[DESCFACE]</w:t>
      </w:r>
    </w:p>
    <w:p w:rsidR="00265A2A" w:rsidRPr="00755032" w:rsidRDefault="00755032" w:rsidP="00755032">
      <w:pPr>
        <w:spacing w:after="0" w:line="240" w:lineRule="auto"/>
        <w:ind w:left="1843"/>
        <w:rPr>
          <w:rFonts w:ascii="Calibri" w:eastAsia="Times New Roman" w:hAnsi="Calibri" w:cs="Arial"/>
          <w:i/>
          <w:color w:val="000000"/>
          <w:lang w:val="en-US"/>
        </w:rPr>
      </w:pPr>
      <w:r>
        <w:rPr>
          <w:rFonts w:ascii="Calibri" w:eastAsia="Times New Roman" w:hAnsi="Calibri" w:cs="Arial"/>
          <w:i/>
          <w:color w:val="000000"/>
          <w:lang w:val="en-US"/>
        </w:rPr>
        <w:t xml:space="preserve">  </w:t>
      </w:r>
      <w:proofErr w:type="gramStart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where  [</w:t>
      </w:r>
      <w:proofErr w:type="gram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FACET_CODE]='03' and [DESCR_CODE] in ('08','09','11','95')</w:t>
      </w:r>
    </w:p>
    <w:p w:rsidR="00265A2A" w:rsidRPr="00755032" w:rsidRDefault="00755032" w:rsidP="00755032">
      <w:pPr>
        <w:spacing w:after="0" w:line="240" w:lineRule="auto"/>
        <w:ind w:left="1843"/>
        <w:rPr>
          <w:rFonts w:ascii="Calibri" w:eastAsia="Times New Roman" w:hAnsi="Calibri" w:cs="Arial"/>
          <w:i/>
          <w:color w:val="000000"/>
          <w:lang w:val="en-US"/>
        </w:rPr>
      </w:pPr>
      <w:r>
        <w:rPr>
          <w:rFonts w:ascii="Calibri" w:eastAsia="Times New Roman" w:hAnsi="Calibri" w:cs="Arial"/>
          <w:i/>
          <w:color w:val="000000"/>
          <w:lang w:val="en-US"/>
        </w:rPr>
        <w:t xml:space="preserve">  </w:t>
      </w:r>
      <w:proofErr w:type="gramStart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order</w:t>
      </w:r>
      <w:proofErr w:type="gram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 xml:space="preserve"> by [DESCR_CODE]</w:t>
      </w:r>
    </w:p>
    <w:p w:rsidR="00265A2A" w:rsidRPr="00755032" w:rsidRDefault="00265A2A" w:rsidP="00755032">
      <w:pPr>
        <w:spacing w:after="0" w:line="240" w:lineRule="auto"/>
        <w:ind w:left="1843"/>
        <w:rPr>
          <w:rFonts w:ascii="Arial" w:eastAsia="Times New Roman" w:hAnsi="Arial" w:cs="Arial"/>
          <w:sz w:val="20"/>
          <w:szCs w:val="20"/>
          <w:lang w:val="en-US"/>
        </w:rPr>
      </w:pPr>
      <w:r w:rsidRPr="00265A2A">
        <w:rPr>
          <w:rFonts w:ascii="Arial" w:eastAsia="Times New Roman" w:hAnsi="Arial" w:cs="Arial"/>
          <w:sz w:val="20"/>
          <w:szCs w:val="20"/>
          <w:lang w:val="en-US"/>
        </w:rPr>
        <w:t xml:space="preserve">-- Low </w:t>
      </w:r>
      <w:proofErr w:type="gramStart"/>
      <w:r w:rsidRPr="00265A2A">
        <w:rPr>
          <w:rFonts w:ascii="Arial" w:eastAsia="Times New Roman" w:hAnsi="Arial" w:cs="Arial"/>
          <w:sz w:val="20"/>
          <w:szCs w:val="20"/>
          <w:lang w:val="en-US"/>
        </w:rPr>
        <w:t xml:space="preserve">fatty  </w:t>
      </w:r>
      <w:proofErr w:type="spellStart"/>
      <w:r w:rsidRPr="00265A2A">
        <w:rPr>
          <w:rFonts w:ascii="Arial" w:eastAsia="Times New Roman" w:hAnsi="Arial" w:cs="Arial"/>
          <w:sz w:val="20"/>
          <w:szCs w:val="20"/>
          <w:lang w:val="en-US"/>
        </w:rPr>
        <w:t>Desc</w:t>
      </w:r>
      <w:proofErr w:type="gramEnd"/>
      <w:r w:rsidRPr="00265A2A">
        <w:rPr>
          <w:rFonts w:ascii="Arial" w:eastAsia="Times New Roman" w:hAnsi="Arial" w:cs="Arial"/>
          <w:sz w:val="20"/>
          <w:szCs w:val="20"/>
          <w:lang w:val="en-US"/>
        </w:rPr>
        <w:t>_cook</w:t>
      </w:r>
      <w:proofErr w:type="spellEnd"/>
      <w:r w:rsidRPr="00265A2A">
        <w:rPr>
          <w:rFonts w:ascii="Arial" w:eastAsia="Times New Roman" w:hAnsi="Arial" w:cs="Arial"/>
          <w:sz w:val="20"/>
          <w:szCs w:val="20"/>
          <w:lang w:val="en-US"/>
        </w:rPr>
        <w:t>=2</w:t>
      </w:r>
    </w:p>
    <w:p w:rsidR="00265A2A" w:rsidRPr="00755032" w:rsidRDefault="00755032" w:rsidP="00755032">
      <w:pPr>
        <w:spacing w:after="0" w:line="240" w:lineRule="auto"/>
        <w:ind w:left="1843"/>
        <w:rPr>
          <w:rFonts w:ascii="Calibri" w:eastAsia="Times New Roman" w:hAnsi="Calibri" w:cs="Arial"/>
          <w:i/>
          <w:color w:val="00000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SELECT </w:t>
      </w:r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 xml:space="preserve">* </w:t>
      </w:r>
      <w:proofErr w:type="gramStart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from  [</w:t>
      </w:r>
      <w:proofErr w:type="spellStart"/>
      <w:proofErr w:type="gram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MGEpicSoft</w:t>
      </w:r>
      <w:proofErr w:type="spell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].[</w:t>
      </w:r>
      <w:proofErr w:type="spellStart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dbo</w:t>
      </w:r>
      <w:proofErr w:type="spell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].[DESCFACE]</w:t>
      </w:r>
    </w:p>
    <w:p w:rsidR="00265A2A" w:rsidRPr="00755032" w:rsidRDefault="00755032" w:rsidP="00755032">
      <w:pPr>
        <w:spacing w:after="0" w:line="240" w:lineRule="auto"/>
        <w:ind w:left="1843" w:right="-568"/>
        <w:rPr>
          <w:rFonts w:ascii="Calibri" w:eastAsia="Times New Roman" w:hAnsi="Calibri" w:cs="Arial"/>
          <w:i/>
          <w:color w:val="000000"/>
          <w:lang w:val="en-US"/>
        </w:rPr>
      </w:pPr>
      <w:r>
        <w:rPr>
          <w:rFonts w:ascii="Calibri" w:eastAsia="Times New Roman" w:hAnsi="Calibri" w:cs="Arial"/>
          <w:i/>
          <w:color w:val="000000"/>
          <w:lang w:val="en-US"/>
        </w:rPr>
        <w:t xml:space="preserve">  </w:t>
      </w:r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where  [FACET_CODE]='03' and [DESCR_CODE] in ('07','16','27','28','29','30','31','36','54','59')</w:t>
      </w:r>
    </w:p>
    <w:p w:rsidR="00265A2A" w:rsidRPr="00755032" w:rsidRDefault="00755032" w:rsidP="00755032">
      <w:pPr>
        <w:spacing w:after="0" w:line="240" w:lineRule="auto"/>
        <w:ind w:left="1843"/>
        <w:rPr>
          <w:rFonts w:ascii="Calibri" w:eastAsia="Times New Roman" w:hAnsi="Calibri" w:cs="Arial"/>
          <w:i/>
          <w:color w:val="000000"/>
          <w:lang w:val="en-US"/>
        </w:rPr>
      </w:pPr>
      <w:r>
        <w:rPr>
          <w:rFonts w:ascii="Calibri" w:eastAsia="Times New Roman" w:hAnsi="Calibri" w:cs="Arial"/>
          <w:i/>
          <w:color w:val="000000"/>
          <w:lang w:val="en-US"/>
        </w:rPr>
        <w:t xml:space="preserve">  </w:t>
      </w:r>
      <w:proofErr w:type="gramStart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order</w:t>
      </w:r>
      <w:proofErr w:type="gram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 xml:space="preserve"> by [DESCR_CODE]</w:t>
      </w:r>
    </w:p>
    <w:p w:rsidR="00265A2A" w:rsidRPr="00265A2A" w:rsidRDefault="00265A2A" w:rsidP="00265A2A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US"/>
        </w:rPr>
      </w:pPr>
    </w:p>
    <w:p w:rsidR="00265A2A" w:rsidRPr="00755032" w:rsidRDefault="00265A2A" w:rsidP="00755032">
      <w:pPr>
        <w:spacing w:after="0" w:line="240" w:lineRule="auto"/>
        <w:ind w:left="1843"/>
        <w:rPr>
          <w:rFonts w:ascii="Arial" w:eastAsia="Times New Roman" w:hAnsi="Arial" w:cs="Arial"/>
          <w:sz w:val="20"/>
          <w:szCs w:val="20"/>
          <w:lang w:val="en-US"/>
        </w:rPr>
      </w:pPr>
      <w:r w:rsidRPr="00265A2A">
        <w:rPr>
          <w:rFonts w:ascii="Arial" w:eastAsia="Times New Roman" w:hAnsi="Arial" w:cs="Arial"/>
          <w:sz w:val="20"/>
          <w:szCs w:val="20"/>
          <w:lang w:val="en-US"/>
        </w:rPr>
        <w:t xml:space="preserve">-- </w:t>
      </w:r>
      <w:proofErr w:type="gramStart"/>
      <w:r w:rsidRPr="00265A2A">
        <w:rPr>
          <w:rFonts w:ascii="Arial" w:eastAsia="Times New Roman" w:hAnsi="Arial" w:cs="Arial"/>
          <w:sz w:val="20"/>
          <w:szCs w:val="20"/>
          <w:lang w:val="en-US"/>
        </w:rPr>
        <w:t xml:space="preserve">RAW  </w:t>
      </w:r>
      <w:proofErr w:type="spellStart"/>
      <w:r w:rsidRPr="00265A2A">
        <w:rPr>
          <w:rFonts w:ascii="Arial" w:eastAsia="Times New Roman" w:hAnsi="Arial" w:cs="Arial"/>
          <w:sz w:val="20"/>
          <w:szCs w:val="20"/>
          <w:lang w:val="en-US"/>
        </w:rPr>
        <w:t>Desc</w:t>
      </w:r>
      <w:proofErr w:type="gramEnd"/>
      <w:r w:rsidRPr="00265A2A">
        <w:rPr>
          <w:rFonts w:ascii="Arial" w:eastAsia="Times New Roman" w:hAnsi="Arial" w:cs="Arial"/>
          <w:sz w:val="20"/>
          <w:szCs w:val="20"/>
          <w:lang w:val="en-US"/>
        </w:rPr>
        <w:t>_cook</w:t>
      </w:r>
      <w:proofErr w:type="spellEnd"/>
      <w:r w:rsidRPr="00265A2A">
        <w:rPr>
          <w:rFonts w:ascii="Arial" w:eastAsia="Times New Roman" w:hAnsi="Arial" w:cs="Arial"/>
          <w:sz w:val="20"/>
          <w:szCs w:val="20"/>
          <w:lang w:val="en-US"/>
        </w:rPr>
        <w:t>=1</w:t>
      </w:r>
    </w:p>
    <w:p w:rsidR="00265A2A" w:rsidRPr="00755032" w:rsidRDefault="00755032" w:rsidP="00755032">
      <w:pPr>
        <w:spacing w:after="0" w:line="240" w:lineRule="auto"/>
        <w:ind w:left="1843"/>
        <w:rPr>
          <w:rFonts w:ascii="Calibri" w:eastAsia="Times New Roman" w:hAnsi="Calibri" w:cs="Arial"/>
          <w:i/>
          <w:color w:val="00000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SELECT </w:t>
      </w:r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 xml:space="preserve">* </w:t>
      </w:r>
      <w:proofErr w:type="gramStart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from  [</w:t>
      </w:r>
      <w:proofErr w:type="spellStart"/>
      <w:proofErr w:type="gram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MGEpicSoft</w:t>
      </w:r>
      <w:proofErr w:type="spell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].[</w:t>
      </w:r>
      <w:proofErr w:type="spellStart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dbo</w:t>
      </w:r>
      <w:proofErr w:type="spell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].[DESCFACE]</w:t>
      </w:r>
    </w:p>
    <w:p w:rsidR="00265A2A" w:rsidRPr="00755032" w:rsidRDefault="00755032" w:rsidP="00755032">
      <w:pPr>
        <w:spacing w:after="0" w:line="240" w:lineRule="auto"/>
        <w:ind w:left="1843"/>
        <w:rPr>
          <w:rFonts w:ascii="Calibri" w:eastAsia="Times New Roman" w:hAnsi="Calibri" w:cs="Arial"/>
          <w:i/>
          <w:color w:val="000000"/>
          <w:lang w:val="en-US"/>
        </w:rPr>
      </w:pPr>
      <w:r>
        <w:rPr>
          <w:rFonts w:ascii="Calibri" w:eastAsia="Times New Roman" w:hAnsi="Calibri" w:cs="Arial"/>
          <w:i/>
          <w:color w:val="000000"/>
          <w:lang w:val="en-US"/>
        </w:rPr>
        <w:t xml:space="preserve">  </w:t>
      </w:r>
      <w:proofErr w:type="gramStart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where  [</w:t>
      </w:r>
      <w:proofErr w:type="gram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FACET_CODE]='03' and [DESCR_CODE] in ('99')</w:t>
      </w:r>
    </w:p>
    <w:p w:rsidR="00265A2A" w:rsidRPr="00755032" w:rsidRDefault="00755032" w:rsidP="00755032">
      <w:pPr>
        <w:spacing w:after="0" w:line="240" w:lineRule="auto"/>
        <w:ind w:left="1843"/>
        <w:rPr>
          <w:rFonts w:ascii="Calibri" w:eastAsia="Times New Roman" w:hAnsi="Calibri" w:cs="Arial"/>
          <w:i/>
          <w:color w:val="000000"/>
          <w:lang w:val="en-US"/>
        </w:rPr>
      </w:pPr>
      <w:r>
        <w:rPr>
          <w:rFonts w:ascii="Calibri" w:eastAsia="Times New Roman" w:hAnsi="Calibri" w:cs="Arial"/>
          <w:i/>
          <w:color w:val="000000"/>
          <w:lang w:val="en-US"/>
        </w:rPr>
        <w:t xml:space="preserve">  </w:t>
      </w:r>
      <w:proofErr w:type="gramStart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order</w:t>
      </w:r>
      <w:proofErr w:type="gram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 xml:space="preserve"> by [DESCR_CODE]</w:t>
      </w:r>
    </w:p>
    <w:p w:rsidR="00265A2A" w:rsidRPr="00265A2A" w:rsidRDefault="00265A2A" w:rsidP="00265A2A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US"/>
        </w:rPr>
      </w:pPr>
    </w:p>
    <w:p w:rsidR="00265A2A" w:rsidRPr="00755032" w:rsidRDefault="00265A2A" w:rsidP="00755032">
      <w:pPr>
        <w:spacing w:after="0" w:line="240" w:lineRule="auto"/>
        <w:ind w:left="1843"/>
        <w:rPr>
          <w:rFonts w:ascii="Arial" w:eastAsia="Times New Roman" w:hAnsi="Arial" w:cs="Arial"/>
          <w:sz w:val="20"/>
          <w:szCs w:val="20"/>
          <w:lang w:val="en-US"/>
        </w:rPr>
      </w:pPr>
      <w:r w:rsidRPr="00265A2A">
        <w:rPr>
          <w:rFonts w:ascii="Arial" w:eastAsia="Times New Roman" w:hAnsi="Arial" w:cs="Arial"/>
          <w:sz w:val="20"/>
          <w:szCs w:val="20"/>
          <w:lang w:val="en-US"/>
        </w:rPr>
        <w:t xml:space="preserve">-- No fatty </w:t>
      </w:r>
      <w:proofErr w:type="spellStart"/>
      <w:r w:rsidRPr="00265A2A">
        <w:rPr>
          <w:rFonts w:ascii="Arial" w:eastAsia="Times New Roman" w:hAnsi="Arial" w:cs="Arial"/>
          <w:sz w:val="20"/>
          <w:szCs w:val="20"/>
          <w:lang w:val="en-US"/>
        </w:rPr>
        <w:t>Desc_cook</w:t>
      </w:r>
      <w:proofErr w:type="spellEnd"/>
      <w:r w:rsidRPr="00265A2A">
        <w:rPr>
          <w:rFonts w:ascii="Arial" w:eastAsia="Times New Roman" w:hAnsi="Arial" w:cs="Arial"/>
          <w:sz w:val="20"/>
          <w:szCs w:val="20"/>
          <w:lang w:val="en-US"/>
        </w:rPr>
        <w:t>=0</w:t>
      </w:r>
    </w:p>
    <w:p w:rsidR="00265A2A" w:rsidRPr="00755032" w:rsidRDefault="00755032" w:rsidP="00755032">
      <w:pPr>
        <w:spacing w:after="0" w:line="240" w:lineRule="auto"/>
        <w:ind w:left="1843"/>
        <w:rPr>
          <w:rFonts w:ascii="Calibri" w:eastAsia="Times New Roman" w:hAnsi="Calibri" w:cs="Arial"/>
          <w:i/>
          <w:color w:val="00000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SELECT </w:t>
      </w:r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 xml:space="preserve">* </w:t>
      </w:r>
      <w:proofErr w:type="gramStart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from  [</w:t>
      </w:r>
      <w:proofErr w:type="spellStart"/>
      <w:proofErr w:type="gram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MGEpicSoft</w:t>
      </w:r>
      <w:proofErr w:type="spell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].[</w:t>
      </w:r>
      <w:proofErr w:type="spellStart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dbo</w:t>
      </w:r>
      <w:proofErr w:type="spell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].[DESCFACE]</w:t>
      </w:r>
    </w:p>
    <w:p w:rsidR="00265A2A" w:rsidRPr="00755032" w:rsidRDefault="00755032" w:rsidP="00755032">
      <w:pPr>
        <w:spacing w:after="0" w:line="240" w:lineRule="auto"/>
        <w:ind w:left="1843"/>
        <w:rPr>
          <w:rFonts w:ascii="Calibri" w:eastAsia="Times New Roman" w:hAnsi="Calibri" w:cs="Arial"/>
          <w:i/>
          <w:color w:val="000000"/>
          <w:lang w:val="en-US"/>
        </w:rPr>
      </w:pPr>
      <w:r w:rsidRPr="00755032">
        <w:rPr>
          <w:rFonts w:ascii="Calibri" w:eastAsia="Times New Roman" w:hAnsi="Calibri" w:cs="Arial"/>
          <w:i/>
          <w:color w:val="000000"/>
          <w:lang w:val="en-US"/>
        </w:rPr>
        <w:t xml:space="preserve">  </w:t>
      </w:r>
      <w:proofErr w:type="gramStart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where  [</w:t>
      </w:r>
      <w:proofErr w:type="gram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 xml:space="preserve">FACET_CODE]='03' </w:t>
      </w:r>
      <w:r w:rsidRPr="00265A2A">
        <w:rPr>
          <w:rFonts w:ascii="Calibri" w:eastAsia="Times New Roman" w:hAnsi="Calibri" w:cs="Arial"/>
          <w:i/>
          <w:color w:val="000000"/>
          <w:lang w:val="en-US"/>
        </w:rPr>
        <w:t>and [DESCR_CODE] not in</w:t>
      </w:r>
    </w:p>
    <w:p w:rsidR="00755032" w:rsidRPr="00755032" w:rsidRDefault="00265A2A" w:rsidP="00755032">
      <w:pPr>
        <w:spacing w:after="0" w:line="240" w:lineRule="auto"/>
        <w:ind w:left="1843"/>
        <w:rPr>
          <w:rFonts w:ascii="Calibri" w:eastAsia="Times New Roman" w:hAnsi="Calibri" w:cs="Arial"/>
          <w:i/>
          <w:color w:val="000000"/>
          <w:lang w:val="en-US"/>
        </w:rPr>
      </w:pPr>
      <w:r w:rsidRPr="00265A2A">
        <w:rPr>
          <w:rFonts w:ascii="Calibri" w:eastAsia="Times New Roman" w:hAnsi="Calibri" w:cs="Arial"/>
          <w:i/>
          <w:color w:val="000000"/>
          <w:lang w:val="en-US"/>
        </w:rPr>
        <w:t xml:space="preserve">   ('10','24','52','56','18','20','25','26','53','57','08','09','11','95','07','16','27',</w:t>
      </w:r>
    </w:p>
    <w:p w:rsidR="00265A2A" w:rsidRPr="00755032" w:rsidRDefault="00755032" w:rsidP="00755032">
      <w:pPr>
        <w:spacing w:after="0" w:line="240" w:lineRule="auto"/>
        <w:ind w:left="1843"/>
        <w:rPr>
          <w:rFonts w:ascii="Calibri" w:eastAsia="Times New Roman" w:hAnsi="Calibri" w:cs="Arial"/>
          <w:i/>
          <w:color w:val="000000"/>
          <w:lang w:val="en-US"/>
        </w:rPr>
      </w:pPr>
      <w:r>
        <w:rPr>
          <w:rFonts w:ascii="Calibri" w:eastAsia="Times New Roman" w:hAnsi="Calibri" w:cs="Arial"/>
          <w:i/>
          <w:color w:val="000000"/>
          <w:lang w:val="en-US"/>
        </w:rPr>
        <w:t xml:space="preserve">    </w:t>
      </w:r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'28','29','30','31','36','54','59','99')</w:t>
      </w:r>
    </w:p>
    <w:p w:rsidR="00265A2A" w:rsidRDefault="00755032" w:rsidP="00755032">
      <w:pPr>
        <w:spacing w:after="0" w:line="240" w:lineRule="auto"/>
        <w:ind w:left="1843"/>
        <w:rPr>
          <w:rFonts w:ascii="Calibri" w:eastAsia="Times New Roman" w:hAnsi="Calibri" w:cs="Arial"/>
          <w:i/>
          <w:color w:val="000000"/>
          <w:lang w:val="en-US"/>
        </w:rPr>
      </w:pPr>
      <w:r w:rsidRPr="00755032">
        <w:rPr>
          <w:rFonts w:ascii="Calibri" w:eastAsia="Times New Roman" w:hAnsi="Calibri" w:cs="Arial"/>
          <w:i/>
          <w:color w:val="000000"/>
          <w:lang w:val="en-US"/>
        </w:rPr>
        <w:t xml:space="preserve">  </w:t>
      </w:r>
      <w:proofErr w:type="gramStart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order</w:t>
      </w:r>
      <w:proofErr w:type="gram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 xml:space="preserve"> by [DESCR_CODE]</w:t>
      </w:r>
    </w:p>
    <w:p w:rsid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sz w:val="20"/>
          <w:szCs w:val="20"/>
          <w:lang w:val="en-US"/>
        </w:rPr>
      </w:pPr>
      <w:r w:rsidRPr="00265A2A">
        <w:rPr>
          <w:rFonts w:ascii="Arial" w:eastAsia="Times New Roman" w:hAnsi="Arial" w:cs="Arial"/>
          <w:sz w:val="20"/>
          <w:szCs w:val="20"/>
          <w:lang w:val="en-US"/>
        </w:rPr>
        <w:lastRenderedPageBreak/>
        <w:t xml:space="preserve">-- </w:t>
      </w:r>
      <w:r>
        <w:rPr>
          <w:rFonts w:ascii="Arial" w:eastAsia="Times New Roman" w:hAnsi="Arial" w:cs="Arial"/>
          <w:sz w:val="20"/>
          <w:szCs w:val="20"/>
          <w:lang w:val="en-US"/>
        </w:rPr>
        <w:t>Descriptor Other</w:t>
      </w:r>
    </w:p>
    <w:p w:rsid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SELECT </w:t>
      </w:r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 xml:space="preserve">* </w:t>
      </w:r>
      <w:proofErr w:type="gram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from  [</w:t>
      </w:r>
      <w:proofErr w:type="spellStart"/>
      <w:proofErr w:type="gram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 xml:space="preserve">].[DESCFACE] </w:t>
      </w:r>
    </w:p>
    <w:p w:rsidR="00755032" w:rsidRP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where  [</w:t>
      </w:r>
      <w:proofErr w:type="gram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DESC_OTHER]=1  order by 1,2</w:t>
      </w:r>
    </w:p>
    <w:p w:rsidR="00755032" w:rsidRDefault="00755032" w:rsidP="00755032">
      <w:pPr>
        <w:spacing w:after="0" w:line="240" w:lineRule="auto"/>
        <w:ind w:left="1843"/>
        <w:rPr>
          <w:rFonts w:ascii="Calibri" w:eastAsia="Times New Roman" w:hAnsi="Calibri" w:cs="Arial"/>
          <w:i/>
          <w:color w:val="000000"/>
          <w:lang w:val="en-US"/>
        </w:rPr>
      </w:pPr>
    </w:p>
    <w:p w:rsidR="00755032" w:rsidRP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sz w:val="20"/>
          <w:szCs w:val="20"/>
          <w:lang w:val="en-US"/>
        </w:rPr>
      </w:pPr>
      <w:r w:rsidRPr="00755032">
        <w:rPr>
          <w:rFonts w:ascii="Arial" w:eastAsia="Times New Roman" w:hAnsi="Arial" w:cs="Arial"/>
          <w:sz w:val="20"/>
          <w:szCs w:val="20"/>
          <w:lang w:val="en-US"/>
        </w:rPr>
        <w:t xml:space="preserve">-- </w:t>
      </w:r>
      <w:r>
        <w:rPr>
          <w:rFonts w:ascii="Arial" w:eastAsia="Times New Roman" w:hAnsi="Arial" w:cs="Arial"/>
          <w:sz w:val="20"/>
          <w:szCs w:val="20"/>
          <w:lang w:val="en-US"/>
        </w:rPr>
        <w:t>S</w:t>
      </w:r>
      <w:r w:rsidRPr="00755032">
        <w:rPr>
          <w:rFonts w:ascii="Arial" w:eastAsia="Times New Roman" w:hAnsi="Arial" w:cs="Arial"/>
          <w:sz w:val="20"/>
          <w:szCs w:val="20"/>
          <w:lang w:val="en-US"/>
        </w:rPr>
        <w:t>ingle descript</w:t>
      </w:r>
      <w:r>
        <w:rPr>
          <w:rFonts w:ascii="Arial" w:eastAsia="Times New Roman" w:hAnsi="Arial" w:cs="Arial"/>
          <w:sz w:val="20"/>
          <w:szCs w:val="20"/>
          <w:lang w:val="en-US"/>
        </w:rPr>
        <w:t>or</w:t>
      </w:r>
      <w:r w:rsidRPr="00755032">
        <w:rPr>
          <w:rFonts w:ascii="Arial" w:eastAsia="Times New Roman" w:hAnsi="Arial" w:cs="Arial"/>
          <w:sz w:val="20"/>
          <w:szCs w:val="20"/>
          <w:lang w:val="en-US"/>
        </w:rPr>
        <w:t xml:space="preserve"> </w:t>
      </w:r>
    </w:p>
    <w:p w:rsid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SELECT </w:t>
      </w:r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 xml:space="preserve">* </w:t>
      </w:r>
      <w:proofErr w:type="gram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from  [</w:t>
      </w:r>
      <w:proofErr w:type="spellStart"/>
      <w:proofErr w:type="gram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 xml:space="preserve">].[DESCFACE] </w:t>
      </w:r>
    </w:p>
    <w:p w:rsidR="00755032" w:rsidRP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where  [</w:t>
      </w:r>
      <w:proofErr w:type="gram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DESC_SINGLE]=1  order by 1,2</w:t>
      </w:r>
    </w:p>
    <w:p w:rsidR="00755032" w:rsidRDefault="00755032" w:rsidP="00755032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US"/>
        </w:rPr>
      </w:pPr>
    </w:p>
    <w:p w:rsidR="00755032" w:rsidRDefault="00755032" w:rsidP="00755032">
      <w:pPr>
        <w:pStyle w:val="ListParagraph"/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val="fr-FR"/>
        </w:rPr>
      </w:pPr>
      <w:r>
        <w:rPr>
          <w:rFonts w:ascii="Arial" w:eastAsia="Times New Roman" w:hAnsi="Arial" w:cs="Arial"/>
          <w:b/>
          <w:bCs/>
          <w:sz w:val="20"/>
          <w:szCs w:val="20"/>
          <w:lang w:val="fr-FR"/>
        </w:rPr>
        <w:t xml:space="preserve">For </w:t>
      </w:r>
      <w:proofErr w:type="spellStart"/>
      <w:r>
        <w:rPr>
          <w:rFonts w:ascii="Arial" w:eastAsia="Times New Roman" w:hAnsi="Arial" w:cs="Arial"/>
          <w:b/>
          <w:bCs/>
          <w:sz w:val="20"/>
          <w:szCs w:val="20"/>
          <w:lang w:val="fr-FR"/>
        </w:rPr>
        <w:t>Recipe</w:t>
      </w:r>
      <w:proofErr w:type="spellEnd"/>
      <w:r>
        <w:rPr>
          <w:rFonts w:ascii="Arial" w:eastAsia="Times New Roman" w:hAnsi="Arial" w:cs="Arial"/>
          <w:b/>
          <w:bCs/>
          <w:sz w:val="20"/>
          <w:szCs w:val="20"/>
          <w:lang w:val="fr-FR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sz w:val="20"/>
          <w:szCs w:val="20"/>
          <w:lang w:val="fr-FR"/>
        </w:rPr>
        <w:t>Descriptors</w:t>
      </w:r>
      <w:proofErr w:type="spellEnd"/>
    </w:p>
    <w:p w:rsidR="00755032" w:rsidRPr="00755032" w:rsidRDefault="00755032" w:rsidP="00755032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US"/>
        </w:rPr>
      </w:pPr>
    </w:p>
    <w:p w:rsid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sz w:val="20"/>
          <w:szCs w:val="20"/>
          <w:lang w:val="en-US"/>
        </w:rPr>
      </w:pPr>
      <w:r w:rsidRPr="00265A2A">
        <w:rPr>
          <w:rFonts w:ascii="Arial" w:eastAsia="Times New Roman" w:hAnsi="Arial" w:cs="Arial"/>
          <w:sz w:val="20"/>
          <w:szCs w:val="20"/>
          <w:lang w:val="en-US"/>
        </w:rPr>
        <w:t xml:space="preserve">-- </w:t>
      </w:r>
      <w:r>
        <w:rPr>
          <w:rFonts w:ascii="Arial" w:eastAsia="Times New Roman" w:hAnsi="Arial" w:cs="Arial"/>
          <w:sz w:val="20"/>
          <w:szCs w:val="20"/>
          <w:lang w:val="en-US"/>
        </w:rPr>
        <w:t>Descriptor Other</w:t>
      </w:r>
    </w:p>
    <w:p w:rsid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SELECT </w:t>
      </w:r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 xml:space="preserve">* </w:t>
      </w:r>
      <w:proofErr w:type="gram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from  [</w:t>
      </w:r>
      <w:proofErr w:type="spellStart"/>
      <w:proofErr w:type="gram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].[R_DESCFACE]</w:t>
      </w:r>
    </w:p>
    <w:p w:rsid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  <w:proofErr w:type="gram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where</w:t>
      </w:r>
      <w:proofErr w:type="gram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 xml:space="preserve"> [RDESCR_OTHER]=1  order by 1,2</w:t>
      </w:r>
    </w:p>
    <w:p w:rsidR="00755032" w:rsidRP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</w:p>
    <w:p w:rsidR="00755032" w:rsidRP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sz w:val="20"/>
          <w:szCs w:val="20"/>
          <w:lang w:val="en-US"/>
        </w:rPr>
      </w:pPr>
      <w:r w:rsidRPr="00755032">
        <w:rPr>
          <w:rFonts w:ascii="Arial" w:eastAsia="Times New Roman" w:hAnsi="Arial" w:cs="Arial"/>
          <w:sz w:val="20"/>
          <w:szCs w:val="20"/>
          <w:lang w:val="en-US"/>
        </w:rPr>
        <w:t xml:space="preserve">-- </w:t>
      </w:r>
      <w:r>
        <w:rPr>
          <w:rFonts w:ascii="Arial" w:eastAsia="Times New Roman" w:hAnsi="Arial" w:cs="Arial"/>
          <w:sz w:val="20"/>
          <w:szCs w:val="20"/>
          <w:lang w:val="en-US"/>
        </w:rPr>
        <w:t>S</w:t>
      </w:r>
      <w:r w:rsidRPr="00755032">
        <w:rPr>
          <w:rFonts w:ascii="Arial" w:eastAsia="Times New Roman" w:hAnsi="Arial" w:cs="Arial"/>
          <w:sz w:val="20"/>
          <w:szCs w:val="20"/>
          <w:lang w:val="en-US"/>
        </w:rPr>
        <w:t>ingle descript</w:t>
      </w:r>
      <w:r>
        <w:rPr>
          <w:rFonts w:ascii="Arial" w:eastAsia="Times New Roman" w:hAnsi="Arial" w:cs="Arial"/>
          <w:sz w:val="20"/>
          <w:szCs w:val="20"/>
          <w:lang w:val="en-US"/>
        </w:rPr>
        <w:t>or</w:t>
      </w:r>
      <w:r w:rsidRPr="00755032">
        <w:rPr>
          <w:rFonts w:ascii="Arial" w:eastAsia="Times New Roman" w:hAnsi="Arial" w:cs="Arial"/>
          <w:sz w:val="20"/>
          <w:szCs w:val="20"/>
          <w:lang w:val="en-US"/>
        </w:rPr>
        <w:t xml:space="preserve"> </w:t>
      </w:r>
    </w:p>
    <w:p w:rsid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SELECT </w:t>
      </w:r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 xml:space="preserve">* </w:t>
      </w:r>
      <w:proofErr w:type="gram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from  [</w:t>
      </w:r>
      <w:proofErr w:type="spellStart"/>
      <w:proofErr w:type="gram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].[R_DESCFACE]</w:t>
      </w:r>
    </w:p>
    <w:p w:rsidR="00755032" w:rsidRP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  <w:proofErr w:type="gram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where  [</w:t>
      </w:r>
      <w:proofErr w:type="gram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RDESCR_SINGLE]=1  order by 1,2</w:t>
      </w:r>
    </w:p>
    <w:p w:rsidR="00755032" w:rsidRDefault="00755032" w:rsidP="00755032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US"/>
        </w:rPr>
      </w:pPr>
    </w:p>
    <w:p w:rsidR="00755032" w:rsidRDefault="00755032" w:rsidP="00755032">
      <w:pPr>
        <w:pStyle w:val="ListParagraph"/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val="fr-FR"/>
        </w:rPr>
      </w:pPr>
      <w:r>
        <w:rPr>
          <w:rFonts w:ascii="Arial" w:eastAsia="Times New Roman" w:hAnsi="Arial" w:cs="Arial"/>
          <w:b/>
          <w:bCs/>
          <w:sz w:val="20"/>
          <w:szCs w:val="20"/>
          <w:lang w:val="fr-FR"/>
        </w:rPr>
        <w:t xml:space="preserve">For </w:t>
      </w:r>
      <w:proofErr w:type="spellStart"/>
      <w:r>
        <w:rPr>
          <w:rFonts w:ascii="Arial" w:eastAsia="Times New Roman" w:hAnsi="Arial" w:cs="Arial"/>
          <w:b/>
          <w:bCs/>
          <w:sz w:val="20"/>
          <w:szCs w:val="20"/>
          <w:lang w:val="fr-FR"/>
        </w:rPr>
        <w:t>Recipe</w:t>
      </w:r>
      <w:proofErr w:type="spellEnd"/>
      <w:r>
        <w:rPr>
          <w:rFonts w:ascii="Arial" w:eastAsia="Times New Roman" w:hAnsi="Arial" w:cs="Arial"/>
          <w:b/>
          <w:bCs/>
          <w:sz w:val="20"/>
          <w:szCs w:val="20"/>
          <w:lang w:val="fr-FR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sz w:val="20"/>
          <w:szCs w:val="20"/>
          <w:lang w:val="fr-FR"/>
        </w:rPr>
        <w:t>Ingredients</w:t>
      </w:r>
      <w:proofErr w:type="spellEnd"/>
    </w:p>
    <w:p w:rsidR="00755032" w:rsidRPr="00755032" w:rsidRDefault="00755032" w:rsidP="00755032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US"/>
        </w:rPr>
      </w:pPr>
    </w:p>
    <w:p w:rsidR="00755032" w:rsidRP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sz w:val="20"/>
          <w:szCs w:val="20"/>
          <w:lang w:val="en-US"/>
        </w:rPr>
      </w:pPr>
      <w:r w:rsidRPr="00755032">
        <w:rPr>
          <w:rFonts w:ascii="Arial" w:eastAsia="Times New Roman" w:hAnsi="Arial" w:cs="Arial"/>
          <w:sz w:val="20"/>
          <w:szCs w:val="20"/>
          <w:lang w:val="en-US"/>
        </w:rPr>
        <w:t>-</w:t>
      </w:r>
      <w:r>
        <w:rPr>
          <w:rFonts w:ascii="Arial" w:eastAsia="Times New Roman" w:hAnsi="Arial" w:cs="Arial"/>
          <w:sz w:val="20"/>
          <w:szCs w:val="20"/>
          <w:lang w:val="en-US"/>
        </w:rPr>
        <w:t>-</w:t>
      </w:r>
      <w:r w:rsidRPr="00755032">
        <w:rPr>
          <w:rFonts w:ascii="Arial" w:eastAsia="Times New Roman" w:hAnsi="Arial" w:cs="Arial"/>
          <w:sz w:val="20"/>
          <w:szCs w:val="20"/>
          <w:lang w:val="en-US"/>
        </w:rPr>
        <w:t xml:space="preserve"> Check on ingredients not available in Foods table</w:t>
      </w:r>
    </w:p>
    <w:p w:rsid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SELECT </w:t>
      </w:r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[R_IDNUM]</w:t>
      </w:r>
      <w:proofErr w:type="gram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,[</w:t>
      </w:r>
      <w:proofErr w:type="gram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IDNUM],[name]  from [</w:t>
      </w:r>
      <w:proofErr w:type="spell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 xml:space="preserve">].[MIXEDING] </w:t>
      </w:r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br/>
      </w:r>
      <w:r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where [IDNUM] not in (select [FOODNUM] from [</w:t>
      </w:r>
      <w:proofErr w:type="spell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 xml:space="preserve">].[FOODS]) </w:t>
      </w:r>
    </w:p>
    <w:p w:rsidR="00755032" w:rsidRP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order</w:t>
      </w:r>
      <w:proofErr w:type="gram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 xml:space="preserve"> by 1,2</w:t>
      </w:r>
    </w:p>
    <w:p w:rsidR="00755032" w:rsidRPr="00755032" w:rsidRDefault="00755032" w:rsidP="00755032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US"/>
        </w:rPr>
      </w:pPr>
    </w:p>
    <w:p w:rsidR="00755032" w:rsidRP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sz w:val="20"/>
          <w:szCs w:val="20"/>
          <w:lang w:val="en-US"/>
        </w:rPr>
      </w:pPr>
      <w:r w:rsidRPr="00755032">
        <w:rPr>
          <w:rFonts w:ascii="Arial" w:eastAsia="Times New Roman" w:hAnsi="Arial" w:cs="Arial"/>
          <w:sz w:val="20"/>
          <w:szCs w:val="20"/>
          <w:lang w:val="en-US"/>
        </w:rPr>
        <w:t>-</w:t>
      </w:r>
      <w:r>
        <w:rPr>
          <w:rFonts w:ascii="Arial" w:eastAsia="Times New Roman" w:hAnsi="Arial" w:cs="Arial"/>
          <w:sz w:val="20"/>
          <w:szCs w:val="20"/>
          <w:lang w:val="en-US"/>
        </w:rPr>
        <w:t>-</w:t>
      </w:r>
      <w:r w:rsidRPr="00755032">
        <w:rPr>
          <w:rFonts w:ascii="Arial" w:eastAsia="Times New Roman" w:hAnsi="Arial" w:cs="Arial"/>
          <w:sz w:val="20"/>
          <w:szCs w:val="20"/>
          <w:lang w:val="en-US"/>
        </w:rPr>
        <w:t xml:space="preserve"> Check on recipes available in </w:t>
      </w:r>
      <w:proofErr w:type="spellStart"/>
      <w:r w:rsidRPr="00755032">
        <w:rPr>
          <w:rFonts w:ascii="Arial" w:eastAsia="Times New Roman" w:hAnsi="Arial" w:cs="Arial"/>
          <w:sz w:val="20"/>
          <w:szCs w:val="20"/>
          <w:lang w:val="en-US"/>
        </w:rPr>
        <w:t>Mixeding</w:t>
      </w:r>
      <w:proofErr w:type="spellEnd"/>
      <w:r w:rsidRPr="00755032">
        <w:rPr>
          <w:rFonts w:ascii="Arial" w:eastAsia="Times New Roman" w:hAnsi="Arial" w:cs="Arial"/>
          <w:sz w:val="20"/>
          <w:szCs w:val="20"/>
          <w:lang w:val="en-US"/>
        </w:rPr>
        <w:t xml:space="preserve"> but not in </w:t>
      </w:r>
      <w:proofErr w:type="spellStart"/>
      <w:r w:rsidRPr="00755032">
        <w:rPr>
          <w:rFonts w:ascii="Arial" w:eastAsia="Times New Roman" w:hAnsi="Arial" w:cs="Arial"/>
          <w:sz w:val="20"/>
          <w:szCs w:val="20"/>
          <w:lang w:val="en-US"/>
        </w:rPr>
        <w:t>Mixedrec</w:t>
      </w:r>
      <w:proofErr w:type="spellEnd"/>
      <w:r w:rsidRPr="00755032">
        <w:rPr>
          <w:rFonts w:ascii="Arial" w:eastAsia="Times New Roman" w:hAnsi="Arial" w:cs="Arial"/>
          <w:sz w:val="20"/>
          <w:szCs w:val="20"/>
          <w:lang w:val="en-US"/>
        </w:rPr>
        <w:t xml:space="preserve"> table</w:t>
      </w:r>
    </w:p>
    <w:p w:rsidR="00755032" w:rsidRP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SELECT * FROM [</w:t>
      </w:r>
      <w:proofErr w:type="spell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]</w:t>
      </w:r>
      <w:proofErr w:type="gram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.[</w:t>
      </w:r>
      <w:proofErr w:type="spellStart"/>
      <w:proofErr w:type="gram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 xml:space="preserve">].[MIXEDING] </w:t>
      </w:r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br/>
        <w:t xml:space="preserve">   where [R_IDNUM] not in (select [R_IDNUM] FROM [</w:t>
      </w:r>
      <w:proofErr w:type="spell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].[MIXEDREC])</w:t>
      </w:r>
    </w:p>
    <w:p w:rsidR="00755032" w:rsidRPr="00755032" w:rsidRDefault="00755032" w:rsidP="00755032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US"/>
        </w:rPr>
      </w:pPr>
    </w:p>
    <w:p w:rsidR="000C2CA5" w:rsidRPr="000C2CA5" w:rsidRDefault="000C2CA5" w:rsidP="000C2CA5">
      <w:pPr>
        <w:spacing w:after="0" w:line="240" w:lineRule="auto"/>
        <w:ind w:left="1843"/>
        <w:rPr>
          <w:rFonts w:ascii="Arial" w:eastAsia="Times New Roman" w:hAnsi="Arial" w:cs="Arial"/>
          <w:sz w:val="20"/>
          <w:szCs w:val="20"/>
          <w:lang w:val="en-US"/>
        </w:rPr>
      </w:pPr>
      <w:r>
        <w:rPr>
          <w:rFonts w:ascii="Arial" w:eastAsia="Times New Roman" w:hAnsi="Arial" w:cs="Arial"/>
          <w:sz w:val="20"/>
          <w:szCs w:val="20"/>
          <w:lang w:val="en-US"/>
        </w:rPr>
        <w:t xml:space="preserve">-- </w:t>
      </w:r>
      <w:r w:rsidRPr="000C2CA5">
        <w:rPr>
          <w:rFonts w:ascii="Arial" w:eastAsia="Times New Roman" w:hAnsi="Arial" w:cs="Arial"/>
          <w:sz w:val="20"/>
          <w:szCs w:val="20"/>
          <w:lang w:val="en-US"/>
        </w:rPr>
        <w:t xml:space="preserve">Check on recipes available in </w:t>
      </w:r>
      <w:proofErr w:type="spellStart"/>
      <w:r w:rsidRPr="000C2CA5">
        <w:rPr>
          <w:rFonts w:ascii="Arial" w:eastAsia="Times New Roman" w:hAnsi="Arial" w:cs="Arial"/>
          <w:sz w:val="20"/>
          <w:szCs w:val="20"/>
          <w:lang w:val="en-US"/>
        </w:rPr>
        <w:t>Mixedrec</w:t>
      </w:r>
      <w:proofErr w:type="spellEnd"/>
      <w:r w:rsidRPr="000C2CA5">
        <w:rPr>
          <w:rFonts w:ascii="Arial" w:eastAsia="Times New Roman" w:hAnsi="Arial" w:cs="Arial"/>
          <w:sz w:val="20"/>
          <w:szCs w:val="20"/>
          <w:lang w:val="en-US"/>
        </w:rPr>
        <w:t xml:space="preserve"> but not in </w:t>
      </w:r>
      <w:proofErr w:type="spellStart"/>
      <w:r w:rsidRPr="000C2CA5">
        <w:rPr>
          <w:rFonts w:ascii="Arial" w:eastAsia="Times New Roman" w:hAnsi="Arial" w:cs="Arial"/>
          <w:sz w:val="20"/>
          <w:szCs w:val="20"/>
          <w:lang w:val="en-US"/>
        </w:rPr>
        <w:t>Mixeding</w:t>
      </w:r>
      <w:proofErr w:type="spellEnd"/>
      <w:r w:rsidRPr="000C2CA5">
        <w:rPr>
          <w:rFonts w:ascii="Arial" w:eastAsia="Times New Roman" w:hAnsi="Arial" w:cs="Arial"/>
          <w:sz w:val="20"/>
          <w:szCs w:val="20"/>
          <w:lang w:val="en-US"/>
        </w:rPr>
        <w:t xml:space="preserve"> table</w:t>
      </w:r>
    </w:p>
    <w:p w:rsidR="00755032" w:rsidRP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SELECT * FROM [</w:t>
      </w:r>
      <w:proofErr w:type="spell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]</w:t>
      </w:r>
      <w:proofErr w:type="gram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.[</w:t>
      </w:r>
      <w:proofErr w:type="spellStart"/>
      <w:proofErr w:type="gram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 xml:space="preserve">].[MIXEDREC] </w:t>
      </w:r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br/>
        <w:t xml:space="preserve">   where [R_IDNUM] not in (select [R_IDNUM] FROM [</w:t>
      </w:r>
      <w:proofErr w:type="spell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].[MIXEDING])</w:t>
      </w:r>
    </w:p>
    <w:p w:rsidR="00755032" w:rsidRP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</w:p>
    <w:p w:rsidR="006B5DD8" w:rsidRDefault="006B5DD8" w:rsidP="00FC28E9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2371FC" w:rsidRPr="00DA49E7" w:rsidRDefault="006B5DD8" w:rsidP="00FC28E9">
      <w:pPr>
        <w:spacing w:after="0" w:line="240" w:lineRule="auto"/>
        <w:jc w:val="center"/>
        <w:rPr>
          <w:rFonts w:ascii="Arial" w:hAnsi="Arial" w:cs="Arial"/>
          <w:b/>
        </w:rPr>
      </w:pPr>
      <w:r w:rsidRPr="008233E8">
        <w:rPr>
          <w:rFonts w:ascii="Arial" w:hAnsi="Arial" w:cs="Arial"/>
          <w:b/>
          <w:highlight w:val="yellow"/>
        </w:rPr>
        <w:lastRenderedPageBreak/>
        <w:t xml:space="preserve">ANNEX </w:t>
      </w:r>
      <w:proofErr w:type="gramStart"/>
      <w:r w:rsidR="00C97E2D" w:rsidRPr="008233E8">
        <w:rPr>
          <w:rFonts w:ascii="Arial" w:hAnsi="Arial" w:cs="Arial"/>
          <w:b/>
          <w:highlight w:val="yellow"/>
        </w:rPr>
        <w:t>1 :</w:t>
      </w:r>
      <w:proofErr w:type="gramEnd"/>
      <w:r w:rsidR="00C97E2D" w:rsidRPr="008233E8">
        <w:rPr>
          <w:rFonts w:ascii="Arial" w:hAnsi="Arial" w:cs="Arial"/>
          <w:b/>
          <w:highlight w:val="yellow"/>
        </w:rPr>
        <w:t xml:space="preserve"> LIST OF END-</w:t>
      </w:r>
      <w:r w:rsidR="00DA49E7" w:rsidRPr="008233E8">
        <w:rPr>
          <w:rFonts w:ascii="Arial" w:hAnsi="Arial" w:cs="Arial"/>
          <w:b/>
          <w:highlight w:val="yellow"/>
        </w:rPr>
        <w:t>FILES</w:t>
      </w:r>
    </w:p>
    <w:p w:rsidR="009F0672" w:rsidRPr="009F0672" w:rsidRDefault="009F0672" w:rsidP="00FC28E9">
      <w:pPr>
        <w:pStyle w:val="PlainText"/>
        <w:rPr>
          <w:rFonts w:ascii="Arial" w:hAnsi="Arial" w:cs="Arial"/>
          <w:sz w:val="22"/>
          <w:szCs w:val="22"/>
        </w:rPr>
      </w:pPr>
    </w:p>
    <w:p w:rsidR="00C97E2D" w:rsidRDefault="00C97E2D" w:rsidP="00FC28E9">
      <w:pPr>
        <w:pStyle w:val="PlainText"/>
        <w:rPr>
          <w:rFonts w:ascii="Arial" w:hAnsi="Arial" w:cs="Arial"/>
          <w:b/>
          <w:sz w:val="22"/>
          <w:szCs w:val="22"/>
        </w:rPr>
        <w:sectPr w:rsidR="00C97E2D" w:rsidSect="002A2BC6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9F0672" w:rsidRDefault="009F0672" w:rsidP="00FC28E9">
      <w:pPr>
        <w:pStyle w:val="PlainText"/>
        <w:rPr>
          <w:rFonts w:ascii="Arial" w:hAnsi="Arial" w:cs="Arial"/>
          <w:b/>
          <w:sz w:val="22"/>
          <w:szCs w:val="22"/>
        </w:rPr>
      </w:pPr>
      <w:r w:rsidRPr="009F0672">
        <w:rPr>
          <w:rFonts w:ascii="Arial" w:hAnsi="Arial" w:cs="Arial"/>
          <w:b/>
          <w:sz w:val="22"/>
          <w:szCs w:val="22"/>
        </w:rPr>
        <w:lastRenderedPageBreak/>
        <w:t xml:space="preserve">FOOD </w:t>
      </w:r>
      <w:r>
        <w:rPr>
          <w:rFonts w:ascii="Arial" w:hAnsi="Arial" w:cs="Arial"/>
          <w:b/>
          <w:sz w:val="22"/>
          <w:szCs w:val="22"/>
        </w:rPr>
        <w:t xml:space="preserve">COMMON </w:t>
      </w:r>
      <w:r w:rsidRPr="009F0672">
        <w:rPr>
          <w:rFonts w:ascii="Arial" w:hAnsi="Arial" w:cs="Arial"/>
          <w:b/>
          <w:sz w:val="22"/>
          <w:szCs w:val="22"/>
        </w:rPr>
        <w:t>data</w:t>
      </w:r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FACETRUL.end</w:t>
      </w:r>
      <w:proofErr w:type="spellEnd"/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FADEBYGROUP.end</w:t>
      </w:r>
      <w:proofErr w:type="spellEnd"/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FADECODE.end</w:t>
      </w:r>
      <w:proofErr w:type="spellEnd"/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FADECODE_EN.end</w:t>
      </w:r>
      <w:proofErr w:type="spellEnd"/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FADECODE_NL.end</w:t>
      </w:r>
      <w:proofErr w:type="spellEnd"/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FDCLASS.end</w:t>
      </w:r>
      <w:proofErr w:type="spellEnd"/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FDCLASS_EN.end</w:t>
      </w:r>
      <w:proofErr w:type="spellEnd"/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FDCLASS_NL.end</w:t>
      </w:r>
      <w:proofErr w:type="spellEnd"/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FDQMDETAIL.end</w:t>
      </w:r>
      <w:proofErr w:type="spellEnd"/>
    </w:p>
    <w:p w:rsidR="009F0672" w:rsidRDefault="009F0672" w:rsidP="00FC28E9">
      <w:pPr>
        <w:pStyle w:val="PlainText"/>
        <w:rPr>
          <w:rFonts w:ascii="Arial" w:hAnsi="Arial" w:cs="Arial"/>
          <w:b/>
          <w:sz w:val="22"/>
          <w:szCs w:val="22"/>
        </w:rPr>
      </w:pPr>
    </w:p>
    <w:p w:rsidR="00C97E2D" w:rsidRDefault="00C97E2D" w:rsidP="00FC28E9">
      <w:pPr>
        <w:pStyle w:val="PlainText"/>
        <w:rPr>
          <w:rFonts w:ascii="Arial" w:hAnsi="Arial" w:cs="Arial"/>
          <w:b/>
          <w:sz w:val="22"/>
          <w:szCs w:val="22"/>
        </w:rPr>
      </w:pPr>
    </w:p>
    <w:p w:rsidR="00C97E2D" w:rsidRDefault="00C97E2D" w:rsidP="00FC28E9">
      <w:pPr>
        <w:pStyle w:val="PlainText"/>
        <w:rPr>
          <w:rFonts w:ascii="Arial" w:hAnsi="Arial" w:cs="Arial"/>
          <w:b/>
          <w:sz w:val="22"/>
          <w:szCs w:val="22"/>
        </w:rPr>
      </w:pPr>
    </w:p>
    <w:p w:rsidR="00C97E2D" w:rsidRDefault="00C97E2D" w:rsidP="00FC28E9">
      <w:pPr>
        <w:pStyle w:val="PlainText"/>
        <w:rPr>
          <w:rFonts w:ascii="Arial" w:hAnsi="Arial" w:cs="Arial"/>
          <w:b/>
          <w:sz w:val="22"/>
          <w:szCs w:val="22"/>
        </w:rPr>
      </w:pPr>
    </w:p>
    <w:p w:rsidR="00C97E2D" w:rsidRDefault="00C97E2D" w:rsidP="00FC28E9">
      <w:pPr>
        <w:pStyle w:val="PlainText"/>
        <w:rPr>
          <w:rFonts w:ascii="Arial" w:hAnsi="Arial" w:cs="Arial"/>
          <w:b/>
          <w:sz w:val="22"/>
          <w:szCs w:val="22"/>
        </w:rPr>
      </w:pPr>
    </w:p>
    <w:p w:rsidR="00C97E2D" w:rsidRDefault="00C97E2D" w:rsidP="00FC28E9">
      <w:pPr>
        <w:pStyle w:val="PlainText"/>
        <w:rPr>
          <w:rFonts w:ascii="Arial" w:hAnsi="Arial" w:cs="Arial"/>
          <w:b/>
          <w:sz w:val="22"/>
          <w:szCs w:val="22"/>
        </w:rPr>
      </w:pPr>
    </w:p>
    <w:p w:rsidR="00C97E2D" w:rsidRDefault="00C97E2D" w:rsidP="00FC28E9">
      <w:pPr>
        <w:pStyle w:val="PlainText"/>
        <w:rPr>
          <w:rFonts w:ascii="Arial" w:hAnsi="Arial" w:cs="Arial"/>
          <w:b/>
          <w:sz w:val="22"/>
          <w:szCs w:val="22"/>
        </w:rPr>
      </w:pPr>
    </w:p>
    <w:p w:rsidR="009F0672" w:rsidRPr="009F0672" w:rsidRDefault="009F0672" w:rsidP="00FC28E9">
      <w:pPr>
        <w:pStyle w:val="PlainText"/>
        <w:rPr>
          <w:rFonts w:ascii="Arial" w:hAnsi="Arial" w:cs="Arial"/>
          <w:b/>
          <w:sz w:val="22"/>
          <w:szCs w:val="22"/>
        </w:rPr>
      </w:pPr>
      <w:r w:rsidRPr="009F0672">
        <w:rPr>
          <w:rFonts w:ascii="Arial" w:hAnsi="Arial" w:cs="Arial"/>
          <w:b/>
          <w:sz w:val="22"/>
          <w:szCs w:val="22"/>
        </w:rPr>
        <w:lastRenderedPageBreak/>
        <w:t xml:space="preserve">FOOD </w:t>
      </w:r>
      <w:r>
        <w:rPr>
          <w:rFonts w:ascii="Arial" w:hAnsi="Arial" w:cs="Arial"/>
          <w:b/>
          <w:sz w:val="22"/>
          <w:szCs w:val="22"/>
        </w:rPr>
        <w:t xml:space="preserve">COUNTRY </w:t>
      </w:r>
      <w:r w:rsidRPr="009F0672">
        <w:rPr>
          <w:rFonts w:ascii="Arial" w:hAnsi="Arial" w:cs="Arial"/>
          <w:b/>
          <w:sz w:val="22"/>
          <w:szCs w:val="22"/>
        </w:rPr>
        <w:t>data</w:t>
      </w:r>
    </w:p>
    <w:p w:rsidR="009F0672" w:rsidRPr="009F0672" w:rsidRDefault="009F0672" w:rsidP="00FC28E9">
      <w:pPr>
        <w:pStyle w:val="PlainText"/>
        <w:ind w:left="284"/>
        <w:rPr>
          <w:rFonts w:ascii="Arial" w:hAnsi="Arial" w:cs="Arial"/>
          <w:sz w:val="22"/>
          <w:szCs w:val="22"/>
        </w:rPr>
      </w:pPr>
      <w:proofErr w:type="spellStart"/>
      <w:r w:rsidRPr="009F0672">
        <w:rPr>
          <w:rFonts w:ascii="Arial" w:hAnsi="Arial" w:cs="Arial"/>
          <w:sz w:val="22"/>
          <w:szCs w:val="22"/>
        </w:rPr>
        <w:t>BRANDNAME.end</w:t>
      </w:r>
      <w:proofErr w:type="spellEnd"/>
    </w:p>
    <w:p w:rsidR="009F0672" w:rsidRPr="009F0672" w:rsidRDefault="009F0672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CHECKLIST.end</w:t>
      </w:r>
      <w:proofErr w:type="spellEnd"/>
    </w:p>
    <w:p w:rsidR="009F0672" w:rsidRPr="009F0672" w:rsidRDefault="009F0672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DENSITY.end</w:t>
      </w:r>
      <w:proofErr w:type="spellEnd"/>
    </w:p>
    <w:p w:rsidR="009F0672" w:rsidRPr="009F0672" w:rsidRDefault="009F0672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EDIB.end</w:t>
      </w:r>
      <w:proofErr w:type="spellEnd"/>
    </w:p>
    <w:p w:rsidR="009F0672" w:rsidRPr="009F0672" w:rsidRDefault="009F0672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FDFACET.end</w:t>
      </w:r>
      <w:proofErr w:type="spellEnd"/>
    </w:p>
    <w:p w:rsidR="009F0672" w:rsidRPr="009F0672" w:rsidRDefault="009F0672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FDLIST.end</w:t>
      </w:r>
      <w:proofErr w:type="spellEnd"/>
    </w:p>
    <w:p w:rsidR="009F0672" w:rsidRPr="009F0672" w:rsidRDefault="009F0672" w:rsidP="00FC28E9">
      <w:pPr>
        <w:spacing w:after="0" w:line="240" w:lineRule="auto"/>
        <w:ind w:left="284"/>
        <w:rPr>
          <w:rFonts w:ascii="Arial" w:hAnsi="Arial" w:cs="Arial"/>
        </w:rPr>
      </w:pPr>
      <w:r w:rsidRPr="009F0672">
        <w:rPr>
          <w:rFonts w:ascii="Arial" w:hAnsi="Arial" w:cs="Arial"/>
        </w:rPr>
        <w:t>FDMAX.END</w:t>
      </w:r>
    </w:p>
    <w:p w:rsidR="009F0672" w:rsidRPr="009F0672" w:rsidRDefault="009F0672" w:rsidP="00FC28E9">
      <w:pPr>
        <w:spacing w:after="0" w:line="240" w:lineRule="auto"/>
        <w:ind w:left="284"/>
        <w:rPr>
          <w:rFonts w:ascii="Arial" w:hAnsi="Arial" w:cs="Arial"/>
        </w:rPr>
      </w:pPr>
      <w:r w:rsidRPr="009F0672">
        <w:rPr>
          <w:rFonts w:ascii="Arial" w:hAnsi="Arial" w:cs="Arial"/>
        </w:rPr>
        <w:t>FDPROBING.END</w:t>
      </w:r>
    </w:p>
    <w:p w:rsidR="009F0672" w:rsidRPr="009F0672" w:rsidRDefault="009F0672" w:rsidP="00FC28E9">
      <w:pPr>
        <w:spacing w:after="0" w:line="240" w:lineRule="auto"/>
        <w:ind w:left="284"/>
        <w:rPr>
          <w:rFonts w:ascii="Arial" w:hAnsi="Arial" w:cs="Arial"/>
        </w:rPr>
      </w:pPr>
      <w:r w:rsidRPr="009F0672">
        <w:rPr>
          <w:rFonts w:ascii="Arial" w:hAnsi="Arial" w:cs="Arial"/>
        </w:rPr>
        <w:t>FDQUANT.END</w:t>
      </w:r>
    </w:p>
    <w:p w:rsidR="009F0672" w:rsidRPr="009F0672" w:rsidRDefault="009F0672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FDSTD.end</w:t>
      </w:r>
      <w:proofErr w:type="spellEnd"/>
    </w:p>
    <w:p w:rsidR="009F0672" w:rsidRPr="009F0672" w:rsidRDefault="009F0672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FDTABLE.end</w:t>
      </w:r>
      <w:proofErr w:type="spellEnd"/>
    </w:p>
    <w:p w:rsidR="009F0672" w:rsidRPr="009F0672" w:rsidRDefault="009F0672" w:rsidP="00FC28E9">
      <w:pPr>
        <w:spacing w:after="0" w:line="240" w:lineRule="auto"/>
        <w:ind w:left="284"/>
        <w:rPr>
          <w:rFonts w:ascii="Arial" w:hAnsi="Arial" w:cs="Arial"/>
        </w:rPr>
      </w:pPr>
      <w:r w:rsidRPr="009F0672">
        <w:rPr>
          <w:rFonts w:ascii="Arial" w:hAnsi="Arial" w:cs="Arial"/>
        </w:rPr>
        <w:t>PCTFAT.END</w:t>
      </w:r>
    </w:p>
    <w:p w:rsidR="009F0672" w:rsidRPr="009F0672" w:rsidRDefault="009F0672" w:rsidP="00FC28E9">
      <w:pPr>
        <w:spacing w:after="0" w:line="240" w:lineRule="auto"/>
        <w:ind w:left="284"/>
        <w:rPr>
          <w:rFonts w:ascii="Arial" w:hAnsi="Arial" w:cs="Arial"/>
        </w:rPr>
      </w:pPr>
      <w:r w:rsidRPr="009F0672">
        <w:rPr>
          <w:rFonts w:ascii="Arial" w:hAnsi="Arial" w:cs="Arial"/>
        </w:rPr>
        <w:t>PCTFATLEFT.END</w:t>
      </w:r>
    </w:p>
    <w:p w:rsidR="009F0672" w:rsidRPr="009F0672" w:rsidRDefault="009F0672" w:rsidP="00FC28E9">
      <w:pPr>
        <w:spacing w:after="0" w:line="240" w:lineRule="auto"/>
        <w:ind w:left="284"/>
        <w:rPr>
          <w:rFonts w:ascii="Arial" w:hAnsi="Arial" w:cs="Arial"/>
        </w:rPr>
      </w:pPr>
      <w:r w:rsidRPr="009F0672">
        <w:rPr>
          <w:rFonts w:ascii="Arial" w:hAnsi="Arial" w:cs="Arial"/>
        </w:rPr>
        <w:t xml:space="preserve">PCTFSS.END </w:t>
      </w:r>
    </w:p>
    <w:p w:rsidR="009F0672" w:rsidRPr="009F0672" w:rsidRDefault="009F0672" w:rsidP="00FC28E9">
      <w:pPr>
        <w:spacing w:after="0" w:line="240" w:lineRule="auto"/>
        <w:ind w:left="284"/>
        <w:rPr>
          <w:rFonts w:ascii="Arial" w:hAnsi="Arial" w:cs="Arial"/>
        </w:rPr>
      </w:pPr>
      <w:r w:rsidRPr="009F0672">
        <w:rPr>
          <w:rFonts w:ascii="Arial" w:hAnsi="Arial" w:cs="Arial"/>
        </w:rPr>
        <w:t>RAWCOOK.END</w:t>
      </w:r>
    </w:p>
    <w:p w:rsidR="009F0672" w:rsidRPr="009F0672" w:rsidRDefault="009F0672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SHADOWLIST.end</w:t>
      </w:r>
      <w:proofErr w:type="spellEnd"/>
    </w:p>
    <w:p w:rsidR="00C97E2D" w:rsidRDefault="00C97E2D" w:rsidP="00FC28E9">
      <w:pPr>
        <w:spacing w:after="0" w:line="240" w:lineRule="auto"/>
        <w:rPr>
          <w:rFonts w:ascii="Arial" w:hAnsi="Arial" w:cs="Arial"/>
        </w:rPr>
        <w:sectPr w:rsidR="00C97E2D" w:rsidSect="00FC28E9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:rsidR="00C97E2D" w:rsidRPr="009F0672" w:rsidRDefault="00C97E2D" w:rsidP="00FC28E9">
      <w:pPr>
        <w:spacing w:after="0" w:line="240" w:lineRule="auto"/>
        <w:rPr>
          <w:rFonts w:ascii="Arial" w:hAnsi="Arial" w:cs="Arial"/>
        </w:rPr>
      </w:pPr>
    </w:p>
    <w:p w:rsidR="00C97E2D" w:rsidRDefault="00C97E2D" w:rsidP="00FC28E9">
      <w:pPr>
        <w:pStyle w:val="PlainText"/>
        <w:rPr>
          <w:rFonts w:ascii="Arial" w:hAnsi="Arial" w:cs="Arial"/>
          <w:b/>
          <w:sz w:val="22"/>
          <w:szCs w:val="22"/>
        </w:rPr>
        <w:sectPr w:rsidR="00C97E2D" w:rsidSect="00FC28E9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9F0672" w:rsidRPr="009F0672" w:rsidRDefault="009F0672" w:rsidP="00FC28E9">
      <w:pPr>
        <w:pStyle w:val="PlainText"/>
        <w:rPr>
          <w:rFonts w:ascii="Arial" w:hAnsi="Arial" w:cs="Arial"/>
          <w:b/>
          <w:sz w:val="22"/>
          <w:szCs w:val="22"/>
        </w:rPr>
      </w:pPr>
      <w:r w:rsidRPr="009F0672">
        <w:rPr>
          <w:rFonts w:ascii="Arial" w:hAnsi="Arial" w:cs="Arial"/>
          <w:b/>
          <w:sz w:val="22"/>
          <w:szCs w:val="22"/>
        </w:rPr>
        <w:lastRenderedPageBreak/>
        <w:t xml:space="preserve">RECIPE </w:t>
      </w:r>
      <w:r w:rsidR="00DA49E7">
        <w:rPr>
          <w:rFonts w:ascii="Arial" w:hAnsi="Arial" w:cs="Arial"/>
          <w:b/>
          <w:sz w:val="22"/>
          <w:szCs w:val="22"/>
        </w:rPr>
        <w:t xml:space="preserve">COMMON </w:t>
      </w:r>
      <w:r w:rsidRPr="009F0672">
        <w:rPr>
          <w:rFonts w:ascii="Arial" w:hAnsi="Arial" w:cs="Arial"/>
          <w:b/>
          <w:sz w:val="22"/>
          <w:szCs w:val="22"/>
        </w:rPr>
        <w:t>data</w:t>
      </w:r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r w:rsidRPr="009F0672">
        <w:rPr>
          <w:rFonts w:ascii="Arial" w:hAnsi="Arial" w:cs="Arial"/>
        </w:rPr>
        <w:t>RCPCLASS.END</w:t>
      </w:r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r w:rsidRPr="009F0672">
        <w:rPr>
          <w:rFonts w:ascii="Arial" w:hAnsi="Arial" w:cs="Arial"/>
        </w:rPr>
        <w:t>RCPCLASS_EN.END</w:t>
      </w:r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RCPCLASS_DE.end</w:t>
      </w:r>
      <w:proofErr w:type="spellEnd"/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RCPFACETRUL.end</w:t>
      </w:r>
      <w:proofErr w:type="spellEnd"/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RCPFADEBYGROUP.end</w:t>
      </w:r>
      <w:proofErr w:type="spellEnd"/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RCPFADECODE.end</w:t>
      </w:r>
      <w:proofErr w:type="spellEnd"/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RCPFADECODE_EN.end</w:t>
      </w:r>
      <w:proofErr w:type="spellEnd"/>
    </w:p>
    <w:p w:rsidR="00DA49E7" w:rsidRDefault="00DA49E7" w:rsidP="00FC28E9">
      <w:pPr>
        <w:spacing w:after="0" w:line="240" w:lineRule="auto"/>
        <w:rPr>
          <w:rFonts w:ascii="Arial" w:hAnsi="Arial" w:cs="Arial"/>
        </w:rPr>
      </w:pPr>
    </w:p>
    <w:p w:rsidR="00C97E2D" w:rsidRDefault="00C97E2D" w:rsidP="00FC28E9">
      <w:pPr>
        <w:spacing w:after="0" w:line="240" w:lineRule="auto"/>
        <w:rPr>
          <w:rFonts w:ascii="Arial" w:hAnsi="Arial" w:cs="Arial"/>
        </w:rPr>
      </w:pPr>
    </w:p>
    <w:p w:rsidR="00C97E2D" w:rsidRDefault="00C97E2D" w:rsidP="00FC28E9">
      <w:pPr>
        <w:spacing w:after="0" w:line="240" w:lineRule="auto"/>
        <w:rPr>
          <w:rFonts w:ascii="Arial" w:hAnsi="Arial" w:cs="Arial"/>
        </w:rPr>
      </w:pPr>
    </w:p>
    <w:p w:rsidR="00C97E2D" w:rsidRDefault="00C97E2D" w:rsidP="00FC28E9">
      <w:pPr>
        <w:spacing w:after="0" w:line="240" w:lineRule="auto"/>
        <w:rPr>
          <w:rFonts w:ascii="Arial" w:hAnsi="Arial" w:cs="Arial"/>
        </w:rPr>
      </w:pPr>
    </w:p>
    <w:p w:rsidR="00DA49E7" w:rsidRPr="009F0672" w:rsidRDefault="00DA49E7" w:rsidP="00FC28E9">
      <w:pPr>
        <w:pStyle w:val="PlainText"/>
        <w:rPr>
          <w:rFonts w:ascii="Arial" w:hAnsi="Arial" w:cs="Arial"/>
          <w:b/>
          <w:sz w:val="22"/>
          <w:szCs w:val="22"/>
        </w:rPr>
      </w:pPr>
      <w:r w:rsidRPr="009F0672">
        <w:rPr>
          <w:rFonts w:ascii="Arial" w:hAnsi="Arial" w:cs="Arial"/>
          <w:b/>
          <w:sz w:val="22"/>
          <w:szCs w:val="22"/>
        </w:rPr>
        <w:lastRenderedPageBreak/>
        <w:t xml:space="preserve">RECIPE </w:t>
      </w:r>
      <w:r>
        <w:rPr>
          <w:rFonts w:ascii="Arial" w:hAnsi="Arial" w:cs="Arial"/>
          <w:b/>
          <w:sz w:val="22"/>
          <w:szCs w:val="22"/>
        </w:rPr>
        <w:t xml:space="preserve">COUNTRY </w:t>
      </w:r>
      <w:r w:rsidRPr="009F0672">
        <w:rPr>
          <w:rFonts w:ascii="Arial" w:hAnsi="Arial" w:cs="Arial"/>
          <w:b/>
          <w:sz w:val="22"/>
          <w:szCs w:val="22"/>
        </w:rPr>
        <w:t>data</w:t>
      </w:r>
    </w:p>
    <w:p w:rsidR="006B5DD8" w:rsidRPr="009F0672" w:rsidRDefault="006B5DD8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MIXEDING.end</w:t>
      </w:r>
      <w:proofErr w:type="spellEnd"/>
    </w:p>
    <w:p w:rsidR="006B5DD8" w:rsidRPr="009F0672" w:rsidRDefault="006B5DD8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MIXEDREC.end</w:t>
      </w:r>
      <w:proofErr w:type="spellEnd"/>
    </w:p>
    <w:p w:rsidR="006B5DD8" w:rsidRPr="009F0672" w:rsidRDefault="006B5DD8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RCPBRAND.end</w:t>
      </w:r>
      <w:proofErr w:type="spellEnd"/>
    </w:p>
    <w:p w:rsidR="006B5DD8" w:rsidRPr="009F0672" w:rsidRDefault="006B5DD8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RCPDENSITY.end</w:t>
      </w:r>
      <w:proofErr w:type="spellEnd"/>
    </w:p>
    <w:p w:rsidR="006B5DD8" w:rsidRPr="009F0672" w:rsidRDefault="006B5DD8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RCPFACET.end</w:t>
      </w:r>
      <w:proofErr w:type="spellEnd"/>
    </w:p>
    <w:p w:rsidR="006B5DD8" w:rsidRPr="009F0672" w:rsidRDefault="006B5DD8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RCPMAX.end</w:t>
      </w:r>
      <w:proofErr w:type="spellEnd"/>
    </w:p>
    <w:p w:rsidR="006B5DD8" w:rsidRPr="009F0672" w:rsidRDefault="006B5DD8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RCPPCTFSS.end</w:t>
      </w:r>
      <w:proofErr w:type="spellEnd"/>
    </w:p>
    <w:p w:rsidR="006B5DD8" w:rsidRPr="009F0672" w:rsidRDefault="006B5DD8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RCPPROBING.end</w:t>
      </w:r>
      <w:proofErr w:type="spellEnd"/>
    </w:p>
    <w:p w:rsidR="006B5DD8" w:rsidRPr="009F0672" w:rsidRDefault="006B5DD8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RCPQMDETAIL.end</w:t>
      </w:r>
      <w:proofErr w:type="spellEnd"/>
    </w:p>
    <w:p w:rsidR="006B5DD8" w:rsidRPr="009F0672" w:rsidRDefault="006B5DD8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RCPQUANT.end</w:t>
      </w:r>
      <w:proofErr w:type="spellEnd"/>
    </w:p>
    <w:p w:rsidR="006B5DD8" w:rsidRPr="009F0672" w:rsidRDefault="006B5DD8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RCPSTDU.end</w:t>
      </w:r>
      <w:proofErr w:type="spellEnd"/>
    </w:p>
    <w:p w:rsidR="00C97E2D" w:rsidRDefault="00C97E2D" w:rsidP="00FC28E9">
      <w:pPr>
        <w:spacing w:after="0" w:line="240" w:lineRule="auto"/>
        <w:rPr>
          <w:rFonts w:ascii="Arial" w:hAnsi="Arial" w:cs="Arial"/>
        </w:rPr>
        <w:sectPr w:rsidR="00C97E2D" w:rsidSect="00FC28E9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:rsidR="006B5DD8" w:rsidRDefault="006B5DD8" w:rsidP="00FC28E9">
      <w:pPr>
        <w:spacing w:after="0" w:line="240" w:lineRule="auto"/>
        <w:rPr>
          <w:rFonts w:ascii="Arial" w:hAnsi="Arial" w:cs="Arial"/>
        </w:rPr>
      </w:pPr>
    </w:p>
    <w:p w:rsidR="009F0672" w:rsidRPr="00DA49E7" w:rsidRDefault="00DA49E7" w:rsidP="00FC28E9">
      <w:pPr>
        <w:spacing w:after="0" w:line="240" w:lineRule="auto"/>
        <w:rPr>
          <w:rFonts w:ascii="Arial" w:hAnsi="Arial" w:cs="Arial"/>
          <w:b/>
        </w:rPr>
      </w:pPr>
      <w:r w:rsidRPr="00DA49E7">
        <w:rPr>
          <w:rFonts w:ascii="Arial" w:hAnsi="Arial" w:cs="Arial"/>
          <w:b/>
        </w:rPr>
        <w:t>DIETARY SUPPLEMENT</w:t>
      </w:r>
      <w:r w:rsidR="00C97E2D">
        <w:rPr>
          <w:rFonts w:ascii="Arial" w:hAnsi="Arial" w:cs="Arial"/>
          <w:b/>
        </w:rPr>
        <w:t xml:space="preserve"> data</w:t>
      </w:r>
    </w:p>
    <w:p w:rsidR="009F0672" w:rsidRPr="009F0672" w:rsidRDefault="009F0672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VITAMINS.end</w:t>
      </w:r>
      <w:proofErr w:type="spellEnd"/>
    </w:p>
    <w:p w:rsidR="00DA49E7" w:rsidRDefault="00DA49E7" w:rsidP="00FC28E9">
      <w:pPr>
        <w:spacing w:after="0" w:line="240" w:lineRule="auto"/>
        <w:rPr>
          <w:rFonts w:ascii="Arial" w:hAnsi="Arial" w:cs="Arial"/>
        </w:rPr>
      </w:pPr>
    </w:p>
    <w:p w:rsidR="00C97E2D" w:rsidRPr="009F0672" w:rsidRDefault="00C97E2D" w:rsidP="00FC28E9">
      <w:pPr>
        <w:spacing w:after="0" w:line="240" w:lineRule="auto"/>
        <w:rPr>
          <w:rFonts w:ascii="Arial" w:hAnsi="Arial" w:cs="Arial"/>
        </w:rPr>
      </w:pPr>
    </w:p>
    <w:p w:rsidR="00DA49E7" w:rsidRPr="009F0672" w:rsidRDefault="00DA49E7" w:rsidP="00FC28E9">
      <w:pPr>
        <w:spacing w:after="0" w:line="240" w:lineRule="auto"/>
        <w:rPr>
          <w:rFonts w:ascii="Arial" w:hAnsi="Arial" w:cs="Arial"/>
          <w:b/>
        </w:rPr>
      </w:pPr>
      <w:r w:rsidRPr="009F0672">
        <w:rPr>
          <w:rFonts w:ascii="Arial" w:hAnsi="Arial" w:cs="Arial"/>
          <w:b/>
        </w:rPr>
        <w:t xml:space="preserve">SETTING </w:t>
      </w:r>
      <w:r w:rsidR="00C97E2D">
        <w:rPr>
          <w:rFonts w:ascii="Arial" w:hAnsi="Arial" w:cs="Arial"/>
          <w:b/>
        </w:rPr>
        <w:t>data</w:t>
      </w:r>
      <w:r w:rsidRPr="009F0672">
        <w:rPr>
          <w:rFonts w:ascii="Arial" w:hAnsi="Arial" w:cs="Arial"/>
          <w:b/>
        </w:rPr>
        <w:t>:</w:t>
      </w:r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HHM.end</w:t>
      </w:r>
      <w:proofErr w:type="spellEnd"/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PHOTO.end</w:t>
      </w:r>
      <w:proofErr w:type="spellEnd"/>
    </w:p>
    <w:p w:rsidR="00C97E2D" w:rsidRPr="009F0672" w:rsidRDefault="00C97E2D" w:rsidP="00FC28E9">
      <w:pPr>
        <w:spacing w:after="0" w:line="240" w:lineRule="auto"/>
        <w:ind w:left="284"/>
        <w:rPr>
          <w:rFonts w:ascii="Arial" w:hAnsi="Arial" w:cs="Arial"/>
        </w:rPr>
      </w:pPr>
      <w:r w:rsidRPr="009F0672">
        <w:rPr>
          <w:rFonts w:ascii="Arial" w:hAnsi="Arial" w:cs="Arial"/>
        </w:rPr>
        <w:t>PROBING.END</w:t>
      </w:r>
    </w:p>
    <w:p w:rsidR="00C97E2D" w:rsidRPr="009F0672" w:rsidRDefault="00C97E2D" w:rsidP="00FC28E9">
      <w:pPr>
        <w:spacing w:after="0" w:line="240" w:lineRule="auto"/>
        <w:ind w:left="284"/>
        <w:rPr>
          <w:rFonts w:ascii="Arial" w:hAnsi="Arial" w:cs="Arial"/>
        </w:rPr>
      </w:pPr>
      <w:r w:rsidRPr="009F0672">
        <w:rPr>
          <w:rFonts w:ascii="Arial" w:hAnsi="Arial" w:cs="Arial"/>
        </w:rPr>
        <w:t>FCO.END</w:t>
      </w:r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r w:rsidRPr="009F0672">
        <w:rPr>
          <w:rFonts w:ascii="Arial" w:hAnsi="Arial" w:cs="Arial"/>
        </w:rPr>
        <w:t>POC.END</w:t>
      </w:r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r w:rsidRPr="009F0672">
        <w:rPr>
          <w:rFonts w:ascii="Arial" w:hAnsi="Arial" w:cs="Arial"/>
        </w:rPr>
        <w:t>SPECDAY.END</w:t>
      </w:r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r w:rsidRPr="009F0672">
        <w:rPr>
          <w:rFonts w:ascii="Arial" w:hAnsi="Arial" w:cs="Arial"/>
        </w:rPr>
        <w:t>SPECDIET.END</w:t>
      </w:r>
    </w:p>
    <w:p w:rsidR="00C97E2D" w:rsidRPr="009F0672" w:rsidRDefault="00C97E2D" w:rsidP="00FC28E9">
      <w:pPr>
        <w:spacing w:after="0" w:line="240" w:lineRule="auto"/>
        <w:ind w:left="284"/>
        <w:rPr>
          <w:rFonts w:ascii="Arial" w:hAnsi="Arial" w:cs="Arial"/>
        </w:rPr>
      </w:pPr>
      <w:r w:rsidRPr="009F0672">
        <w:rPr>
          <w:rFonts w:ascii="Arial" w:hAnsi="Arial" w:cs="Arial"/>
        </w:rPr>
        <w:t>INTVIEWR.END</w:t>
      </w:r>
    </w:p>
    <w:p w:rsidR="009F0672" w:rsidRDefault="009F0672" w:rsidP="00FC28E9">
      <w:pPr>
        <w:spacing w:after="0" w:line="240" w:lineRule="auto"/>
        <w:rPr>
          <w:rFonts w:ascii="Arial" w:hAnsi="Arial" w:cs="Arial"/>
          <w:b/>
        </w:rPr>
      </w:pPr>
    </w:p>
    <w:p w:rsidR="002D384C" w:rsidRDefault="002D384C" w:rsidP="00FC28E9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2D384C" w:rsidRPr="00633091" w:rsidRDefault="002D384C" w:rsidP="00FC28E9">
      <w:pPr>
        <w:spacing w:after="0" w:line="240" w:lineRule="auto"/>
        <w:jc w:val="center"/>
        <w:rPr>
          <w:rFonts w:ascii="Arial" w:hAnsi="Arial" w:cs="Arial"/>
          <w:highlight w:val="yellow"/>
        </w:rPr>
      </w:pPr>
      <w:r w:rsidRPr="00633091">
        <w:rPr>
          <w:rFonts w:ascii="Arial" w:hAnsi="Arial" w:cs="Arial"/>
          <w:b/>
          <w:highlight w:val="yellow"/>
        </w:rPr>
        <w:lastRenderedPageBreak/>
        <w:t xml:space="preserve">ANNEX </w:t>
      </w:r>
      <w:r>
        <w:rPr>
          <w:rFonts w:ascii="Arial" w:hAnsi="Arial" w:cs="Arial"/>
          <w:b/>
          <w:highlight w:val="yellow"/>
        </w:rPr>
        <w:t>2</w:t>
      </w:r>
      <w:r w:rsidRPr="00633091">
        <w:rPr>
          <w:rFonts w:ascii="Arial" w:hAnsi="Arial" w:cs="Arial"/>
          <w:b/>
          <w:highlight w:val="yellow"/>
        </w:rPr>
        <w:t xml:space="preserve">: LIST OF END-FILES </w:t>
      </w:r>
      <w:r>
        <w:rPr>
          <w:rFonts w:ascii="Arial" w:hAnsi="Arial" w:cs="Arial"/>
          <w:b/>
          <w:highlight w:val="yellow"/>
        </w:rPr>
        <w:t>INVOLVED FOR EACH CONTROL</w:t>
      </w:r>
    </w:p>
    <w:p w:rsidR="002D384C" w:rsidRDefault="002D384C" w:rsidP="00FC28E9">
      <w:pPr>
        <w:spacing w:after="0" w:line="240" w:lineRule="auto"/>
        <w:rPr>
          <w:rFonts w:ascii="Arial" w:hAnsi="Arial" w:cs="Arial"/>
          <w:b/>
        </w:rPr>
      </w:pPr>
    </w:p>
    <w:tbl>
      <w:tblPr>
        <w:tblStyle w:val="TableGrid"/>
        <w:tblW w:w="9983" w:type="dxa"/>
        <w:tblLook w:val="04A0" w:firstRow="1" w:lastRow="0" w:firstColumn="1" w:lastColumn="0" w:noHBand="0" w:noVBand="1"/>
      </w:tblPr>
      <w:tblGrid>
        <w:gridCol w:w="1951"/>
        <w:gridCol w:w="2174"/>
        <w:gridCol w:w="5858"/>
      </w:tblGrid>
      <w:tr w:rsidR="002D384C" w:rsidRPr="00257D3A" w:rsidTr="00B93771">
        <w:tc>
          <w:tcPr>
            <w:tcW w:w="1951" w:type="dxa"/>
            <w:tcBorders>
              <w:bottom w:val="single" w:sz="4" w:space="0" w:color="auto"/>
            </w:tcBorders>
            <w:shd w:val="clear" w:color="auto" w:fill="CCFFFF"/>
            <w:vAlign w:val="center"/>
          </w:tcPr>
          <w:p w:rsidR="002D384C" w:rsidRPr="00257D3A" w:rsidRDefault="002D384C" w:rsidP="00FC28E9">
            <w:pPr>
              <w:jc w:val="center"/>
              <w:rPr>
                <w:rFonts w:ascii="Arial" w:hAnsi="Arial" w:cs="Arial"/>
                <w:b/>
              </w:rPr>
            </w:pPr>
            <w:r w:rsidRPr="00257D3A">
              <w:rPr>
                <w:rFonts w:ascii="Arial" w:hAnsi="Arial" w:cs="Arial"/>
                <w:b/>
              </w:rPr>
              <w:t>CONTROL &amp; OUT-FILE</w:t>
            </w:r>
          </w:p>
        </w:tc>
        <w:tc>
          <w:tcPr>
            <w:tcW w:w="2174" w:type="dxa"/>
            <w:tcBorders>
              <w:bottom w:val="single" w:sz="4" w:space="0" w:color="auto"/>
            </w:tcBorders>
            <w:shd w:val="clear" w:color="auto" w:fill="CCFFFF"/>
            <w:vAlign w:val="center"/>
          </w:tcPr>
          <w:p w:rsidR="002D384C" w:rsidRPr="00257D3A" w:rsidRDefault="002D384C" w:rsidP="00FC28E9">
            <w:pPr>
              <w:jc w:val="center"/>
              <w:rPr>
                <w:rFonts w:ascii="Arial" w:hAnsi="Arial" w:cs="Arial"/>
                <w:b/>
              </w:rPr>
            </w:pPr>
            <w:r w:rsidRPr="00257D3A">
              <w:rPr>
                <w:rFonts w:ascii="Arial" w:hAnsi="Arial" w:cs="Arial"/>
                <w:b/>
              </w:rPr>
              <w:t>MAIN END-FILE</w:t>
            </w:r>
          </w:p>
        </w:tc>
        <w:tc>
          <w:tcPr>
            <w:tcW w:w="5858" w:type="dxa"/>
            <w:tcBorders>
              <w:bottom w:val="single" w:sz="4" w:space="0" w:color="auto"/>
            </w:tcBorders>
            <w:shd w:val="clear" w:color="auto" w:fill="CCFFFF"/>
            <w:vAlign w:val="center"/>
          </w:tcPr>
          <w:p w:rsidR="002D384C" w:rsidRPr="00257D3A" w:rsidRDefault="002D384C" w:rsidP="00FC28E9">
            <w:pPr>
              <w:jc w:val="center"/>
              <w:rPr>
                <w:rFonts w:ascii="Arial" w:hAnsi="Arial" w:cs="Arial"/>
                <w:b/>
              </w:rPr>
            </w:pPr>
            <w:r w:rsidRPr="00257D3A">
              <w:rPr>
                <w:rFonts w:ascii="Arial" w:hAnsi="Arial" w:cs="Arial"/>
                <w:b/>
              </w:rPr>
              <w:t>OTHER INVOLVED END-FILES</w:t>
            </w:r>
          </w:p>
        </w:tc>
      </w:tr>
      <w:tr w:rsidR="002D384C" w:rsidRPr="006D02BC" w:rsidTr="00B93771">
        <w:tc>
          <w:tcPr>
            <w:tcW w:w="9983" w:type="dxa"/>
            <w:gridSpan w:val="3"/>
            <w:shd w:val="clear" w:color="auto" w:fill="FFFFCC"/>
            <w:vAlign w:val="center"/>
          </w:tcPr>
          <w:p w:rsidR="002D384C" w:rsidRPr="006D02BC" w:rsidRDefault="002D384C" w:rsidP="00FC28E9">
            <w:pPr>
              <w:rPr>
                <w:rFonts w:ascii="Arial" w:hAnsi="Arial" w:cs="Arial"/>
                <w:b/>
              </w:rPr>
            </w:pPr>
            <w:r w:rsidRPr="006D02BC">
              <w:rPr>
                <w:rFonts w:ascii="Arial" w:hAnsi="Arial" w:cs="Arial"/>
                <w:b/>
              </w:rPr>
              <w:t>FOODS</w:t>
            </w:r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ctlbrand.out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brandname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r w:rsidRPr="00257D3A">
              <w:rPr>
                <w:rFonts w:ascii="Arial" w:hAnsi="Arial" w:cs="Arial"/>
              </w:rPr>
              <w:t xml:space="preserve">facgroup.txt / </w:t>
            </w:r>
            <w:proofErr w:type="spellStart"/>
            <w:r w:rsidRPr="00257D3A">
              <w:rPr>
                <w:rFonts w:ascii="Arial" w:hAnsi="Arial" w:cs="Arial"/>
              </w:rPr>
              <w:t>fdclass.end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ctlcheck.out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r w:rsidRPr="00257D3A">
              <w:rPr>
                <w:rFonts w:ascii="Arial" w:hAnsi="Arial" w:cs="Arial"/>
              </w:rPr>
              <w:t>checklist</w:t>
            </w:r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fco.end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ctlfadebyg.out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fadebygroup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fdclass.end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257D3A">
              <w:rPr>
                <w:rFonts w:ascii="Arial" w:hAnsi="Arial" w:cs="Arial"/>
              </w:rPr>
              <w:t>fadecode.end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ctlfdlist.out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fdlist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F34758">
              <w:rPr>
                <w:rFonts w:ascii="Arial" w:hAnsi="Arial" w:cs="Arial"/>
              </w:rPr>
              <w:t>fdclass.end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ctlfdsha.out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shadowlist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fdclass.end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257D3A">
              <w:rPr>
                <w:rFonts w:ascii="Arial" w:hAnsi="Arial" w:cs="Arial"/>
              </w:rPr>
              <w:t>fdlist.end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ctlfdfacet.out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fdfacet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fdclass.end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257D3A">
              <w:rPr>
                <w:rFonts w:ascii="Arial" w:hAnsi="Arial" w:cs="Arial"/>
              </w:rPr>
              <w:t>fadecode.end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r w:rsidRPr="00257D3A">
              <w:rPr>
                <w:rFonts w:ascii="Arial" w:hAnsi="Arial" w:cs="Arial"/>
              </w:rPr>
              <w:t>facgroup.txt</w:t>
            </w:r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257D3A">
              <w:rPr>
                <w:rFonts w:ascii="Arial" w:hAnsi="Arial" w:cs="Arial"/>
              </w:rPr>
              <w:t>fdlist.end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ctlqmfdfa.out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</w:t>
            </w:r>
            <w:r w:rsidRPr="00257D3A">
              <w:rPr>
                <w:rFonts w:ascii="Arial" w:hAnsi="Arial" w:cs="Arial"/>
              </w:rPr>
              <w:t>dqmdetail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fdfacet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ctlfdqt.out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fdquant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F34758">
              <w:rPr>
                <w:rFonts w:ascii="Arial" w:hAnsi="Arial" w:cs="Arial"/>
              </w:rPr>
              <w:t>fdclass.end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F34758">
              <w:rPr>
                <w:rFonts w:ascii="Arial" w:hAnsi="Arial" w:cs="Arial"/>
              </w:rPr>
              <w:t>photo.end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r w:rsidRPr="00F34758">
              <w:rPr>
                <w:rFonts w:ascii="Arial" w:hAnsi="Arial" w:cs="Arial"/>
              </w:rPr>
              <w:t>fdqmsumm.txt</w:t>
            </w:r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F34758">
              <w:rPr>
                <w:rFonts w:ascii="Arial" w:hAnsi="Arial" w:cs="Arial"/>
              </w:rPr>
              <w:t>fdlist.end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F34758">
              <w:rPr>
                <w:rFonts w:ascii="Arial" w:hAnsi="Arial" w:cs="Arial"/>
              </w:rPr>
              <w:t>fdstd.end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r w:rsidRPr="00257D3A">
              <w:rPr>
                <w:rFonts w:ascii="Arial" w:hAnsi="Arial" w:cs="Arial"/>
              </w:rPr>
              <w:t>ctlfdstd1.out</w:t>
            </w:r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fdstd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fdclass.end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257D3A">
              <w:rPr>
                <w:rFonts w:ascii="Arial" w:hAnsi="Arial" w:cs="Arial"/>
              </w:rPr>
              <w:t>fdlist.end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F34758">
              <w:rPr>
                <w:rFonts w:ascii="Arial" w:hAnsi="Arial" w:cs="Arial"/>
              </w:rPr>
              <w:t>fdfacet.end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44354F">
              <w:rPr>
                <w:rFonts w:ascii="Arial" w:hAnsi="Arial" w:cs="Arial"/>
              </w:rPr>
              <w:t>fdquant.end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44354F">
              <w:rPr>
                <w:rFonts w:ascii="Arial" w:hAnsi="Arial" w:cs="Arial"/>
              </w:rPr>
              <w:t>edib.end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44354F">
              <w:rPr>
                <w:rFonts w:ascii="Arial" w:hAnsi="Arial" w:cs="Arial"/>
              </w:rPr>
              <w:t>rawcook.end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ctlfddens.out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r w:rsidRPr="00257D3A">
              <w:rPr>
                <w:rFonts w:ascii="Arial" w:hAnsi="Arial" w:cs="Arial"/>
              </w:rPr>
              <w:t>density</w:t>
            </w:r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fdclass.end</w:t>
            </w:r>
            <w:proofErr w:type="spellEnd"/>
            <w:r w:rsidRPr="00257D3A">
              <w:rPr>
                <w:rFonts w:ascii="Arial" w:hAnsi="Arial" w:cs="Arial"/>
              </w:rPr>
              <w:t xml:space="preserve"> / </w:t>
            </w:r>
            <w:proofErr w:type="spellStart"/>
            <w:r w:rsidRPr="00257D3A">
              <w:rPr>
                <w:rFonts w:ascii="Arial" w:hAnsi="Arial" w:cs="Arial"/>
              </w:rPr>
              <w:t>fadebygroup.end</w:t>
            </w:r>
            <w:proofErr w:type="spellEnd"/>
            <w:r w:rsidRPr="00257D3A">
              <w:rPr>
                <w:rFonts w:ascii="Arial" w:hAnsi="Arial" w:cs="Arial"/>
              </w:rPr>
              <w:t xml:space="preserve"> / </w:t>
            </w:r>
            <w:proofErr w:type="spellStart"/>
            <w:r w:rsidRPr="00257D3A">
              <w:rPr>
                <w:rFonts w:ascii="Arial" w:hAnsi="Arial" w:cs="Arial"/>
              </w:rPr>
              <w:t>fdlist.end</w:t>
            </w:r>
            <w:proofErr w:type="spellEnd"/>
            <w:r w:rsidRPr="00257D3A">
              <w:rPr>
                <w:rFonts w:ascii="Arial" w:hAnsi="Arial" w:cs="Arial"/>
              </w:rPr>
              <w:t xml:space="preserve"> / </w:t>
            </w:r>
            <w:proofErr w:type="spellStart"/>
            <w:r w:rsidRPr="00257D3A">
              <w:rPr>
                <w:rFonts w:ascii="Arial" w:hAnsi="Arial" w:cs="Arial"/>
              </w:rPr>
              <w:t>fdfacet.end</w:t>
            </w:r>
            <w:proofErr w:type="spellEnd"/>
            <w:r w:rsidRPr="00257D3A">
              <w:rPr>
                <w:rFonts w:ascii="Arial" w:hAnsi="Arial" w:cs="Arial"/>
              </w:rPr>
              <w:t xml:space="preserve"> / </w:t>
            </w:r>
            <w:proofErr w:type="spellStart"/>
            <w:r w:rsidRPr="00257D3A">
              <w:rPr>
                <w:rFonts w:ascii="Arial" w:hAnsi="Arial" w:cs="Arial"/>
              </w:rPr>
              <w:t>fdquant.end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ctlfdedib.out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edib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fdclass.end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257D3A">
              <w:rPr>
                <w:rFonts w:ascii="Arial" w:hAnsi="Arial" w:cs="Arial"/>
              </w:rPr>
              <w:t>fdlist.end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ctlfdrawc.out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rawcook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F34758">
              <w:rPr>
                <w:rFonts w:ascii="Arial" w:hAnsi="Arial" w:cs="Arial"/>
              </w:rPr>
              <w:t>fdclass.end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F34758">
              <w:rPr>
                <w:rFonts w:ascii="Arial" w:hAnsi="Arial" w:cs="Arial"/>
              </w:rPr>
              <w:t>fadebygroup.end</w:t>
            </w:r>
            <w:proofErr w:type="spellEnd"/>
            <w:r w:rsidRPr="00F34758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257D3A">
              <w:rPr>
                <w:rFonts w:ascii="Arial" w:hAnsi="Arial" w:cs="Arial"/>
              </w:rPr>
              <w:t>fdlist.end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F34758">
              <w:rPr>
                <w:rFonts w:ascii="Arial" w:hAnsi="Arial" w:cs="Arial"/>
              </w:rPr>
              <w:t>fdfacet.end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ctlfdprob.out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fdprobing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fdclass.end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257D3A">
              <w:rPr>
                <w:rFonts w:ascii="Arial" w:hAnsi="Arial" w:cs="Arial"/>
              </w:rPr>
              <w:t>fdlist.end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F34758">
              <w:rPr>
                <w:rFonts w:ascii="Arial" w:hAnsi="Arial" w:cs="Arial"/>
              </w:rPr>
              <w:t>probing.end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ctlfdmax.out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fdmax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 w:rsidRPr="00F34758">
              <w:rPr>
                <w:rFonts w:ascii="Arial" w:hAnsi="Arial" w:cs="Arial"/>
              </w:rPr>
              <w:t>fdclass.end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257D3A">
              <w:rPr>
                <w:rFonts w:ascii="Arial" w:hAnsi="Arial" w:cs="Arial"/>
              </w:rPr>
              <w:t>fdlist.end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ctlfdpctfat.out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pctfat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 w:rsidRPr="00F34758">
              <w:rPr>
                <w:rFonts w:ascii="Arial" w:hAnsi="Arial" w:cs="Arial"/>
              </w:rPr>
              <w:t>fdclass.end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257D3A">
              <w:rPr>
                <w:rFonts w:ascii="Arial" w:hAnsi="Arial" w:cs="Arial"/>
              </w:rPr>
              <w:t>fdlist.end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F34758">
              <w:rPr>
                <w:rFonts w:ascii="Arial" w:hAnsi="Arial" w:cs="Arial"/>
              </w:rPr>
              <w:t>fdfacet.end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ctlfdpctfss.out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pctfss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fdclass.end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257D3A">
              <w:rPr>
                <w:rFonts w:ascii="Arial" w:hAnsi="Arial" w:cs="Arial"/>
              </w:rPr>
              <w:t>fdlist.end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tcBorders>
              <w:bottom w:val="single" w:sz="4" w:space="0" w:color="auto"/>
            </w:tcBorders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ctlfdtable.out</w:t>
            </w:r>
            <w:proofErr w:type="spellEnd"/>
          </w:p>
        </w:tc>
        <w:tc>
          <w:tcPr>
            <w:tcW w:w="2174" w:type="dxa"/>
            <w:tcBorders>
              <w:bottom w:val="single" w:sz="4" w:space="0" w:color="auto"/>
            </w:tcBorders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fdtable</w:t>
            </w:r>
            <w:proofErr w:type="spellEnd"/>
          </w:p>
        </w:tc>
        <w:tc>
          <w:tcPr>
            <w:tcW w:w="5858" w:type="dxa"/>
            <w:tcBorders>
              <w:bottom w:val="single" w:sz="4" w:space="0" w:color="auto"/>
            </w:tcBorders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fdclass.end</w:t>
            </w:r>
            <w:proofErr w:type="spellEnd"/>
            <w:r w:rsidRPr="00257D3A">
              <w:rPr>
                <w:rFonts w:ascii="Arial" w:hAnsi="Arial" w:cs="Arial"/>
              </w:rPr>
              <w:t xml:space="preserve"> / </w:t>
            </w:r>
            <w:proofErr w:type="spellStart"/>
            <w:r w:rsidRPr="00257D3A">
              <w:rPr>
                <w:rFonts w:ascii="Arial" w:hAnsi="Arial" w:cs="Arial"/>
              </w:rPr>
              <w:t>fadebygroup.end</w:t>
            </w:r>
            <w:proofErr w:type="spellEnd"/>
            <w:r w:rsidRPr="00257D3A">
              <w:rPr>
                <w:rFonts w:ascii="Arial" w:hAnsi="Arial" w:cs="Arial"/>
              </w:rPr>
              <w:t xml:space="preserve"> / </w:t>
            </w:r>
            <w:proofErr w:type="spellStart"/>
            <w:r w:rsidRPr="00257D3A">
              <w:rPr>
                <w:rFonts w:ascii="Arial" w:hAnsi="Arial" w:cs="Arial"/>
              </w:rPr>
              <w:t>fdlist.end</w:t>
            </w:r>
            <w:proofErr w:type="spellEnd"/>
            <w:r w:rsidRPr="00257D3A">
              <w:rPr>
                <w:rFonts w:ascii="Arial" w:hAnsi="Arial" w:cs="Arial"/>
              </w:rPr>
              <w:t xml:space="preserve"> /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44354F">
              <w:rPr>
                <w:rFonts w:ascii="Arial" w:hAnsi="Arial" w:cs="Arial"/>
              </w:rPr>
              <w:t>fdfacet.end</w:t>
            </w:r>
            <w:proofErr w:type="spellEnd"/>
          </w:p>
        </w:tc>
      </w:tr>
      <w:tr w:rsidR="002D384C" w:rsidRPr="006D02BC" w:rsidTr="00B93771">
        <w:tc>
          <w:tcPr>
            <w:tcW w:w="9983" w:type="dxa"/>
            <w:gridSpan w:val="3"/>
            <w:shd w:val="clear" w:color="auto" w:fill="FFFFCC"/>
            <w:vAlign w:val="center"/>
          </w:tcPr>
          <w:p w:rsidR="002D384C" w:rsidRPr="006D02BC" w:rsidRDefault="002D384C" w:rsidP="00FC28E9">
            <w:pPr>
              <w:rPr>
                <w:rFonts w:ascii="Arial" w:hAnsi="Arial" w:cs="Arial"/>
                <w:b/>
              </w:rPr>
            </w:pPr>
            <w:r w:rsidRPr="006D02BC">
              <w:rPr>
                <w:rFonts w:ascii="Arial" w:hAnsi="Arial" w:cs="Arial"/>
                <w:b/>
              </w:rPr>
              <w:t>SUPPLEMENTS</w:t>
            </w:r>
          </w:p>
        </w:tc>
      </w:tr>
      <w:tr w:rsidR="002D384C" w:rsidRPr="00257D3A" w:rsidTr="00B93771">
        <w:tc>
          <w:tcPr>
            <w:tcW w:w="1951" w:type="dxa"/>
            <w:tcBorders>
              <w:bottom w:val="single" w:sz="4" w:space="0" w:color="auto"/>
            </w:tcBorders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ctlvitamin.out</w:t>
            </w:r>
            <w:proofErr w:type="spellEnd"/>
          </w:p>
        </w:tc>
        <w:tc>
          <w:tcPr>
            <w:tcW w:w="2174" w:type="dxa"/>
            <w:tcBorders>
              <w:bottom w:val="single" w:sz="4" w:space="0" w:color="auto"/>
            </w:tcBorders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r w:rsidRPr="00257D3A">
              <w:rPr>
                <w:rFonts w:ascii="Arial" w:hAnsi="Arial" w:cs="Arial"/>
              </w:rPr>
              <w:t xml:space="preserve">vitamins </w:t>
            </w:r>
          </w:p>
        </w:tc>
        <w:tc>
          <w:tcPr>
            <w:tcW w:w="5858" w:type="dxa"/>
            <w:tcBorders>
              <w:bottom w:val="single" w:sz="4" w:space="0" w:color="auto"/>
            </w:tcBorders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r w:rsidRPr="00257D3A">
              <w:rPr>
                <w:rFonts w:ascii="Arial" w:hAnsi="Arial" w:cs="Arial"/>
              </w:rPr>
              <w:t>-</w:t>
            </w:r>
          </w:p>
        </w:tc>
      </w:tr>
      <w:tr w:rsidR="002D384C" w:rsidRPr="00257D3A" w:rsidTr="00B93771">
        <w:tc>
          <w:tcPr>
            <w:tcW w:w="9983" w:type="dxa"/>
            <w:gridSpan w:val="3"/>
            <w:shd w:val="clear" w:color="auto" w:fill="FFFFCC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RECIPES</w:t>
            </w:r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ctlrcpbrand.out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rcpbrand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44354F">
              <w:rPr>
                <w:rFonts w:ascii="Arial" w:hAnsi="Arial" w:cs="Arial"/>
              </w:rPr>
              <w:t>rcpclass.end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ctlrcpfadebyg.out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rcpfadebygroup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44354F">
              <w:rPr>
                <w:rFonts w:ascii="Arial" w:hAnsi="Arial" w:cs="Arial"/>
              </w:rPr>
              <w:t>rcpclass.end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44354F">
              <w:rPr>
                <w:rFonts w:ascii="Arial" w:hAnsi="Arial" w:cs="Arial"/>
              </w:rPr>
              <w:t>rcpfadecode.end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  <w:tc>
          <w:tcPr>
            <w:tcW w:w="5858" w:type="dxa"/>
            <w:vAlign w:val="center"/>
          </w:tcPr>
          <w:p w:rsidR="002D384C" w:rsidRPr="0044354F" w:rsidRDefault="002D384C" w:rsidP="00FC28E9">
            <w:pPr>
              <w:rPr>
                <w:rFonts w:ascii="Arial" w:hAnsi="Arial" w:cs="Arial"/>
              </w:rPr>
            </w:pPr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ctlrcplist.out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mixedrec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44354F">
              <w:rPr>
                <w:rFonts w:ascii="Arial" w:hAnsi="Arial" w:cs="Arial"/>
              </w:rPr>
              <w:t>rcpclass.end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  <w:tc>
          <w:tcPr>
            <w:tcW w:w="5858" w:type="dxa"/>
            <w:vAlign w:val="center"/>
          </w:tcPr>
          <w:p w:rsidR="002D384C" w:rsidRPr="0044354F" w:rsidRDefault="002D384C" w:rsidP="00FC28E9">
            <w:pPr>
              <w:rPr>
                <w:rFonts w:ascii="Arial" w:hAnsi="Arial" w:cs="Arial"/>
              </w:rPr>
            </w:pPr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ctlrcpfacet.out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rcpfacet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44354F">
              <w:rPr>
                <w:rFonts w:ascii="Arial" w:hAnsi="Arial" w:cs="Arial"/>
              </w:rPr>
              <w:t>rcpclass.end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44354F">
              <w:rPr>
                <w:rFonts w:ascii="Arial" w:hAnsi="Arial" w:cs="Arial"/>
              </w:rPr>
              <w:t>rcpfadecode.end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r w:rsidRPr="0044354F">
              <w:rPr>
                <w:rFonts w:ascii="Arial" w:hAnsi="Arial" w:cs="Arial"/>
              </w:rPr>
              <w:t>r_facgroup.txt</w:t>
            </w:r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44354F">
              <w:rPr>
                <w:rFonts w:ascii="Arial" w:hAnsi="Arial" w:cs="Arial"/>
              </w:rPr>
              <w:t>mixedrec.end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  <w:tc>
          <w:tcPr>
            <w:tcW w:w="5858" w:type="dxa"/>
            <w:vAlign w:val="center"/>
          </w:tcPr>
          <w:p w:rsidR="002D384C" w:rsidRPr="0044354F" w:rsidRDefault="002D384C" w:rsidP="00FC28E9">
            <w:pPr>
              <w:rPr>
                <w:rFonts w:ascii="Arial" w:hAnsi="Arial" w:cs="Arial"/>
              </w:rPr>
            </w:pPr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ctlrcpqt.out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rcpquant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44354F">
              <w:rPr>
                <w:rFonts w:ascii="Arial" w:hAnsi="Arial" w:cs="Arial"/>
              </w:rPr>
              <w:t>rcpclass.end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6D02BC">
              <w:rPr>
                <w:rFonts w:ascii="Arial" w:hAnsi="Arial" w:cs="Arial"/>
              </w:rPr>
              <w:t>photo.end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6D02BC">
              <w:rPr>
                <w:rFonts w:ascii="Arial" w:hAnsi="Arial" w:cs="Arial"/>
              </w:rPr>
              <w:t>rcpqmdetail.end</w:t>
            </w:r>
            <w:proofErr w:type="spellEnd"/>
            <w:r w:rsidRPr="006D02BC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44354F">
              <w:rPr>
                <w:rFonts w:ascii="Arial" w:hAnsi="Arial" w:cs="Arial"/>
              </w:rPr>
              <w:t>mixedrec.end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6D02BC">
              <w:rPr>
                <w:rFonts w:ascii="Arial" w:hAnsi="Arial" w:cs="Arial"/>
              </w:rPr>
              <w:t>rcpstdu.end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ctlrcpstd.out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rcpstdu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6D02BC">
              <w:rPr>
                <w:rFonts w:ascii="Arial" w:hAnsi="Arial" w:cs="Arial"/>
              </w:rPr>
              <w:t>rcpclass.end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6D02BC">
              <w:rPr>
                <w:rFonts w:ascii="Arial" w:hAnsi="Arial" w:cs="Arial"/>
              </w:rPr>
              <w:t>mixedrec.end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6D02BC">
              <w:rPr>
                <w:rFonts w:ascii="Arial" w:hAnsi="Arial" w:cs="Arial"/>
              </w:rPr>
              <w:t>rcpquant.end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  <w:tc>
          <w:tcPr>
            <w:tcW w:w="5858" w:type="dxa"/>
            <w:vAlign w:val="center"/>
          </w:tcPr>
          <w:p w:rsidR="002D384C" w:rsidRPr="0044354F" w:rsidRDefault="002D384C" w:rsidP="00FC28E9">
            <w:pPr>
              <w:rPr>
                <w:rFonts w:ascii="Arial" w:hAnsi="Arial" w:cs="Arial"/>
              </w:rPr>
            </w:pPr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ctlrcpmax.out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rcpmax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44354F">
              <w:rPr>
                <w:rFonts w:ascii="Arial" w:hAnsi="Arial" w:cs="Arial"/>
              </w:rPr>
              <w:t>rcpclass.end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44354F">
              <w:rPr>
                <w:rFonts w:ascii="Arial" w:hAnsi="Arial" w:cs="Arial"/>
              </w:rPr>
              <w:t>mixedrec.end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ctlrcpprob.out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rcpprobing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44354F">
              <w:rPr>
                <w:rFonts w:ascii="Arial" w:hAnsi="Arial" w:cs="Arial"/>
              </w:rPr>
              <w:t>rcpclass.end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6D02BC">
              <w:rPr>
                <w:rFonts w:ascii="Arial" w:hAnsi="Arial" w:cs="Arial"/>
              </w:rPr>
              <w:t>probing.end</w:t>
            </w:r>
            <w:proofErr w:type="spellEnd"/>
            <w:r w:rsidRPr="006D02BC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/ </w:t>
            </w:r>
            <w:proofErr w:type="spellStart"/>
            <w:r w:rsidRPr="0044354F">
              <w:rPr>
                <w:rFonts w:ascii="Arial" w:hAnsi="Arial" w:cs="Arial"/>
              </w:rPr>
              <w:t>mixedrec.end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6D02BC">
              <w:rPr>
                <w:rFonts w:ascii="Arial" w:hAnsi="Arial" w:cs="Arial"/>
              </w:rPr>
              <w:t>rcppctfss.end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  <w:tc>
          <w:tcPr>
            <w:tcW w:w="5858" w:type="dxa"/>
            <w:vAlign w:val="center"/>
          </w:tcPr>
          <w:p w:rsidR="002D384C" w:rsidRPr="0044354F" w:rsidRDefault="002D384C" w:rsidP="00FC28E9">
            <w:pPr>
              <w:rPr>
                <w:rFonts w:ascii="Arial" w:hAnsi="Arial" w:cs="Arial"/>
              </w:rPr>
            </w:pPr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ctlrcpden.out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rcpdensity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44354F">
              <w:rPr>
                <w:rFonts w:ascii="Arial" w:hAnsi="Arial" w:cs="Arial"/>
              </w:rPr>
              <w:t>rcpclass.end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44354F">
              <w:rPr>
                <w:rFonts w:ascii="Arial" w:hAnsi="Arial" w:cs="Arial"/>
              </w:rPr>
              <w:t>rcpfadebygroup.end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44354F">
              <w:rPr>
                <w:rFonts w:ascii="Arial" w:hAnsi="Arial" w:cs="Arial"/>
              </w:rPr>
              <w:t>mixedrec.end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44354F">
              <w:rPr>
                <w:rFonts w:ascii="Arial" w:hAnsi="Arial" w:cs="Arial"/>
              </w:rPr>
              <w:t>rcpfacet.end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ctlrcppctfss.out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rcppctfss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44354F">
              <w:rPr>
                <w:rFonts w:ascii="Arial" w:hAnsi="Arial" w:cs="Arial"/>
              </w:rPr>
              <w:t>rcpclass.end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44354F">
              <w:rPr>
                <w:rFonts w:ascii="Arial" w:hAnsi="Arial" w:cs="Arial"/>
              </w:rPr>
              <w:t>mixedrec.end</w:t>
            </w:r>
            <w:proofErr w:type="spellEnd"/>
          </w:p>
        </w:tc>
      </w:tr>
    </w:tbl>
    <w:p w:rsidR="002C63FC" w:rsidRDefault="00F244EB" w:rsidP="00FC28E9">
      <w:pPr>
        <w:spacing w:after="0" w:line="240" w:lineRule="auto"/>
        <w:jc w:val="center"/>
        <w:rPr>
          <w:rFonts w:ascii="Arial" w:hAnsi="Arial" w:cs="Arial"/>
          <w:b/>
        </w:rPr>
        <w:sectPr w:rsidR="002C63FC" w:rsidSect="00FC28E9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rPr>
          <w:rFonts w:ascii="Arial" w:hAnsi="Arial" w:cs="Arial"/>
          <w:b/>
        </w:rPr>
        <w:br w:type="page"/>
      </w:r>
    </w:p>
    <w:p w:rsidR="00F244EB" w:rsidRDefault="00633091" w:rsidP="00FC28E9">
      <w:pPr>
        <w:spacing w:after="0" w:line="240" w:lineRule="auto"/>
        <w:jc w:val="center"/>
        <w:rPr>
          <w:rFonts w:ascii="Arial" w:hAnsi="Arial" w:cs="Arial"/>
          <w:b/>
        </w:rPr>
      </w:pPr>
      <w:r w:rsidRPr="00633091">
        <w:rPr>
          <w:rFonts w:ascii="Arial" w:hAnsi="Arial" w:cs="Arial"/>
          <w:b/>
          <w:highlight w:val="yellow"/>
        </w:rPr>
        <w:lastRenderedPageBreak/>
        <w:t xml:space="preserve">ANNEX </w:t>
      </w:r>
      <w:r w:rsidR="002D384C">
        <w:rPr>
          <w:rFonts w:ascii="Arial" w:hAnsi="Arial" w:cs="Arial"/>
          <w:b/>
          <w:highlight w:val="yellow"/>
        </w:rPr>
        <w:t>3</w:t>
      </w:r>
      <w:r w:rsidRPr="00633091">
        <w:rPr>
          <w:rFonts w:ascii="Arial" w:hAnsi="Arial" w:cs="Arial"/>
          <w:b/>
          <w:highlight w:val="yellow"/>
        </w:rPr>
        <w:t>: COMMENTS AVAILABLE IN THE DIFFERENT OUT-FILES</w:t>
      </w:r>
    </w:p>
    <w:p w:rsidR="00D87867" w:rsidRDefault="00D87867" w:rsidP="00FC28E9">
      <w:pPr>
        <w:spacing w:after="0" w:line="240" w:lineRule="auto"/>
        <w:rPr>
          <w:rFonts w:ascii="Arial" w:hAnsi="Arial" w:cs="Arial"/>
          <w:b/>
        </w:rPr>
      </w:pPr>
    </w:p>
    <w:p w:rsidR="002C63FC" w:rsidRDefault="002C63FC" w:rsidP="00FC28E9">
      <w:pPr>
        <w:pStyle w:val="ListParagraph"/>
        <w:spacing w:after="0" w:line="240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The returned messages available in out-file, can be classified as warning or as </w:t>
      </w:r>
      <w:r w:rsidR="00633091">
        <w:rPr>
          <w:rFonts w:ascii="Arial" w:hAnsi="Arial" w:cs="Arial"/>
        </w:rPr>
        <w:t>‘</w:t>
      </w:r>
      <w:r>
        <w:rPr>
          <w:rFonts w:ascii="Arial" w:hAnsi="Arial" w:cs="Arial"/>
        </w:rPr>
        <w:t>error with actions needed</w:t>
      </w:r>
      <w:r w:rsidR="00633091">
        <w:rPr>
          <w:rFonts w:ascii="Arial" w:hAnsi="Arial" w:cs="Arial"/>
        </w:rPr>
        <w:t>’</w:t>
      </w:r>
      <w:r>
        <w:rPr>
          <w:rFonts w:ascii="Arial" w:hAnsi="Arial" w:cs="Arial"/>
        </w:rPr>
        <w:t xml:space="preserve">. Please find below a list of </w:t>
      </w:r>
      <w:r w:rsidR="00633091">
        <w:rPr>
          <w:rFonts w:ascii="Arial" w:hAnsi="Arial" w:cs="Arial"/>
        </w:rPr>
        <w:t xml:space="preserve">the </w:t>
      </w:r>
      <w:r>
        <w:rPr>
          <w:rFonts w:ascii="Arial" w:hAnsi="Arial" w:cs="Arial"/>
        </w:rPr>
        <w:t xml:space="preserve">most common </w:t>
      </w:r>
      <w:r w:rsidR="00633091">
        <w:rPr>
          <w:rFonts w:ascii="Arial" w:hAnsi="Arial" w:cs="Arial"/>
        </w:rPr>
        <w:t>ones</w:t>
      </w:r>
      <w:r>
        <w:rPr>
          <w:rFonts w:ascii="Arial" w:hAnsi="Arial" w:cs="Arial"/>
        </w:rPr>
        <w:t xml:space="preserve"> with </w:t>
      </w:r>
      <w:r w:rsidR="00633091">
        <w:rPr>
          <w:rFonts w:ascii="Arial" w:hAnsi="Arial" w:cs="Arial"/>
        </w:rPr>
        <w:t xml:space="preserve">the </w:t>
      </w:r>
      <w:r>
        <w:rPr>
          <w:rFonts w:ascii="Arial" w:hAnsi="Arial" w:cs="Arial"/>
        </w:rPr>
        <w:t>attached possible actions</w:t>
      </w:r>
      <w:r w:rsidR="00633091">
        <w:rPr>
          <w:rFonts w:ascii="Arial" w:hAnsi="Arial" w:cs="Arial"/>
        </w:rPr>
        <w:t>:</w:t>
      </w:r>
    </w:p>
    <w:p w:rsidR="002C63FC" w:rsidRDefault="002C63FC" w:rsidP="00FC28E9">
      <w:pPr>
        <w:pStyle w:val="ListParagraph"/>
        <w:spacing w:after="0" w:line="240" w:lineRule="auto"/>
        <w:ind w:left="0"/>
        <w:rPr>
          <w:rFonts w:ascii="Arial" w:hAnsi="Arial" w:cs="Arial"/>
        </w:rPr>
      </w:pPr>
    </w:p>
    <w:tbl>
      <w:tblPr>
        <w:tblStyle w:val="TableGrid"/>
        <w:tblW w:w="14572" w:type="dxa"/>
        <w:tblLayout w:type="fixed"/>
        <w:tblLook w:val="04A0" w:firstRow="1" w:lastRow="0" w:firstColumn="1" w:lastColumn="0" w:noHBand="0" w:noVBand="1"/>
      </w:tblPr>
      <w:tblGrid>
        <w:gridCol w:w="2013"/>
        <w:gridCol w:w="2896"/>
        <w:gridCol w:w="1158"/>
        <w:gridCol w:w="4673"/>
        <w:gridCol w:w="3832"/>
      </w:tblGrid>
      <w:tr w:rsidR="00E105A7" w:rsidRPr="00DC314D" w:rsidTr="00FC28E9">
        <w:tc>
          <w:tcPr>
            <w:tcW w:w="2013" w:type="dxa"/>
            <w:shd w:val="clear" w:color="auto" w:fill="CCFFFF"/>
            <w:vAlign w:val="center"/>
          </w:tcPr>
          <w:p w:rsidR="00E105A7" w:rsidRPr="00E105A7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Control</w:t>
            </w:r>
          </w:p>
        </w:tc>
        <w:tc>
          <w:tcPr>
            <w:tcW w:w="2896" w:type="dxa"/>
            <w:shd w:val="clear" w:color="auto" w:fill="CCFFFF"/>
            <w:vAlign w:val="center"/>
          </w:tcPr>
          <w:p w:rsidR="00E105A7" w:rsidRPr="00B00AC3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Message</w:t>
            </w:r>
          </w:p>
        </w:tc>
        <w:tc>
          <w:tcPr>
            <w:tcW w:w="1158" w:type="dxa"/>
            <w:shd w:val="clear" w:color="auto" w:fill="CCFFFF"/>
            <w:vAlign w:val="center"/>
          </w:tcPr>
          <w:p w:rsidR="00E105A7" w:rsidRPr="00DC314D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Type</w:t>
            </w:r>
          </w:p>
        </w:tc>
        <w:tc>
          <w:tcPr>
            <w:tcW w:w="4673" w:type="dxa"/>
            <w:shd w:val="clear" w:color="auto" w:fill="CCFFFF"/>
            <w:vAlign w:val="center"/>
          </w:tcPr>
          <w:p w:rsidR="00E105A7" w:rsidRPr="00DC314D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Comment</w:t>
            </w:r>
          </w:p>
        </w:tc>
        <w:tc>
          <w:tcPr>
            <w:tcW w:w="3832" w:type="dxa"/>
            <w:shd w:val="clear" w:color="auto" w:fill="CCFFFF"/>
            <w:vAlign w:val="center"/>
          </w:tcPr>
          <w:p w:rsidR="00E105A7" w:rsidRPr="00DC314D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Action</w:t>
            </w:r>
          </w:p>
        </w:tc>
      </w:tr>
      <w:tr w:rsidR="00E105A7" w:rsidRPr="002C63FC" w:rsidTr="00FC28E9">
        <w:tc>
          <w:tcPr>
            <w:tcW w:w="2013" w:type="dxa"/>
            <w:vAlign w:val="center"/>
          </w:tcPr>
          <w:p w:rsidR="00E105A7" w:rsidRPr="00E105A7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105A7">
              <w:rPr>
                <w:rFonts w:ascii="Arial" w:hAnsi="Arial" w:cs="Arial"/>
                <w:b/>
              </w:rPr>
              <w:t>general</w:t>
            </w:r>
          </w:p>
        </w:tc>
        <w:tc>
          <w:tcPr>
            <w:tcW w:w="2896" w:type="dxa"/>
            <w:vAlign w:val="center"/>
          </w:tcPr>
          <w:p w:rsidR="00E105A7" w:rsidRPr="00B00AC3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Read error</w:t>
            </w:r>
          </w:p>
        </w:tc>
        <w:tc>
          <w:tcPr>
            <w:tcW w:w="1158" w:type="dxa"/>
            <w:vAlign w:val="center"/>
          </w:tcPr>
          <w:p w:rsidR="00E105A7" w:rsidRPr="002C63FC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E105A7" w:rsidRPr="002C63FC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format of the end-file is not valid</w:t>
            </w:r>
          </w:p>
        </w:tc>
        <w:tc>
          <w:tcPr>
            <w:tcW w:w="3832" w:type="dxa"/>
            <w:vAlign w:val="center"/>
          </w:tcPr>
          <w:p w:rsidR="00E105A7" w:rsidRPr="002C63FC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Find where this problem occurred and check if values are in the correct column, no tab…</w:t>
            </w:r>
          </w:p>
        </w:tc>
      </w:tr>
      <w:tr w:rsidR="00E105A7" w:rsidRPr="002C63FC" w:rsidTr="00FC28E9">
        <w:tc>
          <w:tcPr>
            <w:tcW w:w="2013" w:type="dxa"/>
            <w:vAlign w:val="center"/>
          </w:tcPr>
          <w:p w:rsidR="00E105A7" w:rsidRPr="00E105A7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105A7">
              <w:rPr>
                <w:rFonts w:ascii="Arial" w:hAnsi="Arial" w:cs="Arial"/>
                <w:b/>
              </w:rPr>
              <w:t>general</w:t>
            </w:r>
          </w:p>
        </w:tc>
        <w:tc>
          <w:tcPr>
            <w:tcW w:w="2896" w:type="dxa"/>
            <w:vAlign w:val="center"/>
          </w:tcPr>
          <w:p w:rsidR="00E105A7" w:rsidRPr="00B00AC3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Nbgrpmax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limit</w:t>
            </w:r>
          </w:p>
        </w:tc>
        <w:tc>
          <w:tcPr>
            <w:tcW w:w="1158" w:type="dxa"/>
            <w:vAlign w:val="center"/>
          </w:tcPr>
          <w:p w:rsidR="00E105A7" w:rsidRPr="002C63FC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E105A7" w:rsidRPr="002C63FC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Fortran program problem (list too long)</w:t>
            </w:r>
          </w:p>
        </w:tc>
        <w:tc>
          <w:tcPr>
            <w:tcW w:w="3832" w:type="dxa"/>
            <w:vAlign w:val="center"/>
          </w:tcPr>
          <w:p w:rsidR="00E105A7" w:rsidRPr="002C63FC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Contact Corinne</w:t>
            </w:r>
          </w:p>
        </w:tc>
      </w:tr>
      <w:tr w:rsidR="00E105A7" w:rsidRPr="002C63FC" w:rsidTr="00FC28E9">
        <w:tc>
          <w:tcPr>
            <w:tcW w:w="2013" w:type="dxa"/>
            <w:vAlign w:val="center"/>
          </w:tcPr>
          <w:p w:rsidR="00E105A7" w:rsidRPr="00E105A7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105A7">
              <w:rPr>
                <w:rFonts w:ascii="Arial" w:hAnsi="Arial" w:cs="Arial"/>
                <w:b/>
              </w:rPr>
              <w:t>general</w:t>
            </w:r>
          </w:p>
        </w:tc>
        <w:tc>
          <w:tcPr>
            <w:tcW w:w="2896" w:type="dxa"/>
            <w:vAlign w:val="center"/>
          </w:tcPr>
          <w:p w:rsidR="00E105A7" w:rsidRPr="00B00AC3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Group not in </w:t>
            </w:r>
            <w:proofErr w:type="spellStart"/>
            <w:r w:rsidRPr="00B00AC3">
              <w:rPr>
                <w:rFonts w:ascii="Arial" w:hAnsi="Arial" w:cs="Arial"/>
                <w:b/>
              </w:rPr>
              <w:t>classif</w:t>
            </w:r>
            <w:proofErr w:type="spellEnd"/>
          </w:p>
        </w:tc>
        <w:tc>
          <w:tcPr>
            <w:tcW w:w="1158" w:type="dxa"/>
            <w:vAlign w:val="center"/>
          </w:tcPr>
          <w:p w:rsidR="00E105A7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E105A7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Group code not available in </w:t>
            </w:r>
            <w:proofErr w:type="spellStart"/>
            <w:r>
              <w:rPr>
                <w:rFonts w:ascii="Arial" w:hAnsi="Arial" w:cs="Arial"/>
              </w:rPr>
              <w:t>fdclass</w:t>
            </w:r>
            <w:proofErr w:type="spellEnd"/>
            <w:r>
              <w:rPr>
                <w:rFonts w:ascii="Arial" w:hAnsi="Arial" w:cs="Arial"/>
              </w:rPr>
              <w:t>/</w:t>
            </w:r>
            <w:proofErr w:type="spellStart"/>
            <w:r>
              <w:rPr>
                <w:rFonts w:ascii="Arial" w:hAnsi="Arial" w:cs="Arial"/>
              </w:rPr>
              <w:t>rcpclass</w:t>
            </w:r>
            <w:proofErr w:type="spellEnd"/>
          </w:p>
        </w:tc>
        <w:tc>
          <w:tcPr>
            <w:tcW w:w="3832" w:type="dxa"/>
            <w:vAlign w:val="center"/>
          </w:tcPr>
          <w:p w:rsidR="00E105A7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Classification in End-file to be checked</w:t>
            </w:r>
          </w:p>
        </w:tc>
      </w:tr>
      <w:tr w:rsidR="00E255A3" w:rsidRPr="002C63FC" w:rsidTr="00FC28E9">
        <w:tc>
          <w:tcPr>
            <w:tcW w:w="2013" w:type="dxa"/>
            <w:vAlign w:val="center"/>
          </w:tcPr>
          <w:p w:rsidR="00E255A3" w:rsidRPr="00E105A7" w:rsidRDefault="00E255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105A7">
              <w:rPr>
                <w:rFonts w:ascii="Arial" w:hAnsi="Arial" w:cs="Arial"/>
                <w:b/>
              </w:rPr>
              <w:t>general</w:t>
            </w:r>
          </w:p>
        </w:tc>
        <w:tc>
          <w:tcPr>
            <w:tcW w:w="2896" w:type="dxa"/>
            <w:vAlign w:val="center"/>
          </w:tcPr>
          <w:p w:rsidR="00E255A3" w:rsidRPr="00B00AC3" w:rsidRDefault="00E255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255A3">
              <w:rPr>
                <w:rFonts w:ascii="Arial" w:hAnsi="Arial" w:cs="Arial"/>
                <w:b/>
              </w:rPr>
              <w:t xml:space="preserve">Group not in </w:t>
            </w:r>
            <w:proofErr w:type="spellStart"/>
            <w:r w:rsidRPr="00E255A3">
              <w:rPr>
                <w:rFonts w:ascii="Arial" w:hAnsi="Arial" w:cs="Arial"/>
                <w:b/>
              </w:rPr>
              <w:t>fdlist</w:t>
            </w:r>
            <w:proofErr w:type="spellEnd"/>
          </w:p>
        </w:tc>
        <w:tc>
          <w:tcPr>
            <w:tcW w:w="1158" w:type="dxa"/>
            <w:vAlign w:val="center"/>
          </w:tcPr>
          <w:p w:rsidR="00E255A3" w:rsidRDefault="00E255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E255A3" w:rsidRDefault="00E255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Group code not available in </w:t>
            </w:r>
            <w:proofErr w:type="spellStart"/>
            <w:r>
              <w:rPr>
                <w:rFonts w:ascii="Arial" w:hAnsi="Arial" w:cs="Arial"/>
              </w:rPr>
              <w:t>fdlist</w:t>
            </w:r>
            <w:proofErr w:type="spellEnd"/>
          </w:p>
        </w:tc>
        <w:tc>
          <w:tcPr>
            <w:tcW w:w="3832" w:type="dxa"/>
            <w:vAlign w:val="center"/>
          </w:tcPr>
          <w:p w:rsidR="00E255A3" w:rsidRDefault="00E255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Classification in End-file to be checked</w:t>
            </w:r>
          </w:p>
        </w:tc>
      </w:tr>
      <w:tr w:rsidR="00E105A7" w:rsidRPr="002C63FC" w:rsidTr="00FC28E9">
        <w:tc>
          <w:tcPr>
            <w:tcW w:w="2013" w:type="dxa"/>
            <w:vAlign w:val="center"/>
          </w:tcPr>
          <w:p w:rsidR="00E105A7" w:rsidRPr="00E105A7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105A7">
              <w:rPr>
                <w:rFonts w:ascii="Arial" w:hAnsi="Arial" w:cs="Arial"/>
                <w:b/>
              </w:rPr>
              <w:t>general</w:t>
            </w:r>
          </w:p>
        </w:tc>
        <w:tc>
          <w:tcPr>
            <w:tcW w:w="2896" w:type="dxa"/>
            <w:vAlign w:val="center"/>
          </w:tcPr>
          <w:p w:rsidR="00E105A7" w:rsidRPr="00B00AC3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Facet not in </w:t>
            </w:r>
            <w:proofErr w:type="spellStart"/>
            <w:r w:rsidRPr="00B00AC3">
              <w:rPr>
                <w:rFonts w:ascii="Arial" w:hAnsi="Arial" w:cs="Arial"/>
                <w:b/>
              </w:rPr>
              <w:t>fadebyg</w:t>
            </w:r>
            <w:proofErr w:type="spellEnd"/>
          </w:p>
        </w:tc>
        <w:tc>
          <w:tcPr>
            <w:tcW w:w="1158" w:type="dxa"/>
            <w:vAlign w:val="center"/>
          </w:tcPr>
          <w:p w:rsidR="00E105A7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E105A7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 on a facet code</w:t>
            </w:r>
          </w:p>
        </w:tc>
        <w:tc>
          <w:tcPr>
            <w:tcW w:w="3832" w:type="dxa"/>
            <w:vAlign w:val="center"/>
          </w:tcPr>
          <w:p w:rsidR="00E105A7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Facet codes in End-file to be checked</w:t>
            </w:r>
          </w:p>
        </w:tc>
      </w:tr>
      <w:tr w:rsidR="00E105A7" w:rsidRPr="00195834" w:rsidTr="00FC28E9">
        <w:tc>
          <w:tcPr>
            <w:tcW w:w="2013" w:type="dxa"/>
            <w:vAlign w:val="center"/>
          </w:tcPr>
          <w:p w:rsidR="00E105A7" w:rsidRPr="00E105A7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105A7">
              <w:rPr>
                <w:rFonts w:ascii="Arial" w:hAnsi="Arial" w:cs="Arial"/>
                <w:b/>
              </w:rPr>
              <w:t>general</w:t>
            </w:r>
          </w:p>
        </w:tc>
        <w:tc>
          <w:tcPr>
            <w:tcW w:w="2896" w:type="dxa"/>
            <w:vAlign w:val="center"/>
          </w:tcPr>
          <w:p w:rsidR="00E105A7" w:rsidRPr="00B00AC3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Facet not in </w:t>
            </w:r>
            <w:proofErr w:type="spellStart"/>
            <w:r w:rsidRPr="00B00AC3">
              <w:rPr>
                <w:rFonts w:ascii="Arial" w:hAnsi="Arial" w:cs="Arial"/>
                <w:b/>
              </w:rPr>
              <w:t>fdfacet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: xx for food : </w:t>
            </w:r>
            <w:proofErr w:type="spellStart"/>
            <w:r w:rsidRPr="00B00AC3">
              <w:rPr>
                <w:rFonts w:ascii="Arial" w:hAnsi="Arial" w:cs="Arial"/>
                <w:b/>
              </w:rPr>
              <w:t>xxxx</w:t>
            </w:r>
            <w:proofErr w:type="spellEnd"/>
          </w:p>
        </w:tc>
        <w:tc>
          <w:tcPr>
            <w:tcW w:w="1158" w:type="dxa"/>
            <w:vAlign w:val="center"/>
          </w:tcPr>
          <w:p w:rsidR="00E105A7" w:rsidRPr="00195834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E105A7" w:rsidRPr="00195834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Problem on a facet not available in </w:t>
            </w:r>
            <w:proofErr w:type="spellStart"/>
            <w:r>
              <w:rPr>
                <w:rFonts w:ascii="Arial" w:hAnsi="Arial" w:cs="Arial"/>
              </w:rPr>
              <w:t>fadebygroup</w:t>
            </w:r>
            <w:proofErr w:type="spellEnd"/>
          </w:p>
        </w:tc>
        <w:tc>
          <w:tcPr>
            <w:tcW w:w="3832" w:type="dxa"/>
            <w:vAlign w:val="center"/>
          </w:tcPr>
          <w:p w:rsidR="00E105A7" w:rsidRPr="00195834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 end-file or </w:t>
            </w:r>
            <w:proofErr w:type="spellStart"/>
            <w:r>
              <w:rPr>
                <w:rFonts w:ascii="Arial" w:hAnsi="Arial" w:cs="Arial"/>
              </w:rPr>
              <w:t>facdebygroup</w:t>
            </w:r>
            <w:proofErr w:type="spellEnd"/>
            <w:r>
              <w:rPr>
                <w:rFonts w:ascii="Arial" w:hAnsi="Arial" w:cs="Arial"/>
              </w:rPr>
              <w:t xml:space="preserve"> or </w:t>
            </w:r>
            <w:proofErr w:type="spellStart"/>
            <w:r>
              <w:rPr>
                <w:rFonts w:ascii="Arial" w:hAnsi="Arial" w:cs="Arial"/>
              </w:rPr>
              <w:t>fdfacet</w:t>
            </w:r>
            <w:proofErr w:type="spellEnd"/>
          </w:p>
        </w:tc>
      </w:tr>
      <w:tr w:rsidR="00E105A7" w:rsidRPr="00195834" w:rsidTr="00FC28E9">
        <w:tc>
          <w:tcPr>
            <w:tcW w:w="2013" w:type="dxa"/>
            <w:vAlign w:val="center"/>
          </w:tcPr>
          <w:p w:rsidR="00E105A7" w:rsidRPr="00E105A7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105A7">
              <w:rPr>
                <w:rFonts w:ascii="Arial" w:hAnsi="Arial" w:cs="Arial"/>
                <w:b/>
              </w:rPr>
              <w:t>general</w:t>
            </w:r>
          </w:p>
        </w:tc>
        <w:tc>
          <w:tcPr>
            <w:tcW w:w="2896" w:type="dxa"/>
            <w:vAlign w:val="center"/>
          </w:tcPr>
          <w:p w:rsidR="00E105A7" w:rsidRPr="00B00AC3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Fade not in </w:t>
            </w:r>
            <w:proofErr w:type="spellStart"/>
            <w:r w:rsidRPr="00B00AC3">
              <w:rPr>
                <w:rFonts w:ascii="Arial" w:hAnsi="Arial" w:cs="Arial"/>
                <w:b/>
              </w:rPr>
              <w:t>fadebyg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: </w:t>
            </w:r>
            <w:proofErr w:type="spellStart"/>
            <w:r w:rsidRPr="00B00AC3">
              <w:rPr>
                <w:rFonts w:ascii="Arial" w:hAnsi="Arial" w:cs="Arial"/>
                <w:b/>
              </w:rPr>
              <w:t>xxxx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for food </w:t>
            </w:r>
            <w:proofErr w:type="spellStart"/>
            <w:r w:rsidRPr="00B00AC3">
              <w:rPr>
                <w:rFonts w:ascii="Arial" w:hAnsi="Arial" w:cs="Arial"/>
                <w:b/>
              </w:rPr>
              <w:t>xxxx</w:t>
            </w:r>
            <w:proofErr w:type="spellEnd"/>
          </w:p>
        </w:tc>
        <w:tc>
          <w:tcPr>
            <w:tcW w:w="1158" w:type="dxa"/>
            <w:vAlign w:val="center"/>
          </w:tcPr>
          <w:p w:rsidR="00E105A7" w:rsidRPr="00195834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E105A7" w:rsidRPr="00195834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Problem on a descriptor not available in </w:t>
            </w:r>
            <w:proofErr w:type="spellStart"/>
            <w:r>
              <w:rPr>
                <w:rFonts w:ascii="Arial" w:hAnsi="Arial" w:cs="Arial"/>
              </w:rPr>
              <w:t>fadebygroup</w:t>
            </w:r>
            <w:proofErr w:type="spellEnd"/>
          </w:p>
        </w:tc>
        <w:tc>
          <w:tcPr>
            <w:tcW w:w="3832" w:type="dxa"/>
            <w:vAlign w:val="center"/>
          </w:tcPr>
          <w:p w:rsidR="00E105A7" w:rsidRPr="00195834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 end-file or </w:t>
            </w:r>
            <w:proofErr w:type="spellStart"/>
            <w:r>
              <w:rPr>
                <w:rFonts w:ascii="Arial" w:hAnsi="Arial" w:cs="Arial"/>
              </w:rPr>
              <w:t>facdebygroup</w:t>
            </w:r>
            <w:proofErr w:type="spellEnd"/>
            <w:r>
              <w:rPr>
                <w:rFonts w:ascii="Arial" w:hAnsi="Arial" w:cs="Arial"/>
              </w:rPr>
              <w:t xml:space="preserve"> or </w:t>
            </w:r>
            <w:proofErr w:type="spellStart"/>
            <w:r>
              <w:rPr>
                <w:rFonts w:ascii="Arial" w:hAnsi="Arial" w:cs="Arial"/>
              </w:rPr>
              <w:t>fdfacet</w:t>
            </w:r>
            <w:proofErr w:type="spellEnd"/>
          </w:p>
        </w:tc>
      </w:tr>
      <w:tr w:rsidR="00E105A7" w:rsidRPr="00195834" w:rsidTr="00FC28E9">
        <w:tc>
          <w:tcPr>
            <w:tcW w:w="2013" w:type="dxa"/>
            <w:vAlign w:val="center"/>
          </w:tcPr>
          <w:p w:rsidR="00E105A7" w:rsidRPr="00E105A7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105A7">
              <w:rPr>
                <w:rFonts w:ascii="Arial" w:hAnsi="Arial" w:cs="Arial"/>
                <w:b/>
              </w:rPr>
              <w:t>general</w:t>
            </w:r>
          </w:p>
        </w:tc>
        <w:tc>
          <w:tcPr>
            <w:tcW w:w="2896" w:type="dxa"/>
            <w:vAlign w:val="center"/>
          </w:tcPr>
          <w:p w:rsidR="00E105A7" w:rsidRPr="00B00AC3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Numfood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not found in food list</w:t>
            </w:r>
          </w:p>
        </w:tc>
        <w:tc>
          <w:tcPr>
            <w:tcW w:w="1158" w:type="dxa"/>
            <w:vAlign w:val="center"/>
          </w:tcPr>
          <w:p w:rsidR="00E105A7" w:rsidRPr="00195834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E105A7" w:rsidRPr="00195834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Food available in the food list but not in the checked end-file</w:t>
            </w:r>
          </w:p>
        </w:tc>
        <w:tc>
          <w:tcPr>
            <w:tcW w:w="3832" w:type="dxa"/>
            <w:vAlign w:val="center"/>
          </w:tcPr>
          <w:p w:rsidR="00E105A7" w:rsidRPr="00195834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the end-file</w:t>
            </w:r>
          </w:p>
        </w:tc>
      </w:tr>
      <w:tr w:rsidR="00E105A7" w:rsidRPr="00195834" w:rsidTr="00FC28E9">
        <w:tc>
          <w:tcPr>
            <w:tcW w:w="2013" w:type="dxa"/>
            <w:vAlign w:val="center"/>
          </w:tcPr>
          <w:p w:rsidR="00E105A7" w:rsidRPr="00E105A7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105A7">
              <w:rPr>
                <w:rFonts w:ascii="Arial" w:hAnsi="Arial" w:cs="Arial"/>
                <w:b/>
              </w:rPr>
              <w:t>general</w:t>
            </w:r>
          </w:p>
        </w:tc>
        <w:tc>
          <w:tcPr>
            <w:tcW w:w="2896" w:type="dxa"/>
            <w:vAlign w:val="center"/>
          </w:tcPr>
          <w:p w:rsidR="00E105A7" w:rsidRPr="00B00AC3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Numfood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not in same group</w:t>
            </w:r>
          </w:p>
        </w:tc>
        <w:tc>
          <w:tcPr>
            <w:tcW w:w="1158" w:type="dxa"/>
            <w:vAlign w:val="center"/>
          </w:tcPr>
          <w:p w:rsidR="00E105A7" w:rsidRPr="00195834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E105A7" w:rsidRPr="00195834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Food available in the food list in </w:t>
            </w:r>
            <w:proofErr w:type="spellStart"/>
            <w:r>
              <w:rPr>
                <w:rFonts w:ascii="Arial" w:hAnsi="Arial" w:cs="Arial"/>
              </w:rPr>
              <w:t>a</w:t>
            </w:r>
            <w:proofErr w:type="spellEnd"/>
            <w:r>
              <w:rPr>
                <w:rFonts w:ascii="Arial" w:hAnsi="Arial" w:cs="Arial"/>
              </w:rPr>
              <w:t xml:space="preserve"> attached group/subgroup but not in the same group/subgroup in the checked end-file</w:t>
            </w:r>
          </w:p>
        </w:tc>
        <w:tc>
          <w:tcPr>
            <w:tcW w:w="3832" w:type="dxa"/>
            <w:vAlign w:val="center"/>
          </w:tcPr>
          <w:p w:rsidR="00E105A7" w:rsidRPr="00195834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the end-file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general</w:t>
            </w:r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255A3">
              <w:rPr>
                <w:rFonts w:ascii="Arial" w:hAnsi="Arial" w:cs="Arial"/>
                <w:b/>
              </w:rPr>
              <w:t xml:space="preserve">Food not found in </w:t>
            </w:r>
            <w:proofErr w:type="spellStart"/>
            <w:r w:rsidR="008C1AC2" w:rsidRPr="008C1AC2">
              <w:rPr>
                <w:rFonts w:ascii="Arial" w:hAnsi="Arial" w:cs="Arial"/>
                <w:b/>
                <w:i/>
              </w:rPr>
              <w:t>nnnn</w:t>
            </w:r>
            <w:proofErr w:type="spellEnd"/>
            <w:r w:rsidR="008C1AC2">
              <w:rPr>
                <w:rFonts w:ascii="Arial" w:hAnsi="Arial" w:cs="Arial"/>
                <w:b/>
              </w:rPr>
              <w:t xml:space="preserve"> </w:t>
            </w:r>
            <w:r w:rsidRPr="00E255A3">
              <w:rPr>
                <w:rFonts w:ascii="Arial" w:hAnsi="Arial" w:cs="Arial"/>
                <w:b/>
              </w:rPr>
              <w:t>file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Food available in </w:t>
            </w:r>
            <w:proofErr w:type="spellStart"/>
            <w:r>
              <w:rPr>
                <w:rFonts w:ascii="Arial" w:hAnsi="Arial" w:cs="Arial"/>
              </w:rPr>
              <w:t>fdlist</w:t>
            </w:r>
            <w:proofErr w:type="spellEnd"/>
            <w:r>
              <w:rPr>
                <w:rFonts w:ascii="Arial" w:hAnsi="Arial" w:cs="Arial"/>
              </w:rPr>
              <w:t xml:space="preserve"> but missing in </w:t>
            </w:r>
            <w:r w:rsidR="008C1AC2">
              <w:rPr>
                <w:rFonts w:ascii="Arial" w:hAnsi="Arial" w:cs="Arial"/>
              </w:rPr>
              <w:t>checked file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D433D6" w:rsidRPr="00195834" w:rsidTr="00FC28E9">
        <w:tc>
          <w:tcPr>
            <w:tcW w:w="2013" w:type="dxa"/>
            <w:vAlign w:val="center"/>
          </w:tcPr>
          <w:p w:rsidR="00D433D6" w:rsidRDefault="00D433D6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general </w:t>
            </w:r>
          </w:p>
        </w:tc>
        <w:tc>
          <w:tcPr>
            <w:tcW w:w="2896" w:type="dxa"/>
            <w:vAlign w:val="center"/>
          </w:tcPr>
          <w:p w:rsidR="00D433D6" w:rsidRPr="00E255A3" w:rsidRDefault="00D433D6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Recipe not found in recipe list</w:t>
            </w:r>
          </w:p>
        </w:tc>
        <w:tc>
          <w:tcPr>
            <w:tcW w:w="1158" w:type="dxa"/>
            <w:vAlign w:val="center"/>
          </w:tcPr>
          <w:p w:rsidR="00D433D6" w:rsidRDefault="00D433D6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D433D6" w:rsidRDefault="00D433D6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Recipe available in </w:t>
            </w:r>
            <w:proofErr w:type="spellStart"/>
            <w:r>
              <w:rPr>
                <w:rFonts w:ascii="Arial" w:hAnsi="Arial" w:cs="Arial"/>
              </w:rPr>
              <w:t>mixedrec</w:t>
            </w:r>
            <w:proofErr w:type="spellEnd"/>
            <w:r>
              <w:rPr>
                <w:rFonts w:ascii="Arial" w:hAnsi="Arial" w:cs="Arial"/>
              </w:rPr>
              <w:t xml:space="preserve"> but missing in checked file</w:t>
            </w:r>
          </w:p>
        </w:tc>
        <w:tc>
          <w:tcPr>
            <w:tcW w:w="3832" w:type="dxa"/>
            <w:vAlign w:val="center"/>
          </w:tcPr>
          <w:p w:rsidR="00D433D6" w:rsidRDefault="00D433D6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195834" w:rsidTr="00FC28E9">
        <w:tc>
          <w:tcPr>
            <w:tcW w:w="2013" w:type="dxa"/>
            <w:tcBorders>
              <w:bottom w:val="single" w:sz="4" w:space="0" w:color="auto"/>
            </w:tcBorders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105A7">
              <w:rPr>
                <w:rFonts w:ascii="Arial" w:hAnsi="Arial" w:cs="Arial"/>
                <w:b/>
              </w:rPr>
              <w:t>general</w:t>
            </w:r>
          </w:p>
        </w:tc>
        <w:tc>
          <w:tcPr>
            <w:tcW w:w="2896" w:type="dxa"/>
            <w:tcBorders>
              <w:bottom w:val="single" w:sz="4" w:space="0" w:color="auto"/>
            </w:tcBorders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Unequal name</w:t>
            </w:r>
          </w:p>
        </w:tc>
        <w:tc>
          <w:tcPr>
            <w:tcW w:w="1158" w:type="dxa"/>
            <w:tcBorders>
              <w:bottom w:val="single" w:sz="4" w:space="0" w:color="auto"/>
            </w:tcBorders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tcBorders>
              <w:bottom w:val="single" w:sz="4" w:space="0" w:color="auto"/>
            </w:tcBorders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Food/recipe Name not the same as in </w:t>
            </w:r>
            <w:proofErr w:type="spellStart"/>
            <w:r>
              <w:rPr>
                <w:rFonts w:ascii="Arial" w:hAnsi="Arial" w:cs="Arial"/>
              </w:rPr>
              <w:t>Fdlist</w:t>
            </w:r>
            <w:proofErr w:type="spellEnd"/>
            <w:r>
              <w:rPr>
                <w:rFonts w:ascii="Arial" w:hAnsi="Arial" w:cs="Arial"/>
              </w:rPr>
              <w:t>/</w:t>
            </w:r>
            <w:proofErr w:type="spellStart"/>
            <w:r>
              <w:rPr>
                <w:rFonts w:ascii="Arial" w:hAnsi="Arial" w:cs="Arial"/>
              </w:rPr>
              <w:t>Mixedrec</w:t>
            </w:r>
            <w:proofErr w:type="spellEnd"/>
          </w:p>
        </w:tc>
        <w:tc>
          <w:tcPr>
            <w:tcW w:w="3832" w:type="dxa"/>
            <w:tcBorders>
              <w:bottom w:val="single" w:sz="4" w:space="0" w:color="auto"/>
            </w:tcBorders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2C63FC" w:rsidTr="00FC28E9">
        <w:tc>
          <w:tcPr>
            <w:tcW w:w="2013" w:type="dxa"/>
            <w:shd w:val="clear" w:color="auto" w:fill="FFFFCC"/>
            <w:vAlign w:val="center"/>
          </w:tcPr>
          <w:p w:rsidR="000B06A3" w:rsidRPr="00E105A7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FOODS</w:t>
            </w:r>
          </w:p>
        </w:tc>
        <w:tc>
          <w:tcPr>
            <w:tcW w:w="2896" w:type="dxa"/>
            <w:shd w:val="clear" w:color="auto" w:fill="FFFFCC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</w:p>
        </w:tc>
        <w:tc>
          <w:tcPr>
            <w:tcW w:w="1158" w:type="dxa"/>
            <w:shd w:val="clear" w:color="auto" w:fill="FFFFCC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4673" w:type="dxa"/>
            <w:shd w:val="clear" w:color="auto" w:fill="FFFFCC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3832" w:type="dxa"/>
            <w:shd w:val="clear" w:color="auto" w:fill="FFFFCC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2C63FC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105A7">
              <w:rPr>
                <w:rFonts w:ascii="Arial" w:hAnsi="Arial" w:cs="Arial"/>
                <w:b/>
              </w:rPr>
              <w:t>brand</w:t>
            </w:r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Brandname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too long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Label too long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Modify in end-file</w:t>
            </w:r>
          </w:p>
        </w:tc>
      </w:tr>
      <w:tr w:rsidR="000B06A3" w:rsidRPr="002C63FC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105A7">
              <w:rPr>
                <w:rFonts w:ascii="Arial" w:hAnsi="Arial" w:cs="Arial"/>
                <w:b/>
              </w:rPr>
              <w:t>brand</w:t>
            </w:r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No </w:t>
            </w:r>
            <w:proofErr w:type="spellStart"/>
            <w:r w:rsidRPr="00B00AC3">
              <w:rPr>
                <w:rFonts w:ascii="Arial" w:hAnsi="Arial" w:cs="Arial"/>
                <w:b/>
              </w:rPr>
              <w:t>brandname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for 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 a (sub-)group, brand are not available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 the end-file or </w:t>
            </w:r>
            <w:proofErr w:type="spellStart"/>
            <w:r>
              <w:rPr>
                <w:rFonts w:ascii="Arial" w:hAnsi="Arial" w:cs="Arial"/>
              </w:rPr>
              <w:t>fadebygroup</w:t>
            </w:r>
            <w:proofErr w:type="spellEnd"/>
          </w:p>
        </w:tc>
      </w:tr>
      <w:tr w:rsidR="00015270" w:rsidRPr="00015270" w:rsidTr="00FC28E9">
        <w:tc>
          <w:tcPr>
            <w:tcW w:w="2013" w:type="dxa"/>
            <w:vAlign w:val="center"/>
          </w:tcPr>
          <w:p w:rsidR="00015270" w:rsidRPr="00015270" w:rsidRDefault="00015270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015270" w:rsidRPr="00015270" w:rsidRDefault="00015270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015270" w:rsidRPr="00015270" w:rsidRDefault="00015270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015270" w:rsidRPr="00015270" w:rsidRDefault="00015270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015270" w:rsidRPr="00015270" w:rsidRDefault="00015270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FC28E9" w:rsidRDefault="00FC28E9" w:rsidP="00FC28E9">
      <w:r>
        <w:br w:type="page"/>
      </w:r>
    </w:p>
    <w:tbl>
      <w:tblPr>
        <w:tblStyle w:val="TableGrid"/>
        <w:tblW w:w="14572" w:type="dxa"/>
        <w:tblLayout w:type="fixed"/>
        <w:tblLook w:val="04A0" w:firstRow="1" w:lastRow="0" w:firstColumn="1" w:lastColumn="0" w:noHBand="0" w:noVBand="1"/>
      </w:tblPr>
      <w:tblGrid>
        <w:gridCol w:w="2013"/>
        <w:gridCol w:w="2896"/>
        <w:gridCol w:w="1158"/>
        <w:gridCol w:w="4673"/>
        <w:gridCol w:w="3832"/>
      </w:tblGrid>
      <w:tr w:rsidR="00FC28E9" w:rsidRPr="00DC314D" w:rsidTr="00B93771">
        <w:tc>
          <w:tcPr>
            <w:tcW w:w="2013" w:type="dxa"/>
            <w:shd w:val="clear" w:color="auto" w:fill="CCFFFF"/>
            <w:vAlign w:val="center"/>
          </w:tcPr>
          <w:p w:rsidR="00FC28E9" w:rsidRPr="00E105A7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Control</w:t>
            </w:r>
          </w:p>
        </w:tc>
        <w:tc>
          <w:tcPr>
            <w:tcW w:w="2896" w:type="dxa"/>
            <w:shd w:val="clear" w:color="auto" w:fill="CCFFFF"/>
            <w:vAlign w:val="center"/>
          </w:tcPr>
          <w:p w:rsidR="00FC28E9" w:rsidRPr="00B00AC3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Message</w:t>
            </w:r>
          </w:p>
        </w:tc>
        <w:tc>
          <w:tcPr>
            <w:tcW w:w="1158" w:type="dxa"/>
            <w:shd w:val="clear" w:color="auto" w:fill="CCFFFF"/>
            <w:vAlign w:val="center"/>
          </w:tcPr>
          <w:p w:rsidR="00FC28E9" w:rsidRPr="00DC314D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Type</w:t>
            </w:r>
          </w:p>
        </w:tc>
        <w:tc>
          <w:tcPr>
            <w:tcW w:w="4673" w:type="dxa"/>
            <w:shd w:val="clear" w:color="auto" w:fill="CCFFFF"/>
            <w:vAlign w:val="center"/>
          </w:tcPr>
          <w:p w:rsidR="00FC28E9" w:rsidRPr="00DC314D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Comment</w:t>
            </w:r>
          </w:p>
        </w:tc>
        <w:tc>
          <w:tcPr>
            <w:tcW w:w="3832" w:type="dxa"/>
            <w:shd w:val="clear" w:color="auto" w:fill="CCFFFF"/>
            <w:vAlign w:val="center"/>
          </w:tcPr>
          <w:p w:rsidR="00FC28E9" w:rsidRPr="00DC314D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Action</w:t>
            </w:r>
          </w:p>
        </w:tc>
      </w:tr>
      <w:tr w:rsidR="000B06A3" w:rsidRPr="002C63FC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105A7">
              <w:rPr>
                <w:rFonts w:ascii="Arial" w:hAnsi="Arial" w:cs="Arial"/>
                <w:b/>
              </w:rPr>
              <w:t>checklist</w:t>
            </w:r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Fco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not found in </w:t>
            </w:r>
            <w:proofErr w:type="spellStart"/>
            <w:r w:rsidRPr="00B00AC3">
              <w:rPr>
                <w:rFonts w:ascii="Arial" w:hAnsi="Arial" w:cs="Arial"/>
                <w:b/>
              </w:rPr>
              <w:t>fco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list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FCO code available in checklist but not in FCO file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the end-file or FCO</w:t>
            </w:r>
          </w:p>
        </w:tc>
      </w:tr>
      <w:tr w:rsidR="000B06A3" w:rsidRPr="002C63FC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105A7">
              <w:rPr>
                <w:rFonts w:ascii="Arial" w:hAnsi="Arial" w:cs="Arial"/>
                <w:b/>
              </w:rPr>
              <w:t>checklist</w:t>
            </w:r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Text too long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Label too long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the end-file</w:t>
            </w:r>
          </w:p>
        </w:tc>
      </w:tr>
      <w:tr w:rsidR="000B06A3" w:rsidRPr="00015270" w:rsidTr="00FC28E9">
        <w:tc>
          <w:tcPr>
            <w:tcW w:w="201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B06A3" w:rsidRPr="002C63FC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fadebygroup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Facet not found in </w:t>
            </w:r>
            <w:proofErr w:type="spellStart"/>
            <w:r w:rsidRPr="00B00AC3">
              <w:rPr>
                <w:rFonts w:ascii="Arial" w:hAnsi="Arial" w:cs="Arial"/>
                <w:b/>
              </w:rPr>
              <w:t>fadecode</w:t>
            </w:r>
            <w:proofErr w:type="spellEnd"/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Facet used in </w:t>
            </w:r>
            <w:proofErr w:type="spellStart"/>
            <w:r>
              <w:rPr>
                <w:rFonts w:ascii="Arial" w:hAnsi="Arial" w:cs="Arial"/>
              </w:rPr>
              <w:t>fadebygroup</w:t>
            </w:r>
            <w:proofErr w:type="spellEnd"/>
            <w:r>
              <w:rPr>
                <w:rFonts w:ascii="Arial" w:hAnsi="Arial" w:cs="Arial"/>
              </w:rPr>
              <w:t xml:space="preserve"> but not available in </w:t>
            </w:r>
            <w:proofErr w:type="spellStart"/>
            <w:r>
              <w:rPr>
                <w:rFonts w:ascii="Arial" w:hAnsi="Arial" w:cs="Arial"/>
              </w:rPr>
              <w:t>fadecode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end-files</w:t>
            </w:r>
          </w:p>
        </w:tc>
      </w:tr>
      <w:tr w:rsidR="000B06A3" w:rsidRPr="002C63FC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fadebygroup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Desc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not found in </w:t>
            </w:r>
            <w:proofErr w:type="spellStart"/>
            <w:r w:rsidRPr="00B00AC3">
              <w:rPr>
                <w:rFonts w:ascii="Arial" w:hAnsi="Arial" w:cs="Arial"/>
                <w:b/>
              </w:rPr>
              <w:t>fadecode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t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Descriptor used in </w:t>
            </w:r>
            <w:proofErr w:type="spellStart"/>
            <w:r>
              <w:rPr>
                <w:rFonts w:ascii="Arial" w:hAnsi="Arial" w:cs="Arial"/>
              </w:rPr>
              <w:t>fadebygroup</w:t>
            </w:r>
            <w:proofErr w:type="spellEnd"/>
            <w:r>
              <w:rPr>
                <w:rFonts w:ascii="Arial" w:hAnsi="Arial" w:cs="Arial"/>
              </w:rPr>
              <w:t xml:space="preserve"> but not available in </w:t>
            </w:r>
            <w:proofErr w:type="spellStart"/>
            <w:r>
              <w:rPr>
                <w:rFonts w:ascii="Arial" w:hAnsi="Arial" w:cs="Arial"/>
              </w:rPr>
              <w:t>fadecode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end-files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fadebygroup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8A63E6" w:rsidRDefault="000B06A3" w:rsidP="00FC28E9">
            <w:pPr>
              <w:rPr>
                <w:rFonts w:ascii="Arial" w:hAnsi="Arial" w:cs="Arial"/>
                <w:b/>
              </w:rPr>
            </w:pPr>
            <w:r w:rsidRPr="00F51231">
              <w:rPr>
                <w:rFonts w:ascii="Arial" w:hAnsi="Arial" w:cs="Arial"/>
                <w:b/>
              </w:rPr>
              <w:t xml:space="preserve">Order of facets, </w:t>
            </w:r>
            <w:r>
              <w:rPr>
                <w:rFonts w:ascii="Arial" w:hAnsi="Arial" w:cs="Arial"/>
                <w:b/>
              </w:rPr>
              <w:t>Grp</w:t>
            </w:r>
            <w:r w:rsidRPr="00F51231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 xml:space="preserve"> xxx facet: xx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Problem on the facet order. 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Modify in end-file</w:t>
            </w:r>
          </w:p>
        </w:tc>
      </w:tr>
      <w:tr w:rsidR="000B06A3" w:rsidRPr="002C63FC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fadebygroup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Descrip</w:t>
            </w:r>
            <w:proofErr w:type="spellEnd"/>
            <w:r w:rsidRPr="00B00AC3">
              <w:rPr>
                <w:rFonts w:ascii="Arial" w:hAnsi="Arial" w:cs="Arial"/>
                <w:b/>
              </w:rPr>
              <w:t>. 00 in the name for grp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Label of descriptors coded 00 is kept in the item description label. 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2C63FC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fadebygroup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Facet/</w:t>
            </w:r>
            <w:proofErr w:type="spellStart"/>
            <w:r w:rsidRPr="00B00AC3">
              <w:rPr>
                <w:rFonts w:ascii="Arial" w:hAnsi="Arial" w:cs="Arial"/>
                <w:b/>
              </w:rPr>
              <w:t>desc</w:t>
            </w:r>
            <w:proofErr w:type="spellEnd"/>
            <w:r w:rsidRPr="00B00AC3">
              <w:rPr>
                <w:rFonts w:ascii="Arial" w:hAnsi="Arial" w:cs="Arial"/>
                <w:b/>
              </w:rPr>
              <w:t>. Not used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List of facets/descriptors not used in </w:t>
            </w:r>
            <w:proofErr w:type="spellStart"/>
            <w:r>
              <w:rPr>
                <w:rFonts w:ascii="Arial" w:hAnsi="Arial" w:cs="Arial"/>
              </w:rPr>
              <w:t>fadebygroup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fadebygroup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  <w:lang w:val="fr-FR"/>
              </w:rPr>
              <w:t>Label &lt;GRP&gt; label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Group</w:t>
            </w:r>
            <w:r w:rsidRPr="00195834">
              <w:rPr>
                <w:rFonts w:ascii="Arial" w:hAnsi="Arial" w:cs="Arial"/>
              </w:rPr>
              <w:t xml:space="preserve"> Label in </w:t>
            </w:r>
            <w:proofErr w:type="spellStart"/>
            <w:r w:rsidRPr="00195834">
              <w:rPr>
                <w:rFonts w:ascii="Arial" w:hAnsi="Arial" w:cs="Arial"/>
              </w:rPr>
              <w:t>fadebygroup</w:t>
            </w:r>
            <w:proofErr w:type="spellEnd"/>
            <w:r w:rsidRPr="00195834">
              <w:rPr>
                <w:rFonts w:ascii="Arial" w:hAnsi="Arial" w:cs="Arial"/>
              </w:rPr>
              <w:t xml:space="preserve"> not the same </w:t>
            </w:r>
            <w:r>
              <w:rPr>
                <w:rFonts w:ascii="Arial" w:hAnsi="Arial" w:cs="Arial"/>
              </w:rPr>
              <w:t xml:space="preserve">as in </w:t>
            </w:r>
            <w:proofErr w:type="spellStart"/>
            <w:r>
              <w:rPr>
                <w:rFonts w:ascii="Arial" w:hAnsi="Arial" w:cs="Arial"/>
              </w:rPr>
              <w:t>fdclass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fadebygroup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lang w:val="fr-FR"/>
              </w:rPr>
            </w:pPr>
            <w:r w:rsidRPr="00B00AC3">
              <w:rPr>
                <w:rFonts w:ascii="Arial" w:hAnsi="Arial" w:cs="Arial"/>
                <w:b/>
                <w:lang w:val="fr-FR"/>
              </w:rPr>
              <w:t>Label &lt;FACET&gt; label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 w:rsidRPr="00195834">
              <w:rPr>
                <w:rFonts w:ascii="Arial" w:hAnsi="Arial" w:cs="Arial"/>
              </w:rPr>
              <w:t xml:space="preserve">Facet Label in </w:t>
            </w:r>
            <w:proofErr w:type="spellStart"/>
            <w:r w:rsidRPr="00195834">
              <w:rPr>
                <w:rFonts w:ascii="Arial" w:hAnsi="Arial" w:cs="Arial"/>
              </w:rPr>
              <w:t>fadebygroup</w:t>
            </w:r>
            <w:proofErr w:type="spellEnd"/>
            <w:r w:rsidRPr="00195834">
              <w:rPr>
                <w:rFonts w:ascii="Arial" w:hAnsi="Arial" w:cs="Arial"/>
              </w:rPr>
              <w:t xml:space="preserve"> not the same </w:t>
            </w:r>
            <w:r>
              <w:rPr>
                <w:rFonts w:ascii="Arial" w:hAnsi="Arial" w:cs="Arial"/>
              </w:rPr>
              <w:t xml:space="preserve">as in </w:t>
            </w:r>
            <w:proofErr w:type="spellStart"/>
            <w:r>
              <w:rPr>
                <w:rFonts w:ascii="Arial" w:hAnsi="Arial" w:cs="Arial"/>
              </w:rPr>
              <w:t>fadecode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fadebygroup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lang w:val="fr-FR"/>
              </w:rPr>
            </w:pPr>
            <w:r w:rsidRPr="00B00AC3">
              <w:rPr>
                <w:rFonts w:ascii="Arial" w:hAnsi="Arial" w:cs="Arial"/>
                <w:b/>
                <w:lang w:val="fr-FR"/>
              </w:rPr>
              <w:t>Label &lt;FADE&gt; label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Descriptor</w:t>
            </w:r>
            <w:r w:rsidRPr="00195834">
              <w:rPr>
                <w:rFonts w:ascii="Arial" w:hAnsi="Arial" w:cs="Arial"/>
              </w:rPr>
              <w:t xml:space="preserve"> Label in </w:t>
            </w:r>
            <w:proofErr w:type="spellStart"/>
            <w:r w:rsidRPr="00195834">
              <w:rPr>
                <w:rFonts w:ascii="Arial" w:hAnsi="Arial" w:cs="Arial"/>
              </w:rPr>
              <w:t>fadebygroup</w:t>
            </w:r>
            <w:proofErr w:type="spellEnd"/>
            <w:r w:rsidRPr="00195834">
              <w:rPr>
                <w:rFonts w:ascii="Arial" w:hAnsi="Arial" w:cs="Arial"/>
              </w:rPr>
              <w:t xml:space="preserve"> not the same </w:t>
            </w:r>
            <w:r>
              <w:rPr>
                <w:rFonts w:ascii="Arial" w:hAnsi="Arial" w:cs="Arial"/>
              </w:rPr>
              <w:t xml:space="preserve">as in </w:t>
            </w:r>
            <w:proofErr w:type="spellStart"/>
            <w:r>
              <w:rPr>
                <w:rFonts w:ascii="Arial" w:hAnsi="Arial" w:cs="Arial"/>
              </w:rPr>
              <w:t>fadecode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015270" w:rsidTr="00FC28E9">
        <w:tc>
          <w:tcPr>
            <w:tcW w:w="201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fdlist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Invalid GI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generic item is not correctly marked (e.g. not ‘</w:t>
            </w:r>
            <w:proofErr w:type="spellStart"/>
            <w:r>
              <w:rPr>
                <w:rFonts w:ascii="Arial" w:hAnsi="Arial" w:cs="Arial"/>
              </w:rPr>
              <w:t>n.s</w:t>
            </w:r>
            <w:proofErr w:type="spellEnd"/>
            <w:r>
              <w:rPr>
                <w:rFonts w:ascii="Arial" w:hAnsi="Arial" w:cs="Arial"/>
              </w:rPr>
              <w:t>.’ but ‘</w:t>
            </w:r>
            <w:proofErr w:type="spellStart"/>
            <w:r>
              <w:rPr>
                <w:rFonts w:ascii="Arial" w:hAnsi="Arial" w:cs="Arial"/>
              </w:rPr>
              <w:t>n.s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3832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 the reported item 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fdlist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Name already used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Food name already used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it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fdlist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Numfood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already used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Food code already used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it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fdlist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Invalid first letter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Strange first letter for a food</w:t>
            </w:r>
          </w:p>
        </w:tc>
        <w:tc>
          <w:tcPr>
            <w:tcW w:w="3832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195834" w:rsidTr="00FC28E9">
        <w:tc>
          <w:tcPr>
            <w:tcW w:w="2013" w:type="dxa"/>
            <w:tcBorders>
              <w:bottom w:val="single" w:sz="4" w:space="0" w:color="auto"/>
            </w:tcBorders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shadowlist</w:t>
            </w:r>
            <w:proofErr w:type="spellEnd"/>
          </w:p>
        </w:tc>
        <w:tc>
          <w:tcPr>
            <w:tcW w:w="2896" w:type="dxa"/>
            <w:tcBorders>
              <w:bottom w:val="single" w:sz="4" w:space="0" w:color="auto"/>
            </w:tcBorders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Same name without group</w:t>
            </w:r>
          </w:p>
        </w:tc>
        <w:tc>
          <w:tcPr>
            <w:tcW w:w="1158" w:type="dxa"/>
            <w:tcBorders>
              <w:bottom w:val="single" w:sz="4" w:space="0" w:color="auto"/>
            </w:tcBorders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tcBorders>
              <w:bottom w:val="single" w:sz="4" w:space="0" w:color="auto"/>
            </w:tcBorders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Identical Food and shadow name and group/subgroup not available</w:t>
            </w:r>
          </w:p>
        </w:tc>
        <w:tc>
          <w:tcPr>
            <w:tcW w:w="3832" w:type="dxa"/>
            <w:tcBorders>
              <w:bottom w:val="single" w:sz="4" w:space="0" w:color="auto"/>
            </w:tcBorders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 </w:t>
            </w:r>
            <w:proofErr w:type="spellStart"/>
            <w:r>
              <w:rPr>
                <w:rFonts w:ascii="Arial" w:hAnsi="Arial" w:cs="Arial"/>
              </w:rPr>
              <w:t>shadowlist</w:t>
            </w:r>
            <w:proofErr w:type="spellEnd"/>
          </w:p>
        </w:tc>
      </w:tr>
      <w:tr w:rsidR="000B06A3" w:rsidRPr="00015270" w:rsidTr="00FC28E9">
        <w:tc>
          <w:tcPr>
            <w:tcW w:w="201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255A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255A3">
              <w:rPr>
                <w:rFonts w:ascii="Arial" w:hAnsi="Arial" w:cs="Arial"/>
                <w:b/>
              </w:rPr>
              <w:t>fdfacet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255A3">
              <w:rPr>
                <w:rFonts w:ascii="Arial" w:hAnsi="Arial" w:cs="Arial"/>
                <w:b/>
              </w:rPr>
              <w:t xml:space="preserve">Facet not in </w:t>
            </w:r>
            <w:proofErr w:type="spellStart"/>
            <w:r w:rsidRPr="00E255A3">
              <w:rPr>
                <w:rFonts w:ascii="Arial" w:hAnsi="Arial" w:cs="Arial"/>
                <w:b/>
              </w:rPr>
              <w:t>fadebygroup</w:t>
            </w:r>
            <w:proofErr w:type="spellEnd"/>
            <w:r w:rsidRPr="00E255A3">
              <w:rPr>
                <w:rFonts w:ascii="Arial" w:hAnsi="Arial" w:cs="Arial"/>
                <w:b/>
              </w:rPr>
              <w:t xml:space="preserve"> or bad order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Facet order not correct or Facet not available in </w:t>
            </w:r>
            <w:proofErr w:type="spellStart"/>
            <w:r>
              <w:rPr>
                <w:rFonts w:ascii="Arial" w:hAnsi="Arial" w:cs="Arial"/>
              </w:rPr>
              <w:t>fadebygroup</w:t>
            </w:r>
            <w:proofErr w:type="spellEnd"/>
            <w:r>
              <w:rPr>
                <w:rFonts w:ascii="Arial" w:hAnsi="Arial" w:cs="Arial"/>
              </w:rPr>
              <w:t xml:space="preserve"> for this food group/subgroup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255A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255A3">
              <w:rPr>
                <w:rFonts w:ascii="Arial" w:hAnsi="Arial" w:cs="Arial"/>
                <w:b/>
              </w:rPr>
              <w:t>fdfacet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255A3">
              <w:rPr>
                <w:rFonts w:ascii="Arial" w:hAnsi="Arial" w:cs="Arial"/>
                <w:b/>
              </w:rPr>
              <w:t xml:space="preserve">Facet not in </w:t>
            </w:r>
            <w:proofErr w:type="spellStart"/>
            <w:r w:rsidRPr="00E255A3">
              <w:rPr>
                <w:rFonts w:ascii="Arial" w:hAnsi="Arial" w:cs="Arial"/>
                <w:b/>
              </w:rPr>
              <w:t>fadecode</w:t>
            </w:r>
            <w:proofErr w:type="spellEnd"/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Facet available in </w:t>
            </w:r>
            <w:proofErr w:type="spellStart"/>
            <w:r>
              <w:rPr>
                <w:rFonts w:ascii="Arial" w:hAnsi="Arial" w:cs="Arial"/>
              </w:rPr>
              <w:t>fdfacet</w:t>
            </w:r>
            <w:proofErr w:type="spellEnd"/>
            <w:r>
              <w:rPr>
                <w:rFonts w:ascii="Arial" w:hAnsi="Arial" w:cs="Arial"/>
              </w:rPr>
              <w:t xml:space="preserve"> but not in </w:t>
            </w:r>
            <w:proofErr w:type="spellStart"/>
            <w:r>
              <w:rPr>
                <w:rFonts w:ascii="Arial" w:hAnsi="Arial" w:cs="Arial"/>
              </w:rPr>
              <w:t>fadecode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255A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255A3">
              <w:rPr>
                <w:rFonts w:ascii="Arial" w:hAnsi="Arial" w:cs="Arial"/>
                <w:b/>
              </w:rPr>
              <w:t>fdfacet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105A7">
              <w:rPr>
                <w:rFonts w:ascii="Arial" w:hAnsi="Arial" w:cs="Arial"/>
                <w:b/>
              </w:rPr>
              <w:t xml:space="preserve">Group : </w:t>
            </w:r>
            <w:r>
              <w:rPr>
                <w:rFonts w:ascii="Arial" w:hAnsi="Arial" w:cs="Arial"/>
                <w:b/>
              </w:rPr>
              <w:t xml:space="preserve">xx   </w:t>
            </w:r>
            <w:r w:rsidRPr="00E105A7">
              <w:rPr>
                <w:rFonts w:ascii="Arial" w:hAnsi="Arial" w:cs="Arial"/>
                <w:b/>
              </w:rPr>
              <w:t>facets not used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Specified facets not used in the specified group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255A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255A3">
              <w:rPr>
                <w:rFonts w:ascii="Arial" w:hAnsi="Arial" w:cs="Arial"/>
                <w:b/>
              </w:rPr>
              <w:t>fdfacet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  <w:lang w:val="fr-FR"/>
              </w:rPr>
              <w:t>Label &lt;GRP&gt; label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Group</w:t>
            </w:r>
            <w:r w:rsidRPr="00195834">
              <w:rPr>
                <w:rFonts w:ascii="Arial" w:hAnsi="Arial" w:cs="Arial"/>
              </w:rPr>
              <w:t xml:space="preserve"> Label in </w:t>
            </w:r>
            <w:proofErr w:type="spellStart"/>
            <w:r w:rsidRPr="00195834">
              <w:rPr>
                <w:rFonts w:ascii="Arial" w:hAnsi="Arial" w:cs="Arial"/>
              </w:rPr>
              <w:t>fd</w:t>
            </w:r>
            <w:r>
              <w:rPr>
                <w:rFonts w:ascii="Arial" w:hAnsi="Arial" w:cs="Arial"/>
              </w:rPr>
              <w:t>facet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Pr="00195834">
              <w:rPr>
                <w:rFonts w:ascii="Arial" w:hAnsi="Arial" w:cs="Arial"/>
              </w:rPr>
              <w:t xml:space="preserve">not the same </w:t>
            </w:r>
            <w:r>
              <w:rPr>
                <w:rFonts w:ascii="Arial" w:hAnsi="Arial" w:cs="Arial"/>
              </w:rPr>
              <w:t xml:space="preserve">as in </w:t>
            </w:r>
            <w:proofErr w:type="spellStart"/>
            <w:r>
              <w:rPr>
                <w:rFonts w:ascii="Arial" w:hAnsi="Arial" w:cs="Arial"/>
              </w:rPr>
              <w:t>fdclass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FC28E9" w:rsidRPr="00DC314D" w:rsidTr="00B93771">
        <w:tc>
          <w:tcPr>
            <w:tcW w:w="2013" w:type="dxa"/>
            <w:shd w:val="clear" w:color="auto" w:fill="CCFFFF"/>
            <w:vAlign w:val="center"/>
          </w:tcPr>
          <w:p w:rsidR="00FC28E9" w:rsidRPr="00E105A7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Control</w:t>
            </w:r>
          </w:p>
        </w:tc>
        <w:tc>
          <w:tcPr>
            <w:tcW w:w="2896" w:type="dxa"/>
            <w:shd w:val="clear" w:color="auto" w:fill="CCFFFF"/>
            <w:vAlign w:val="center"/>
          </w:tcPr>
          <w:p w:rsidR="00FC28E9" w:rsidRPr="00B00AC3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Message</w:t>
            </w:r>
          </w:p>
        </w:tc>
        <w:tc>
          <w:tcPr>
            <w:tcW w:w="1158" w:type="dxa"/>
            <w:shd w:val="clear" w:color="auto" w:fill="CCFFFF"/>
            <w:vAlign w:val="center"/>
          </w:tcPr>
          <w:p w:rsidR="00FC28E9" w:rsidRPr="00DC314D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Type</w:t>
            </w:r>
          </w:p>
        </w:tc>
        <w:tc>
          <w:tcPr>
            <w:tcW w:w="4673" w:type="dxa"/>
            <w:shd w:val="clear" w:color="auto" w:fill="CCFFFF"/>
            <w:vAlign w:val="center"/>
          </w:tcPr>
          <w:p w:rsidR="00FC28E9" w:rsidRPr="00DC314D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Comment</w:t>
            </w:r>
          </w:p>
        </w:tc>
        <w:tc>
          <w:tcPr>
            <w:tcW w:w="3832" w:type="dxa"/>
            <w:shd w:val="clear" w:color="auto" w:fill="CCFFFF"/>
            <w:vAlign w:val="center"/>
          </w:tcPr>
          <w:p w:rsidR="00FC28E9" w:rsidRPr="00DC314D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Action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Fdqmdetail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r w:rsidRPr="002D049A">
              <w:rPr>
                <w:rFonts w:ascii="Arial" w:hAnsi="Arial" w:cs="Arial"/>
                <w:b/>
              </w:rPr>
              <w:t>Physical needed for food</w:t>
            </w:r>
            <w:r>
              <w:rPr>
                <w:rFonts w:ascii="Arial" w:hAnsi="Arial" w:cs="Arial"/>
                <w:b/>
              </w:rPr>
              <w:t xml:space="preserve">: </w:t>
            </w:r>
            <w:proofErr w:type="spellStart"/>
            <w:r>
              <w:rPr>
                <w:rFonts w:ascii="Arial" w:hAnsi="Arial" w:cs="Arial"/>
                <w:b/>
              </w:rPr>
              <w:t>xxxx</w:t>
            </w:r>
            <w:proofErr w:type="spellEnd"/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 w:rsidRPr="002466A9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 on Physical state defined in </w:t>
            </w:r>
            <w:proofErr w:type="spellStart"/>
            <w:r>
              <w:rPr>
                <w:rFonts w:ascii="Arial" w:hAnsi="Arial" w:cs="Arial"/>
              </w:rPr>
              <w:t>fdqmdetail</w:t>
            </w:r>
            <w:proofErr w:type="spellEnd"/>
            <w:r>
              <w:rPr>
                <w:rFonts w:ascii="Arial" w:hAnsi="Arial" w:cs="Arial"/>
              </w:rPr>
              <w:t xml:space="preserve"> and available or not in </w:t>
            </w:r>
            <w:proofErr w:type="spellStart"/>
            <w:r>
              <w:rPr>
                <w:rFonts w:ascii="Arial" w:hAnsi="Arial" w:cs="Arial"/>
              </w:rPr>
              <w:t>fdfacet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fdqmdetail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2D049A" w:rsidRDefault="000B06A3" w:rsidP="00FC28E9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Rawcook</w:t>
            </w:r>
            <w:proofErr w:type="spellEnd"/>
            <w:r>
              <w:rPr>
                <w:rFonts w:ascii="Arial" w:hAnsi="Arial" w:cs="Arial"/>
                <w:b/>
              </w:rPr>
              <w:t xml:space="preserve"> needed for food: </w:t>
            </w:r>
            <w:proofErr w:type="spellStart"/>
            <w:r>
              <w:rPr>
                <w:rFonts w:ascii="Arial" w:hAnsi="Arial" w:cs="Arial"/>
                <w:b/>
              </w:rPr>
              <w:t>xxxx</w:t>
            </w:r>
            <w:proofErr w:type="spellEnd"/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 w:rsidRPr="002466A9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 on </w:t>
            </w:r>
            <w:proofErr w:type="spellStart"/>
            <w:r>
              <w:rPr>
                <w:rFonts w:ascii="Arial" w:hAnsi="Arial" w:cs="Arial"/>
              </w:rPr>
              <w:t>Rawcook</w:t>
            </w:r>
            <w:proofErr w:type="spellEnd"/>
            <w:r>
              <w:rPr>
                <w:rFonts w:ascii="Arial" w:hAnsi="Arial" w:cs="Arial"/>
              </w:rPr>
              <w:t xml:space="preserve"> defined in </w:t>
            </w:r>
            <w:proofErr w:type="spellStart"/>
            <w:r>
              <w:rPr>
                <w:rFonts w:ascii="Arial" w:hAnsi="Arial" w:cs="Arial"/>
              </w:rPr>
              <w:t>fdqmdetail</w:t>
            </w:r>
            <w:proofErr w:type="spellEnd"/>
            <w:r>
              <w:rPr>
                <w:rFonts w:ascii="Arial" w:hAnsi="Arial" w:cs="Arial"/>
              </w:rPr>
              <w:t xml:space="preserve"> and available or not in </w:t>
            </w:r>
            <w:proofErr w:type="spellStart"/>
            <w:r>
              <w:rPr>
                <w:rFonts w:ascii="Arial" w:hAnsi="Arial" w:cs="Arial"/>
              </w:rPr>
              <w:t>fdfacet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015270" w:rsidTr="00FC28E9">
        <w:tc>
          <w:tcPr>
            <w:tcW w:w="201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fdquant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Photo not found : xxx for food : </w:t>
            </w:r>
            <w:proofErr w:type="spellStart"/>
            <w:r w:rsidRPr="00B00AC3">
              <w:rPr>
                <w:rFonts w:ascii="Arial" w:hAnsi="Arial" w:cs="Arial"/>
                <w:b/>
              </w:rPr>
              <w:t>xxxx</w:t>
            </w:r>
            <w:proofErr w:type="spellEnd"/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Photo code available in </w:t>
            </w:r>
            <w:proofErr w:type="spellStart"/>
            <w:r>
              <w:rPr>
                <w:rFonts w:ascii="Arial" w:hAnsi="Arial" w:cs="Arial"/>
              </w:rPr>
              <w:t>fdquant</w:t>
            </w:r>
            <w:proofErr w:type="spellEnd"/>
            <w:r>
              <w:rPr>
                <w:rFonts w:ascii="Arial" w:hAnsi="Arial" w:cs="Arial"/>
              </w:rPr>
              <w:t xml:space="preserve"> but not in photo list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fdquant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Photo not in </w:t>
            </w:r>
            <w:proofErr w:type="spellStart"/>
            <w:r w:rsidRPr="00B00AC3">
              <w:rPr>
                <w:rFonts w:ascii="Arial" w:hAnsi="Arial" w:cs="Arial"/>
                <w:b/>
              </w:rPr>
              <w:t>qmsumm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file : 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Photo code available in </w:t>
            </w:r>
            <w:proofErr w:type="spellStart"/>
            <w:r>
              <w:rPr>
                <w:rFonts w:ascii="Arial" w:hAnsi="Arial" w:cs="Arial"/>
              </w:rPr>
              <w:t>fdquant</w:t>
            </w:r>
            <w:proofErr w:type="spellEnd"/>
            <w:r>
              <w:rPr>
                <w:rFonts w:ascii="Arial" w:hAnsi="Arial" w:cs="Arial"/>
              </w:rPr>
              <w:t xml:space="preserve"> but not in </w:t>
            </w:r>
            <w:proofErr w:type="spellStart"/>
            <w:r>
              <w:rPr>
                <w:rFonts w:ascii="Arial" w:hAnsi="Arial" w:cs="Arial"/>
              </w:rPr>
              <w:t>fdqmdetail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fdquant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HHM not found in </w:t>
            </w:r>
            <w:proofErr w:type="spellStart"/>
            <w:r w:rsidRPr="00B00AC3">
              <w:rPr>
                <w:rFonts w:ascii="Arial" w:hAnsi="Arial" w:cs="Arial"/>
                <w:b/>
              </w:rPr>
              <w:t>qmsumm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file :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HHM code available in </w:t>
            </w:r>
            <w:proofErr w:type="spellStart"/>
            <w:r>
              <w:rPr>
                <w:rFonts w:ascii="Arial" w:hAnsi="Arial" w:cs="Arial"/>
              </w:rPr>
              <w:t>fdquant</w:t>
            </w:r>
            <w:proofErr w:type="spellEnd"/>
            <w:r>
              <w:rPr>
                <w:rFonts w:ascii="Arial" w:hAnsi="Arial" w:cs="Arial"/>
              </w:rPr>
              <w:t xml:space="preserve"> but not in </w:t>
            </w:r>
            <w:proofErr w:type="spellStart"/>
            <w:r>
              <w:rPr>
                <w:rFonts w:ascii="Arial" w:hAnsi="Arial" w:cs="Arial"/>
              </w:rPr>
              <w:t>fdqmdetail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fdquant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StdU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not found in </w:t>
            </w:r>
            <w:proofErr w:type="spellStart"/>
            <w:r w:rsidRPr="00B00AC3">
              <w:rPr>
                <w:rFonts w:ascii="Arial" w:hAnsi="Arial" w:cs="Arial"/>
                <w:b/>
              </w:rPr>
              <w:t>qmsumm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file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StdU</w:t>
            </w:r>
            <w:proofErr w:type="spellEnd"/>
            <w:r>
              <w:rPr>
                <w:rFonts w:ascii="Arial" w:hAnsi="Arial" w:cs="Arial"/>
              </w:rPr>
              <w:t xml:space="preserve"> code available in </w:t>
            </w:r>
            <w:proofErr w:type="spellStart"/>
            <w:r>
              <w:rPr>
                <w:rFonts w:ascii="Arial" w:hAnsi="Arial" w:cs="Arial"/>
              </w:rPr>
              <w:t>fdquant</w:t>
            </w:r>
            <w:proofErr w:type="spellEnd"/>
            <w:r>
              <w:rPr>
                <w:rFonts w:ascii="Arial" w:hAnsi="Arial" w:cs="Arial"/>
              </w:rPr>
              <w:t xml:space="preserve"> but not in </w:t>
            </w:r>
            <w:proofErr w:type="spellStart"/>
            <w:r>
              <w:rPr>
                <w:rFonts w:ascii="Arial" w:hAnsi="Arial" w:cs="Arial"/>
              </w:rPr>
              <w:t>fdqmdetail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fdquant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StdP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not found in </w:t>
            </w:r>
            <w:proofErr w:type="spellStart"/>
            <w:r w:rsidRPr="00B00AC3">
              <w:rPr>
                <w:rFonts w:ascii="Arial" w:hAnsi="Arial" w:cs="Arial"/>
                <w:b/>
              </w:rPr>
              <w:t>qmsumm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file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 w:rsidRPr="008E3E42">
              <w:rPr>
                <w:rFonts w:ascii="Arial" w:hAnsi="Arial" w:cs="Arial"/>
              </w:rPr>
              <w:t>Std</w:t>
            </w:r>
            <w:r>
              <w:rPr>
                <w:rFonts w:ascii="Arial" w:hAnsi="Arial" w:cs="Arial"/>
              </w:rPr>
              <w:t>P</w:t>
            </w:r>
            <w:proofErr w:type="spellEnd"/>
            <w:r w:rsidRPr="008E3E4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code available in </w:t>
            </w:r>
            <w:proofErr w:type="spellStart"/>
            <w:r>
              <w:rPr>
                <w:rFonts w:ascii="Arial" w:hAnsi="Arial" w:cs="Arial"/>
              </w:rPr>
              <w:t>fdquant</w:t>
            </w:r>
            <w:proofErr w:type="spellEnd"/>
            <w:r>
              <w:rPr>
                <w:rFonts w:ascii="Arial" w:hAnsi="Arial" w:cs="Arial"/>
              </w:rPr>
              <w:t xml:space="preserve"> but not in </w:t>
            </w:r>
            <w:proofErr w:type="spellStart"/>
            <w:r>
              <w:rPr>
                <w:rFonts w:ascii="Arial" w:hAnsi="Arial" w:cs="Arial"/>
              </w:rPr>
              <w:t>fdqmdetail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015270" w:rsidTr="00FC28E9">
        <w:tc>
          <w:tcPr>
            <w:tcW w:w="201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0B06A3" w:rsidRPr="00015270" w:rsidRDefault="000B06A3" w:rsidP="00FC28E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fdstd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For food : </w:t>
            </w:r>
            <w:proofErr w:type="spellStart"/>
            <w:r w:rsidRPr="00B00AC3">
              <w:rPr>
                <w:rFonts w:ascii="Arial" w:hAnsi="Arial" w:cs="Arial"/>
                <w:b/>
              </w:rPr>
              <w:t>xxxx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B00AC3">
              <w:rPr>
                <w:rFonts w:ascii="Arial" w:hAnsi="Arial" w:cs="Arial"/>
                <w:b/>
              </w:rPr>
              <w:t>std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type invalid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Invalid standard code (not U </w:t>
            </w:r>
            <w:proofErr w:type="spellStart"/>
            <w:r>
              <w:rPr>
                <w:rFonts w:ascii="Arial" w:hAnsi="Arial" w:cs="Arial"/>
              </w:rPr>
              <w:t>nhot</w:t>
            </w:r>
            <w:proofErr w:type="spellEnd"/>
            <w:r>
              <w:rPr>
                <w:rFonts w:ascii="Arial" w:hAnsi="Arial" w:cs="Arial"/>
              </w:rPr>
              <w:t xml:space="preserve"> P)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 in </w:t>
            </w:r>
            <w:proofErr w:type="spellStart"/>
            <w:r>
              <w:rPr>
                <w:rFonts w:ascii="Arial" w:hAnsi="Arial" w:cs="Arial"/>
              </w:rPr>
              <w:t>fdstd</w:t>
            </w:r>
            <w:proofErr w:type="spellEnd"/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rPr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fdstd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For food : </w:t>
            </w:r>
            <w:proofErr w:type="spellStart"/>
            <w:r w:rsidRPr="00B00AC3">
              <w:rPr>
                <w:rFonts w:ascii="Arial" w:hAnsi="Arial" w:cs="Arial"/>
                <w:b/>
              </w:rPr>
              <w:t>xxxx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comment </w:t>
            </w:r>
            <w:proofErr w:type="spellStart"/>
            <w:r w:rsidRPr="00B00AC3">
              <w:rPr>
                <w:rFonts w:ascii="Arial" w:hAnsi="Arial" w:cs="Arial"/>
                <w:b/>
              </w:rPr>
              <w:t>stdu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invalid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r w:rsidRPr="00B441A9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Invalid/missing comment for standard Unit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 in </w:t>
            </w:r>
            <w:proofErr w:type="spellStart"/>
            <w:r>
              <w:rPr>
                <w:rFonts w:ascii="Arial" w:hAnsi="Arial" w:cs="Arial"/>
              </w:rPr>
              <w:t>fdstd</w:t>
            </w:r>
            <w:proofErr w:type="spellEnd"/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rPr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fdstd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For food : </w:t>
            </w:r>
            <w:proofErr w:type="spellStart"/>
            <w:r w:rsidRPr="00B00AC3">
              <w:rPr>
                <w:rFonts w:ascii="Arial" w:hAnsi="Arial" w:cs="Arial"/>
                <w:b/>
              </w:rPr>
              <w:t>xxxx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comment </w:t>
            </w:r>
            <w:proofErr w:type="spellStart"/>
            <w:r w:rsidRPr="00B00AC3">
              <w:rPr>
                <w:rFonts w:ascii="Arial" w:hAnsi="Arial" w:cs="Arial"/>
                <w:b/>
              </w:rPr>
              <w:t>stdp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invalid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r w:rsidRPr="00B441A9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Invalid/missing comment for standard Portion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 in </w:t>
            </w:r>
            <w:proofErr w:type="spellStart"/>
            <w:r>
              <w:rPr>
                <w:rFonts w:ascii="Arial" w:hAnsi="Arial" w:cs="Arial"/>
              </w:rPr>
              <w:t>fdstd</w:t>
            </w:r>
            <w:proofErr w:type="spellEnd"/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rPr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fdstd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Stdu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not found in </w:t>
            </w:r>
            <w:proofErr w:type="spellStart"/>
            <w:r w:rsidRPr="00B00AC3">
              <w:rPr>
                <w:rFonts w:ascii="Arial" w:hAnsi="Arial" w:cs="Arial"/>
                <w:b/>
              </w:rPr>
              <w:t>fdquant</w:t>
            </w:r>
            <w:proofErr w:type="spellEnd"/>
            <w:r w:rsidRPr="00B00AC3">
              <w:rPr>
                <w:rFonts w:ascii="Arial" w:hAnsi="Arial" w:cs="Arial"/>
                <w:b/>
              </w:rPr>
              <w:t>. File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r w:rsidRPr="00B441A9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Standard Unit defined but not available in </w:t>
            </w:r>
            <w:proofErr w:type="spellStart"/>
            <w:r>
              <w:rPr>
                <w:rFonts w:ascii="Arial" w:hAnsi="Arial" w:cs="Arial"/>
              </w:rPr>
              <w:t>fdquant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rPr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fdstd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For food : </w:t>
            </w:r>
            <w:proofErr w:type="spellStart"/>
            <w:r w:rsidRPr="00B00AC3">
              <w:rPr>
                <w:rFonts w:ascii="Arial" w:hAnsi="Arial" w:cs="Arial"/>
                <w:b/>
              </w:rPr>
              <w:t>xxxx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B00AC3">
              <w:rPr>
                <w:rFonts w:ascii="Arial" w:hAnsi="Arial" w:cs="Arial"/>
                <w:b/>
              </w:rPr>
              <w:t>stdu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number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r w:rsidRPr="00B441A9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Code of standard Unit not correct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 in </w:t>
            </w:r>
            <w:proofErr w:type="spellStart"/>
            <w:r>
              <w:rPr>
                <w:rFonts w:ascii="Arial" w:hAnsi="Arial" w:cs="Arial"/>
              </w:rPr>
              <w:t>fdstd</w:t>
            </w:r>
            <w:proofErr w:type="spellEnd"/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rPr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fdstd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Stdp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not found in </w:t>
            </w:r>
            <w:proofErr w:type="spellStart"/>
            <w:r w:rsidRPr="00B00AC3">
              <w:rPr>
                <w:rFonts w:ascii="Arial" w:hAnsi="Arial" w:cs="Arial"/>
                <w:b/>
              </w:rPr>
              <w:t>fdquant</w:t>
            </w:r>
            <w:proofErr w:type="spellEnd"/>
            <w:r w:rsidRPr="00B00AC3">
              <w:rPr>
                <w:rFonts w:ascii="Arial" w:hAnsi="Arial" w:cs="Arial"/>
                <w:b/>
              </w:rPr>
              <w:t>. File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r w:rsidRPr="00B441A9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Std</w:t>
            </w:r>
            <w:proofErr w:type="spellEnd"/>
            <w:r>
              <w:rPr>
                <w:rFonts w:ascii="Arial" w:hAnsi="Arial" w:cs="Arial"/>
              </w:rPr>
              <w:t xml:space="preserve"> Portion defined but not available in </w:t>
            </w:r>
            <w:proofErr w:type="spellStart"/>
            <w:r>
              <w:rPr>
                <w:rFonts w:ascii="Arial" w:hAnsi="Arial" w:cs="Arial"/>
              </w:rPr>
              <w:t>fdquant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rPr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fdstd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For food : </w:t>
            </w:r>
            <w:proofErr w:type="spellStart"/>
            <w:r w:rsidRPr="00B00AC3">
              <w:rPr>
                <w:rFonts w:ascii="Arial" w:hAnsi="Arial" w:cs="Arial"/>
                <w:b/>
              </w:rPr>
              <w:t>xxxx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B00AC3">
              <w:rPr>
                <w:rFonts w:ascii="Arial" w:hAnsi="Arial" w:cs="Arial"/>
                <w:b/>
              </w:rPr>
              <w:t>stdp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number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r w:rsidRPr="00B441A9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Code of standard Portion not correct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 in </w:t>
            </w:r>
            <w:proofErr w:type="spellStart"/>
            <w:r>
              <w:rPr>
                <w:rFonts w:ascii="Arial" w:hAnsi="Arial" w:cs="Arial"/>
              </w:rPr>
              <w:t>fdstd</w:t>
            </w:r>
            <w:proofErr w:type="spellEnd"/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rPr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fdstd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For food : </w:t>
            </w:r>
            <w:proofErr w:type="spellStart"/>
            <w:r w:rsidRPr="00B00AC3">
              <w:rPr>
                <w:rFonts w:ascii="Arial" w:hAnsi="Arial" w:cs="Arial"/>
                <w:b/>
              </w:rPr>
              <w:t>xxxx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B00AC3">
              <w:rPr>
                <w:rFonts w:ascii="Arial" w:hAnsi="Arial" w:cs="Arial"/>
                <w:b/>
              </w:rPr>
              <w:t>rawcook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invalid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r w:rsidRPr="00B441A9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Rawcook</w:t>
            </w:r>
            <w:proofErr w:type="spellEnd"/>
            <w:r>
              <w:rPr>
                <w:rFonts w:ascii="Arial" w:hAnsi="Arial" w:cs="Arial"/>
              </w:rPr>
              <w:t xml:space="preserve"> type not correct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 in </w:t>
            </w:r>
            <w:proofErr w:type="spellStart"/>
            <w:r>
              <w:rPr>
                <w:rFonts w:ascii="Arial" w:hAnsi="Arial" w:cs="Arial"/>
              </w:rPr>
              <w:t>fdstd</w:t>
            </w:r>
            <w:proofErr w:type="spellEnd"/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rPr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fdstd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For food : </w:t>
            </w:r>
            <w:proofErr w:type="spellStart"/>
            <w:r w:rsidRPr="00B00AC3">
              <w:rPr>
                <w:rFonts w:ascii="Arial" w:hAnsi="Arial" w:cs="Arial"/>
                <w:b/>
              </w:rPr>
              <w:t>xxxx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edible invalid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r w:rsidRPr="002466A9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Edib</w:t>
            </w:r>
            <w:proofErr w:type="spellEnd"/>
            <w:r>
              <w:rPr>
                <w:rFonts w:ascii="Arial" w:hAnsi="Arial" w:cs="Arial"/>
              </w:rPr>
              <w:t xml:space="preserve"> type not correct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 in </w:t>
            </w:r>
            <w:proofErr w:type="spellStart"/>
            <w:r>
              <w:rPr>
                <w:rFonts w:ascii="Arial" w:hAnsi="Arial" w:cs="Arial"/>
              </w:rPr>
              <w:t>fdstd</w:t>
            </w:r>
            <w:proofErr w:type="spellEnd"/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rPr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fdstd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Coeff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not found in </w:t>
            </w:r>
            <w:proofErr w:type="spellStart"/>
            <w:r w:rsidRPr="00B00AC3">
              <w:rPr>
                <w:rFonts w:ascii="Arial" w:hAnsi="Arial" w:cs="Arial"/>
                <w:b/>
              </w:rPr>
              <w:t>rawc</w:t>
            </w:r>
            <w:proofErr w:type="spellEnd"/>
            <w:r w:rsidRPr="00B00AC3">
              <w:rPr>
                <w:rFonts w:ascii="Arial" w:hAnsi="Arial" w:cs="Arial"/>
                <w:b/>
              </w:rPr>
              <w:t>. File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r w:rsidRPr="00B441A9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Raw standard but no coefficient in </w:t>
            </w:r>
            <w:proofErr w:type="spellStart"/>
            <w:r>
              <w:rPr>
                <w:rFonts w:ascii="Arial" w:hAnsi="Arial" w:cs="Arial"/>
              </w:rPr>
              <w:t>rawcook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FC28E9" w:rsidRPr="00DC314D" w:rsidTr="00B93771">
        <w:tc>
          <w:tcPr>
            <w:tcW w:w="2013" w:type="dxa"/>
            <w:shd w:val="clear" w:color="auto" w:fill="CCFFFF"/>
            <w:vAlign w:val="center"/>
          </w:tcPr>
          <w:p w:rsidR="00FC28E9" w:rsidRPr="00E105A7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Control</w:t>
            </w:r>
          </w:p>
        </w:tc>
        <w:tc>
          <w:tcPr>
            <w:tcW w:w="2896" w:type="dxa"/>
            <w:shd w:val="clear" w:color="auto" w:fill="CCFFFF"/>
            <w:vAlign w:val="center"/>
          </w:tcPr>
          <w:p w:rsidR="00FC28E9" w:rsidRPr="00B00AC3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Message</w:t>
            </w:r>
          </w:p>
        </w:tc>
        <w:tc>
          <w:tcPr>
            <w:tcW w:w="1158" w:type="dxa"/>
            <w:shd w:val="clear" w:color="auto" w:fill="CCFFFF"/>
            <w:vAlign w:val="center"/>
          </w:tcPr>
          <w:p w:rsidR="00FC28E9" w:rsidRPr="00DC314D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Type</w:t>
            </w:r>
          </w:p>
        </w:tc>
        <w:tc>
          <w:tcPr>
            <w:tcW w:w="4673" w:type="dxa"/>
            <w:shd w:val="clear" w:color="auto" w:fill="CCFFFF"/>
            <w:vAlign w:val="center"/>
          </w:tcPr>
          <w:p w:rsidR="00FC28E9" w:rsidRPr="00DC314D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Comment</w:t>
            </w:r>
          </w:p>
        </w:tc>
        <w:tc>
          <w:tcPr>
            <w:tcW w:w="3832" w:type="dxa"/>
            <w:shd w:val="clear" w:color="auto" w:fill="CCFFFF"/>
            <w:vAlign w:val="center"/>
          </w:tcPr>
          <w:p w:rsidR="00FC28E9" w:rsidRPr="00DC314D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Action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rPr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fdstd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No cook. Facet in </w:t>
            </w:r>
            <w:proofErr w:type="spellStart"/>
            <w:r w:rsidRPr="00B00AC3">
              <w:rPr>
                <w:rFonts w:ascii="Arial" w:hAnsi="Arial" w:cs="Arial"/>
                <w:b/>
              </w:rPr>
              <w:t>fdfacet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for food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r w:rsidRPr="002466A9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Raw standard but facet cooking method not available in </w:t>
            </w:r>
            <w:proofErr w:type="spellStart"/>
            <w:r>
              <w:rPr>
                <w:rFonts w:ascii="Arial" w:hAnsi="Arial" w:cs="Arial"/>
              </w:rPr>
              <w:t>fdfacet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rPr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fdstd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Coeff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not found in </w:t>
            </w:r>
            <w:proofErr w:type="spellStart"/>
            <w:r w:rsidRPr="00B00AC3">
              <w:rPr>
                <w:rFonts w:ascii="Arial" w:hAnsi="Arial" w:cs="Arial"/>
                <w:b/>
              </w:rPr>
              <w:t>edib</w:t>
            </w:r>
            <w:proofErr w:type="spellEnd"/>
            <w:r w:rsidRPr="00B00AC3">
              <w:rPr>
                <w:rFonts w:ascii="Arial" w:hAnsi="Arial" w:cs="Arial"/>
                <w:b/>
              </w:rPr>
              <w:t>. File :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r w:rsidRPr="002466A9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With inedible but no coefficient in </w:t>
            </w:r>
            <w:proofErr w:type="spellStart"/>
            <w:r>
              <w:rPr>
                <w:rFonts w:ascii="Arial" w:hAnsi="Arial" w:cs="Arial"/>
              </w:rPr>
              <w:t>Edib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rPr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fdstd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For food : xxx quant. Invalid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r w:rsidRPr="002466A9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Invalid standard quantity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 in </w:t>
            </w:r>
            <w:proofErr w:type="spellStart"/>
            <w:r>
              <w:rPr>
                <w:rFonts w:ascii="Arial" w:hAnsi="Arial" w:cs="Arial"/>
              </w:rPr>
              <w:t>fdstd</w:t>
            </w:r>
            <w:proofErr w:type="spellEnd"/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rPr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fdstd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Std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with same quantity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Standards of the same food with the same quantity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rPr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fdstd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Std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with same comment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Standards of the same food with the same comment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015270" w:rsidTr="00FC28E9">
        <w:tc>
          <w:tcPr>
            <w:tcW w:w="201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105A7">
              <w:rPr>
                <w:rFonts w:ascii="Arial" w:hAnsi="Arial" w:cs="Arial"/>
                <w:b/>
              </w:rPr>
              <w:t>density</w:t>
            </w:r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Estimate invalid</w:t>
            </w:r>
          </w:p>
        </w:tc>
        <w:tc>
          <w:tcPr>
            <w:tcW w:w="1158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Coefficient not relevant</w:t>
            </w:r>
          </w:p>
        </w:tc>
        <w:tc>
          <w:tcPr>
            <w:tcW w:w="3832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the coefficient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105A7">
              <w:rPr>
                <w:rFonts w:ascii="Arial" w:hAnsi="Arial" w:cs="Arial"/>
                <w:b/>
              </w:rPr>
              <w:t>density</w:t>
            </w:r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Food : </w:t>
            </w:r>
            <w:proofErr w:type="spellStart"/>
            <w:r w:rsidRPr="00B00AC3">
              <w:rPr>
                <w:rFonts w:ascii="Arial" w:hAnsi="Arial" w:cs="Arial"/>
                <w:b/>
              </w:rPr>
              <w:t>xxxx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B00AC3">
              <w:rPr>
                <w:rFonts w:ascii="Arial" w:hAnsi="Arial" w:cs="Arial"/>
                <w:b/>
              </w:rPr>
              <w:t>coeff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=xx</w:t>
            </w:r>
          </w:p>
        </w:tc>
        <w:tc>
          <w:tcPr>
            <w:tcW w:w="1158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High coefficient value </w:t>
            </w:r>
          </w:p>
        </w:tc>
        <w:tc>
          <w:tcPr>
            <w:tcW w:w="3832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3832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edib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Nb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food for : </w:t>
            </w:r>
            <w:proofErr w:type="spellStart"/>
            <w:r w:rsidRPr="00B00AC3">
              <w:rPr>
                <w:rFonts w:ascii="Arial" w:hAnsi="Arial" w:cs="Arial"/>
                <w:b/>
              </w:rPr>
              <w:t>xxxx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EDIB    LIST xxx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3832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edib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2C373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2C3737">
              <w:rPr>
                <w:rFonts w:ascii="Arial" w:hAnsi="Arial" w:cs="Arial"/>
                <w:b/>
              </w:rPr>
              <w:t xml:space="preserve">Food : </w:t>
            </w:r>
            <w:proofErr w:type="spellStart"/>
            <w:r>
              <w:rPr>
                <w:rFonts w:ascii="Arial" w:hAnsi="Arial" w:cs="Arial"/>
                <w:b/>
              </w:rPr>
              <w:t>xxxx</w:t>
            </w:r>
            <w:proofErr w:type="spellEnd"/>
            <w:r w:rsidRPr="002C3737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C3737">
              <w:rPr>
                <w:rFonts w:ascii="Arial" w:hAnsi="Arial" w:cs="Arial"/>
                <w:b/>
              </w:rPr>
              <w:t>coeff</w:t>
            </w:r>
            <w:proofErr w:type="spellEnd"/>
            <w:r w:rsidRPr="002C3737">
              <w:rPr>
                <w:rFonts w:ascii="Arial" w:hAnsi="Arial" w:cs="Arial"/>
                <w:b/>
              </w:rPr>
              <w:t xml:space="preserve"> = </w:t>
            </w:r>
            <w:r>
              <w:rPr>
                <w:rFonts w:ascii="Arial" w:hAnsi="Arial" w:cs="Arial"/>
                <w:b/>
              </w:rPr>
              <w:t>xx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High value of coefficient</w:t>
            </w:r>
          </w:p>
        </w:tc>
        <w:tc>
          <w:tcPr>
            <w:tcW w:w="3832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3832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2C373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2C3737">
              <w:rPr>
                <w:rFonts w:ascii="Arial" w:hAnsi="Arial" w:cs="Arial"/>
                <w:b/>
              </w:rPr>
              <w:t>rawcook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2C3737">
              <w:rPr>
                <w:rFonts w:ascii="Arial" w:hAnsi="Arial" w:cs="Arial"/>
                <w:b/>
              </w:rPr>
              <w:t>No c</w:t>
            </w:r>
            <w:r>
              <w:rPr>
                <w:rFonts w:ascii="Arial" w:hAnsi="Arial" w:cs="Arial"/>
                <w:b/>
              </w:rPr>
              <w:t xml:space="preserve">ook. Facet in </w:t>
            </w:r>
            <w:proofErr w:type="spellStart"/>
            <w:r>
              <w:rPr>
                <w:rFonts w:ascii="Arial" w:hAnsi="Arial" w:cs="Arial"/>
                <w:b/>
              </w:rPr>
              <w:t>fdfacet</w:t>
            </w:r>
            <w:proofErr w:type="spellEnd"/>
            <w:r>
              <w:rPr>
                <w:rFonts w:ascii="Arial" w:hAnsi="Arial" w:cs="Arial"/>
                <w:b/>
              </w:rPr>
              <w:t xml:space="preserve"> for food </w:t>
            </w:r>
            <w:proofErr w:type="spellStart"/>
            <w:r>
              <w:rPr>
                <w:rFonts w:ascii="Arial" w:hAnsi="Arial" w:cs="Arial"/>
                <w:b/>
              </w:rPr>
              <w:t>xxxx</w:t>
            </w:r>
            <w:proofErr w:type="spellEnd"/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Coefficient available in </w:t>
            </w:r>
            <w:proofErr w:type="spellStart"/>
            <w:r>
              <w:rPr>
                <w:rFonts w:ascii="Arial" w:hAnsi="Arial" w:cs="Arial"/>
              </w:rPr>
              <w:t>rawcook</w:t>
            </w:r>
            <w:proofErr w:type="spellEnd"/>
            <w:r>
              <w:rPr>
                <w:rFonts w:ascii="Arial" w:hAnsi="Arial" w:cs="Arial"/>
              </w:rPr>
              <w:t xml:space="preserve"> but facet cooking method not available for this food</w:t>
            </w:r>
          </w:p>
        </w:tc>
        <w:tc>
          <w:tcPr>
            <w:tcW w:w="3832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2C373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2C3737">
              <w:rPr>
                <w:rFonts w:ascii="Arial" w:hAnsi="Arial" w:cs="Arial"/>
                <w:b/>
              </w:rPr>
              <w:t>rawcook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2C3737" w:rsidRDefault="000B06A3" w:rsidP="00FC28E9">
            <w:pPr>
              <w:rPr>
                <w:rFonts w:ascii="Arial" w:hAnsi="Arial" w:cs="Arial"/>
                <w:b/>
              </w:rPr>
            </w:pPr>
            <w:r w:rsidRPr="002C3737">
              <w:rPr>
                <w:rFonts w:ascii="Arial" w:hAnsi="Arial" w:cs="Arial"/>
                <w:b/>
              </w:rPr>
              <w:t>No</w:t>
            </w:r>
            <w:r>
              <w:rPr>
                <w:rFonts w:ascii="Arial" w:hAnsi="Arial" w:cs="Arial"/>
                <w:b/>
              </w:rPr>
              <w:t xml:space="preserve"> preservation facet in </w:t>
            </w:r>
            <w:proofErr w:type="spellStart"/>
            <w:r>
              <w:rPr>
                <w:rFonts w:ascii="Arial" w:hAnsi="Arial" w:cs="Arial"/>
                <w:b/>
              </w:rPr>
              <w:t>fdfacet</w:t>
            </w:r>
            <w:proofErr w:type="spellEnd"/>
            <w:r>
              <w:rPr>
                <w:rFonts w:ascii="Arial" w:hAnsi="Arial" w:cs="Arial"/>
                <w:b/>
              </w:rPr>
              <w:t xml:space="preserve"> xx</w:t>
            </w:r>
            <w:r w:rsidRPr="002C3737">
              <w:rPr>
                <w:rFonts w:ascii="Arial" w:hAnsi="Arial" w:cs="Arial"/>
                <w:b/>
              </w:rPr>
              <w:t xml:space="preserve"> or dried </w:t>
            </w:r>
            <w:proofErr w:type="spellStart"/>
            <w:r w:rsidRPr="002C3737">
              <w:rPr>
                <w:rFonts w:ascii="Arial" w:hAnsi="Arial" w:cs="Arial"/>
                <w:b/>
              </w:rPr>
              <w:t>desc</w:t>
            </w:r>
            <w:proofErr w:type="spellEnd"/>
            <w:r w:rsidRPr="002C3737">
              <w:rPr>
                <w:rFonts w:ascii="Arial" w:hAnsi="Arial" w:cs="Arial"/>
                <w:b/>
              </w:rPr>
              <w:t xml:space="preserve">. </w:t>
            </w:r>
            <w:r>
              <w:rPr>
                <w:rFonts w:ascii="Arial" w:hAnsi="Arial" w:cs="Arial"/>
                <w:b/>
              </w:rPr>
              <w:t>f</w:t>
            </w:r>
            <w:r w:rsidRPr="002C3737">
              <w:rPr>
                <w:rFonts w:ascii="Arial" w:hAnsi="Arial" w:cs="Arial"/>
                <w:b/>
              </w:rPr>
              <w:t>or food :</w:t>
            </w:r>
            <w:r>
              <w:rPr>
                <w:rFonts w:ascii="Arial" w:hAnsi="Arial" w:cs="Arial"/>
                <w:b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xxxx</w:t>
            </w:r>
            <w:proofErr w:type="spellEnd"/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Facet preservation method not available for this food in </w:t>
            </w:r>
            <w:proofErr w:type="spellStart"/>
            <w:r>
              <w:rPr>
                <w:rFonts w:ascii="Arial" w:hAnsi="Arial" w:cs="Arial"/>
              </w:rPr>
              <w:t>fdfacet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2C373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2C3737">
              <w:rPr>
                <w:rFonts w:ascii="Arial" w:hAnsi="Arial" w:cs="Arial"/>
                <w:b/>
              </w:rPr>
              <w:t>rawcook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2C3737" w:rsidRDefault="000B06A3" w:rsidP="00FC28E9">
            <w:pPr>
              <w:rPr>
                <w:rFonts w:ascii="Arial" w:hAnsi="Arial" w:cs="Arial"/>
                <w:b/>
              </w:rPr>
            </w:pPr>
            <w:r w:rsidRPr="002C3737">
              <w:rPr>
                <w:rFonts w:ascii="Arial" w:hAnsi="Arial" w:cs="Arial"/>
                <w:b/>
              </w:rPr>
              <w:t>No c</w:t>
            </w:r>
            <w:r>
              <w:rPr>
                <w:rFonts w:ascii="Arial" w:hAnsi="Arial" w:cs="Arial"/>
                <w:b/>
              </w:rPr>
              <w:t xml:space="preserve">ooking method facet in </w:t>
            </w:r>
            <w:proofErr w:type="spellStart"/>
            <w:r>
              <w:rPr>
                <w:rFonts w:ascii="Arial" w:hAnsi="Arial" w:cs="Arial"/>
                <w:b/>
              </w:rPr>
              <w:t>fdfacet</w:t>
            </w:r>
            <w:proofErr w:type="spellEnd"/>
            <w:r>
              <w:rPr>
                <w:rFonts w:ascii="Arial" w:hAnsi="Arial" w:cs="Arial"/>
                <w:b/>
              </w:rPr>
              <w:t xml:space="preserve"> xx or not applicable </w:t>
            </w:r>
            <w:proofErr w:type="spellStart"/>
            <w:r>
              <w:rPr>
                <w:rFonts w:ascii="Arial" w:hAnsi="Arial" w:cs="Arial"/>
                <w:b/>
              </w:rPr>
              <w:t>desc</w:t>
            </w:r>
            <w:proofErr w:type="spellEnd"/>
            <w:r>
              <w:rPr>
                <w:rFonts w:ascii="Arial" w:hAnsi="Arial" w:cs="Arial"/>
                <w:b/>
              </w:rPr>
              <w:t xml:space="preserve">. for food </w:t>
            </w:r>
            <w:proofErr w:type="spellStart"/>
            <w:r>
              <w:rPr>
                <w:rFonts w:ascii="Arial" w:hAnsi="Arial" w:cs="Arial"/>
                <w:b/>
              </w:rPr>
              <w:t>xxxx</w:t>
            </w:r>
            <w:proofErr w:type="spellEnd"/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Facet cooking method not available in </w:t>
            </w:r>
            <w:proofErr w:type="spellStart"/>
            <w:r>
              <w:rPr>
                <w:rFonts w:ascii="Arial" w:hAnsi="Arial" w:cs="Arial"/>
              </w:rPr>
              <w:t>fdfacet</w:t>
            </w:r>
            <w:proofErr w:type="spellEnd"/>
            <w:r>
              <w:rPr>
                <w:rFonts w:ascii="Arial" w:hAnsi="Arial" w:cs="Arial"/>
              </w:rPr>
              <w:t xml:space="preserve"> but </w:t>
            </w:r>
            <w:proofErr w:type="spellStart"/>
            <w:r>
              <w:rPr>
                <w:rFonts w:ascii="Arial" w:hAnsi="Arial" w:cs="Arial"/>
              </w:rPr>
              <w:t>rawcook</w:t>
            </w:r>
            <w:proofErr w:type="spellEnd"/>
            <w:r>
              <w:rPr>
                <w:rFonts w:ascii="Arial" w:hAnsi="Arial" w:cs="Arial"/>
              </w:rPr>
              <w:t xml:space="preserve"> coefficient exist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2C373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2C3737">
              <w:rPr>
                <w:rFonts w:ascii="Arial" w:hAnsi="Arial" w:cs="Arial"/>
                <w:b/>
              </w:rPr>
              <w:t>rawcook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2C373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2C3737">
              <w:rPr>
                <w:rFonts w:ascii="Arial" w:hAnsi="Arial" w:cs="Arial"/>
                <w:b/>
              </w:rPr>
              <w:t xml:space="preserve">Cooked food not found in </w:t>
            </w:r>
            <w:proofErr w:type="spellStart"/>
            <w:r w:rsidRPr="002C3737">
              <w:rPr>
                <w:rFonts w:ascii="Arial" w:hAnsi="Arial" w:cs="Arial"/>
                <w:b/>
              </w:rPr>
              <w:t>rawcook</w:t>
            </w:r>
            <w:proofErr w:type="spellEnd"/>
            <w:r w:rsidRPr="002C3737">
              <w:rPr>
                <w:rFonts w:ascii="Arial" w:hAnsi="Arial" w:cs="Arial"/>
                <w:b/>
              </w:rPr>
              <w:t xml:space="preserve"> file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Facet cooking method available in </w:t>
            </w:r>
            <w:proofErr w:type="spellStart"/>
            <w:r>
              <w:rPr>
                <w:rFonts w:ascii="Arial" w:hAnsi="Arial" w:cs="Arial"/>
              </w:rPr>
              <w:t>fdfacet</w:t>
            </w:r>
            <w:proofErr w:type="spellEnd"/>
            <w:r>
              <w:rPr>
                <w:rFonts w:ascii="Arial" w:hAnsi="Arial" w:cs="Arial"/>
              </w:rPr>
              <w:t xml:space="preserve"> but </w:t>
            </w:r>
            <w:proofErr w:type="spellStart"/>
            <w:r>
              <w:rPr>
                <w:rFonts w:ascii="Arial" w:hAnsi="Arial" w:cs="Arial"/>
              </w:rPr>
              <w:t>rawcook</w:t>
            </w:r>
            <w:proofErr w:type="spellEnd"/>
            <w:r>
              <w:rPr>
                <w:rFonts w:ascii="Arial" w:hAnsi="Arial" w:cs="Arial"/>
              </w:rPr>
              <w:t xml:space="preserve"> coefficient missing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2C373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2C3737">
              <w:rPr>
                <w:rFonts w:ascii="Arial" w:hAnsi="Arial" w:cs="Arial"/>
                <w:b/>
              </w:rPr>
              <w:t>rawcook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Nb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food for : </w:t>
            </w:r>
            <w:proofErr w:type="spellStart"/>
            <w:r w:rsidRPr="00B00AC3">
              <w:rPr>
                <w:rFonts w:ascii="Arial" w:hAnsi="Arial" w:cs="Arial"/>
                <w:b/>
              </w:rPr>
              <w:t>xxxx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RAWC</w:t>
            </w:r>
            <w:r w:rsidRPr="00B00AC3">
              <w:rPr>
                <w:rFonts w:ascii="Arial" w:hAnsi="Arial" w:cs="Arial"/>
                <w:b/>
              </w:rPr>
              <w:t xml:space="preserve">    LIST xxx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3832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2C373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2C3737">
              <w:rPr>
                <w:rFonts w:ascii="Arial" w:hAnsi="Arial" w:cs="Arial"/>
                <w:b/>
              </w:rPr>
              <w:t>rawcook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2C373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2C3737">
              <w:rPr>
                <w:rFonts w:ascii="Arial" w:hAnsi="Arial" w:cs="Arial"/>
                <w:b/>
              </w:rPr>
              <w:t xml:space="preserve">Food : </w:t>
            </w:r>
            <w:proofErr w:type="spellStart"/>
            <w:r>
              <w:rPr>
                <w:rFonts w:ascii="Arial" w:hAnsi="Arial" w:cs="Arial"/>
                <w:b/>
              </w:rPr>
              <w:t>xxxx</w:t>
            </w:r>
            <w:proofErr w:type="spellEnd"/>
            <w:r w:rsidRPr="002C3737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C3737">
              <w:rPr>
                <w:rFonts w:ascii="Arial" w:hAnsi="Arial" w:cs="Arial"/>
                <w:b/>
              </w:rPr>
              <w:t>coeff</w:t>
            </w:r>
            <w:proofErr w:type="spellEnd"/>
            <w:r w:rsidRPr="002C3737">
              <w:rPr>
                <w:rFonts w:ascii="Arial" w:hAnsi="Arial" w:cs="Arial"/>
                <w:b/>
              </w:rPr>
              <w:t xml:space="preserve"> = </w:t>
            </w:r>
            <w:r>
              <w:rPr>
                <w:rFonts w:ascii="Arial" w:hAnsi="Arial" w:cs="Arial"/>
                <w:b/>
              </w:rPr>
              <w:t>xx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High value of coefficient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3832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fdprobing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Probing not found : xxx for food : xxx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Probing code not exists in probing file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015270" w:rsidTr="00FC28E9">
        <w:tc>
          <w:tcPr>
            <w:tcW w:w="201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C28E9" w:rsidRPr="00DC314D" w:rsidTr="00B93771">
        <w:tc>
          <w:tcPr>
            <w:tcW w:w="2013" w:type="dxa"/>
            <w:shd w:val="clear" w:color="auto" w:fill="CCFFFF"/>
            <w:vAlign w:val="center"/>
          </w:tcPr>
          <w:p w:rsidR="00FC28E9" w:rsidRPr="00E105A7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Control</w:t>
            </w:r>
          </w:p>
        </w:tc>
        <w:tc>
          <w:tcPr>
            <w:tcW w:w="2896" w:type="dxa"/>
            <w:shd w:val="clear" w:color="auto" w:fill="CCFFFF"/>
            <w:vAlign w:val="center"/>
          </w:tcPr>
          <w:p w:rsidR="00FC28E9" w:rsidRPr="00B00AC3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Message</w:t>
            </w:r>
          </w:p>
        </w:tc>
        <w:tc>
          <w:tcPr>
            <w:tcW w:w="1158" w:type="dxa"/>
            <w:shd w:val="clear" w:color="auto" w:fill="CCFFFF"/>
            <w:vAlign w:val="center"/>
          </w:tcPr>
          <w:p w:rsidR="00FC28E9" w:rsidRPr="00DC314D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Type</w:t>
            </w:r>
          </w:p>
        </w:tc>
        <w:tc>
          <w:tcPr>
            <w:tcW w:w="4673" w:type="dxa"/>
            <w:shd w:val="clear" w:color="auto" w:fill="CCFFFF"/>
            <w:vAlign w:val="center"/>
          </w:tcPr>
          <w:p w:rsidR="00FC28E9" w:rsidRPr="00DC314D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Comment</w:t>
            </w:r>
          </w:p>
        </w:tc>
        <w:tc>
          <w:tcPr>
            <w:tcW w:w="3832" w:type="dxa"/>
            <w:shd w:val="clear" w:color="auto" w:fill="CCFFFF"/>
            <w:vAlign w:val="center"/>
          </w:tcPr>
          <w:p w:rsidR="00FC28E9" w:rsidRPr="00DC314D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Action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fdmax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A31E42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A31E42">
              <w:rPr>
                <w:rFonts w:ascii="Arial" w:hAnsi="Arial" w:cs="Arial"/>
                <w:b/>
              </w:rPr>
              <w:t>Max for food</w:t>
            </w:r>
          </w:p>
        </w:tc>
        <w:tc>
          <w:tcPr>
            <w:tcW w:w="1158" w:type="dxa"/>
            <w:vAlign w:val="center"/>
          </w:tcPr>
          <w:p w:rsidR="000B06A3" w:rsidRPr="00A31E42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 w:rsidRPr="00A31E42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 w:rsidRPr="00A31E42">
              <w:rPr>
                <w:rFonts w:ascii="Arial" w:hAnsi="Arial" w:cs="Arial"/>
              </w:rPr>
              <w:t>The maximum value is &gt; 10000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Modify in end-file</w:t>
            </w:r>
          </w:p>
        </w:tc>
      </w:tr>
      <w:tr w:rsidR="000B06A3" w:rsidRPr="00015270" w:rsidTr="00FC28E9">
        <w:tc>
          <w:tcPr>
            <w:tcW w:w="201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pctfat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No cook. Facet in </w:t>
            </w:r>
            <w:proofErr w:type="spellStart"/>
            <w:r w:rsidRPr="00B00AC3">
              <w:rPr>
                <w:rFonts w:ascii="Arial" w:hAnsi="Arial" w:cs="Arial"/>
                <w:b/>
              </w:rPr>
              <w:t>fdfacet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for food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Facet cooking method not available for this food in </w:t>
            </w:r>
            <w:proofErr w:type="spellStart"/>
            <w:r>
              <w:rPr>
                <w:rFonts w:ascii="Arial" w:hAnsi="Arial" w:cs="Arial"/>
              </w:rPr>
              <w:t>fdfacet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pctfat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Food with cook. Facet not in </w:t>
            </w:r>
            <w:proofErr w:type="spellStart"/>
            <w:r w:rsidRPr="00B00AC3">
              <w:rPr>
                <w:rFonts w:ascii="Arial" w:hAnsi="Arial" w:cs="Arial"/>
                <w:b/>
              </w:rPr>
              <w:t>pct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file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Facet cooking method available for this food but no value in </w:t>
            </w:r>
            <w:proofErr w:type="spellStart"/>
            <w:r>
              <w:rPr>
                <w:rFonts w:ascii="Arial" w:hAnsi="Arial" w:cs="Arial"/>
              </w:rPr>
              <w:t>pctfat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015270" w:rsidTr="00FC28E9">
        <w:tc>
          <w:tcPr>
            <w:tcW w:w="201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8C1AC2">
              <w:rPr>
                <w:rFonts w:ascii="Arial" w:hAnsi="Arial" w:cs="Arial"/>
                <w:b/>
              </w:rPr>
              <w:t>pctfss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  <w:lang w:val="fr-FR"/>
              </w:rPr>
              <w:t>Label &lt;GRP&gt; label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Group</w:t>
            </w:r>
            <w:r w:rsidRPr="00195834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l</w:t>
            </w:r>
            <w:r w:rsidRPr="00195834">
              <w:rPr>
                <w:rFonts w:ascii="Arial" w:hAnsi="Arial" w:cs="Arial"/>
              </w:rPr>
              <w:t xml:space="preserve">abel in </w:t>
            </w:r>
            <w:proofErr w:type="spellStart"/>
            <w:r>
              <w:rPr>
                <w:rFonts w:ascii="Arial" w:hAnsi="Arial" w:cs="Arial"/>
              </w:rPr>
              <w:t>pctfss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Pr="00195834">
              <w:rPr>
                <w:rFonts w:ascii="Arial" w:hAnsi="Arial" w:cs="Arial"/>
              </w:rPr>
              <w:t xml:space="preserve">not the same </w:t>
            </w:r>
            <w:r>
              <w:rPr>
                <w:rFonts w:ascii="Arial" w:hAnsi="Arial" w:cs="Arial"/>
              </w:rPr>
              <w:t xml:space="preserve">as in </w:t>
            </w:r>
            <w:proofErr w:type="spellStart"/>
            <w:r>
              <w:rPr>
                <w:rFonts w:ascii="Arial" w:hAnsi="Arial" w:cs="Arial"/>
              </w:rPr>
              <w:t>fdclass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015270" w:rsidTr="00FC28E9">
        <w:tc>
          <w:tcPr>
            <w:tcW w:w="201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0B06A3" w:rsidRPr="00015270" w:rsidRDefault="000B06A3" w:rsidP="00FC28E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fdtable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Same priority twice for food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 w:rsidRPr="002466A9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Same priority defined twice for the same food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 </w:t>
            </w:r>
            <w:proofErr w:type="spellStart"/>
            <w:r>
              <w:rPr>
                <w:rFonts w:ascii="Arial" w:hAnsi="Arial" w:cs="Arial"/>
              </w:rPr>
              <w:t>fdtable</w:t>
            </w:r>
            <w:proofErr w:type="spellEnd"/>
          </w:p>
        </w:tc>
      </w:tr>
      <w:tr w:rsidR="000B06A3" w:rsidRPr="00195834" w:rsidTr="00FC28E9">
        <w:tc>
          <w:tcPr>
            <w:tcW w:w="2013" w:type="dxa"/>
            <w:shd w:val="clear" w:color="auto" w:fill="FFFFCC"/>
            <w:vAlign w:val="center"/>
          </w:tcPr>
          <w:p w:rsidR="000B06A3" w:rsidRPr="00E105A7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SUPPLEMENTS</w:t>
            </w:r>
          </w:p>
        </w:tc>
        <w:tc>
          <w:tcPr>
            <w:tcW w:w="2896" w:type="dxa"/>
            <w:shd w:val="clear" w:color="auto" w:fill="FFFFCC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</w:p>
        </w:tc>
        <w:tc>
          <w:tcPr>
            <w:tcW w:w="1158" w:type="dxa"/>
            <w:shd w:val="clear" w:color="auto" w:fill="FFFFCC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4673" w:type="dxa"/>
            <w:shd w:val="clear" w:color="auto" w:fill="FFFFCC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3832" w:type="dxa"/>
            <w:shd w:val="clear" w:color="auto" w:fill="FFFFCC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105A7">
              <w:rPr>
                <w:rFonts w:ascii="Arial" w:hAnsi="Arial" w:cs="Arial"/>
                <w:b/>
              </w:rPr>
              <w:t>vitamins</w:t>
            </w:r>
          </w:p>
        </w:tc>
        <w:tc>
          <w:tcPr>
            <w:tcW w:w="2896" w:type="dxa"/>
            <w:vAlign w:val="center"/>
          </w:tcPr>
          <w:p w:rsidR="000B06A3" w:rsidRDefault="000B06A3" w:rsidP="00FC28E9">
            <w:pPr>
              <w:rPr>
                <w:rFonts w:ascii="Arial" w:hAnsi="Arial" w:cs="Arial"/>
                <w:b/>
              </w:rPr>
            </w:pPr>
            <w:r w:rsidRPr="008A63E6">
              <w:rPr>
                <w:rFonts w:ascii="Arial" w:hAnsi="Arial" w:cs="Arial"/>
                <w:b/>
              </w:rPr>
              <w:t>Name already used</w:t>
            </w:r>
          </w:p>
        </w:tc>
        <w:tc>
          <w:tcPr>
            <w:tcW w:w="1158" w:type="dxa"/>
            <w:vAlign w:val="center"/>
          </w:tcPr>
          <w:p w:rsidR="000B06A3" w:rsidRPr="002466A9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Food name already used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vitamins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105A7">
              <w:rPr>
                <w:rFonts w:ascii="Arial" w:hAnsi="Arial" w:cs="Arial"/>
                <w:b/>
              </w:rPr>
              <w:t>vitamins</w:t>
            </w:r>
          </w:p>
        </w:tc>
        <w:tc>
          <w:tcPr>
            <w:tcW w:w="2896" w:type="dxa"/>
            <w:vAlign w:val="center"/>
          </w:tcPr>
          <w:p w:rsidR="000B06A3" w:rsidRDefault="000B06A3" w:rsidP="00FC28E9">
            <w:pPr>
              <w:rPr>
                <w:rFonts w:ascii="Arial" w:hAnsi="Arial" w:cs="Arial"/>
                <w:b/>
              </w:rPr>
            </w:pPr>
            <w:r w:rsidRPr="008A63E6">
              <w:rPr>
                <w:rFonts w:ascii="Arial" w:hAnsi="Arial" w:cs="Arial"/>
                <w:b/>
              </w:rPr>
              <w:t>Invalid first letter</w:t>
            </w:r>
          </w:p>
        </w:tc>
        <w:tc>
          <w:tcPr>
            <w:tcW w:w="1158" w:type="dxa"/>
            <w:vAlign w:val="center"/>
          </w:tcPr>
          <w:p w:rsidR="000B06A3" w:rsidRPr="002466A9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Strange first letter for a supplement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195834" w:rsidTr="00FC28E9">
        <w:tc>
          <w:tcPr>
            <w:tcW w:w="2013" w:type="dxa"/>
            <w:shd w:val="clear" w:color="auto" w:fill="FFFFCC"/>
            <w:vAlign w:val="center"/>
          </w:tcPr>
          <w:p w:rsidR="000B06A3" w:rsidRPr="00E105A7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RECIPES</w:t>
            </w:r>
          </w:p>
        </w:tc>
        <w:tc>
          <w:tcPr>
            <w:tcW w:w="2896" w:type="dxa"/>
            <w:shd w:val="clear" w:color="auto" w:fill="FFFFCC"/>
            <w:vAlign w:val="center"/>
          </w:tcPr>
          <w:p w:rsidR="000B06A3" w:rsidRPr="008A63E6" w:rsidRDefault="000B06A3" w:rsidP="00FC28E9">
            <w:pPr>
              <w:rPr>
                <w:rFonts w:ascii="Arial" w:hAnsi="Arial" w:cs="Arial"/>
                <w:b/>
              </w:rPr>
            </w:pPr>
          </w:p>
        </w:tc>
        <w:tc>
          <w:tcPr>
            <w:tcW w:w="1158" w:type="dxa"/>
            <w:shd w:val="clear" w:color="auto" w:fill="FFFFCC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4673" w:type="dxa"/>
            <w:shd w:val="clear" w:color="auto" w:fill="FFFFCC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3832" w:type="dxa"/>
            <w:shd w:val="clear" w:color="auto" w:fill="FFFFCC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rcpbrand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8A63E6" w:rsidRDefault="000B06A3" w:rsidP="00FC28E9">
            <w:pPr>
              <w:rPr>
                <w:rFonts w:ascii="Arial" w:hAnsi="Arial" w:cs="Arial"/>
                <w:b/>
              </w:rPr>
            </w:pPr>
            <w:proofErr w:type="spellStart"/>
            <w:r w:rsidRPr="00F51231">
              <w:rPr>
                <w:rFonts w:ascii="Arial" w:hAnsi="Arial" w:cs="Arial"/>
                <w:b/>
              </w:rPr>
              <w:t>Brandname</w:t>
            </w:r>
            <w:proofErr w:type="spellEnd"/>
            <w:r w:rsidRPr="00F51231">
              <w:rPr>
                <w:rFonts w:ascii="Arial" w:hAnsi="Arial" w:cs="Arial"/>
                <w:b/>
              </w:rPr>
              <w:t xml:space="preserve"> too long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Label too long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Modify in end-file</w:t>
            </w:r>
          </w:p>
        </w:tc>
      </w:tr>
      <w:tr w:rsidR="000B06A3" w:rsidRPr="00015270" w:rsidTr="00FC28E9">
        <w:tc>
          <w:tcPr>
            <w:tcW w:w="2013" w:type="dxa"/>
            <w:vAlign w:val="center"/>
          </w:tcPr>
          <w:p w:rsidR="000B06A3" w:rsidRPr="00015270" w:rsidRDefault="000B06A3" w:rsidP="00FC28E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0B06A3" w:rsidRPr="00015270" w:rsidRDefault="000B06A3" w:rsidP="00FC28E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rcpfadebygroup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8A63E6" w:rsidRDefault="000B06A3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Facet not found in </w:t>
            </w:r>
            <w:proofErr w:type="spellStart"/>
            <w:r w:rsidRPr="00B00AC3">
              <w:rPr>
                <w:rFonts w:ascii="Arial" w:hAnsi="Arial" w:cs="Arial"/>
                <w:b/>
              </w:rPr>
              <w:t>fadecode</w:t>
            </w:r>
            <w:proofErr w:type="spellEnd"/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Facet used in </w:t>
            </w:r>
            <w:proofErr w:type="spellStart"/>
            <w:r>
              <w:rPr>
                <w:rFonts w:ascii="Arial" w:hAnsi="Arial" w:cs="Arial"/>
              </w:rPr>
              <w:t>fadebygroup</w:t>
            </w:r>
            <w:proofErr w:type="spellEnd"/>
            <w:r>
              <w:rPr>
                <w:rFonts w:ascii="Arial" w:hAnsi="Arial" w:cs="Arial"/>
              </w:rPr>
              <w:t xml:space="preserve"> but not available in </w:t>
            </w:r>
            <w:proofErr w:type="spellStart"/>
            <w:r>
              <w:rPr>
                <w:rFonts w:ascii="Arial" w:hAnsi="Arial" w:cs="Arial"/>
              </w:rPr>
              <w:t>fadecode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end-files</w:t>
            </w:r>
          </w:p>
        </w:tc>
      </w:tr>
      <w:tr w:rsidR="000B06A3" w:rsidRPr="002C63FC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rcpfadebygroup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Desc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not found in </w:t>
            </w:r>
            <w:proofErr w:type="spellStart"/>
            <w:r w:rsidRPr="00B00AC3">
              <w:rPr>
                <w:rFonts w:ascii="Arial" w:hAnsi="Arial" w:cs="Arial"/>
                <w:b/>
              </w:rPr>
              <w:t>fadecode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t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Descriptor used in </w:t>
            </w:r>
            <w:proofErr w:type="spellStart"/>
            <w:r>
              <w:rPr>
                <w:rFonts w:ascii="Arial" w:hAnsi="Arial" w:cs="Arial"/>
              </w:rPr>
              <w:t>rcpfadebygroup</w:t>
            </w:r>
            <w:proofErr w:type="spellEnd"/>
            <w:r>
              <w:rPr>
                <w:rFonts w:ascii="Arial" w:hAnsi="Arial" w:cs="Arial"/>
              </w:rPr>
              <w:t xml:space="preserve"> but not available in </w:t>
            </w:r>
            <w:proofErr w:type="spellStart"/>
            <w:r>
              <w:rPr>
                <w:rFonts w:ascii="Arial" w:hAnsi="Arial" w:cs="Arial"/>
              </w:rPr>
              <w:t>rcpfadecode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end-files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rcpfadebygroup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8A63E6" w:rsidRDefault="000B06A3" w:rsidP="00FC28E9">
            <w:pPr>
              <w:rPr>
                <w:rFonts w:ascii="Arial" w:hAnsi="Arial" w:cs="Arial"/>
                <w:b/>
              </w:rPr>
            </w:pPr>
            <w:r w:rsidRPr="00F51231">
              <w:rPr>
                <w:rFonts w:ascii="Arial" w:hAnsi="Arial" w:cs="Arial"/>
                <w:b/>
              </w:rPr>
              <w:t xml:space="preserve">Order of facets, </w:t>
            </w:r>
            <w:r>
              <w:rPr>
                <w:rFonts w:ascii="Arial" w:hAnsi="Arial" w:cs="Arial"/>
                <w:b/>
              </w:rPr>
              <w:t>grp</w:t>
            </w:r>
            <w:r w:rsidRPr="00F51231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 xml:space="preserve"> xxx facet: xx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Problem on the facet order. 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Modify in end-file</w:t>
            </w:r>
          </w:p>
        </w:tc>
      </w:tr>
      <w:tr w:rsidR="000B06A3" w:rsidRPr="002C63FC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rcpfadebygroup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Descrip</w:t>
            </w:r>
            <w:proofErr w:type="spellEnd"/>
            <w:r w:rsidRPr="00B00AC3">
              <w:rPr>
                <w:rFonts w:ascii="Arial" w:hAnsi="Arial" w:cs="Arial"/>
                <w:b/>
              </w:rPr>
              <w:t>. 00 in the name for grp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Label of descriptors coded 00 is kept in the item description label. 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2C63FC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rcpfadebygroup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Facet/</w:t>
            </w:r>
            <w:proofErr w:type="spellStart"/>
            <w:r w:rsidRPr="00B00AC3">
              <w:rPr>
                <w:rFonts w:ascii="Arial" w:hAnsi="Arial" w:cs="Arial"/>
                <w:b/>
              </w:rPr>
              <w:t>desc</w:t>
            </w:r>
            <w:proofErr w:type="spellEnd"/>
            <w:r w:rsidRPr="00B00AC3">
              <w:rPr>
                <w:rFonts w:ascii="Arial" w:hAnsi="Arial" w:cs="Arial"/>
                <w:b/>
              </w:rPr>
              <w:t>. Not used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List of facets/descriptors not used in </w:t>
            </w:r>
            <w:proofErr w:type="spellStart"/>
            <w:r>
              <w:rPr>
                <w:rFonts w:ascii="Arial" w:hAnsi="Arial" w:cs="Arial"/>
              </w:rPr>
              <w:t>rcpfadebygroup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rcpfadebygroup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8A63E6" w:rsidRDefault="000B06A3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  <w:lang w:val="fr-FR"/>
              </w:rPr>
              <w:t>Label &lt;</w:t>
            </w:r>
            <w:proofErr w:type="spellStart"/>
            <w:r w:rsidRPr="00B00AC3">
              <w:rPr>
                <w:rFonts w:ascii="Arial" w:hAnsi="Arial" w:cs="Arial"/>
                <w:b/>
                <w:lang w:val="fr-FR"/>
              </w:rPr>
              <w:t>grp</w:t>
            </w:r>
            <w:proofErr w:type="spellEnd"/>
            <w:r w:rsidRPr="00B00AC3">
              <w:rPr>
                <w:rFonts w:ascii="Arial" w:hAnsi="Arial" w:cs="Arial"/>
                <w:b/>
                <w:lang w:val="fr-FR"/>
              </w:rPr>
              <w:t>&gt; label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Group</w:t>
            </w:r>
            <w:r w:rsidRPr="00195834">
              <w:rPr>
                <w:rFonts w:ascii="Arial" w:hAnsi="Arial" w:cs="Arial"/>
              </w:rPr>
              <w:t xml:space="preserve"> Label in </w:t>
            </w:r>
            <w:proofErr w:type="spellStart"/>
            <w:r>
              <w:rPr>
                <w:rFonts w:ascii="Arial" w:hAnsi="Arial" w:cs="Arial"/>
              </w:rPr>
              <w:t>rcp</w:t>
            </w:r>
            <w:r w:rsidRPr="00195834">
              <w:rPr>
                <w:rFonts w:ascii="Arial" w:hAnsi="Arial" w:cs="Arial"/>
              </w:rPr>
              <w:t>fadebygroup</w:t>
            </w:r>
            <w:proofErr w:type="spellEnd"/>
            <w:r w:rsidRPr="00195834">
              <w:rPr>
                <w:rFonts w:ascii="Arial" w:hAnsi="Arial" w:cs="Arial"/>
              </w:rPr>
              <w:t xml:space="preserve"> not the same </w:t>
            </w:r>
            <w:r>
              <w:rPr>
                <w:rFonts w:ascii="Arial" w:hAnsi="Arial" w:cs="Arial"/>
              </w:rPr>
              <w:t xml:space="preserve">as in </w:t>
            </w:r>
            <w:proofErr w:type="spellStart"/>
            <w:r>
              <w:rPr>
                <w:rFonts w:ascii="Arial" w:hAnsi="Arial" w:cs="Arial"/>
              </w:rPr>
              <w:t>rcpclass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rcpfadebygroup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lang w:val="fr-FR"/>
              </w:rPr>
            </w:pPr>
            <w:r w:rsidRPr="00B00AC3">
              <w:rPr>
                <w:rFonts w:ascii="Arial" w:hAnsi="Arial" w:cs="Arial"/>
                <w:b/>
                <w:lang w:val="fr-FR"/>
              </w:rPr>
              <w:t>Label &lt;</w:t>
            </w:r>
            <w:proofErr w:type="spellStart"/>
            <w:r w:rsidRPr="00B00AC3">
              <w:rPr>
                <w:rFonts w:ascii="Arial" w:hAnsi="Arial" w:cs="Arial"/>
                <w:b/>
                <w:lang w:val="fr-FR"/>
              </w:rPr>
              <w:t>facet</w:t>
            </w:r>
            <w:proofErr w:type="spellEnd"/>
            <w:r w:rsidRPr="00B00AC3">
              <w:rPr>
                <w:rFonts w:ascii="Arial" w:hAnsi="Arial" w:cs="Arial"/>
                <w:b/>
                <w:lang w:val="fr-FR"/>
              </w:rPr>
              <w:t>&gt; label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 w:rsidRPr="00195834">
              <w:rPr>
                <w:rFonts w:ascii="Arial" w:hAnsi="Arial" w:cs="Arial"/>
              </w:rPr>
              <w:t xml:space="preserve">Facet Label in </w:t>
            </w:r>
            <w:proofErr w:type="spellStart"/>
            <w:r>
              <w:rPr>
                <w:rFonts w:ascii="Arial" w:hAnsi="Arial" w:cs="Arial"/>
              </w:rPr>
              <w:t>rcp</w:t>
            </w:r>
            <w:r w:rsidRPr="00195834">
              <w:rPr>
                <w:rFonts w:ascii="Arial" w:hAnsi="Arial" w:cs="Arial"/>
              </w:rPr>
              <w:t>fadebygroup</w:t>
            </w:r>
            <w:proofErr w:type="spellEnd"/>
            <w:r w:rsidRPr="00195834">
              <w:rPr>
                <w:rFonts w:ascii="Arial" w:hAnsi="Arial" w:cs="Arial"/>
              </w:rPr>
              <w:t xml:space="preserve"> not the same </w:t>
            </w:r>
            <w:r>
              <w:rPr>
                <w:rFonts w:ascii="Arial" w:hAnsi="Arial" w:cs="Arial"/>
              </w:rPr>
              <w:t xml:space="preserve">as in </w:t>
            </w:r>
            <w:proofErr w:type="spellStart"/>
            <w:r>
              <w:rPr>
                <w:rFonts w:ascii="Arial" w:hAnsi="Arial" w:cs="Arial"/>
              </w:rPr>
              <w:t>rcpfadecode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rcpfadebygroup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lang w:val="fr-FR"/>
              </w:rPr>
            </w:pPr>
            <w:r w:rsidRPr="00B00AC3">
              <w:rPr>
                <w:rFonts w:ascii="Arial" w:hAnsi="Arial" w:cs="Arial"/>
                <w:b/>
                <w:lang w:val="fr-FR"/>
              </w:rPr>
              <w:t>Label &lt;fade&gt; label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Descriptor</w:t>
            </w:r>
            <w:r w:rsidRPr="00195834">
              <w:rPr>
                <w:rFonts w:ascii="Arial" w:hAnsi="Arial" w:cs="Arial"/>
              </w:rPr>
              <w:t xml:space="preserve"> Label in </w:t>
            </w:r>
            <w:proofErr w:type="spellStart"/>
            <w:r>
              <w:rPr>
                <w:rFonts w:ascii="Arial" w:hAnsi="Arial" w:cs="Arial"/>
              </w:rPr>
              <w:t>rcp</w:t>
            </w:r>
            <w:r w:rsidRPr="00195834">
              <w:rPr>
                <w:rFonts w:ascii="Arial" w:hAnsi="Arial" w:cs="Arial"/>
              </w:rPr>
              <w:t>fadebygroup</w:t>
            </w:r>
            <w:proofErr w:type="spellEnd"/>
            <w:r w:rsidRPr="00195834">
              <w:rPr>
                <w:rFonts w:ascii="Arial" w:hAnsi="Arial" w:cs="Arial"/>
              </w:rPr>
              <w:t xml:space="preserve"> not the same </w:t>
            </w:r>
            <w:r>
              <w:rPr>
                <w:rFonts w:ascii="Arial" w:hAnsi="Arial" w:cs="Arial"/>
              </w:rPr>
              <w:t xml:space="preserve">as in </w:t>
            </w:r>
            <w:proofErr w:type="spellStart"/>
            <w:r>
              <w:rPr>
                <w:rFonts w:ascii="Arial" w:hAnsi="Arial" w:cs="Arial"/>
              </w:rPr>
              <w:t>rcpfadecode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015270" w:rsidTr="00FC28E9">
        <w:tc>
          <w:tcPr>
            <w:tcW w:w="201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FC28E9" w:rsidRDefault="00FC28E9" w:rsidP="00FC28E9">
      <w:r>
        <w:br w:type="page"/>
      </w:r>
    </w:p>
    <w:tbl>
      <w:tblPr>
        <w:tblStyle w:val="TableGrid"/>
        <w:tblW w:w="14572" w:type="dxa"/>
        <w:tblLayout w:type="fixed"/>
        <w:tblLook w:val="04A0" w:firstRow="1" w:lastRow="0" w:firstColumn="1" w:lastColumn="0" w:noHBand="0" w:noVBand="1"/>
      </w:tblPr>
      <w:tblGrid>
        <w:gridCol w:w="2013"/>
        <w:gridCol w:w="2896"/>
        <w:gridCol w:w="1158"/>
        <w:gridCol w:w="4673"/>
        <w:gridCol w:w="3832"/>
      </w:tblGrid>
      <w:tr w:rsidR="00FC28E9" w:rsidRPr="00DC314D" w:rsidTr="00B93771">
        <w:tc>
          <w:tcPr>
            <w:tcW w:w="2013" w:type="dxa"/>
            <w:shd w:val="clear" w:color="auto" w:fill="CCFFFF"/>
            <w:vAlign w:val="center"/>
          </w:tcPr>
          <w:p w:rsidR="00FC28E9" w:rsidRPr="00E105A7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Control</w:t>
            </w:r>
          </w:p>
        </w:tc>
        <w:tc>
          <w:tcPr>
            <w:tcW w:w="2896" w:type="dxa"/>
            <w:shd w:val="clear" w:color="auto" w:fill="CCFFFF"/>
            <w:vAlign w:val="center"/>
          </w:tcPr>
          <w:p w:rsidR="00FC28E9" w:rsidRPr="00B00AC3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Message</w:t>
            </w:r>
          </w:p>
        </w:tc>
        <w:tc>
          <w:tcPr>
            <w:tcW w:w="1158" w:type="dxa"/>
            <w:shd w:val="clear" w:color="auto" w:fill="CCFFFF"/>
            <w:vAlign w:val="center"/>
          </w:tcPr>
          <w:p w:rsidR="00FC28E9" w:rsidRPr="00DC314D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Type</w:t>
            </w:r>
          </w:p>
        </w:tc>
        <w:tc>
          <w:tcPr>
            <w:tcW w:w="4673" w:type="dxa"/>
            <w:shd w:val="clear" w:color="auto" w:fill="CCFFFF"/>
            <w:vAlign w:val="center"/>
          </w:tcPr>
          <w:p w:rsidR="00FC28E9" w:rsidRPr="00DC314D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Comment</w:t>
            </w:r>
          </w:p>
        </w:tc>
        <w:tc>
          <w:tcPr>
            <w:tcW w:w="3832" w:type="dxa"/>
            <w:shd w:val="clear" w:color="auto" w:fill="CCFFFF"/>
            <w:vAlign w:val="center"/>
          </w:tcPr>
          <w:p w:rsidR="00FC28E9" w:rsidRPr="00DC314D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Action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mixedrec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Name already used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Recipe name already used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it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mixedrec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402F5">
              <w:rPr>
                <w:rFonts w:ascii="Arial" w:hAnsi="Arial" w:cs="Arial"/>
                <w:b/>
              </w:rPr>
              <w:t>Numrcp</w:t>
            </w:r>
            <w:proofErr w:type="spellEnd"/>
            <w:r w:rsidRPr="00E402F5">
              <w:rPr>
                <w:rFonts w:ascii="Arial" w:hAnsi="Arial" w:cs="Arial"/>
                <w:b/>
              </w:rPr>
              <w:t xml:space="preserve"> </w:t>
            </w:r>
            <w:r w:rsidRPr="00B00AC3">
              <w:rPr>
                <w:rFonts w:ascii="Arial" w:hAnsi="Arial" w:cs="Arial"/>
                <w:b/>
              </w:rPr>
              <w:t>already used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Recipe code already used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it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mixedrec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Invalid first letter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Strange first letter for a Recipe</w:t>
            </w:r>
          </w:p>
        </w:tc>
        <w:tc>
          <w:tcPr>
            <w:tcW w:w="3832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015270" w:rsidTr="00FC28E9">
        <w:tc>
          <w:tcPr>
            <w:tcW w:w="2013" w:type="dxa"/>
            <w:vAlign w:val="center"/>
          </w:tcPr>
          <w:p w:rsidR="000B06A3" w:rsidRPr="00015270" w:rsidRDefault="000B06A3" w:rsidP="00FC28E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0B06A3" w:rsidRPr="00015270" w:rsidRDefault="000B06A3" w:rsidP="00FC28E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B06A3" w:rsidRPr="00015270" w:rsidTr="00FC28E9">
        <w:tc>
          <w:tcPr>
            <w:tcW w:w="2013" w:type="dxa"/>
            <w:vAlign w:val="center"/>
          </w:tcPr>
          <w:p w:rsidR="000B06A3" w:rsidRPr="00015270" w:rsidRDefault="000B06A3" w:rsidP="00FC28E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0B06A3" w:rsidRPr="00015270" w:rsidRDefault="000B06A3" w:rsidP="00FC28E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C1AC2" w:rsidRPr="00195834" w:rsidTr="00FC28E9">
        <w:tc>
          <w:tcPr>
            <w:tcW w:w="2013" w:type="dxa"/>
            <w:vAlign w:val="center"/>
          </w:tcPr>
          <w:p w:rsidR="008C1AC2" w:rsidRPr="00E255A3" w:rsidRDefault="008C1AC2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rcpfacet</w:t>
            </w:r>
            <w:proofErr w:type="spellEnd"/>
          </w:p>
        </w:tc>
        <w:tc>
          <w:tcPr>
            <w:tcW w:w="2896" w:type="dxa"/>
            <w:vAlign w:val="center"/>
          </w:tcPr>
          <w:p w:rsidR="008C1AC2" w:rsidRPr="00B00AC3" w:rsidRDefault="008C1AC2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255A3">
              <w:rPr>
                <w:rFonts w:ascii="Arial" w:hAnsi="Arial" w:cs="Arial"/>
                <w:b/>
              </w:rPr>
              <w:t xml:space="preserve">Facet not in </w:t>
            </w:r>
            <w:proofErr w:type="spellStart"/>
            <w:r w:rsidRPr="00E255A3">
              <w:rPr>
                <w:rFonts w:ascii="Arial" w:hAnsi="Arial" w:cs="Arial"/>
                <w:b/>
              </w:rPr>
              <w:t>fadebygroup</w:t>
            </w:r>
            <w:proofErr w:type="spellEnd"/>
            <w:r w:rsidRPr="00E255A3">
              <w:rPr>
                <w:rFonts w:ascii="Arial" w:hAnsi="Arial" w:cs="Arial"/>
                <w:b/>
              </w:rPr>
              <w:t xml:space="preserve"> or bad order</w:t>
            </w:r>
          </w:p>
        </w:tc>
        <w:tc>
          <w:tcPr>
            <w:tcW w:w="1158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Facet order not correct or Facet not available in </w:t>
            </w:r>
            <w:proofErr w:type="spellStart"/>
            <w:r>
              <w:rPr>
                <w:rFonts w:ascii="Arial" w:hAnsi="Arial" w:cs="Arial"/>
              </w:rPr>
              <w:t>rcpfadebygroup</w:t>
            </w:r>
            <w:proofErr w:type="spellEnd"/>
            <w:r>
              <w:rPr>
                <w:rFonts w:ascii="Arial" w:hAnsi="Arial" w:cs="Arial"/>
              </w:rPr>
              <w:t xml:space="preserve"> for this food group/subgroup</w:t>
            </w:r>
          </w:p>
        </w:tc>
        <w:tc>
          <w:tcPr>
            <w:tcW w:w="3832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8C1AC2" w:rsidRPr="00195834" w:rsidTr="00FC28E9">
        <w:tc>
          <w:tcPr>
            <w:tcW w:w="2013" w:type="dxa"/>
            <w:vAlign w:val="center"/>
          </w:tcPr>
          <w:p w:rsidR="008C1AC2" w:rsidRPr="00E255A3" w:rsidRDefault="008C1AC2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rcpfacet</w:t>
            </w:r>
            <w:proofErr w:type="spellEnd"/>
          </w:p>
        </w:tc>
        <w:tc>
          <w:tcPr>
            <w:tcW w:w="2896" w:type="dxa"/>
            <w:vAlign w:val="center"/>
          </w:tcPr>
          <w:p w:rsidR="008C1AC2" w:rsidRPr="00B00AC3" w:rsidRDefault="008C1AC2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255A3">
              <w:rPr>
                <w:rFonts w:ascii="Arial" w:hAnsi="Arial" w:cs="Arial"/>
                <w:b/>
              </w:rPr>
              <w:t xml:space="preserve">Facet not in </w:t>
            </w:r>
            <w:proofErr w:type="spellStart"/>
            <w:r w:rsidRPr="00E255A3">
              <w:rPr>
                <w:rFonts w:ascii="Arial" w:hAnsi="Arial" w:cs="Arial"/>
                <w:b/>
              </w:rPr>
              <w:t>fadecode</w:t>
            </w:r>
            <w:proofErr w:type="spellEnd"/>
          </w:p>
        </w:tc>
        <w:tc>
          <w:tcPr>
            <w:tcW w:w="1158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Facet available in </w:t>
            </w:r>
            <w:proofErr w:type="spellStart"/>
            <w:r>
              <w:rPr>
                <w:rFonts w:ascii="Arial" w:hAnsi="Arial" w:cs="Arial"/>
              </w:rPr>
              <w:t>rcpfacet</w:t>
            </w:r>
            <w:proofErr w:type="spellEnd"/>
            <w:r>
              <w:rPr>
                <w:rFonts w:ascii="Arial" w:hAnsi="Arial" w:cs="Arial"/>
              </w:rPr>
              <w:t xml:space="preserve"> but not in </w:t>
            </w:r>
            <w:proofErr w:type="spellStart"/>
            <w:r>
              <w:rPr>
                <w:rFonts w:ascii="Arial" w:hAnsi="Arial" w:cs="Arial"/>
              </w:rPr>
              <w:t>rcpfadecode</w:t>
            </w:r>
            <w:proofErr w:type="spellEnd"/>
          </w:p>
        </w:tc>
        <w:tc>
          <w:tcPr>
            <w:tcW w:w="3832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8C1AC2" w:rsidRPr="00195834" w:rsidTr="00FC28E9">
        <w:tc>
          <w:tcPr>
            <w:tcW w:w="2013" w:type="dxa"/>
            <w:vAlign w:val="center"/>
          </w:tcPr>
          <w:p w:rsidR="008C1AC2" w:rsidRPr="00E255A3" w:rsidRDefault="008C1AC2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rcpfacet</w:t>
            </w:r>
            <w:proofErr w:type="spellEnd"/>
          </w:p>
        </w:tc>
        <w:tc>
          <w:tcPr>
            <w:tcW w:w="2896" w:type="dxa"/>
            <w:vAlign w:val="center"/>
          </w:tcPr>
          <w:p w:rsidR="008C1AC2" w:rsidRPr="00B00AC3" w:rsidRDefault="008C1AC2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105A7">
              <w:rPr>
                <w:rFonts w:ascii="Arial" w:hAnsi="Arial" w:cs="Arial"/>
                <w:b/>
              </w:rPr>
              <w:t xml:space="preserve">Group : </w:t>
            </w:r>
            <w:r>
              <w:rPr>
                <w:rFonts w:ascii="Arial" w:hAnsi="Arial" w:cs="Arial"/>
                <w:b/>
              </w:rPr>
              <w:t xml:space="preserve">xx   </w:t>
            </w:r>
            <w:r w:rsidRPr="00E105A7">
              <w:rPr>
                <w:rFonts w:ascii="Arial" w:hAnsi="Arial" w:cs="Arial"/>
                <w:b/>
              </w:rPr>
              <w:t>facets not used</w:t>
            </w:r>
          </w:p>
        </w:tc>
        <w:tc>
          <w:tcPr>
            <w:tcW w:w="1158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8C1AC2" w:rsidRPr="00195834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Specified facets not used in the specified group</w:t>
            </w:r>
          </w:p>
        </w:tc>
        <w:tc>
          <w:tcPr>
            <w:tcW w:w="3832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8C1AC2" w:rsidRPr="00195834" w:rsidTr="00FC28E9">
        <w:tc>
          <w:tcPr>
            <w:tcW w:w="2013" w:type="dxa"/>
            <w:vAlign w:val="center"/>
          </w:tcPr>
          <w:p w:rsidR="008C1AC2" w:rsidRPr="00E255A3" w:rsidRDefault="008C1AC2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rcpfacet</w:t>
            </w:r>
            <w:proofErr w:type="spellEnd"/>
          </w:p>
        </w:tc>
        <w:tc>
          <w:tcPr>
            <w:tcW w:w="2896" w:type="dxa"/>
            <w:vAlign w:val="center"/>
          </w:tcPr>
          <w:p w:rsidR="008C1AC2" w:rsidRPr="00B00AC3" w:rsidRDefault="008C1AC2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  <w:lang w:val="fr-FR"/>
              </w:rPr>
              <w:t>Label &lt;GRP&gt; label</w:t>
            </w:r>
          </w:p>
        </w:tc>
        <w:tc>
          <w:tcPr>
            <w:tcW w:w="1158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8C1AC2" w:rsidRPr="00195834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Group</w:t>
            </w:r>
            <w:r w:rsidRPr="00195834">
              <w:rPr>
                <w:rFonts w:ascii="Arial" w:hAnsi="Arial" w:cs="Arial"/>
              </w:rPr>
              <w:t xml:space="preserve"> Label in </w:t>
            </w:r>
            <w:proofErr w:type="spellStart"/>
            <w:r>
              <w:rPr>
                <w:rFonts w:ascii="Arial" w:hAnsi="Arial" w:cs="Arial"/>
              </w:rPr>
              <w:t>rcpfacet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Pr="00195834">
              <w:rPr>
                <w:rFonts w:ascii="Arial" w:hAnsi="Arial" w:cs="Arial"/>
              </w:rPr>
              <w:t xml:space="preserve">not the same </w:t>
            </w:r>
            <w:r>
              <w:rPr>
                <w:rFonts w:ascii="Arial" w:hAnsi="Arial" w:cs="Arial"/>
              </w:rPr>
              <w:t xml:space="preserve">as in </w:t>
            </w:r>
            <w:proofErr w:type="spellStart"/>
            <w:r>
              <w:rPr>
                <w:rFonts w:ascii="Arial" w:hAnsi="Arial" w:cs="Arial"/>
              </w:rPr>
              <w:t>rcpclass</w:t>
            </w:r>
            <w:proofErr w:type="spellEnd"/>
          </w:p>
        </w:tc>
        <w:tc>
          <w:tcPr>
            <w:tcW w:w="3832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015270" w:rsidTr="00FC28E9">
        <w:tc>
          <w:tcPr>
            <w:tcW w:w="2013" w:type="dxa"/>
            <w:vAlign w:val="center"/>
          </w:tcPr>
          <w:p w:rsidR="000B06A3" w:rsidRPr="00015270" w:rsidRDefault="000B06A3" w:rsidP="00FC28E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0B06A3" w:rsidRPr="00015270" w:rsidRDefault="000B06A3" w:rsidP="00FC28E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8C1AC2" w:rsidP="00FC28E9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rcpquant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8A63E6" w:rsidRDefault="001F4721" w:rsidP="00FC28E9">
            <w:pPr>
              <w:rPr>
                <w:rFonts w:ascii="Arial" w:hAnsi="Arial" w:cs="Arial"/>
                <w:b/>
              </w:rPr>
            </w:pPr>
            <w:r w:rsidRPr="001F4721">
              <w:rPr>
                <w:rFonts w:ascii="Arial" w:hAnsi="Arial" w:cs="Arial"/>
                <w:b/>
              </w:rPr>
              <w:t>Recipe not found in recipe list</w:t>
            </w:r>
          </w:p>
        </w:tc>
        <w:tc>
          <w:tcPr>
            <w:tcW w:w="1158" w:type="dxa"/>
            <w:vAlign w:val="center"/>
          </w:tcPr>
          <w:p w:rsidR="000B06A3" w:rsidRDefault="001F4721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1F4721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Recipe available in </w:t>
            </w:r>
            <w:proofErr w:type="spellStart"/>
            <w:r>
              <w:rPr>
                <w:rFonts w:ascii="Arial" w:hAnsi="Arial" w:cs="Arial"/>
              </w:rPr>
              <w:t>rcpquant</w:t>
            </w:r>
            <w:proofErr w:type="spellEnd"/>
            <w:r>
              <w:rPr>
                <w:rFonts w:ascii="Arial" w:hAnsi="Arial" w:cs="Arial"/>
              </w:rPr>
              <w:t xml:space="preserve"> but not in </w:t>
            </w:r>
            <w:proofErr w:type="spellStart"/>
            <w:r>
              <w:rPr>
                <w:rFonts w:ascii="Arial" w:hAnsi="Arial" w:cs="Arial"/>
              </w:rPr>
              <w:t>mixedrec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1F4721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1F4721" w:rsidRPr="00195834" w:rsidTr="00FC28E9">
        <w:tc>
          <w:tcPr>
            <w:tcW w:w="2013" w:type="dxa"/>
            <w:vAlign w:val="center"/>
          </w:tcPr>
          <w:p w:rsidR="001F4721" w:rsidRDefault="001F4721" w:rsidP="00FC28E9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rcpquant</w:t>
            </w:r>
            <w:proofErr w:type="spellEnd"/>
          </w:p>
        </w:tc>
        <w:tc>
          <w:tcPr>
            <w:tcW w:w="2896" w:type="dxa"/>
            <w:vAlign w:val="center"/>
          </w:tcPr>
          <w:p w:rsidR="001F4721" w:rsidRPr="001F4721" w:rsidRDefault="001F4721" w:rsidP="00FC28E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</w:t>
            </w:r>
            <w:r w:rsidRPr="001F4721">
              <w:rPr>
                <w:rFonts w:ascii="Arial" w:hAnsi="Arial" w:cs="Arial"/>
                <w:b/>
              </w:rPr>
              <w:t>ecipe not found in quant file</w:t>
            </w:r>
          </w:p>
        </w:tc>
        <w:tc>
          <w:tcPr>
            <w:tcW w:w="1158" w:type="dxa"/>
            <w:vAlign w:val="center"/>
          </w:tcPr>
          <w:p w:rsidR="001F4721" w:rsidRDefault="001F4721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1F4721" w:rsidRDefault="001F4721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Recipe available in </w:t>
            </w:r>
            <w:proofErr w:type="spellStart"/>
            <w:r>
              <w:rPr>
                <w:rFonts w:ascii="Arial" w:hAnsi="Arial" w:cs="Arial"/>
              </w:rPr>
              <w:t>mixedrec</w:t>
            </w:r>
            <w:proofErr w:type="spellEnd"/>
            <w:r>
              <w:rPr>
                <w:rFonts w:ascii="Arial" w:hAnsi="Arial" w:cs="Arial"/>
              </w:rPr>
              <w:t xml:space="preserve"> but not in </w:t>
            </w:r>
            <w:proofErr w:type="spellStart"/>
            <w:r>
              <w:rPr>
                <w:rFonts w:ascii="Arial" w:hAnsi="Arial" w:cs="Arial"/>
              </w:rPr>
              <w:t>rcpquant</w:t>
            </w:r>
            <w:proofErr w:type="spellEnd"/>
          </w:p>
        </w:tc>
        <w:tc>
          <w:tcPr>
            <w:tcW w:w="3832" w:type="dxa"/>
            <w:vAlign w:val="center"/>
          </w:tcPr>
          <w:p w:rsidR="001F4721" w:rsidRDefault="001F4721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1F4721" w:rsidRPr="00195834" w:rsidTr="00FC28E9">
        <w:tc>
          <w:tcPr>
            <w:tcW w:w="2013" w:type="dxa"/>
            <w:vAlign w:val="center"/>
          </w:tcPr>
          <w:p w:rsidR="001F4721" w:rsidRPr="00E105A7" w:rsidRDefault="001F4721" w:rsidP="00FC28E9">
            <w:pPr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rcpquant</w:t>
            </w:r>
            <w:proofErr w:type="spellEnd"/>
          </w:p>
        </w:tc>
        <w:tc>
          <w:tcPr>
            <w:tcW w:w="2896" w:type="dxa"/>
            <w:vAlign w:val="center"/>
          </w:tcPr>
          <w:p w:rsidR="001F4721" w:rsidRPr="008A63E6" w:rsidRDefault="001F4721" w:rsidP="00FC28E9">
            <w:pPr>
              <w:rPr>
                <w:rFonts w:ascii="Arial" w:hAnsi="Arial" w:cs="Arial"/>
                <w:b/>
              </w:rPr>
            </w:pPr>
            <w:r w:rsidRPr="001F4721">
              <w:rPr>
                <w:rFonts w:ascii="Arial" w:hAnsi="Arial" w:cs="Arial"/>
                <w:b/>
              </w:rPr>
              <w:t>Recipe not in same group</w:t>
            </w:r>
          </w:p>
        </w:tc>
        <w:tc>
          <w:tcPr>
            <w:tcW w:w="1158" w:type="dxa"/>
            <w:vAlign w:val="center"/>
          </w:tcPr>
          <w:p w:rsidR="001F4721" w:rsidRDefault="001F4721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1F4721" w:rsidRDefault="001F4721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Recipe defined in one subgroup in </w:t>
            </w:r>
            <w:proofErr w:type="spellStart"/>
            <w:r>
              <w:rPr>
                <w:rFonts w:ascii="Arial" w:hAnsi="Arial" w:cs="Arial"/>
              </w:rPr>
              <w:t>rcpquant</w:t>
            </w:r>
            <w:proofErr w:type="spellEnd"/>
            <w:r>
              <w:rPr>
                <w:rFonts w:ascii="Arial" w:hAnsi="Arial" w:cs="Arial"/>
              </w:rPr>
              <w:t xml:space="preserve"> and another in </w:t>
            </w:r>
            <w:proofErr w:type="spellStart"/>
            <w:r>
              <w:rPr>
                <w:rFonts w:ascii="Arial" w:hAnsi="Arial" w:cs="Arial"/>
              </w:rPr>
              <w:t>mixedrec</w:t>
            </w:r>
            <w:proofErr w:type="spellEnd"/>
          </w:p>
        </w:tc>
        <w:tc>
          <w:tcPr>
            <w:tcW w:w="3832" w:type="dxa"/>
            <w:vAlign w:val="center"/>
          </w:tcPr>
          <w:p w:rsidR="001F4721" w:rsidRDefault="001F4721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8C1AC2" w:rsidRPr="00195834" w:rsidTr="00FC28E9">
        <w:tc>
          <w:tcPr>
            <w:tcW w:w="2013" w:type="dxa"/>
            <w:vAlign w:val="center"/>
          </w:tcPr>
          <w:p w:rsidR="008C1AC2" w:rsidRPr="00E105A7" w:rsidRDefault="001F4721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rcpquant</w:t>
            </w:r>
            <w:proofErr w:type="spellEnd"/>
          </w:p>
        </w:tc>
        <w:tc>
          <w:tcPr>
            <w:tcW w:w="2896" w:type="dxa"/>
            <w:vAlign w:val="center"/>
          </w:tcPr>
          <w:p w:rsidR="008C1AC2" w:rsidRPr="00B00AC3" w:rsidRDefault="008C1AC2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Photo not found : xxx for </w:t>
            </w:r>
            <w:r w:rsidR="001F4721">
              <w:rPr>
                <w:rFonts w:ascii="Arial" w:hAnsi="Arial" w:cs="Arial"/>
                <w:b/>
              </w:rPr>
              <w:t>recipe</w:t>
            </w:r>
            <w:r w:rsidRPr="00B00AC3">
              <w:rPr>
                <w:rFonts w:ascii="Arial" w:hAnsi="Arial" w:cs="Arial"/>
                <w:b/>
              </w:rPr>
              <w:t xml:space="preserve"> : </w:t>
            </w:r>
            <w:proofErr w:type="spellStart"/>
            <w:r w:rsidRPr="00B00AC3">
              <w:rPr>
                <w:rFonts w:ascii="Arial" w:hAnsi="Arial" w:cs="Arial"/>
                <w:b/>
              </w:rPr>
              <w:t>xxxx</w:t>
            </w:r>
            <w:proofErr w:type="spellEnd"/>
          </w:p>
        </w:tc>
        <w:tc>
          <w:tcPr>
            <w:tcW w:w="1158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Photo code available in </w:t>
            </w:r>
            <w:proofErr w:type="spellStart"/>
            <w:r w:rsidR="001F4721">
              <w:rPr>
                <w:rFonts w:ascii="Arial" w:hAnsi="Arial" w:cs="Arial"/>
              </w:rPr>
              <w:t>rcp</w:t>
            </w:r>
            <w:r>
              <w:rPr>
                <w:rFonts w:ascii="Arial" w:hAnsi="Arial" w:cs="Arial"/>
              </w:rPr>
              <w:t>quant</w:t>
            </w:r>
            <w:proofErr w:type="spellEnd"/>
            <w:r>
              <w:rPr>
                <w:rFonts w:ascii="Arial" w:hAnsi="Arial" w:cs="Arial"/>
              </w:rPr>
              <w:t xml:space="preserve"> but not in photo list</w:t>
            </w:r>
          </w:p>
        </w:tc>
        <w:tc>
          <w:tcPr>
            <w:tcW w:w="3832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8C1AC2" w:rsidRPr="00195834" w:rsidTr="00FC28E9">
        <w:tc>
          <w:tcPr>
            <w:tcW w:w="2013" w:type="dxa"/>
            <w:vAlign w:val="center"/>
          </w:tcPr>
          <w:p w:rsidR="008C1AC2" w:rsidRPr="00E105A7" w:rsidRDefault="001F4721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rcpquant</w:t>
            </w:r>
            <w:proofErr w:type="spellEnd"/>
          </w:p>
        </w:tc>
        <w:tc>
          <w:tcPr>
            <w:tcW w:w="2896" w:type="dxa"/>
            <w:vAlign w:val="center"/>
          </w:tcPr>
          <w:p w:rsidR="008C1AC2" w:rsidRPr="00B00AC3" w:rsidRDefault="008C1AC2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Photo not in </w:t>
            </w:r>
            <w:proofErr w:type="spellStart"/>
            <w:r w:rsidR="001F4721">
              <w:rPr>
                <w:rFonts w:ascii="Arial" w:hAnsi="Arial" w:cs="Arial"/>
                <w:b/>
              </w:rPr>
              <w:t>rcpqm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file : </w:t>
            </w:r>
          </w:p>
        </w:tc>
        <w:tc>
          <w:tcPr>
            <w:tcW w:w="1158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Photo code available in </w:t>
            </w:r>
            <w:proofErr w:type="spellStart"/>
            <w:r w:rsidR="001F4721">
              <w:rPr>
                <w:rFonts w:ascii="Arial" w:hAnsi="Arial" w:cs="Arial"/>
              </w:rPr>
              <w:t>rcpquant</w:t>
            </w:r>
            <w:proofErr w:type="spellEnd"/>
            <w:r w:rsidR="001F4721">
              <w:rPr>
                <w:rFonts w:ascii="Arial" w:hAnsi="Arial" w:cs="Arial"/>
              </w:rPr>
              <w:t xml:space="preserve"> but not in </w:t>
            </w:r>
            <w:proofErr w:type="spellStart"/>
            <w:r w:rsidR="001F4721">
              <w:rPr>
                <w:rFonts w:ascii="Arial" w:hAnsi="Arial" w:cs="Arial"/>
              </w:rPr>
              <w:t>rcp</w:t>
            </w:r>
            <w:r>
              <w:rPr>
                <w:rFonts w:ascii="Arial" w:hAnsi="Arial" w:cs="Arial"/>
              </w:rPr>
              <w:t>qmdetail</w:t>
            </w:r>
            <w:proofErr w:type="spellEnd"/>
          </w:p>
        </w:tc>
        <w:tc>
          <w:tcPr>
            <w:tcW w:w="3832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8C1AC2" w:rsidRPr="00195834" w:rsidTr="00FC28E9">
        <w:tc>
          <w:tcPr>
            <w:tcW w:w="2013" w:type="dxa"/>
            <w:vAlign w:val="center"/>
          </w:tcPr>
          <w:p w:rsidR="008C1AC2" w:rsidRPr="00E105A7" w:rsidRDefault="001F4721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rcpquant</w:t>
            </w:r>
            <w:proofErr w:type="spellEnd"/>
          </w:p>
        </w:tc>
        <w:tc>
          <w:tcPr>
            <w:tcW w:w="2896" w:type="dxa"/>
            <w:vAlign w:val="center"/>
          </w:tcPr>
          <w:p w:rsidR="008C1AC2" w:rsidRPr="00B00AC3" w:rsidRDefault="008C1AC2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HHM not found in </w:t>
            </w:r>
            <w:proofErr w:type="spellStart"/>
            <w:r w:rsidR="001F4721">
              <w:rPr>
                <w:rFonts w:ascii="Arial" w:hAnsi="Arial" w:cs="Arial"/>
                <w:b/>
              </w:rPr>
              <w:t>rcpqm</w:t>
            </w:r>
            <w:proofErr w:type="spellEnd"/>
            <w:r w:rsidR="001F4721" w:rsidRPr="00B00AC3">
              <w:rPr>
                <w:rFonts w:ascii="Arial" w:hAnsi="Arial" w:cs="Arial"/>
                <w:b/>
              </w:rPr>
              <w:t xml:space="preserve"> </w:t>
            </w:r>
            <w:r w:rsidRPr="00B00AC3">
              <w:rPr>
                <w:rFonts w:ascii="Arial" w:hAnsi="Arial" w:cs="Arial"/>
                <w:b/>
              </w:rPr>
              <w:t>file :</w:t>
            </w:r>
          </w:p>
        </w:tc>
        <w:tc>
          <w:tcPr>
            <w:tcW w:w="1158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HHM code available in </w:t>
            </w:r>
            <w:proofErr w:type="spellStart"/>
            <w:r w:rsidR="001F4721">
              <w:rPr>
                <w:rFonts w:ascii="Arial" w:hAnsi="Arial" w:cs="Arial"/>
              </w:rPr>
              <w:t>rcpquant</w:t>
            </w:r>
            <w:proofErr w:type="spellEnd"/>
            <w:r w:rsidR="001F4721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but not in </w:t>
            </w:r>
            <w:proofErr w:type="spellStart"/>
            <w:r w:rsidR="001F4721">
              <w:rPr>
                <w:rFonts w:ascii="Arial" w:hAnsi="Arial" w:cs="Arial"/>
              </w:rPr>
              <w:t>rcpqmdetail</w:t>
            </w:r>
            <w:proofErr w:type="spellEnd"/>
          </w:p>
        </w:tc>
        <w:tc>
          <w:tcPr>
            <w:tcW w:w="3832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8C1AC2" w:rsidRPr="00195834" w:rsidTr="00FC28E9">
        <w:tc>
          <w:tcPr>
            <w:tcW w:w="2013" w:type="dxa"/>
            <w:vAlign w:val="center"/>
          </w:tcPr>
          <w:p w:rsidR="008C1AC2" w:rsidRPr="00E105A7" w:rsidRDefault="001F4721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rcpquant</w:t>
            </w:r>
            <w:proofErr w:type="spellEnd"/>
          </w:p>
        </w:tc>
        <w:tc>
          <w:tcPr>
            <w:tcW w:w="2896" w:type="dxa"/>
            <w:vAlign w:val="center"/>
          </w:tcPr>
          <w:p w:rsidR="008C1AC2" w:rsidRPr="00B00AC3" w:rsidRDefault="008C1AC2" w:rsidP="00FC28E9">
            <w:pPr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StdU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not found in </w:t>
            </w:r>
            <w:proofErr w:type="spellStart"/>
            <w:r w:rsidR="001F4721">
              <w:rPr>
                <w:rFonts w:ascii="Arial" w:hAnsi="Arial" w:cs="Arial"/>
                <w:b/>
              </w:rPr>
              <w:t>std</w:t>
            </w:r>
            <w:proofErr w:type="spellEnd"/>
            <w:r w:rsidR="001F4721" w:rsidRPr="00B00AC3">
              <w:rPr>
                <w:rFonts w:ascii="Arial" w:hAnsi="Arial" w:cs="Arial"/>
                <w:b/>
              </w:rPr>
              <w:t xml:space="preserve"> </w:t>
            </w:r>
            <w:r w:rsidRPr="00B00AC3">
              <w:rPr>
                <w:rFonts w:ascii="Arial" w:hAnsi="Arial" w:cs="Arial"/>
                <w:b/>
              </w:rPr>
              <w:t>file</w:t>
            </w:r>
          </w:p>
        </w:tc>
        <w:tc>
          <w:tcPr>
            <w:tcW w:w="1158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StdU</w:t>
            </w:r>
            <w:proofErr w:type="spellEnd"/>
            <w:r>
              <w:rPr>
                <w:rFonts w:ascii="Arial" w:hAnsi="Arial" w:cs="Arial"/>
              </w:rPr>
              <w:t xml:space="preserve"> code available in </w:t>
            </w:r>
            <w:proofErr w:type="spellStart"/>
            <w:r w:rsidR="001F4721">
              <w:rPr>
                <w:rFonts w:ascii="Arial" w:hAnsi="Arial" w:cs="Arial"/>
              </w:rPr>
              <w:t>rcpquant</w:t>
            </w:r>
            <w:proofErr w:type="spellEnd"/>
            <w:r w:rsidR="001F4721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but not in </w:t>
            </w:r>
            <w:proofErr w:type="spellStart"/>
            <w:r w:rsidR="001F4721">
              <w:rPr>
                <w:rFonts w:ascii="Arial" w:hAnsi="Arial" w:cs="Arial"/>
              </w:rPr>
              <w:t>rcpstdu</w:t>
            </w:r>
            <w:proofErr w:type="spellEnd"/>
          </w:p>
        </w:tc>
        <w:tc>
          <w:tcPr>
            <w:tcW w:w="3832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8C1AC2" w:rsidRPr="00195834" w:rsidTr="00FC28E9">
        <w:tc>
          <w:tcPr>
            <w:tcW w:w="2013" w:type="dxa"/>
            <w:vAlign w:val="center"/>
          </w:tcPr>
          <w:p w:rsidR="008C1AC2" w:rsidRPr="00E105A7" w:rsidRDefault="001F4721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rcpquant</w:t>
            </w:r>
            <w:proofErr w:type="spellEnd"/>
          </w:p>
        </w:tc>
        <w:tc>
          <w:tcPr>
            <w:tcW w:w="2896" w:type="dxa"/>
            <w:vAlign w:val="center"/>
          </w:tcPr>
          <w:p w:rsidR="008C1AC2" w:rsidRPr="00B00AC3" w:rsidRDefault="001F4721" w:rsidP="00FC28E9">
            <w:pPr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StdU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</w:t>
            </w:r>
            <w:r w:rsidR="008C1AC2" w:rsidRPr="00B00AC3">
              <w:rPr>
                <w:rFonts w:ascii="Arial" w:hAnsi="Arial" w:cs="Arial"/>
                <w:b/>
              </w:rPr>
              <w:t xml:space="preserve">not found in </w:t>
            </w:r>
            <w:proofErr w:type="spellStart"/>
            <w:r>
              <w:rPr>
                <w:rFonts w:ascii="Arial" w:hAnsi="Arial" w:cs="Arial"/>
                <w:b/>
              </w:rPr>
              <w:t>rcpqm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</w:t>
            </w:r>
            <w:r w:rsidR="008C1AC2" w:rsidRPr="00B00AC3">
              <w:rPr>
                <w:rFonts w:ascii="Arial" w:hAnsi="Arial" w:cs="Arial"/>
                <w:b/>
              </w:rPr>
              <w:t>file</w:t>
            </w:r>
          </w:p>
        </w:tc>
        <w:tc>
          <w:tcPr>
            <w:tcW w:w="1158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 w:rsidRPr="008E3E42">
              <w:rPr>
                <w:rFonts w:ascii="Arial" w:hAnsi="Arial" w:cs="Arial"/>
              </w:rPr>
              <w:t>Std</w:t>
            </w:r>
            <w:r>
              <w:rPr>
                <w:rFonts w:ascii="Arial" w:hAnsi="Arial" w:cs="Arial"/>
              </w:rPr>
              <w:t>P</w:t>
            </w:r>
            <w:proofErr w:type="spellEnd"/>
            <w:r w:rsidRPr="008E3E4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code available in </w:t>
            </w:r>
            <w:proofErr w:type="spellStart"/>
            <w:r w:rsidR="001F4721">
              <w:rPr>
                <w:rFonts w:ascii="Arial" w:hAnsi="Arial" w:cs="Arial"/>
              </w:rPr>
              <w:t>rcpquant</w:t>
            </w:r>
            <w:proofErr w:type="spellEnd"/>
            <w:r w:rsidR="001F4721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but not in </w:t>
            </w:r>
            <w:proofErr w:type="spellStart"/>
            <w:r w:rsidR="001F4721">
              <w:rPr>
                <w:rFonts w:ascii="Arial" w:hAnsi="Arial" w:cs="Arial"/>
              </w:rPr>
              <w:t>rcpqmdetail</w:t>
            </w:r>
            <w:proofErr w:type="spellEnd"/>
          </w:p>
        </w:tc>
        <w:tc>
          <w:tcPr>
            <w:tcW w:w="3832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8C1AC2" w:rsidRPr="00195834" w:rsidTr="00FC28E9">
        <w:tc>
          <w:tcPr>
            <w:tcW w:w="2013" w:type="dxa"/>
            <w:vAlign w:val="center"/>
          </w:tcPr>
          <w:p w:rsidR="008C1AC2" w:rsidRPr="00E255A3" w:rsidRDefault="008C1AC2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rcpquant</w:t>
            </w:r>
            <w:proofErr w:type="spellEnd"/>
          </w:p>
        </w:tc>
        <w:tc>
          <w:tcPr>
            <w:tcW w:w="2896" w:type="dxa"/>
            <w:vAlign w:val="center"/>
          </w:tcPr>
          <w:p w:rsidR="008C1AC2" w:rsidRPr="00B00AC3" w:rsidRDefault="008C1AC2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  <w:lang w:val="fr-FR"/>
              </w:rPr>
              <w:t>Label &lt;GRP&gt; label</w:t>
            </w:r>
          </w:p>
        </w:tc>
        <w:tc>
          <w:tcPr>
            <w:tcW w:w="1158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8C1AC2" w:rsidRPr="00195834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Group</w:t>
            </w:r>
            <w:r w:rsidRPr="00195834">
              <w:rPr>
                <w:rFonts w:ascii="Arial" w:hAnsi="Arial" w:cs="Arial"/>
              </w:rPr>
              <w:t xml:space="preserve"> Label in </w:t>
            </w:r>
            <w:proofErr w:type="spellStart"/>
            <w:r>
              <w:rPr>
                <w:rFonts w:ascii="Arial" w:hAnsi="Arial" w:cs="Arial"/>
              </w:rPr>
              <w:t>rcpquant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Pr="00195834">
              <w:rPr>
                <w:rFonts w:ascii="Arial" w:hAnsi="Arial" w:cs="Arial"/>
              </w:rPr>
              <w:t xml:space="preserve">not the same </w:t>
            </w:r>
            <w:r>
              <w:rPr>
                <w:rFonts w:ascii="Arial" w:hAnsi="Arial" w:cs="Arial"/>
              </w:rPr>
              <w:t xml:space="preserve">as in </w:t>
            </w:r>
            <w:proofErr w:type="spellStart"/>
            <w:r>
              <w:rPr>
                <w:rFonts w:ascii="Arial" w:hAnsi="Arial" w:cs="Arial"/>
              </w:rPr>
              <w:t>rcpclass</w:t>
            </w:r>
            <w:proofErr w:type="spellEnd"/>
          </w:p>
        </w:tc>
        <w:tc>
          <w:tcPr>
            <w:tcW w:w="3832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D433D6" w:rsidRPr="00015270" w:rsidTr="00FC28E9">
        <w:tc>
          <w:tcPr>
            <w:tcW w:w="2013" w:type="dxa"/>
            <w:vAlign w:val="center"/>
          </w:tcPr>
          <w:p w:rsidR="00D433D6" w:rsidRPr="00015270" w:rsidRDefault="00D433D6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D433D6" w:rsidRPr="00015270" w:rsidRDefault="00D433D6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1158" w:type="dxa"/>
            <w:vAlign w:val="center"/>
          </w:tcPr>
          <w:p w:rsidR="00D433D6" w:rsidRPr="00015270" w:rsidRDefault="00D433D6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D433D6" w:rsidRPr="00015270" w:rsidRDefault="00D433D6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D433D6" w:rsidRPr="00015270" w:rsidRDefault="00D433D6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FC28E9" w:rsidRDefault="00FC28E9" w:rsidP="00FC28E9">
      <w:r>
        <w:br w:type="page"/>
      </w:r>
    </w:p>
    <w:tbl>
      <w:tblPr>
        <w:tblStyle w:val="TableGrid"/>
        <w:tblW w:w="14572" w:type="dxa"/>
        <w:tblLayout w:type="fixed"/>
        <w:tblLook w:val="04A0" w:firstRow="1" w:lastRow="0" w:firstColumn="1" w:lastColumn="0" w:noHBand="0" w:noVBand="1"/>
      </w:tblPr>
      <w:tblGrid>
        <w:gridCol w:w="2013"/>
        <w:gridCol w:w="2896"/>
        <w:gridCol w:w="1158"/>
        <w:gridCol w:w="4673"/>
        <w:gridCol w:w="3832"/>
      </w:tblGrid>
      <w:tr w:rsidR="00FC28E9" w:rsidRPr="00DC314D" w:rsidTr="00B93771">
        <w:tc>
          <w:tcPr>
            <w:tcW w:w="2013" w:type="dxa"/>
            <w:shd w:val="clear" w:color="auto" w:fill="CCFFFF"/>
            <w:vAlign w:val="center"/>
          </w:tcPr>
          <w:p w:rsidR="00FC28E9" w:rsidRPr="00E105A7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Control</w:t>
            </w:r>
          </w:p>
        </w:tc>
        <w:tc>
          <w:tcPr>
            <w:tcW w:w="2896" w:type="dxa"/>
            <w:shd w:val="clear" w:color="auto" w:fill="CCFFFF"/>
            <w:vAlign w:val="center"/>
          </w:tcPr>
          <w:p w:rsidR="00FC28E9" w:rsidRPr="00B00AC3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Message</w:t>
            </w:r>
          </w:p>
        </w:tc>
        <w:tc>
          <w:tcPr>
            <w:tcW w:w="1158" w:type="dxa"/>
            <w:shd w:val="clear" w:color="auto" w:fill="CCFFFF"/>
            <w:vAlign w:val="center"/>
          </w:tcPr>
          <w:p w:rsidR="00FC28E9" w:rsidRPr="00DC314D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Type</w:t>
            </w:r>
          </w:p>
        </w:tc>
        <w:tc>
          <w:tcPr>
            <w:tcW w:w="4673" w:type="dxa"/>
            <w:shd w:val="clear" w:color="auto" w:fill="CCFFFF"/>
            <w:vAlign w:val="center"/>
          </w:tcPr>
          <w:p w:rsidR="00FC28E9" w:rsidRPr="00DC314D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Comment</w:t>
            </w:r>
          </w:p>
        </w:tc>
        <w:tc>
          <w:tcPr>
            <w:tcW w:w="3832" w:type="dxa"/>
            <w:shd w:val="clear" w:color="auto" w:fill="CCFFFF"/>
            <w:vAlign w:val="center"/>
          </w:tcPr>
          <w:p w:rsidR="00FC28E9" w:rsidRPr="00DC314D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Action</w:t>
            </w:r>
          </w:p>
        </w:tc>
      </w:tr>
      <w:tr w:rsidR="00D433D6" w:rsidRPr="00195834" w:rsidTr="00FC28E9">
        <w:tc>
          <w:tcPr>
            <w:tcW w:w="2013" w:type="dxa"/>
            <w:vAlign w:val="center"/>
          </w:tcPr>
          <w:p w:rsidR="00D433D6" w:rsidRPr="00E105A7" w:rsidRDefault="0023767D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rcpstdu</w:t>
            </w:r>
            <w:proofErr w:type="spellEnd"/>
          </w:p>
        </w:tc>
        <w:tc>
          <w:tcPr>
            <w:tcW w:w="2896" w:type="dxa"/>
            <w:vAlign w:val="center"/>
          </w:tcPr>
          <w:p w:rsidR="00D433D6" w:rsidRPr="00B00AC3" w:rsidRDefault="00D433D6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For </w:t>
            </w:r>
            <w:r w:rsidR="0023767D">
              <w:rPr>
                <w:rFonts w:ascii="Arial" w:hAnsi="Arial" w:cs="Arial"/>
                <w:b/>
              </w:rPr>
              <w:t>recipe</w:t>
            </w:r>
            <w:r w:rsidRPr="00B00AC3">
              <w:rPr>
                <w:rFonts w:ascii="Arial" w:hAnsi="Arial" w:cs="Arial"/>
                <w:b/>
              </w:rPr>
              <w:t xml:space="preserve"> : </w:t>
            </w:r>
            <w:proofErr w:type="spellStart"/>
            <w:r w:rsidRPr="00B00AC3">
              <w:rPr>
                <w:rFonts w:ascii="Arial" w:hAnsi="Arial" w:cs="Arial"/>
                <w:b/>
              </w:rPr>
              <w:t>xxxx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B00AC3">
              <w:rPr>
                <w:rFonts w:ascii="Arial" w:hAnsi="Arial" w:cs="Arial"/>
                <w:b/>
              </w:rPr>
              <w:t>std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type invalid</w:t>
            </w:r>
          </w:p>
        </w:tc>
        <w:tc>
          <w:tcPr>
            <w:tcW w:w="1158" w:type="dxa"/>
            <w:vAlign w:val="center"/>
          </w:tcPr>
          <w:p w:rsidR="00D433D6" w:rsidRDefault="00D433D6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D433D6" w:rsidRDefault="00D433D6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Invalid standard code (not U </w:t>
            </w:r>
            <w:proofErr w:type="spellStart"/>
            <w:r>
              <w:rPr>
                <w:rFonts w:ascii="Arial" w:hAnsi="Arial" w:cs="Arial"/>
              </w:rPr>
              <w:t>nhot</w:t>
            </w:r>
            <w:proofErr w:type="spellEnd"/>
            <w:r>
              <w:rPr>
                <w:rFonts w:ascii="Arial" w:hAnsi="Arial" w:cs="Arial"/>
              </w:rPr>
              <w:t xml:space="preserve"> P)</w:t>
            </w:r>
          </w:p>
        </w:tc>
        <w:tc>
          <w:tcPr>
            <w:tcW w:w="3832" w:type="dxa"/>
            <w:vAlign w:val="center"/>
          </w:tcPr>
          <w:p w:rsidR="00D433D6" w:rsidRDefault="00D433D6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 in </w:t>
            </w:r>
            <w:proofErr w:type="spellStart"/>
            <w:r w:rsidR="0023767D">
              <w:rPr>
                <w:rFonts w:ascii="Arial" w:hAnsi="Arial" w:cs="Arial"/>
              </w:rPr>
              <w:t>rcp</w:t>
            </w:r>
            <w:r>
              <w:rPr>
                <w:rFonts w:ascii="Arial" w:hAnsi="Arial" w:cs="Arial"/>
              </w:rPr>
              <w:t>std</w:t>
            </w:r>
            <w:r w:rsidR="0023767D">
              <w:rPr>
                <w:rFonts w:ascii="Arial" w:hAnsi="Arial" w:cs="Arial"/>
              </w:rPr>
              <w:t>u</w:t>
            </w:r>
            <w:proofErr w:type="spellEnd"/>
          </w:p>
        </w:tc>
      </w:tr>
      <w:tr w:rsidR="00D433D6" w:rsidRPr="00195834" w:rsidTr="00FC28E9">
        <w:tc>
          <w:tcPr>
            <w:tcW w:w="2013" w:type="dxa"/>
            <w:vAlign w:val="center"/>
          </w:tcPr>
          <w:p w:rsidR="00D433D6" w:rsidRPr="00E105A7" w:rsidRDefault="0023767D" w:rsidP="00FC28E9">
            <w:pPr>
              <w:rPr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rcpstdu</w:t>
            </w:r>
            <w:proofErr w:type="spellEnd"/>
          </w:p>
        </w:tc>
        <w:tc>
          <w:tcPr>
            <w:tcW w:w="2896" w:type="dxa"/>
            <w:vAlign w:val="center"/>
          </w:tcPr>
          <w:p w:rsidR="00D433D6" w:rsidRPr="00B00AC3" w:rsidRDefault="00D433D6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For </w:t>
            </w:r>
            <w:r w:rsidR="0023767D">
              <w:rPr>
                <w:rFonts w:ascii="Arial" w:hAnsi="Arial" w:cs="Arial"/>
                <w:b/>
              </w:rPr>
              <w:t>recipe</w:t>
            </w:r>
            <w:r w:rsidRPr="00B00AC3">
              <w:rPr>
                <w:rFonts w:ascii="Arial" w:hAnsi="Arial" w:cs="Arial"/>
                <w:b/>
              </w:rPr>
              <w:t xml:space="preserve"> : </w:t>
            </w:r>
            <w:proofErr w:type="spellStart"/>
            <w:r w:rsidRPr="00B00AC3">
              <w:rPr>
                <w:rFonts w:ascii="Arial" w:hAnsi="Arial" w:cs="Arial"/>
                <w:b/>
              </w:rPr>
              <w:t>xxxx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comment invalid</w:t>
            </w:r>
          </w:p>
        </w:tc>
        <w:tc>
          <w:tcPr>
            <w:tcW w:w="1158" w:type="dxa"/>
            <w:vAlign w:val="center"/>
          </w:tcPr>
          <w:p w:rsidR="00D433D6" w:rsidRDefault="00D433D6" w:rsidP="00FC28E9">
            <w:r w:rsidRPr="00B441A9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D433D6" w:rsidRDefault="00D433D6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Invalid/missing comment for standard </w:t>
            </w:r>
            <w:r w:rsidR="0023767D">
              <w:rPr>
                <w:rFonts w:ascii="Arial" w:hAnsi="Arial" w:cs="Arial"/>
              </w:rPr>
              <w:t>Unit</w:t>
            </w:r>
          </w:p>
        </w:tc>
        <w:tc>
          <w:tcPr>
            <w:tcW w:w="3832" w:type="dxa"/>
            <w:vAlign w:val="center"/>
          </w:tcPr>
          <w:p w:rsidR="00D433D6" w:rsidRDefault="00D433D6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 in </w:t>
            </w:r>
            <w:proofErr w:type="spellStart"/>
            <w:r w:rsidR="0023767D">
              <w:rPr>
                <w:rFonts w:ascii="Arial" w:hAnsi="Arial" w:cs="Arial"/>
              </w:rPr>
              <w:t>rcp</w:t>
            </w:r>
            <w:r>
              <w:rPr>
                <w:rFonts w:ascii="Arial" w:hAnsi="Arial" w:cs="Arial"/>
              </w:rPr>
              <w:t>dstd</w:t>
            </w:r>
            <w:r w:rsidR="0023767D">
              <w:rPr>
                <w:rFonts w:ascii="Arial" w:hAnsi="Arial" w:cs="Arial"/>
              </w:rPr>
              <w:t>u</w:t>
            </w:r>
            <w:proofErr w:type="spellEnd"/>
          </w:p>
        </w:tc>
      </w:tr>
      <w:tr w:rsidR="00D433D6" w:rsidRPr="00195834" w:rsidTr="00FC28E9">
        <w:tc>
          <w:tcPr>
            <w:tcW w:w="2013" w:type="dxa"/>
            <w:vAlign w:val="center"/>
          </w:tcPr>
          <w:p w:rsidR="00D433D6" w:rsidRPr="00E105A7" w:rsidRDefault="0023767D" w:rsidP="00FC28E9">
            <w:pPr>
              <w:rPr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rcpstdu</w:t>
            </w:r>
            <w:proofErr w:type="spellEnd"/>
          </w:p>
        </w:tc>
        <w:tc>
          <w:tcPr>
            <w:tcW w:w="2896" w:type="dxa"/>
            <w:vAlign w:val="center"/>
          </w:tcPr>
          <w:p w:rsidR="00D433D6" w:rsidRPr="00B00AC3" w:rsidRDefault="0023767D" w:rsidP="00FC28E9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Stdu</w:t>
            </w:r>
            <w:proofErr w:type="spellEnd"/>
            <w:r>
              <w:rPr>
                <w:rFonts w:ascii="Arial" w:hAnsi="Arial" w:cs="Arial"/>
                <w:b/>
              </w:rPr>
              <w:t xml:space="preserve"> not found in </w:t>
            </w:r>
            <w:proofErr w:type="spellStart"/>
            <w:r>
              <w:rPr>
                <w:rFonts w:ascii="Arial" w:hAnsi="Arial" w:cs="Arial"/>
                <w:b/>
              </w:rPr>
              <w:t>rcpquant</w:t>
            </w:r>
            <w:proofErr w:type="spellEnd"/>
            <w:r w:rsidR="00D433D6" w:rsidRPr="00B00AC3">
              <w:rPr>
                <w:rFonts w:ascii="Arial" w:hAnsi="Arial" w:cs="Arial"/>
                <w:b/>
              </w:rPr>
              <w:t xml:space="preserve"> File</w:t>
            </w:r>
          </w:p>
        </w:tc>
        <w:tc>
          <w:tcPr>
            <w:tcW w:w="1158" w:type="dxa"/>
            <w:vAlign w:val="center"/>
          </w:tcPr>
          <w:p w:rsidR="00D433D6" w:rsidRDefault="00D433D6" w:rsidP="00FC28E9">
            <w:r w:rsidRPr="00B441A9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D433D6" w:rsidRDefault="00D433D6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Standard Unit</w:t>
            </w:r>
            <w:r w:rsidR="0023767D">
              <w:rPr>
                <w:rFonts w:ascii="Arial" w:hAnsi="Arial" w:cs="Arial"/>
              </w:rPr>
              <w:t xml:space="preserve"> defined but not available in </w:t>
            </w:r>
            <w:proofErr w:type="spellStart"/>
            <w:r w:rsidR="0023767D">
              <w:rPr>
                <w:rFonts w:ascii="Arial" w:hAnsi="Arial" w:cs="Arial"/>
              </w:rPr>
              <w:t>rcp</w:t>
            </w:r>
            <w:r>
              <w:rPr>
                <w:rFonts w:ascii="Arial" w:hAnsi="Arial" w:cs="Arial"/>
              </w:rPr>
              <w:t>quant</w:t>
            </w:r>
            <w:proofErr w:type="spellEnd"/>
          </w:p>
        </w:tc>
        <w:tc>
          <w:tcPr>
            <w:tcW w:w="3832" w:type="dxa"/>
            <w:vAlign w:val="center"/>
          </w:tcPr>
          <w:p w:rsidR="00D433D6" w:rsidRDefault="00D433D6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D433D6" w:rsidRPr="00195834" w:rsidTr="00FC28E9">
        <w:tc>
          <w:tcPr>
            <w:tcW w:w="2013" w:type="dxa"/>
            <w:vAlign w:val="center"/>
          </w:tcPr>
          <w:p w:rsidR="00D433D6" w:rsidRPr="00E105A7" w:rsidRDefault="0023767D" w:rsidP="00FC28E9">
            <w:pPr>
              <w:rPr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rcpstdu</w:t>
            </w:r>
            <w:proofErr w:type="spellEnd"/>
          </w:p>
        </w:tc>
        <w:tc>
          <w:tcPr>
            <w:tcW w:w="2896" w:type="dxa"/>
            <w:vAlign w:val="center"/>
          </w:tcPr>
          <w:p w:rsidR="00D433D6" w:rsidRPr="00B00AC3" w:rsidRDefault="00D433D6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For </w:t>
            </w:r>
            <w:r w:rsidR="0023767D">
              <w:rPr>
                <w:rFonts w:ascii="Arial" w:hAnsi="Arial" w:cs="Arial"/>
                <w:b/>
              </w:rPr>
              <w:t>recipe</w:t>
            </w:r>
            <w:r w:rsidRPr="00B00AC3">
              <w:rPr>
                <w:rFonts w:ascii="Arial" w:hAnsi="Arial" w:cs="Arial"/>
                <w:b/>
              </w:rPr>
              <w:t xml:space="preserve"> : </w:t>
            </w:r>
            <w:proofErr w:type="spellStart"/>
            <w:r w:rsidRPr="00B00AC3">
              <w:rPr>
                <w:rFonts w:ascii="Arial" w:hAnsi="Arial" w:cs="Arial"/>
                <w:b/>
              </w:rPr>
              <w:t>xxxx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B00AC3">
              <w:rPr>
                <w:rFonts w:ascii="Arial" w:hAnsi="Arial" w:cs="Arial"/>
                <w:b/>
              </w:rPr>
              <w:t>stdu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number</w:t>
            </w:r>
          </w:p>
        </w:tc>
        <w:tc>
          <w:tcPr>
            <w:tcW w:w="1158" w:type="dxa"/>
            <w:vAlign w:val="center"/>
          </w:tcPr>
          <w:p w:rsidR="00D433D6" w:rsidRDefault="00D433D6" w:rsidP="00FC28E9">
            <w:r w:rsidRPr="00B441A9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D433D6" w:rsidRDefault="00D433D6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Code of standard Unit not correct</w:t>
            </w:r>
          </w:p>
        </w:tc>
        <w:tc>
          <w:tcPr>
            <w:tcW w:w="3832" w:type="dxa"/>
            <w:vAlign w:val="center"/>
          </w:tcPr>
          <w:p w:rsidR="00D433D6" w:rsidRDefault="0023767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 in </w:t>
            </w:r>
            <w:proofErr w:type="spellStart"/>
            <w:r>
              <w:rPr>
                <w:rFonts w:ascii="Arial" w:hAnsi="Arial" w:cs="Arial"/>
              </w:rPr>
              <w:t>rcp</w:t>
            </w:r>
            <w:r w:rsidR="00D433D6">
              <w:rPr>
                <w:rFonts w:ascii="Arial" w:hAnsi="Arial" w:cs="Arial"/>
              </w:rPr>
              <w:t>std</w:t>
            </w:r>
            <w:r>
              <w:rPr>
                <w:rFonts w:ascii="Arial" w:hAnsi="Arial" w:cs="Arial"/>
              </w:rPr>
              <w:t>u</w:t>
            </w:r>
            <w:proofErr w:type="spellEnd"/>
          </w:p>
        </w:tc>
      </w:tr>
      <w:tr w:rsidR="00D433D6" w:rsidRPr="00195834" w:rsidTr="00FC28E9">
        <w:tc>
          <w:tcPr>
            <w:tcW w:w="2013" w:type="dxa"/>
            <w:vAlign w:val="center"/>
          </w:tcPr>
          <w:p w:rsidR="00D433D6" w:rsidRPr="00E105A7" w:rsidRDefault="0023767D" w:rsidP="00FC28E9">
            <w:pPr>
              <w:rPr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rcpstdu</w:t>
            </w:r>
            <w:proofErr w:type="spellEnd"/>
          </w:p>
        </w:tc>
        <w:tc>
          <w:tcPr>
            <w:tcW w:w="2896" w:type="dxa"/>
            <w:vAlign w:val="center"/>
          </w:tcPr>
          <w:p w:rsidR="00D433D6" w:rsidRPr="00B00AC3" w:rsidRDefault="00D433D6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For </w:t>
            </w:r>
            <w:r w:rsidR="0023767D">
              <w:rPr>
                <w:rFonts w:ascii="Arial" w:hAnsi="Arial" w:cs="Arial"/>
                <w:b/>
              </w:rPr>
              <w:t>recipe</w:t>
            </w:r>
            <w:r w:rsidRPr="00B00AC3">
              <w:rPr>
                <w:rFonts w:ascii="Arial" w:hAnsi="Arial" w:cs="Arial"/>
                <w:b/>
              </w:rPr>
              <w:t xml:space="preserve"> : xxx quant. Invalid</w:t>
            </w:r>
          </w:p>
        </w:tc>
        <w:tc>
          <w:tcPr>
            <w:tcW w:w="1158" w:type="dxa"/>
            <w:vAlign w:val="center"/>
          </w:tcPr>
          <w:p w:rsidR="00D433D6" w:rsidRDefault="00D433D6" w:rsidP="00FC28E9">
            <w:r w:rsidRPr="002466A9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D433D6" w:rsidRDefault="00D433D6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Invalid standard quantity</w:t>
            </w:r>
          </w:p>
        </w:tc>
        <w:tc>
          <w:tcPr>
            <w:tcW w:w="3832" w:type="dxa"/>
            <w:vAlign w:val="center"/>
          </w:tcPr>
          <w:p w:rsidR="00D433D6" w:rsidRDefault="0023767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 in </w:t>
            </w:r>
            <w:proofErr w:type="spellStart"/>
            <w:r>
              <w:rPr>
                <w:rFonts w:ascii="Arial" w:hAnsi="Arial" w:cs="Arial"/>
              </w:rPr>
              <w:t>rcp</w:t>
            </w:r>
            <w:r w:rsidR="00D433D6">
              <w:rPr>
                <w:rFonts w:ascii="Arial" w:hAnsi="Arial" w:cs="Arial"/>
              </w:rPr>
              <w:t>std</w:t>
            </w:r>
            <w:r>
              <w:rPr>
                <w:rFonts w:ascii="Arial" w:hAnsi="Arial" w:cs="Arial"/>
              </w:rPr>
              <w:t>u</w:t>
            </w:r>
            <w:proofErr w:type="spellEnd"/>
          </w:p>
        </w:tc>
      </w:tr>
      <w:tr w:rsidR="00D433D6" w:rsidRPr="00015270" w:rsidTr="00FC28E9">
        <w:tc>
          <w:tcPr>
            <w:tcW w:w="2013" w:type="dxa"/>
            <w:vAlign w:val="center"/>
          </w:tcPr>
          <w:p w:rsidR="00D433D6" w:rsidRPr="00015270" w:rsidRDefault="00D433D6" w:rsidP="00FC28E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D433D6" w:rsidRPr="00015270" w:rsidRDefault="00D433D6" w:rsidP="00FC28E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D433D6" w:rsidRPr="00015270" w:rsidRDefault="00D433D6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D433D6" w:rsidRPr="00015270" w:rsidRDefault="00D433D6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D433D6" w:rsidRPr="00015270" w:rsidRDefault="00D433D6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05C5D" w:rsidRPr="00195834" w:rsidTr="00FC28E9">
        <w:tc>
          <w:tcPr>
            <w:tcW w:w="2013" w:type="dxa"/>
            <w:vAlign w:val="center"/>
          </w:tcPr>
          <w:p w:rsidR="00905C5D" w:rsidRPr="00E105A7" w:rsidRDefault="00905C5D" w:rsidP="00FC28E9">
            <w:pPr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rcpmax</w:t>
            </w:r>
            <w:proofErr w:type="spellEnd"/>
          </w:p>
        </w:tc>
        <w:tc>
          <w:tcPr>
            <w:tcW w:w="2896" w:type="dxa"/>
            <w:vAlign w:val="center"/>
          </w:tcPr>
          <w:p w:rsidR="00905C5D" w:rsidRPr="00B00AC3" w:rsidRDefault="00905C5D" w:rsidP="00FC28E9">
            <w:pPr>
              <w:pStyle w:val="ListParagraph"/>
              <w:ind w:left="0"/>
              <w:rPr>
                <w:rFonts w:ascii="Arial" w:hAnsi="Arial" w:cs="Arial"/>
                <w:b/>
                <w:lang w:val="fr-FR"/>
              </w:rPr>
            </w:pPr>
            <w:r w:rsidRPr="00905C5D">
              <w:rPr>
                <w:rFonts w:ascii="Arial" w:hAnsi="Arial" w:cs="Arial"/>
                <w:b/>
                <w:lang w:val="fr-FR"/>
              </w:rPr>
              <w:t xml:space="preserve">Max for </w:t>
            </w:r>
            <w:proofErr w:type="spellStart"/>
            <w:r w:rsidRPr="00905C5D">
              <w:rPr>
                <w:rFonts w:ascii="Arial" w:hAnsi="Arial" w:cs="Arial"/>
                <w:b/>
                <w:lang w:val="fr-FR"/>
              </w:rPr>
              <w:t>recipe</w:t>
            </w:r>
            <w:proofErr w:type="spellEnd"/>
          </w:p>
        </w:tc>
        <w:tc>
          <w:tcPr>
            <w:tcW w:w="1158" w:type="dxa"/>
            <w:vAlign w:val="center"/>
          </w:tcPr>
          <w:p w:rsidR="00905C5D" w:rsidRPr="00A31E42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 w:rsidRPr="00A31E42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905C5D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 w:rsidRPr="00A31E42">
              <w:rPr>
                <w:rFonts w:ascii="Arial" w:hAnsi="Arial" w:cs="Arial"/>
              </w:rPr>
              <w:t>The maximum value is &gt; 10000</w:t>
            </w:r>
          </w:p>
        </w:tc>
        <w:tc>
          <w:tcPr>
            <w:tcW w:w="3832" w:type="dxa"/>
            <w:vAlign w:val="center"/>
          </w:tcPr>
          <w:p w:rsidR="00905C5D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Modify in end-file</w:t>
            </w:r>
          </w:p>
        </w:tc>
      </w:tr>
      <w:tr w:rsidR="00905C5D" w:rsidRPr="00195834" w:rsidTr="00FC28E9">
        <w:tc>
          <w:tcPr>
            <w:tcW w:w="2013" w:type="dxa"/>
            <w:vAlign w:val="center"/>
          </w:tcPr>
          <w:p w:rsidR="00905C5D" w:rsidRPr="00E105A7" w:rsidRDefault="00905C5D" w:rsidP="00FC28E9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rcpmax</w:t>
            </w:r>
            <w:proofErr w:type="spellEnd"/>
          </w:p>
        </w:tc>
        <w:tc>
          <w:tcPr>
            <w:tcW w:w="2896" w:type="dxa"/>
            <w:vAlign w:val="center"/>
          </w:tcPr>
          <w:p w:rsidR="00905C5D" w:rsidRPr="00B00AC3" w:rsidRDefault="00905C5D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  <w:lang w:val="fr-FR"/>
              </w:rPr>
              <w:t>Label &lt;GRP&gt; label</w:t>
            </w:r>
          </w:p>
        </w:tc>
        <w:tc>
          <w:tcPr>
            <w:tcW w:w="1158" w:type="dxa"/>
            <w:vAlign w:val="center"/>
          </w:tcPr>
          <w:p w:rsidR="00905C5D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905C5D" w:rsidRPr="00195834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Group</w:t>
            </w:r>
            <w:r w:rsidRPr="00195834">
              <w:rPr>
                <w:rFonts w:ascii="Arial" w:hAnsi="Arial" w:cs="Arial"/>
              </w:rPr>
              <w:t xml:space="preserve"> Label in </w:t>
            </w:r>
            <w:proofErr w:type="spellStart"/>
            <w:r>
              <w:rPr>
                <w:rFonts w:ascii="Arial" w:hAnsi="Arial" w:cs="Arial"/>
              </w:rPr>
              <w:t>rcpmax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Pr="00195834">
              <w:rPr>
                <w:rFonts w:ascii="Arial" w:hAnsi="Arial" w:cs="Arial"/>
              </w:rPr>
              <w:t xml:space="preserve">not the same </w:t>
            </w:r>
            <w:r>
              <w:rPr>
                <w:rFonts w:ascii="Arial" w:hAnsi="Arial" w:cs="Arial"/>
              </w:rPr>
              <w:t xml:space="preserve">as in </w:t>
            </w:r>
            <w:proofErr w:type="spellStart"/>
            <w:r>
              <w:rPr>
                <w:rFonts w:ascii="Arial" w:hAnsi="Arial" w:cs="Arial"/>
              </w:rPr>
              <w:t>rcpclass</w:t>
            </w:r>
            <w:proofErr w:type="spellEnd"/>
          </w:p>
        </w:tc>
        <w:tc>
          <w:tcPr>
            <w:tcW w:w="3832" w:type="dxa"/>
            <w:vAlign w:val="center"/>
          </w:tcPr>
          <w:p w:rsidR="00905C5D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905C5D" w:rsidRPr="00015270" w:rsidTr="00FC28E9">
        <w:tc>
          <w:tcPr>
            <w:tcW w:w="2013" w:type="dxa"/>
            <w:vAlign w:val="center"/>
          </w:tcPr>
          <w:p w:rsidR="00905C5D" w:rsidRPr="00015270" w:rsidRDefault="00905C5D" w:rsidP="00FC28E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905C5D" w:rsidRPr="00015270" w:rsidRDefault="00905C5D" w:rsidP="00FC28E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905C5D" w:rsidRPr="00015270" w:rsidRDefault="00905C5D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905C5D" w:rsidRPr="00015270" w:rsidRDefault="00905C5D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905C5D" w:rsidRPr="00015270" w:rsidRDefault="00905C5D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05C5D" w:rsidRPr="00195834" w:rsidTr="00FC28E9">
        <w:tc>
          <w:tcPr>
            <w:tcW w:w="2013" w:type="dxa"/>
            <w:vAlign w:val="center"/>
          </w:tcPr>
          <w:p w:rsidR="00905C5D" w:rsidRPr="00E105A7" w:rsidRDefault="00905C5D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rcpprobing</w:t>
            </w:r>
            <w:proofErr w:type="spellEnd"/>
          </w:p>
        </w:tc>
        <w:tc>
          <w:tcPr>
            <w:tcW w:w="2896" w:type="dxa"/>
            <w:vAlign w:val="center"/>
          </w:tcPr>
          <w:p w:rsidR="00905C5D" w:rsidRPr="00B00AC3" w:rsidRDefault="00905C5D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Probing not found : xxx for </w:t>
            </w:r>
            <w:r>
              <w:rPr>
                <w:rFonts w:ascii="Arial" w:hAnsi="Arial" w:cs="Arial"/>
                <w:b/>
              </w:rPr>
              <w:t>recipe</w:t>
            </w:r>
            <w:r w:rsidRPr="00B00AC3">
              <w:rPr>
                <w:rFonts w:ascii="Arial" w:hAnsi="Arial" w:cs="Arial"/>
                <w:b/>
              </w:rPr>
              <w:t xml:space="preserve"> : xxx</w:t>
            </w:r>
          </w:p>
        </w:tc>
        <w:tc>
          <w:tcPr>
            <w:tcW w:w="1158" w:type="dxa"/>
            <w:vAlign w:val="center"/>
          </w:tcPr>
          <w:p w:rsidR="00905C5D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905C5D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Probing code not exists in probing file</w:t>
            </w:r>
          </w:p>
        </w:tc>
        <w:tc>
          <w:tcPr>
            <w:tcW w:w="3832" w:type="dxa"/>
            <w:vAlign w:val="center"/>
          </w:tcPr>
          <w:p w:rsidR="00905C5D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905C5D" w:rsidRPr="00015270" w:rsidTr="00FC28E9">
        <w:tc>
          <w:tcPr>
            <w:tcW w:w="2013" w:type="dxa"/>
            <w:vAlign w:val="center"/>
          </w:tcPr>
          <w:p w:rsidR="00905C5D" w:rsidRPr="00015270" w:rsidRDefault="00905C5D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905C5D" w:rsidRPr="00015270" w:rsidRDefault="00905C5D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905C5D" w:rsidRPr="00015270" w:rsidRDefault="00905C5D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905C5D" w:rsidRPr="00015270" w:rsidRDefault="00905C5D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905C5D" w:rsidRPr="00015270" w:rsidRDefault="00905C5D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05C5D" w:rsidRPr="00195834" w:rsidTr="00FC28E9">
        <w:tc>
          <w:tcPr>
            <w:tcW w:w="2013" w:type="dxa"/>
            <w:vAlign w:val="center"/>
          </w:tcPr>
          <w:p w:rsidR="00905C5D" w:rsidRPr="00E105A7" w:rsidRDefault="00905C5D" w:rsidP="00FC28E9">
            <w:pPr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rcpdensity</w:t>
            </w:r>
            <w:proofErr w:type="spellEnd"/>
          </w:p>
        </w:tc>
        <w:tc>
          <w:tcPr>
            <w:tcW w:w="2896" w:type="dxa"/>
            <w:vAlign w:val="center"/>
          </w:tcPr>
          <w:p w:rsidR="00905C5D" w:rsidRPr="008A63E6" w:rsidRDefault="00905C5D" w:rsidP="00FC28E9">
            <w:pPr>
              <w:rPr>
                <w:rFonts w:ascii="Arial" w:hAnsi="Arial" w:cs="Arial"/>
                <w:b/>
              </w:rPr>
            </w:pPr>
            <w:r w:rsidRPr="00905C5D">
              <w:rPr>
                <w:rFonts w:ascii="Arial" w:hAnsi="Arial" w:cs="Arial"/>
                <w:b/>
              </w:rPr>
              <w:t>F</w:t>
            </w:r>
            <w:r>
              <w:rPr>
                <w:rFonts w:ascii="Arial" w:hAnsi="Arial" w:cs="Arial"/>
                <w:b/>
              </w:rPr>
              <w:t xml:space="preserve">ade not in </w:t>
            </w:r>
            <w:proofErr w:type="spellStart"/>
            <w:r>
              <w:rPr>
                <w:rFonts w:ascii="Arial" w:hAnsi="Arial" w:cs="Arial"/>
                <w:b/>
              </w:rPr>
              <w:t>fadebyg</w:t>
            </w:r>
            <w:proofErr w:type="spellEnd"/>
            <w:r>
              <w:rPr>
                <w:rFonts w:ascii="Arial" w:hAnsi="Arial" w:cs="Arial"/>
                <w:b/>
              </w:rPr>
              <w:t xml:space="preserve">: xx for recipe </w:t>
            </w:r>
            <w:proofErr w:type="spellStart"/>
            <w:r>
              <w:rPr>
                <w:rFonts w:ascii="Arial" w:hAnsi="Arial" w:cs="Arial"/>
                <w:b/>
              </w:rPr>
              <w:t>xxxx</w:t>
            </w:r>
            <w:proofErr w:type="spellEnd"/>
          </w:p>
        </w:tc>
        <w:tc>
          <w:tcPr>
            <w:tcW w:w="1158" w:type="dxa"/>
            <w:vAlign w:val="center"/>
          </w:tcPr>
          <w:p w:rsidR="00905C5D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905C5D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Descriptor not in </w:t>
            </w:r>
            <w:proofErr w:type="spellStart"/>
            <w:r>
              <w:rPr>
                <w:rFonts w:ascii="Arial" w:hAnsi="Arial" w:cs="Arial"/>
              </w:rPr>
              <w:t>rcpfadebygroup</w:t>
            </w:r>
            <w:proofErr w:type="spellEnd"/>
          </w:p>
        </w:tc>
        <w:tc>
          <w:tcPr>
            <w:tcW w:w="3832" w:type="dxa"/>
            <w:vAlign w:val="center"/>
          </w:tcPr>
          <w:p w:rsidR="00905C5D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905C5D" w:rsidRPr="00195834" w:rsidTr="00FC28E9">
        <w:tc>
          <w:tcPr>
            <w:tcW w:w="2013" w:type="dxa"/>
            <w:vAlign w:val="center"/>
          </w:tcPr>
          <w:p w:rsidR="00905C5D" w:rsidRPr="00E105A7" w:rsidRDefault="00905C5D" w:rsidP="00FC28E9">
            <w:pPr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rcpdensity</w:t>
            </w:r>
            <w:proofErr w:type="spellEnd"/>
          </w:p>
        </w:tc>
        <w:tc>
          <w:tcPr>
            <w:tcW w:w="2896" w:type="dxa"/>
            <w:vAlign w:val="center"/>
          </w:tcPr>
          <w:p w:rsidR="00905C5D" w:rsidRPr="008A63E6" w:rsidRDefault="00905C5D" w:rsidP="00FC28E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Facet not in </w:t>
            </w:r>
            <w:proofErr w:type="spellStart"/>
            <w:r>
              <w:rPr>
                <w:rFonts w:ascii="Arial" w:hAnsi="Arial" w:cs="Arial"/>
                <w:b/>
              </w:rPr>
              <w:t>rcpfacet</w:t>
            </w:r>
            <w:proofErr w:type="spellEnd"/>
            <w:r>
              <w:rPr>
                <w:rFonts w:ascii="Arial" w:hAnsi="Arial" w:cs="Arial"/>
                <w:b/>
              </w:rPr>
              <w:t xml:space="preserve"> xx for recipe </w:t>
            </w:r>
            <w:proofErr w:type="spellStart"/>
            <w:r>
              <w:rPr>
                <w:rFonts w:ascii="Arial" w:hAnsi="Arial" w:cs="Arial"/>
                <w:b/>
              </w:rPr>
              <w:t>xxxx</w:t>
            </w:r>
            <w:proofErr w:type="spellEnd"/>
          </w:p>
        </w:tc>
        <w:tc>
          <w:tcPr>
            <w:tcW w:w="1158" w:type="dxa"/>
            <w:vAlign w:val="center"/>
          </w:tcPr>
          <w:p w:rsidR="00905C5D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905C5D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Facet not in </w:t>
            </w:r>
            <w:proofErr w:type="spellStart"/>
            <w:r>
              <w:rPr>
                <w:rFonts w:ascii="Arial" w:hAnsi="Arial" w:cs="Arial"/>
              </w:rPr>
              <w:t>rcpfadebygroup</w:t>
            </w:r>
            <w:proofErr w:type="spellEnd"/>
          </w:p>
        </w:tc>
        <w:tc>
          <w:tcPr>
            <w:tcW w:w="3832" w:type="dxa"/>
            <w:vAlign w:val="center"/>
          </w:tcPr>
          <w:p w:rsidR="00905C5D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905C5D" w:rsidRPr="00195834" w:rsidTr="00FC28E9">
        <w:tc>
          <w:tcPr>
            <w:tcW w:w="2013" w:type="dxa"/>
            <w:vAlign w:val="center"/>
          </w:tcPr>
          <w:p w:rsidR="00905C5D" w:rsidRPr="00E105A7" w:rsidRDefault="00905C5D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rcpdensity</w:t>
            </w:r>
            <w:proofErr w:type="spellEnd"/>
          </w:p>
        </w:tc>
        <w:tc>
          <w:tcPr>
            <w:tcW w:w="2896" w:type="dxa"/>
            <w:vAlign w:val="center"/>
          </w:tcPr>
          <w:p w:rsidR="00905C5D" w:rsidRPr="00B00AC3" w:rsidRDefault="00905C5D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Estimate invalid</w:t>
            </w:r>
          </w:p>
        </w:tc>
        <w:tc>
          <w:tcPr>
            <w:tcW w:w="1158" w:type="dxa"/>
            <w:vAlign w:val="center"/>
          </w:tcPr>
          <w:p w:rsidR="00905C5D" w:rsidRPr="00195834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905C5D" w:rsidRPr="00195834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Coefficient not relevant</w:t>
            </w:r>
          </w:p>
        </w:tc>
        <w:tc>
          <w:tcPr>
            <w:tcW w:w="3832" w:type="dxa"/>
            <w:vAlign w:val="center"/>
          </w:tcPr>
          <w:p w:rsidR="00905C5D" w:rsidRPr="00195834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the coefficient</w:t>
            </w:r>
          </w:p>
        </w:tc>
      </w:tr>
      <w:tr w:rsidR="00905C5D" w:rsidRPr="00195834" w:rsidTr="00FC28E9">
        <w:tc>
          <w:tcPr>
            <w:tcW w:w="2013" w:type="dxa"/>
            <w:vAlign w:val="center"/>
          </w:tcPr>
          <w:p w:rsidR="00905C5D" w:rsidRPr="00E105A7" w:rsidRDefault="00905C5D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rcpdensity</w:t>
            </w:r>
            <w:proofErr w:type="spellEnd"/>
          </w:p>
        </w:tc>
        <w:tc>
          <w:tcPr>
            <w:tcW w:w="2896" w:type="dxa"/>
            <w:vAlign w:val="center"/>
          </w:tcPr>
          <w:p w:rsidR="00905C5D" w:rsidRPr="00B00AC3" w:rsidRDefault="00905C5D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Food : </w:t>
            </w:r>
            <w:proofErr w:type="spellStart"/>
            <w:r w:rsidRPr="00B00AC3">
              <w:rPr>
                <w:rFonts w:ascii="Arial" w:hAnsi="Arial" w:cs="Arial"/>
                <w:b/>
              </w:rPr>
              <w:t>xxxx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B00AC3">
              <w:rPr>
                <w:rFonts w:ascii="Arial" w:hAnsi="Arial" w:cs="Arial"/>
                <w:b/>
              </w:rPr>
              <w:t>coeff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=xx</w:t>
            </w:r>
          </w:p>
        </w:tc>
        <w:tc>
          <w:tcPr>
            <w:tcW w:w="1158" w:type="dxa"/>
            <w:vAlign w:val="center"/>
          </w:tcPr>
          <w:p w:rsidR="00905C5D" w:rsidRPr="00195834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905C5D" w:rsidRPr="00195834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High coefficient value </w:t>
            </w:r>
          </w:p>
        </w:tc>
        <w:tc>
          <w:tcPr>
            <w:tcW w:w="3832" w:type="dxa"/>
            <w:vAlign w:val="center"/>
          </w:tcPr>
          <w:p w:rsidR="00905C5D" w:rsidRPr="00195834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905C5D" w:rsidRPr="00015270" w:rsidTr="00FC28E9">
        <w:tc>
          <w:tcPr>
            <w:tcW w:w="2013" w:type="dxa"/>
            <w:vAlign w:val="center"/>
          </w:tcPr>
          <w:p w:rsidR="00905C5D" w:rsidRPr="00015270" w:rsidRDefault="00905C5D" w:rsidP="00FC28E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905C5D" w:rsidRPr="00015270" w:rsidRDefault="00905C5D" w:rsidP="00FC28E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905C5D" w:rsidRPr="00015270" w:rsidRDefault="00905C5D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905C5D" w:rsidRPr="00015270" w:rsidRDefault="00905C5D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905C5D" w:rsidRPr="00015270" w:rsidRDefault="00905C5D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D384C" w:rsidRPr="00195834" w:rsidTr="00FC28E9">
        <w:tc>
          <w:tcPr>
            <w:tcW w:w="2013" w:type="dxa"/>
            <w:vAlign w:val="center"/>
          </w:tcPr>
          <w:p w:rsidR="002D384C" w:rsidRPr="00E105A7" w:rsidRDefault="002D384C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rcppctfss</w:t>
            </w:r>
            <w:proofErr w:type="spellEnd"/>
          </w:p>
        </w:tc>
        <w:tc>
          <w:tcPr>
            <w:tcW w:w="2896" w:type="dxa"/>
            <w:vAlign w:val="center"/>
          </w:tcPr>
          <w:p w:rsidR="002D384C" w:rsidRPr="00B00AC3" w:rsidRDefault="002D384C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  <w:lang w:val="fr-FR"/>
              </w:rPr>
              <w:t>Label &lt;GRP&gt; label</w:t>
            </w:r>
          </w:p>
        </w:tc>
        <w:tc>
          <w:tcPr>
            <w:tcW w:w="1158" w:type="dxa"/>
            <w:vAlign w:val="center"/>
          </w:tcPr>
          <w:p w:rsidR="002D384C" w:rsidRDefault="002D384C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2D384C" w:rsidRPr="00195834" w:rsidRDefault="002D384C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Group</w:t>
            </w:r>
            <w:r w:rsidRPr="00195834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l</w:t>
            </w:r>
            <w:r w:rsidRPr="00195834">
              <w:rPr>
                <w:rFonts w:ascii="Arial" w:hAnsi="Arial" w:cs="Arial"/>
              </w:rPr>
              <w:t xml:space="preserve">abel in </w:t>
            </w:r>
            <w:proofErr w:type="spellStart"/>
            <w:r>
              <w:rPr>
                <w:rFonts w:ascii="Arial" w:hAnsi="Arial" w:cs="Arial"/>
              </w:rPr>
              <w:t>rcppctfss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Pr="00195834">
              <w:rPr>
                <w:rFonts w:ascii="Arial" w:hAnsi="Arial" w:cs="Arial"/>
              </w:rPr>
              <w:t xml:space="preserve">not the same </w:t>
            </w:r>
            <w:r>
              <w:rPr>
                <w:rFonts w:ascii="Arial" w:hAnsi="Arial" w:cs="Arial"/>
              </w:rPr>
              <w:t xml:space="preserve">as in </w:t>
            </w:r>
            <w:proofErr w:type="spellStart"/>
            <w:r>
              <w:rPr>
                <w:rFonts w:ascii="Arial" w:hAnsi="Arial" w:cs="Arial"/>
              </w:rPr>
              <w:t>rcpclass</w:t>
            </w:r>
            <w:proofErr w:type="spellEnd"/>
          </w:p>
        </w:tc>
        <w:tc>
          <w:tcPr>
            <w:tcW w:w="3832" w:type="dxa"/>
            <w:vAlign w:val="center"/>
          </w:tcPr>
          <w:p w:rsidR="002D384C" w:rsidRDefault="002D384C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905C5D" w:rsidRPr="00015270" w:rsidTr="00FC28E9">
        <w:tc>
          <w:tcPr>
            <w:tcW w:w="2013" w:type="dxa"/>
            <w:vAlign w:val="center"/>
          </w:tcPr>
          <w:p w:rsidR="00905C5D" w:rsidRPr="00015270" w:rsidRDefault="00905C5D" w:rsidP="00FC28E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905C5D" w:rsidRPr="00015270" w:rsidRDefault="00905C5D" w:rsidP="00FC28E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905C5D" w:rsidRPr="00015270" w:rsidRDefault="00905C5D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905C5D" w:rsidRPr="00015270" w:rsidRDefault="00905C5D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905C5D" w:rsidRPr="00015270" w:rsidRDefault="00905C5D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633091" w:rsidRDefault="00633091" w:rsidP="00FC28E9">
      <w:pPr>
        <w:spacing w:after="0" w:line="240" w:lineRule="auto"/>
        <w:rPr>
          <w:rFonts w:ascii="Arial" w:hAnsi="Arial" w:cs="Arial"/>
          <w:b/>
        </w:rPr>
      </w:pPr>
    </w:p>
    <w:p w:rsidR="00FC28E9" w:rsidRPr="00195834" w:rsidRDefault="00FC28E9" w:rsidP="00FC28E9">
      <w:pPr>
        <w:spacing w:after="0" w:line="240" w:lineRule="auto"/>
        <w:rPr>
          <w:rFonts w:ascii="Arial" w:hAnsi="Arial" w:cs="Arial"/>
          <w:b/>
        </w:rPr>
      </w:pPr>
    </w:p>
    <w:sectPr w:rsidR="00FC28E9" w:rsidRPr="00195834" w:rsidSect="00FC28E9"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Genevieve Nicolas" w:date="2015-07-08T17:21:00Z" w:initials="GN">
    <w:p w:rsidR="00C32B4B" w:rsidRDefault="00C32B4B">
      <w:pPr>
        <w:pStyle w:val="CommentText"/>
      </w:pPr>
      <w:r>
        <w:rPr>
          <w:rStyle w:val="CommentReference"/>
        </w:rPr>
        <w:annotationRef/>
      </w:r>
      <w:r>
        <w:t>Not clear</w:t>
      </w:r>
    </w:p>
  </w:comment>
  <w:comment w:id="1" w:author="Genevieve Nicolas" w:date="2015-07-08T17:20:00Z" w:initials="GN">
    <w:p w:rsidR="00C32B4B" w:rsidRDefault="00C32B4B">
      <w:pPr>
        <w:pStyle w:val="CommentText"/>
      </w:pPr>
      <w:r>
        <w:rPr>
          <w:rStyle w:val="CommentReference"/>
        </w:rPr>
        <w:annotationRef/>
      </w:r>
      <w:r>
        <w:t>How to generate it?</w:t>
      </w:r>
    </w:p>
  </w:comment>
  <w:comment w:id="2" w:author="Genevieve Nicolas" w:date="2015-07-08T17:19:00Z" w:initials="GN">
    <w:p w:rsidR="00C32B4B" w:rsidRDefault="00C32B4B">
      <w:pPr>
        <w:pStyle w:val="CommentText"/>
      </w:pPr>
      <w:r>
        <w:rPr>
          <w:rStyle w:val="CommentReference"/>
        </w:rPr>
        <w:annotationRef/>
      </w:r>
      <w:r>
        <w:t>Remains .end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73E9" w:rsidRDefault="006473E9" w:rsidP="008233E8">
      <w:pPr>
        <w:spacing w:after="0" w:line="240" w:lineRule="auto"/>
      </w:pPr>
      <w:r>
        <w:separator/>
      </w:r>
    </w:p>
  </w:endnote>
  <w:endnote w:type="continuationSeparator" w:id="0">
    <w:p w:rsidR="006473E9" w:rsidRDefault="006473E9" w:rsidP="00823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581815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473E9" w:rsidRDefault="006473E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23FCA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6473E9" w:rsidRDefault="006473E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4906953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473E9" w:rsidRDefault="006473E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23FCA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:rsidR="006473E9" w:rsidRDefault="006473E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9927302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473E9" w:rsidRDefault="006473E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:rsidR="006473E9" w:rsidRDefault="006473E9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1950860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473E9" w:rsidRDefault="006473E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23FCA">
          <w:rPr>
            <w:noProof/>
          </w:rPr>
          <w:t>15</w:t>
        </w:r>
        <w:r>
          <w:rPr>
            <w:noProof/>
          </w:rPr>
          <w:fldChar w:fldCharType="end"/>
        </w:r>
      </w:p>
    </w:sdtContent>
  </w:sdt>
  <w:p w:rsidR="006473E9" w:rsidRDefault="006473E9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0671451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473E9" w:rsidRDefault="006473E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23FCA"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  <w:p w:rsidR="006473E9" w:rsidRDefault="006473E9">
    <w:pPr>
      <w:pStyle w:val="Foo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1216709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473E9" w:rsidRDefault="006473E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23FCA">
          <w:rPr>
            <w:noProof/>
          </w:rPr>
          <w:t>29</w:t>
        </w:r>
        <w:r>
          <w:rPr>
            <w:noProof/>
          </w:rPr>
          <w:fldChar w:fldCharType="end"/>
        </w:r>
      </w:p>
    </w:sdtContent>
  </w:sdt>
  <w:p w:rsidR="006473E9" w:rsidRDefault="006473E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73E9" w:rsidRDefault="006473E9" w:rsidP="008233E8">
      <w:pPr>
        <w:spacing w:after="0" w:line="240" w:lineRule="auto"/>
      </w:pPr>
      <w:r>
        <w:separator/>
      </w:r>
    </w:p>
  </w:footnote>
  <w:footnote w:type="continuationSeparator" w:id="0">
    <w:p w:rsidR="006473E9" w:rsidRDefault="006473E9" w:rsidP="008233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B72B15"/>
    <w:multiLevelType w:val="multilevel"/>
    <w:tmpl w:val="44F4C8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211F5DC1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2DF14419"/>
    <w:multiLevelType w:val="hybridMultilevel"/>
    <w:tmpl w:val="A32C5AE2"/>
    <w:lvl w:ilvl="0" w:tplc="BA861C1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4AE6C82"/>
    <w:multiLevelType w:val="hybridMultilevel"/>
    <w:tmpl w:val="B2BA21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6D2650B"/>
    <w:multiLevelType w:val="hybridMultilevel"/>
    <w:tmpl w:val="609CC786"/>
    <w:lvl w:ilvl="0" w:tplc="2AE4F64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2DEBB86">
      <w:numFmt w:val="bullet"/>
      <w:lvlText w:val=""/>
      <w:lvlJc w:val="left"/>
      <w:pPr>
        <w:ind w:left="4320" w:hanging="360"/>
      </w:pPr>
      <w:rPr>
        <w:rFonts w:ascii="Wingdings" w:eastAsia="Times New Roman" w:hAnsi="Wingdings" w:cs="Arial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1FC"/>
    <w:rsid w:val="00013AD4"/>
    <w:rsid w:val="00015270"/>
    <w:rsid w:val="00091E7B"/>
    <w:rsid w:val="000963B1"/>
    <w:rsid w:val="000B06A3"/>
    <w:rsid w:val="000C2CA5"/>
    <w:rsid w:val="000F453D"/>
    <w:rsid w:val="00127EC8"/>
    <w:rsid w:val="0013246A"/>
    <w:rsid w:val="0013661B"/>
    <w:rsid w:val="00170B01"/>
    <w:rsid w:val="00195834"/>
    <w:rsid w:val="001F1BC0"/>
    <w:rsid w:val="001F4721"/>
    <w:rsid w:val="002371FC"/>
    <w:rsid w:val="0023767D"/>
    <w:rsid w:val="00252A81"/>
    <w:rsid w:val="00257D3A"/>
    <w:rsid w:val="00265A2A"/>
    <w:rsid w:val="00286E95"/>
    <w:rsid w:val="002A2BC6"/>
    <w:rsid w:val="002C3737"/>
    <w:rsid w:val="002C63FC"/>
    <w:rsid w:val="002D049A"/>
    <w:rsid w:val="002D384C"/>
    <w:rsid w:val="003740FF"/>
    <w:rsid w:val="003E410A"/>
    <w:rsid w:val="003E5BB5"/>
    <w:rsid w:val="0040790C"/>
    <w:rsid w:val="004159E7"/>
    <w:rsid w:val="0044354F"/>
    <w:rsid w:val="00497960"/>
    <w:rsid w:val="004C5E70"/>
    <w:rsid w:val="005A0E69"/>
    <w:rsid w:val="005E12EB"/>
    <w:rsid w:val="005F1C21"/>
    <w:rsid w:val="00624FEB"/>
    <w:rsid w:val="00633091"/>
    <w:rsid w:val="006342A0"/>
    <w:rsid w:val="00645EFD"/>
    <w:rsid w:val="006473E9"/>
    <w:rsid w:val="006B5DD8"/>
    <w:rsid w:val="006B6034"/>
    <w:rsid w:val="006D02BC"/>
    <w:rsid w:val="006E1D3F"/>
    <w:rsid w:val="006F77F1"/>
    <w:rsid w:val="00716CC1"/>
    <w:rsid w:val="007428BD"/>
    <w:rsid w:val="007519A9"/>
    <w:rsid w:val="00755032"/>
    <w:rsid w:val="00770594"/>
    <w:rsid w:val="008233E8"/>
    <w:rsid w:val="00823FCA"/>
    <w:rsid w:val="00831966"/>
    <w:rsid w:val="00834752"/>
    <w:rsid w:val="008544B2"/>
    <w:rsid w:val="008A63E6"/>
    <w:rsid w:val="008C1AC2"/>
    <w:rsid w:val="008E2B96"/>
    <w:rsid w:val="008E3E42"/>
    <w:rsid w:val="008E78EE"/>
    <w:rsid w:val="008F2D21"/>
    <w:rsid w:val="00905C5D"/>
    <w:rsid w:val="00954DEA"/>
    <w:rsid w:val="00990A1F"/>
    <w:rsid w:val="009D6155"/>
    <w:rsid w:val="009E19FD"/>
    <w:rsid w:val="009F0672"/>
    <w:rsid w:val="00A16F35"/>
    <w:rsid w:val="00A31E42"/>
    <w:rsid w:val="00A54D81"/>
    <w:rsid w:val="00AE7AFE"/>
    <w:rsid w:val="00B00AC3"/>
    <w:rsid w:val="00B67AC7"/>
    <w:rsid w:val="00B93771"/>
    <w:rsid w:val="00C0534A"/>
    <w:rsid w:val="00C32B4B"/>
    <w:rsid w:val="00C468C7"/>
    <w:rsid w:val="00C545C1"/>
    <w:rsid w:val="00C97E2D"/>
    <w:rsid w:val="00D128A0"/>
    <w:rsid w:val="00D37DC9"/>
    <w:rsid w:val="00D433D6"/>
    <w:rsid w:val="00D87867"/>
    <w:rsid w:val="00DA36DD"/>
    <w:rsid w:val="00DA49E7"/>
    <w:rsid w:val="00DB1AD6"/>
    <w:rsid w:val="00DB20D4"/>
    <w:rsid w:val="00DC314D"/>
    <w:rsid w:val="00DF16CE"/>
    <w:rsid w:val="00E105A7"/>
    <w:rsid w:val="00E255A3"/>
    <w:rsid w:val="00E402F5"/>
    <w:rsid w:val="00EB71B2"/>
    <w:rsid w:val="00F04DAD"/>
    <w:rsid w:val="00F244EB"/>
    <w:rsid w:val="00F34758"/>
    <w:rsid w:val="00F51231"/>
    <w:rsid w:val="00F76508"/>
    <w:rsid w:val="00FC28E9"/>
    <w:rsid w:val="00FE3032"/>
    <w:rsid w:val="00FF6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71F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71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1FC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2371FC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371FC"/>
    <w:rPr>
      <w:rFonts w:ascii="Consolas" w:hAnsi="Consolas" w:cs="Consolas"/>
      <w:sz w:val="21"/>
      <w:szCs w:val="21"/>
    </w:rPr>
  </w:style>
  <w:style w:type="table" w:styleId="TableGrid">
    <w:name w:val="Table Grid"/>
    <w:basedOn w:val="TableNormal"/>
    <w:uiPriority w:val="59"/>
    <w:rsid w:val="002C6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8233E8"/>
  </w:style>
  <w:style w:type="paragraph" w:styleId="Header">
    <w:name w:val="header"/>
    <w:basedOn w:val="Normal"/>
    <w:link w:val="HeaderChar"/>
    <w:uiPriority w:val="99"/>
    <w:unhideWhenUsed/>
    <w:rsid w:val="008233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3E8"/>
  </w:style>
  <w:style w:type="paragraph" w:styleId="Footer">
    <w:name w:val="footer"/>
    <w:basedOn w:val="Normal"/>
    <w:link w:val="FooterChar"/>
    <w:uiPriority w:val="99"/>
    <w:unhideWhenUsed/>
    <w:rsid w:val="008233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3E8"/>
  </w:style>
  <w:style w:type="character" w:styleId="CommentReference">
    <w:name w:val="annotation reference"/>
    <w:basedOn w:val="DefaultParagraphFont"/>
    <w:uiPriority w:val="99"/>
    <w:semiHidden/>
    <w:unhideWhenUsed/>
    <w:rsid w:val="00C32B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32B4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32B4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2B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2B4B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71F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71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1FC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2371FC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371FC"/>
    <w:rPr>
      <w:rFonts w:ascii="Consolas" w:hAnsi="Consolas" w:cs="Consolas"/>
      <w:sz w:val="21"/>
      <w:szCs w:val="21"/>
    </w:rPr>
  </w:style>
  <w:style w:type="table" w:styleId="TableGrid">
    <w:name w:val="Table Grid"/>
    <w:basedOn w:val="TableNormal"/>
    <w:uiPriority w:val="59"/>
    <w:rsid w:val="002C6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8233E8"/>
  </w:style>
  <w:style w:type="paragraph" w:styleId="Header">
    <w:name w:val="header"/>
    <w:basedOn w:val="Normal"/>
    <w:link w:val="HeaderChar"/>
    <w:uiPriority w:val="99"/>
    <w:unhideWhenUsed/>
    <w:rsid w:val="008233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3E8"/>
  </w:style>
  <w:style w:type="paragraph" w:styleId="Footer">
    <w:name w:val="footer"/>
    <w:basedOn w:val="Normal"/>
    <w:link w:val="FooterChar"/>
    <w:uiPriority w:val="99"/>
    <w:unhideWhenUsed/>
    <w:rsid w:val="008233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3E8"/>
  </w:style>
  <w:style w:type="character" w:styleId="CommentReference">
    <w:name w:val="annotation reference"/>
    <w:basedOn w:val="DefaultParagraphFont"/>
    <w:uiPriority w:val="99"/>
    <w:semiHidden/>
    <w:unhideWhenUsed/>
    <w:rsid w:val="00C32B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32B4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32B4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2B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2B4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18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footnotes" Target="footnotes.xml"/><Relationship Id="rId12" Type="http://schemas.openxmlformats.org/officeDocument/2006/relationships/comments" Target="comments.xml"/><Relationship Id="rId17" Type="http://schemas.openxmlformats.org/officeDocument/2006/relationships/footer" Target="footer1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footer" Target="footer6.xm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C1DE4E-30A2-4195-9109-78776AD73F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29</Pages>
  <Words>6460</Words>
  <Characters>36822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Corinne Casagrande</dc:creator>
  <cp:lastModifiedBy>Genevieve Nicolas</cp:lastModifiedBy>
  <cp:revision>3</cp:revision>
  <cp:lastPrinted>2012-10-18T14:46:00Z</cp:lastPrinted>
  <dcterms:created xsi:type="dcterms:W3CDTF">2015-07-08T15:22:00Z</dcterms:created>
  <dcterms:modified xsi:type="dcterms:W3CDTF">2015-07-08T15:27:00Z</dcterms:modified>
</cp:coreProperties>
</file>