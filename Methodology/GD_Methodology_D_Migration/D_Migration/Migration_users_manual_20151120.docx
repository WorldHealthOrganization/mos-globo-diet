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1F11" w:rsidRPr="00EB3732" w:rsidRDefault="008B1F11" w:rsidP="008B1F11">
      <w:pPr>
        <w:jc w:val="center"/>
        <w:rPr>
          <w:rFonts w:ascii="Tahoma" w:hAnsi="Tahoma" w:cs="Tahoma"/>
          <w:b/>
          <w:noProof/>
          <w:color w:val="0000FF"/>
          <w:lang w:val="en-GB"/>
        </w:rPr>
      </w:pPr>
      <w:r w:rsidRPr="00EB3732">
        <w:rPr>
          <w:rFonts w:ascii="Tahoma" w:hAnsi="Tahoma" w:cs="Tahoma"/>
          <w:b/>
          <w:noProof/>
          <w:color w:val="0000FF"/>
          <w:lang w:val="en-GB" w:eastAsia="en-GB"/>
        </w:rPr>
        <w:drawing>
          <wp:inline distT="0" distB="0" distL="0" distR="0" wp14:anchorId="72D1ED4A" wp14:editId="7A892A77">
            <wp:extent cx="6332220" cy="474916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loboDiet-Generic_v1.tif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7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F11" w:rsidRPr="00EB3732" w:rsidRDefault="008B1F11" w:rsidP="008B1F11">
      <w:pPr>
        <w:rPr>
          <w:rFonts w:ascii="Tahoma" w:hAnsi="Tahoma" w:cs="Tahoma"/>
          <w:color w:val="002A54"/>
          <w:lang w:val="en-GB"/>
        </w:rPr>
      </w:pPr>
    </w:p>
    <w:p w:rsidR="008B1F11" w:rsidRPr="00EB3732" w:rsidRDefault="008B1F11" w:rsidP="008B1F11">
      <w:pPr>
        <w:rPr>
          <w:rFonts w:ascii="Tahoma" w:hAnsi="Tahoma" w:cs="Tahoma"/>
          <w:color w:val="002A54"/>
          <w:lang w:val="en-GB"/>
        </w:rPr>
      </w:pPr>
    </w:p>
    <w:p w:rsidR="008B1F11" w:rsidRPr="00EB3732" w:rsidRDefault="008B1F11" w:rsidP="008B1F11">
      <w:pPr>
        <w:rPr>
          <w:rFonts w:ascii="Tahoma" w:hAnsi="Tahoma" w:cs="Tahoma"/>
          <w:color w:val="002A54"/>
          <w:lang w:val="en-GB"/>
        </w:rPr>
      </w:pPr>
    </w:p>
    <w:p w:rsidR="008B1F11" w:rsidRPr="00EB3732" w:rsidRDefault="008B1F11" w:rsidP="008B1F11">
      <w:pPr>
        <w:spacing w:line="360" w:lineRule="auto"/>
        <w:jc w:val="center"/>
        <w:rPr>
          <w:rFonts w:ascii="Tahoma" w:hAnsi="Tahoma" w:cs="Tahoma"/>
          <w:b/>
          <w:sz w:val="32"/>
          <w:szCs w:val="32"/>
          <w:lang w:val="en-GB"/>
        </w:rPr>
      </w:pPr>
    </w:p>
    <w:p w:rsidR="008B1F11" w:rsidRPr="00EB3732" w:rsidRDefault="008B1F11" w:rsidP="008B1F11">
      <w:pPr>
        <w:spacing w:line="360" w:lineRule="auto"/>
        <w:jc w:val="center"/>
        <w:rPr>
          <w:rFonts w:ascii="Tahoma" w:hAnsi="Tahoma" w:cs="Tahoma"/>
          <w:b/>
          <w:sz w:val="36"/>
          <w:szCs w:val="36"/>
          <w:lang w:val="en-GB"/>
        </w:rPr>
      </w:pPr>
      <w:r w:rsidRPr="00EB3732">
        <w:rPr>
          <w:rFonts w:ascii="Tahoma" w:hAnsi="Tahoma" w:cs="Tahoma"/>
          <w:b/>
          <w:sz w:val="36"/>
          <w:szCs w:val="36"/>
          <w:lang w:val="en-GB"/>
        </w:rPr>
        <w:t>Migration</w:t>
      </w:r>
      <w:r w:rsidR="004538EC" w:rsidRPr="00EB3732">
        <w:rPr>
          <w:rFonts w:ascii="Tahoma" w:hAnsi="Tahoma" w:cs="Tahoma"/>
          <w:b/>
          <w:sz w:val="36"/>
          <w:szCs w:val="36"/>
          <w:lang w:val="en-GB"/>
        </w:rPr>
        <w:t xml:space="preserve"> Procedure</w:t>
      </w:r>
    </w:p>
    <w:p w:rsidR="008B1F11" w:rsidRPr="00EB3732" w:rsidRDefault="008B1F11" w:rsidP="008B1F11">
      <w:pPr>
        <w:spacing w:line="360" w:lineRule="auto"/>
        <w:jc w:val="center"/>
        <w:rPr>
          <w:rFonts w:ascii="Tahoma" w:hAnsi="Tahoma" w:cs="Tahoma"/>
          <w:b/>
          <w:sz w:val="32"/>
          <w:szCs w:val="32"/>
          <w:lang w:val="en-GB"/>
        </w:rPr>
      </w:pPr>
    </w:p>
    <w:p w:rsidR="008B1F11" w:rsidRPr="00EB3732" w:rsidRDefault="008B1F11" w:rsidP="008B1F11">
      <w:pPr>
        <w:spacing w:line="360" w:lineRule="auto"/>
        <w:jc w:val="center"/>
        <w:rPr>
          <w:rFonts w:ascii="Tahoma" w:hAnsi="Tahoma" w:cs="Tahoma"/>
          <w:b/>
          <w:sz w:val="32"/>
          <w:szCs w:val="32"/>
          <w:lang w:val="en-GB"/>
        </w:rPr>
      </w:pPr>
    </w:p>
    <w:p w:rsidR="008B1F11" w:rsidRPr="00EB3732" w:rsidRDefault="008B1F11" w:rsidP="008B1F11">
      <w:pPr>
        <w:spacing w:line="360" w:lineRule="auto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Dietary Exposure Assessment Group (DEX)</w:t>
      </w:r>
    </w:p>
    <w:p w:rsidR="008B1F11" w:rsidRPr="00EB3732" w:rsidRDefault="008B1F11" w:rsidP="008B1F11">
      <w:pPr>
        <w:spacing w:line="360" w:lineRule="auto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International Agency for Research on Cancer (IARC)</w:t>
      </w:r>
    </w:p>
    <w:p w:rsidR="008B1F11" w:rsidRPr="00EB3732" w:rsidRDefault="008B1F11" w:rsidP="008B1F11">
      <w:pPr>
        <w:rPr>
          <w:rFonts w:ascii="Tahoma" w:hAnsi="Tahoma" w:cs="Tahoma"/>
          <w:lang w:val="en-GB"/>
        </w:rPr>
      </w:pPr>
    </w:p>
    <w:p w:rsidR="008B1F11" w:rsidRPr="00EB3732" w:rsidRDefault="008B1F11" w:rsidP="008B1F11">
      <w:pPr>
        <w:rPr>
          <w:rFonts w:ascii="Tahoma" w:hAnsi="Tahoma" w:cs="Tahoma"/>
          <w:b/>
          <w:sz w:val="24"/>
          <w:szCs w:val="24"/>
          <w:lang w:val="en-GB"/>
        </w:rPr>
      </w:pPr>
      <w:r w:rsidRPr="00EB3732">
        <w:rPr>
          <w:rFonts w:ascii="Tahoma" w:hAnsi="Tahoma" w:cs="Tahoma"/>
          <w:b/>
          <w:sz w:val="24"/>
          <w:szCs w:val="24"/>
          <w:lang w:val="en-GB"/>
        </w:rPr>
        <w:br w:type="page"/>
      </w:r>
    </w:p>
    <w:p w:rsidR="008B1F11" w:rsidRPr="00EB3732" w:rsidRDefault="008B1F11" w:rsidP="008B1F11">
      <w:pPr>
        <w:jc w:val="center"/>
        <w:rPr>
          <w:rFonts w:ascii="Tahoma" w:hAnsi="Tahoma" w:cs="Tahoma"/>
          <w:b/>
          <w:sz w:val="28"/>
          <w:szCs w:val="28"/>
          <w:lang w:val="en-GB"/>
        </w:rPr>
        <w:sectPr w:rsidR="008B1F11" w:rsidRPr="00EB3732" w:rsidSect="006D3341">
          <w:footerReference w:type="default" r:id="rId10"/>
          <w:pgSz w:w="11907" w:h="16840" w:code="9"/>
          <w:pgMar w:top="1418" w:right="1418" w:bottom="1418" w:left="1418" w:header="680" w:footer="680" w:gutter="0"/>
          <w:cols w:space="708"/>
          <w:docGrid w:linePitch="360"/>
        </w:sectPr>
      </w:pPr>
    </w:p>
    <w:p w:rsidR="00470F39" w:rsidRDefault="00470F39" w:rsidP="00470F39">
      <w:pPr>
        <w:pStyle w:val="ListParagraph"/>
        <w:ind w:left="567"/>
        <w:rPr>
          <w:rFonts w:ascii="Tahoma" w:hAnsi="Tahoma" w:cs="Tahoma"/>
          <w:b/>
          <w:sz w:val="24"/>
          <w:szCs w:val="24"/>
          <w:lang w:val="en-GB"/>
        </w:rPr>
      </w:pPr>
    </w:p>
    <w:p w:rsidR="00470F39" w:rsidRPr="00EB3732" w:rsidRDefault="00470F39" w:rsidP="00004F9B">
      <w:pPr>
        <w:pStyle w:val="ListParagraph"/>
        <w:numPr>
          <w:ilvl w:val="0"/>
          <w:numId w:val="2"/>
        </w:numPr>
        <w:ind w:left="567" w:hanging="567"/>
        <w:rPr>
          <w:rFonts w:ascii="Tahoma" w:hAnsi="Tahoma" w:cs="Tahoma"/>
          <w:b/>
          <w:sz w:val="24"/>
          <w:szCs w:val="24"/>
          <w:highlight w:val="cyan"/>
          <w:lang w:val="en-GB"/>
        </w:rPr>
      </w:pPr>
      <w:r w:rsidRPr="00EB3732">
        <w:rPr>
          <w:rFonts w:ascii="Tahoma" w:hAnsi="Tahoma" w:cs="Tahoma"/>
          <w:b/>
          <w:sz w:val="24"/>
          <w:szCs w:val="24"/>
          <w:highlight w:val="cyan"/>
          <w:lang w:val="en-GB"/>
        </w:rPr>
        <w:t>Preparation of end-files and Generation of db3-files</w:t>
      </w:r>
    </w:p>
    <w:p w:rsidR="00470F39" w:rsidRPr="00EB3732" w:rsidRDefault="00470F39" w:rsidP="00004F9B">
      <w:pPr>
        <w:pStyle w:val="ListParagraph"/>
        <w:numPr>
          <w:ilvl w:val="1"/>
          <w:numId w:val="2"/>
        </w:numPr>
        <w:ind w:left="567" w:hanging="567"/>
        <w:rPr>
          <w:rFonts w:ascii="Tahoma" w:hAnsi="Tahoma" w:cs="Tahoma"/>
          <w:b/>
          <w:sz w:val="24"/>
          <w:szCs w:val="24"/>
          <w:lang w:val="en-GB"/>
        </w:rPr>
      </w:pPr>
      <w:r w:rsidRPr="00EB3732">
        <w:rPr>
          <w:rFonts w:ascii="Tahoma" w:hAnsi="Tahoma" w:cs="Tahoma"/>
          <w:b/>
          <w:sz w:val="24"/>
          <w:szCs w:val="24"/>
          <w:lang w:val="en-GB"/>
        </w:rPr>
        <w:t xml:space="preserve">Process to prepare a </w:t>
      </w:r>
      <w:r>
        <w:rPr>
          <w:rFonts w:ascii="Tahoma" w:hAnsi="Tahoma" w:cs="Tahoma"/>
          <w:b/>
          <w:sz w:val="24"/>
          <w:szCs w:val="24"/>
          <w:lang w:val="en-GB"/>
        </w:rPr>
        <w:t>SQL GloboDiet database</w:t>
      </w:r>
    </w:p>
    <w:p w:rsidR="00470F39" w:rsidRPr="00EB3732" w:rsidRDefault="00470F39" w:rsidP="00004F9B">
      <w:pPr>
        <w:pStyle w:val="ListParagraph"/>
        <w:numPr>
          <w:ilvl w:val="1"/>
          <w:numId w:val="2"/>
        </w:numPr>
        <w:ind w:left="567" w:hanging="567"/>
        <w:rPr>
          <w:rFonts w:ascii="Tahoma" w:hAnsi="Tahoma" w:cs="Tahoma"/>
          <w:b/>
          <w:sz w:val="24"/>
          <w:szCs w:val="24"/>
          <w:lang w:val="en-GB"/>
        </w:rPr>
      </w:pPr>
      <w:r w:rsidRPr="00EB3732">
        <w:rPr>
          <w:rFonts w:ascii="Tahoma" w:hAnsi="Tahoma" w:cs="Tahoma"/>
          <w:b/>
          <w:lang w:val="en-GB"/>
        </w:rPr>
        <w:t>Check that all the needed end-files are available in your PC folder</w:t>
      </w:r>
    </w:p>
    <w:p w:rsidR="00470F39" w:rsidRDefault="00470F39" w:rsidP="00004F9B">
      <w:pPr>
        <w:pStyle w:val="ListParagraph"/>
        <w:numPr>
          <w:ilvl w:val="1"/>
          <w:numId w:val="2"/>
        </w:numPr>
        <w:ind w:left="567" w:hanging="567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 xml:space="preserve">Adaptation of the bat-file used to generate the db3-files: </w:t>
      </w:r>
    </w:p>
    <w:p w:rsidR="00470F39" w:rsidRPr="00EB3732" w:rsidRDefault="00470F39" w:rsidP="00470F39">
      <w:pPr>
        <w:pStyle w:val="ListParagraph"/>
        <w:ind w:left="567"/>
        <w:rPr>
          <w:rFonts w:ascii="Tahoma" w:hAnsi="Tahoma" w:cs="Tahoma"/>
          <w:b/>
          <w:lang w:val="en-GB"/>
        </w:rPr>
      </w:pPr>
    </w:p>
    <w:p w:rsidR="00470F39" w:rsidRPr="00EB3732" w:rsidRDefault="00470F39" w:rsidP="00004F9B">
      <w:pPr>
        <w:pStyle w:val="ListParagraph"/>
        <w:numPr>
          <w:ilvl w:val="0"/>
          <w:numId w:val="2"/>
        </w:numPr>
        <w:ind w:left="567" w:hanging="567"/>
        <w:rPr>
          <w:rFonts w:ascii="Tahoma" w:hAnsi="Tahoma" w:cs="Tahoma"/>
          <w:b/>
          <w:sz w:val="24"/>
          <w:szCs w:val="24"/>
          <w:highlight w:val="cyan"/>
          <w:lang w:val="en-GB"/>
        </w:rPr>
      </w:pPr>
      <w:r w:rsidRPr="00EB3732">
        <w:rPr>
          <w:rFonts w:ascii="Tahoma" w:hAnsi="Tahoma" w:cs="Tahoma"/>
          <w:b/>
          <w:sz w:val="24"/>
          <w:szCs w:val="24"/>
          <w:highlight w:val="cyan"/>
          <w:lang w:val="en-GB"/>
        </w:rPr>
        <w:t>Migration Procedure</w:t>
      </w:r>
    </w:p>
    <w:p w:rsidR="00470F39" w:rsidRPr="00EB3732" w:rsidRDefault="00470F39" w:rsidP="00004F9B">
      <w:pPr>
        <w:pStyle w:val="ListParagraph"/>
        <w:numPr>
          <w:ilvl w:val="1"/>
          <w:numId w:val="2"/>
        </w:numPr>
        <w:ind w:left="567" w:hanging="567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>Read of db3-files and import in Migration Access database:</w:t>
      </w:r>
    </w:p>
    <w:p w:rsidR="00470F39" w:rsidRPr="00EB3732" w:rsidRDefault="00470F39" w:rsidP="00004F9B">
      <w:pPr>
        <w:pStyle w:val="ListParagraph"/>
        <w:numPr>
          <w:ilvl w:val="1"/>
          <w:numId w:val="2"/>
        </w:numPr>
        <w:ind w:left="567" w:hanging="567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 xml:space="preserve">Export a temporary </w:t>
      </w:r>
      <w:proofErr w:type="spellStart"/>
      <w:r w:rsidRPr="00EB3732">
        <w:rPr>
          <w:rFonts w:ascii="Tahoma" w:hAnsi="Tahoma" w:cs="Tahoma"/>
          <w:b/>
          <w:lang w:val="en-GB"/>
        </w:rPr>
        <w:t>ExternalTables</w:t>
      </w:r>
      <w:proofErr w:type="spellEnd"/>
      <w:r w:rsidRPr="00EB3732">
        <w:rPr>
          <w:rFonts w:ascii="Tahoma" w:hAnsi="Tahoma" w:cs="Tahoma"/>
          <w:b/>
          <w:lang w:val="en-GB"/>
        </w:rPr>
        <w:t xml:space="preserve"> file</w:t>
      </w:r>
    </w:p>
    <w:p w:rsidR="00470F39" w:rsidRDefault="00470F39" w:rsidP="00004F9B">
      <w:pPr>
        <w:pStyle w:val="ListParagraph"/>
        <w:numPr>
          <w:ilvl w:val="1"/>
          <w:numId w:val="2"/>
        </w:numPr>
        <w:ind w:left="567" w:hanging="567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 xml:space="preserve">Preparation of Final </w:t>
      </w:r>
      <w:proofErr w:type="spellStart"/>
      <w:r w:rsidRPr="00EB3732">
        <w:rPr>
          <w:rFonts w:ascii="Tahoma" w:hAnsi="Tahoma" w:cs="Tahoma"/>
          <w:b/>
          <w:lang w:val="en-GB"/>
        </w:rPr>
        <w:t>ExternalTables</w:t>
      </w:r>
      <w:proofErr w:type="spellEnd"/>
      <w:r w:rsidRPr="00EB3732">
        <w:rPr>
          <w:rFonts w:ascii="Tahoma" w:hAnsi="Tahoma" w:cs="Tahoma"/>
          <w:b/>
          <w:lang w:val="en-GB"/>
        </w:rPr>
        <w:t xml:space="preserve"> file</w:t>
      </w:r>
    </w:p>
    <w:p w:rsidR="00470F39" w:rsidRPr="00EB3732" w:rsidRDefault="00470F39" w:rsidP="00004F9B">
      <w:pPr>
        <w:pStyle w:val="ListParagraph"/>
        <w:numPr>
          <w:ilvl w:val="1"/>
          <w:numId w:val="2"/>
        </w:numPr>
        <w:ind w:left="567" w:hanging="567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 xml:space="preserve">Import the final </w:t>
      </w:r>
      <w:proofErr w:type="spellStart"/>
      <w:r w:rsidRPr="00EB3732">
        <w:rPr>
          <w:rFonts w:ascii="Tahoma" w:hAnsi="Tahoma" w:cs="Tahoma"/>
          <w:b/>
          <w:lang w:val="en-GB"/>
        </w:rPr>
        <w:t>ExternalTables</w:t>
      </w:r>
      <w:proofErr w:type="spellEnd"/>
      <w:r w:rsidRPr="00EB3732">
        <w:rPr>
          <w:rFonts w:ascii="Tahoma" w:hAnsi="Tahoma" w:cs="Tahoma"/>
          <w:b/>
          <w:lang w:val="en-GB"/>
        </w:rPr>
        <w:t xml:space="preserve"> file</w:t>
      </w:r>
    </w:p>
    <w:p w:rsidR="00470F39" w:rsidRDefault="00470F39" w:rsidP="00004F9B">
      <w:pPr>
        <w:pStyle w:val="ListParagraph"/>
        <w:numPr>
          <w:ilvl w:val="1"/>
          <w:numId w:val="2"/>
        </w:numPr>
        <w:ind w:left="567" w:hanging="567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>Generation of GloboDiet parameter database in SQL format</w:t>
      </w:r>
    </w:p>
    <w:p w:rsidR="00930AEA" w:rsidRDefault="00930AEA" w:rsidP="00004F9B">
      <w:pPr>
        <w:pStyle w:val="ListParagraph"/>
        <w:numPr>
          <w:ilvl w:val="1"/>
          <w:numId w:val="2"/>
        </w:numPr>
        <w:ind w:left="567" w:hanging="567"/>
        <w:rPr>
          <w:rFonts w:ascii="Tahoma" w:hAnsi="Tahoma" w:cs="Tahoma"/>
          <w:b/>
          <w:lang w:val="en-GB"/>
        </w:rPr>
      </w:pPr>
      <w:r>
        <w:rPr>
          <w:rFonts w:ascii="Tahoma" w:hAnsi="Tahoma" w:cs="Tahoma"/>
          <w:b/>
          <w:lang w:val="en-GB"/>
        </w:rPr>
        <w:t>Final controls on the generated SQL database.</w:t>
      </w:r>
    </w:p>
    <w:p w:rsidR="00470F39" w:rsidRPr="00EB3732" w:rsidRDefault="00470F39" w:rsidP="00470F39">
      <w:pPr>
        <w:pStyle w:val="ListParagraph"/>
        <w:ind w:left="567"/>
        <w:rPr>
          <w:rFonts w:ascii="Tahoma" w:hAnsi="Tahoma" w:cs="Tahoma"/>
          <w:b/>
          <w:lang w:val="en-GB"/>
        </w:rPr>
      </w:pPr>
    </w:p>
    <w:p w:rsidR="00470F39" w:rsidRPr="00F71A35" w:rsidRDefault="00470F39" w:rsidP="00004F9B">
      <w:pPr>
        <w:pStyle w:val="ListParagraph"/>
        <w:numPr>
          <w:ilvl w:val="0"/>
          <w:numId w:val="2"/>
        </w:numPr>
        <w:ind w:left="567" w:hanging="567"/>
        <w:rPr>
          <w:rFonts w:ascii="Tahoma" w:hAnsi="Tahoma" w:cs="Tahoma"/>
          <w:b/>
          <w:sz w:val="24"/>
          <w:szCs w:val="24"/>
          <w:highlight w:val="cyan"/>
          <w:lang w:val="fr-FR"/>
        </w:rPr>
      </w:pPr>
      <w:r w:rsidRPr="00F71A35">
        <w:rPr>
          <w:rFonts w:ascii="Tahoma" w:hAnsi="Tahoma" w:cs="Tahoma"/>
          <w:b/>
          <w:sz w:val="24"/>
          <w:szCs w:val="24"/>
          <w:highlight w:val="cyan"/>
          <w:lang w:val="fr-FR"/>
        </w:rPr>
        <w:t xml:space="preserve">MIGRATION application: </w:t>
      </w:r>
      <w:proofErr w:type="spellStart"/>
      <w:r w:rsidRPr="00F71A35">
        <w:rPr>
          <w:rFonts w:ascii="Tahoma" w:hAnsi="Tahoma" w:cs="Tahoma"/>
          <w:b/>
          <w:sz w:val="24"/>
          <w:szCs w:val="24"/>
          <w:highlight w:val="cyan"/>
          <w:lang w:val="fr-FR"/>
        </w:rPr>
        <w:t>requirement</w:t>
      </w:r>
      <w:proofErr w:type="spellEnd"/>
      <w:r w:rsidRPr="00F71A35">
        <w:rPr>
          <w:rFonts w:ascii="Tahoma" w:hAnsi="Tahoma" w:cs="Tahoma"/>
          <w:b/>
          <w:sz w:val="24"/>
          <w:szCs w:val="24"/>
          <w:highlight w:val="cyan"/>
          <w:lang w:val="fr-FR"/>
        </w:rPr>
        <w:t>, installation/un-installation</w:t>
      </w:r>
    </w:p>
    <w:p w:rsidR="00470F39" w:rsidRPr="00EB3732" w:rsidRDefault="00470F39" w:rsidP="00004F9B">
      <w:pPr>
        <w:pStyle w:val="ListParagraph"/>
        <w:numPr>
          <w:ilvl w:val="1"/>
          <w:numId w:val="2"/>
        </w:numPr>
        <w:ind w:left="567" w:hanging="567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>Requirements to install Migration</w:t>
      </w:r>
    </w:p>
    <w:p w:rsidR="00470F39" w:rsidRPr="00EB3732" w:rsidRDefault="00470F39" w:rsidP="00004F9B">
      <w:pPr>
        <w:pStyle w:val="ListParagraph"/>
        <w:numPr>
          <w:ilvl w:val="1"/>
          <w:numId w:val="2"/>
        </w:numPr>
        <w:ind w:left="567" w:hanging="567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>How to install Migration program</w:t>
      </w:r>
    </w:p>
    <w:p w:rsidR="00470F39" w:rsidRPr="00EB3732" w:rsidRDefault="00470F39" w:rsidP="00004F9B">
      <w:pPr>
        <w:pStyle w:val="ListParagraph"/>
        <w:numPr>
          <w:ilvl w:val="1"/>
          <w:numId w:val="2"/>
        </w:numPr>
        <w:ind w:left="567" w:hanging="567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>How to uninstall Migration program:</w:t>
      </w:r>
    </w:p>
    <w:p w:rsidR="00470F39" w:rsidRDefault="00470F39" w:rsidP="00470F39">
      <w:pPr>
        <w:rPr>
          <w:lang w:val="en-GB"/>
        </w:rPr>
      </w:pPr>
    </w:p>
    <w:p w:rsidR="00470F39" w:rsidRPr="00470F39" w:rsidRDefault="00470F39" w:rsidP="00470F39">
      <w:pPr>
        <w:rPr>
          <w:rFonts w:ascii="Tahoma" w:hAnsi="Tahoma" w:cs="Tahoma"/>
          <w:b/>
          <w:sz w:val="24"/>
          <w:szCs w:val="24"/>
          <w:lang w:val="en-GB"/>
        </w:rPr>
      </w:pPr>
      <w:r w:rsidRPr="00470F39">
        <w:rPr>
          <w:rFonts w:ascii="Tahoma" w:hAnsi="Tahoma" w:cs="Tahoma"/>
          <w:b/>
          <w:sz w:val="24"/>
          <w:szCs w:val="24"/>
          <w:lang w:val="en-GB"/>
        </w:rPr>
        <w:t>ANNEX 1: BAT-Program to be adapted and then, run to generate the db3-files</w:t>
      </w:r>
    </w:p>
    <w:p w:rsidR="00470F39" w:rsidRPr="00470F39" w:rsidRDefault="00470F39" w:rsidP="00470F39">
      <w:pPr>
        <w:rPr>
          <w:rFonts w:ascii="Tahoma" w:hAnsi="Tahoma" w:cs="Tahoma"/>
          <w:b/>
          <w:lang w:val="en-GB"/>
        </w:rPr>
      </w:pPr>
      <w:r w:rsidRPr="00470F39">
        <w:rPr>
          <w:rFonts w:ascii="Tahoma" w:hAnsi="Tahoma" w:cs="Tahoma"/>
          <w:b/>
          <w:lang w:val="en-GB"/>
        </w:rPr>
        <w:t>ANNEX 2: List of the 63 generated db3-files:</w:t>
      </w:r>
    </w:p>
    <w:p w:rsidR="005D17EF" w:rsidRPr="00470F39" w:rsidRDefault="005D17EF" w:rsidP="00E35622">
      <w:pPr>
        <w:rPr>
          <w:rFonts w:ascii="Tahoma" w:hAnsi="Tahoma" w:cs="Tahoma"/>
          <w:b/>
          <w:lang w:val="en-GB"/>
        </w:rPr>
      </w:pPr>
    </w:p>
    <w:p w:rsidR="00035E59" w:rsidRPr="00EB3732" w:rsidRDefault="00035E59">
      <w:pPr>
        <w:rPr>
          <w:rFonts w:ascii="Tahoma" w:hAnsi="Tahoma" w:cs="Tahoma"/>
          <w:b/>
          <w:sz w:val="24"/>
          <w:szCs w:val="24"/>
          <w:highlight w:val="yellow"/>
          <w:lang w:val="en-GB"/>
        </w:rPr>
      </w:pPr>
      <w:r w:rsidRPr="00EB3732">
        <w:rPr>
          <w:rFonts w:ascii="Tahoma" w:hAnsi="Tahoma" w:cs="Tahoma"/>
          <w:b/>
          <w:sz w:val="24"/>
          <w:szCs w:val="24"/>
          <w:highlight w:val="yellow"/>
          <w:lang w:val="en-GB"/>
        </w:rPr>
        <w:br w:type="page"/>
      </w:r>
    </w:p>
    <w:p w:rsidR="00953FC5" w:rsidRDefault="004538EC" w:rsidP="00004F9B">
      <w:pPr>
        <w:pStyle w:val="ListParagraph"/>
        <w:numPr>
          <w:ilvl w:val="0"/>
          <w:numId w:val="33"/>
        </w:numPr>
        <w:ind w:left="426" w:hanging="426"/>
        <w:rPr>
          <w:rFonts w:ascii="Tahoma" w:hAnsi="Tahoma" w:cs="Tahoma"/>
          <w:b/>
          <w:sz w:val="24"/>
          <w:szCs w:val="24"/>
          <w:highlight w:val="cyan"/>
          <w:lang w:val="en-GB"/>
        </w:rPr>
      </w:pPr>
      <w:r w:rsidRPr="00EB3732">
        <w:rPr>
          <w:rFonts w:ascii="Tahoma" w:hAnsi="Tahoma" w:cs="Tahoma"/>
          <w:b/>
          <w:sz w:val="24"/>
          <w:szCs w:val="24"/>
          <w:highlight w:val="cyan"/>
          <w:lang w:val="en-GB"/>
        </w:rPr>
        <w:t>Preparation of end-files and Generation of db3</w:t>
      </w:r>
      <w:r w:rsidR="00953FC5" w:rsidRPr="00EB3732">
        <w:rPr>
          <w:rFonts w:ascii="Tahoma" w:hAnsi="Tahoma" w:cs="Tahoma"/>
          <w:b/>
          <w:sz w:val="24"/>
          <w:szCs w:val="24"/>
          <w:highlight w:val="cyan"/>
          <w:lang w:val="en-GB"/>
        </w:rPr>
        <w:t>-files</w:t>
      </w:r>
    </w:p>
    <w:p w:rsidR="00035E59" w:rsidRPr="00EB3732" w:rsidRDefault="00035E59" w:rsidP="00035E59">
      <w:pPr>
        <w:pStyle w:val="ListParagraph"/>
        <w:ind w:left="567"/>
        <w:rPr>
          <w:rFonts w:ascii="Tahoma" w:hAnsi="Tahoma" w:cs="Tahoma"/>
          <w:b/>
          <w:sz w:val="24"/>
          <w:szCs w:val="24"/>
          <w:lang w:val="en-GB"/>
        </w:rPr>
      </w:pPr>
    </w:p>
    <w:p w:rsidR="00226ED5" w:rsidRPr="00EB3732" w:rsidRDefault="00226ED5" w:rsidP="00226ED5">
      <w:pPr>
        <w:ind w:left="567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Most of the working files exchanged with the collaborators are </w:t>
      </w:r>
      <w:r w:rsidR="00B21F33" w:rsidRPr="00EB3732">
        <w:rPr>
          <w:rFonts w:ascii="Tahoma" w:hAnsi="Tahoma" w:cs="Tahoma"/>
          <w:b/>
          <w:lang w:val="en-GB"/>
        </w:rPr>
        <w:t>.</w:t>
      </w:r>
      <w:proofErr w:type="spellStart"/>
      <w:r w:rsidR="00B21F33" w:rsidRPr="00EB3732">
        <w:rPr>
          <w:rFonts w:ascii="Tahoma" w:hAnsi="Tahoma" w:cs="Tahoma"/>
          <w:b/>
          <w:lang w:val="en-GB"/>
        </w:rPr>
        <w:t>docx</w:t>
      </w:r>
      <w:proofErr w:type="spellEnd"/>
      <w:r w:rsidR="00B21F33" w:rsidRPr="00EB3732">
        <w:rPr>
          <w:rFonts w:ascii="Tahoma" w:hAnsi="Tahoma" w:cs="Tahoma"/>
          <w:b/>
          <w:lang w:val="en-GB"/>
        </w:rPr>
        <w:t>/</w:t>
      </w:r>
      <w:r w:rsidRPr="00EB3732">
        <w:rPr>
          <w:rFonts w:ascii="Tahoma" w:hAnsi="Tahoma" w:cs="Tahoma"/>
          <w:b/>
          <w:lang w:val="en-GB"/>
        </w:rPr>
        <w:t>.txt/.end</w:t>
      </w:r>
      <w:r w:rsidRPr="00EB3732">
        <w:rPr>
          <w:rFonts w:ascii="Tahoma" w:hAnsi="Tahoma" w:cs="Tahoma"/>
          <w:lang w:val="en-GB"/>
        </w:rPr>
        <w:t xml:space="preserve"> files. This format enables automatic controls to be run on them to check consistency between files.</w:t>
      </w:r>
    </w:p>
    <w:p w:rsidR="00226ED5" w:rsidRPr="00EB3732" w:rsidRDefault="00226ED5" w:rsidP="00226ED5">
      <w:pPr>
        <w:ind w:left="567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Due to new specifications and needs for more flexibility, extra variables are added to some </w:t>
      </w:r>
      <w:r w:rsidRPr="00EB3732">
        <w:rPr>
          <w:rFonts w:ascii="Tahoma" w:hAnsi="Tahoma" w:cs="Tahoma"/>
          <w:b/>
          <w:lang w:val="en-GB"/>
        </w:rPr>
        <w:t>.txt/.end</w:t>
      </w:r>
      <w:r w:rsidRPr="00EB3732">
        <w:rPr>
          <w:rFonts w:ascii="Tahoma" w:hAnsi="Tahoma" w:cs="Tahoma"/>
          <w:lang w:val="en-GB"/>
        </w:rPr>
        <w:t xml:space="preserve"> files.</w:t>
      </w:r>
    </w:p>
    <w:p w:rsidR="00226ED5" w:rsidRPr="00EB3732" w:rsidRDefault="00226ED5" w:rsidP="00226ED5">
      <w:pPr>
        <w:ind w:left="567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Some new files – created for the Windows application – are Excel files.</w:t>
      </w:r>
    </w:p>
    <w:p w:rsidR="00B61800" w:rsidRDefault="00B61800" w:rsidP="00B61800">
      <w:pPr>
        <w:pStyle w:val="ListParagraph"/>
        <w:ind w:left="567"/>
        <w:rPr>
          <w:rFonts w:ascii="Tahoma" w:hAnsi="Tahoma" w:cs="Tahoma"/>
          <w:b/>
          <w:sz w:val="24"/>
          <w:szCs w:val="24"/>
          <w:lang w:val="en-GB"/>
        </w:rPr>
      </w:pPr>
    </w:p>
    <w:p w:rsidR="00B61800" w:rsidRPr="00B61800" w:rsidRDefault="00B61800" w:rsidP="00004F9B">
      <w:pPr>
        <w:pStyle w:val="ListParagraph"/>
        <w:numPr>
          <w:ilvl w:val="1"/>
          <w:numId w:val="33"/>
        </w:numPr>
        <w:ind w:left="567" w:hanging="567"/>
        <w:rPr>
          <w:rFonts w:ascii="Tahoma" w:hAnsi="Tahoma" w:cs="Tahoma"/>
          <w:b/>
          <w:sz w:val="24"/>
          <w:szCs w:val="24"/>
          <w:lang w:val="en-GB"/>
        </w:rPr>
      </w:pPr>
      <w:r w:rsidRPr="00B61800">
        <w:rPr>
          <w:rFonts w:ascii="Tahoma" w:hAnsi="Tahoma" w:cs="Tahoma"/>
          <w:b/>
          <w:sz w:val="24"/>
          <w:szCs w:val="24"/>
          <w:lang w:val="en-GB"/>
        </w:rPr>
        <w:t>Process to prepare a SQL GloboDiet database</w:t>
      </w:r>
    </w:p>
    <w:p w:rsidR="00226ED5" w:rsidRPr="00EB3732" w:rsidRDefault="00226ED5" w:rsidP="00226ED5">
      <w:pPr>
        <w:pStyle w:val="ListParagraph"/>
        <w:ind w:left="567"/>
        <w:rPr>
          <w:rFonts w:ascii="Tahoma" w:hAnsi="Tahoma" w:cs="Tahoma"/>
          <w:lang w:val="en-GB"/>
        </w:rPr>
      </w:pPr>
    </w:p>
    <w:p w:rsidR="00226ED5" w:rsidRPr="00EB3732" w:rsidRDefault="00226ED5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>Case A: language with no special characters</w:t>
      </w:r>
    </w:p>
    <w:p w:rsidR="00B21F33" w:rsidRPr="00EB3732" w:rsidRDefault="00B21F33" w:rsidP="00B21F33">
      <w:pPr>
        <w:pStyle w:val="ListParagraph"/>
        <w:spacing w:after="200" w:line="276" w:lineRule="auto"/>
        <w:ind w:left="1276"/>
        <w:rPr>
          <w:rFonts w:ascii="Tahoma" w:hAnsi="Tahoma" w:cs="Tahoma"/>
          <w:lang w:val="en-GB"/>
        </w:rPr>
      </w:pPr>
    </w:p>
    <w:p w:rsidR="00226ED5" w:rsidRPr="00EB3732" w:rsidRDefault="00226ED5" w:rsidP="00004F9B">
      <w:pPr>
        <w:pStyle w:val="ListParagraph"/>
        <w:numPr>
          <w:ilvl w:val="0"/>
          <w:numId w:val="4"/>
        </w:numPr>
        <w:ind w:left="1276" w:hanging="425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Prepare the </w:t>
      </w:r>
      <w:r w:rsidRPr="00EB3732">
        <w:rPr>
          <w:rFonts w:ascii="Tahoma" w:hAnsi="Tahoma" w:cs="Tahoma"/>
          <w:b/>
          <w:lang w:val="en-GB"/>
        </w:rPr>
        <w:t>z-end\</w:t>
      </w:r>
      <w:r w:rsidRPr="00EB3732">
        <w:rPr>
          <w:rFonts w:ascii="Tahoma" w:hAnsi="Tahoma" w:cs="Tahoma"/>
          <w:lang w:val="en-GB"/>
        </w:rPr>
        <w:t xml:space="preserve"> .end files in ANSI format</w:t>
      </w:r>
    </w:p>
    <w:p w:rsidR="00226ED5" w:rsidRPr="00EB3732" w:rsidRDefault="00226ED5" w:rsidP="00004F9B">
      <w:pPr>
        <w:pStyle w:val="ListParagraph"/>
        <w:numPr>
          <w:ilvl w:val="0"/>
          <w:numId w:val="4"/>
        </w:numPr>
        <w:ind w:left="1276" w:hanging="425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Prepare the </w:t>
      </w:r>
      <w:r w:rsidRPr="00EB3732">
        <w:rPr>
          <w:rFonts w:ascii="Tahoma" w:hAnsi="Tahoma" w:cs="Tahoma"/>
          <w:b/>
          <w:lang w:val="en-GB"/>
        </w:rPr>
        <w:t>z-end\db3\</w:t>
      </w:r>
      <w:r w:rsidRPr="00EB3732">
        <w:rPr>
          <w:rFonts w:ascii="Tahoma" w:hAnsi="Tahoma" w:cs="Tahoma"/>
          <w:lang w:val="en-GB"/>
        </w:rPr>
        <w:t xml:space="preserve">.db3 files </w:t>
      </w:r>
    </w:p>
    <w:p w:rsidR="00226ED5" w:rsidRPr="00EB3732" w:rsidRDefault="00226ED5" w:rsidP="00004F9B">
      <w:pPr>
        <w:pStyle w:val="ListParagraph"/>
        <w:numPr>
          <w:ilvl w:val="0"/>
          <w:numId w:val="4"/>
        </w:numPr>
        <w:ind w:left="1276" w:hanging="425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Prepare the additional files saved under </w:t>
      </w:r>
      <w:r w:rsidRPr="00EB3732">
        <w:rPr>
          <w:rFonts w:ascii="Tahoma" w:hAnsi="Tahoma" w:cs="Tahoma"/>
          <w:b/>
          <w:lang w:val="en-GB"/>
        </w:rPr>
        <w:t>Final\.</w:t>
      </w:r>
      <w:r w:rsidRPr="00EB3732">
        <w:rPr>
          <w:rFonts w:ascii="Tahoma" w:hAnsi="Tahoma" w:cs="Tahoma"/>
          <w:lang w:val="en-GB"/>
        </w:rPr>
        <w:t xml:space="preserve">doc or .txt </w:t>
      </w:r>
    </w:p>
    <w:p w:rsidR="00226ED5" w:rsidRPr="00EB3732" w:rsidRDefault="00226ED5" w:rsidP="00004F9B">
      <w:pPr>
        <w:pStyle w:val="ListParagraph"/>
        <w:numPr>
          <w:ilvl w:val="1"/>
          <w:numId w:val="5"/>
        </w:numPr>
        <w:ind w:left="1701" w:hanging="425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FDLIST_complete</w:t>
      </w:r>
      <w:proofErr w:type="spellEnd"/>
      <w:r w:rsidRPr="00EB3732">
        <w:rPr>
          <w:rFonts w:ascii="Tahoma" w:hAnsi="Tahoma" w:cs="Tahoma"/>
          <w:lang w:val="en-GB"/>
        </w:rPr>
        <w:t xml:space="preserve"> names</w:t>
      </w:r>
    </w:p>
    <w:p w:rsidR="00226ED5" w:rsidRPr="00EB3732" w:rsidRDefault="00226ED5" w:rsidP="00004F9B">
      <w:pPr>
        <w:pStyle w:val="ListParagraph"/>
        <w:numPr>
          <w:ilvl w:val="1"/>
          <w:numId w:val="5"/>
        </w:numPr>
        <w:ind w:left="1701" w:hanging="425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FDMAX_with</w:t>
      </w:r>
      <w:proofErr w:type="spellEnd"/>
      <w:r w:rsidRPr="00EB3732">
        <w:rPr>
          <w:rFonts w:ascii="Tahoma" w:hAnsi="Tahoma" w:cs="Tahoma"/>
          <w:lang w:val="en-GB"/>
        </w:rPr>
        <w:t xml:space="preserve"> </w:t>
      </w:r>
      <w:proofErr w:type="spellStart"/>
      <w:r w:rsidRPr="00EB3732">
        <w:rPr>
          <w:rFonts w:ascii="Tahoma" w:hAnsi="Tahoma" w:cs="Tahoma"/>
          <w:lang w:val="en-GB"/>
        </w:rPr>
        <w:t>facetstring</w:t>
      </w:r>
      <w:proofErr w:type="spellEnd"/>
    </w:p>
    <w:p w:rsidR="00226ED5" w:rsidRPr="00EB3732" w:rsidRDefault="00226ED5" w:rsidP="00004F9B">
      <w:pPr>
        <w:pStyle w:val="ListParagraph"/>
        <w:numPr>
          <w:ilvl w:val="1"/>
          <w:numId w:val="5"/>
        </w:numPr>
        <w:ind w:left="1701" w:hanging="425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EDIB_with</w:t>
      </w:r>
      <w:proofErr w:type="spellEnd"/>
      <w:r w:rsidRPr="00EB3732">
        <w:rPr>
          <w:rFonts w:ascii="Tahoma" w:hAnsi="Tahoma" w:cs="Tahoma"/>
          <w:lang w:val="en-GB"/>
        </w:rPr>
        <w:t xml:space="preserve"> </w:t>
      </w:r>
      <w:proofErr w:type="spellStart"/>
      <w:r w:rsidRPr="00EB3732">
        <w:rPr>
          <w:rFonts w:ascii="Tahoma" w:hAnsi="Tahoma" w:cs="Tahoma"/>
          <w:lang w:val="en-GB"/>
        </w:rPr>
        <w:t>facetstring</w:t>
      </w:r>
      <w:proofErr w:type="spellEnd"/>
    </w:p>
    <w:p w:rsidR="00226ED5" w:rsidRPr="00EB3732" w:rsidRDefault="00226ED5" w:rsidP="00004F9B">
      <w:pPr>
        <w:pStyle w:val="ListParagraph"/>
        <w:numPr>
          <w:ilvl w:val="1"/>
          <w:numId w:val="5"/>
        </w:numPr>
        <w:ind w:left="1701" w:hanging="425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FDQUANT_withshapes</w:t>
      </w:r>
      <w:proofErr w:type="spellEnd"/>
    </w:p>
    <w:p w:rsidR="00226ED5" w:rsidRPr="00EB3732" w:rsidRDefault="00226ED5" w:rsidP="00004F9B">
      <w:pPr>
        <w:pStyle w:val="ListParagraph"/>
        <w:numPr>
          <w:ilvl w:val="1"/>
          <w:numId w:val="5"/>
        </w:numPr>
        <w:ind w:left="1701" w:hanging="425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PCTFSS_special</w:t>
      </w:r>
      <w:proofErr w:type="spellEnd"/>
      <w:r w:rsidRPr="00EB3732">
        <w:rPr>
          <w:rFonts w:ascii="Tahoma" w:hAnsi="Tahoma" w:cs="Tahoma"/>
          <w:lang w:val="en-GB"/>
        </w:rPr>
        <w:t xml:space="preserve"> rules</w:t>
      </w:r>
    </w:p>
    <w:p w:rsidR="00B21F33" w:rsidRPr="00EB3732" w:rsidRDefault="00B21F33" w:rsidP="00004F9B">
      <w:pPr>
        <w:pStyle w:val="ListParagraph"/>
        <w:numPr>
          <w:ilvl w:val="0"/>
          <w:numId w:val="4"/>
        </w:numPr>
        <w:ind w:left="1276" w:hanging="425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Using Migration application, import the generated db3-files and generate the temporary ExternalTable</w:t>
      </w:r>
      <w:r w:rsidR="002A77BA" w:rsidRPr="00EB3732">
        <w:rPr>
          <w:rFonts w:ascii="Tahoma" w:hAnsi="Tahoma" w:cs="Tahoma"/>
          <w:lang w:val="en-GB"/>
        </w:rPr>
        <w:t>s</w:t>
      </w:r>
      <w:r w:rsidRPr="00EB3732">
        <w:rPr>
          <w:rFonts w:ascii="Tahoma" w:hAnsi="Tahoma" w:cs="Tahoma"/>
          <w:lang w:val="en-GB"/>
        </w:rPr>
        <w:t xml:space="preserve">.xls file </w:t>
      </w:r>
    </w:p>
    <w:p w:rsidR="00226ED5" w:rsidRPr="00EB3732" w:rsidRDefault="00226ED5" w:rsidP="00004F9B">
      <w:pPr>
        <w:pStyle w:val="ListParagraph"/>
        <w:numPr>
          <w:ilvl w:val="0"/>
          <w:numId w:val="4"/>
        </w:numPr>
        <w:ind w:left="1276" w:hanging="425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Prepare the </w:t>
      </w:r>
      <w:r w:rsidRPr="00EB3732">
        <w:rPr>
          <w:rFonts w:ascii="Tahoma" w:hAnsi="Tahoma" w:cs="Tahoma"/>
          <w:b/>
          <w:lang w:val="en-GB"/>
        </w:rPr>
        <w:t>Final.xls\.</w:t>
      </w:r>
      <w:proofErr w:type="spellStart"/>
      <w:r w:rsidRPr="00EB3732">
        <w:rPr>
          <w:rFonts w:ascii="Tahoma" w:hAnsi="Tahoma" w:cs="Tahoma"/>
          <w:lang w:val="en-GB"/>
        </w:rPr>
        <w:t>xls</w:t>
      </w:r>
      <w:proofErr w:type="spellEnd"/>
      <w:r w:rsidRPr="00EB3732">
        <w:rPr>
          <w:rFonts w:ascii="Tahoma" w:hAnsi="Tahoma" w:cs="Tahoma"/>
          <w:lang w:val="en-GB"/>
        </w:rPr>
        <w:t xml:space="preserve"> files</w:t>
      </w:r>
    </w:p>
    <w:p w:rsidR="00226ED5" w:rsidRPr="00EB3732" w:rsidRDefault="00226ED5" w:rsidP="00004F9B">
      <w:pPr>
        <w:pStyle w:val="ListParagraph"/>
        <w:numPr>
          <w:ilvl w:val="0"/>
          <w:numId w:val="4"/>
        </w:numPr>
        <w:ind w:left="1276" w:hanging="425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Open an </w:t>
      </w:r>
      <w:proofErr w:type="spellStart"/>
      <w:r w:rsidRPr="00EB3732">
        <w:rPr>
          <w:rFonts w:ascii="Tahoma" w:hAnsi="Tahoma" w:cs="Tahoma"/>
          <w:lang w:val="en-GB"/>
        </w:rPr>
        <w:t>ExternalTables</w:t>
      </w:r>
      <w:proofErr w:type="spellEnd"/>
      <w:r w:rsidRPr="00EB3732">
        <w:rPr>
          <w:rFonts w:ascii="Tahoma" w:hAnsi="Tahoma" w:cs="Tahoma"/>
          <w:lang w:val="en-GB"/>
        </w:rPr>
        <w:t xml:space="preserve"> of </w:t>
      </w:r>
      <w:r w:rsidR="00B21F33" w:rsidRPr="00EB3732">
        <w:rPr>
          <w:rFonts w:ascii="Tahoma" w:hAnsi="Tahoma" w:cs="Tahoma"/>
          <w:lang w:val="en-GB"/>
        </w:rPr>
        <w:t>the same p</w:t>
      </w:r>
      <w:r w:rsidRPr="00EB3732">
        <w:rPr>
          <w:rFonts w:ascii="Tahoma" w:hAnsi="Tahoma" w:cs="Tahoma"/>
          <w:lang w:val="en-GB"/>
        </w:rPr>
        <w:t>roject which is recent (and close)</w:t>
      </w:r>
      <w:r w:rsidR="00B21F33" w:rsidRPr="00EB3732">
        <w:rPr>
          <w:rFonts w:ascii="Tahoma" w:hAnsi="Tahoma" w:cs="Tahoma"/>
          <w:lang w:val="en-GB"/>
        </w:rPr>
        <w:t xml:space="preserve"> OR if it is a new project, open the temporary ExternalTable</w:t>
      </w:r>
      <w:r w:rsidR="002A77BA" w:rsidRPr="00EB3732">
        <w:rPr>
          <w:rFonts w:ascii="Tahoma" w:hAnsi="Tahoma" w:cs="Tahoma"/>
          <w:lang w:val="en-GB"/>
        </w:rPr>
        <w:t>s</w:t>
      </w:r>
      <w:r w:rsidR="00B21F33" w:rsidRPr="00EB3732">
        <w:rPr>
          <w:rFonts w:ascii="Tahoma" w:hAnsi="Tahoma" w:cs="Tahoma"/>
          <w:lang w:val="en-GB"/>
        </w:rPr>
        <w:t>.xls file</w:t>
      </w:r>
    </w:p>
    <w:p w:rsidR="00226ED5" w:rsidRPr="00EB3732" w:rsidRDefault="00B21F33" w:rsidP="00004F9B">
      <w:pPr>
        <w:pStyle w:val="ListParagraph"/>
        <w:numPr>
          <w:ilvl w:val="0"/>
          <w:numId w:val="4"/>
        </w:numPr>
        <w:ind w:left="1276" w:hanging="425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Update the </w:t>
      </w:r>
      <w:proofErr w:type="spellStart"/>
      <w:r w:rsidRPr="00EB3732">
        <w:rPr>
          <w:rFonts w:ascii="Tahoma" w:hAnsi="Tahoma" w:cs="Tahoma"/>
          <w:lang w:val="en-GB"/>
        </w:rPr>
        <w:t>ExternalTable</w:t>
      </w:r>
      <w:r w:rsidR="002A77BA" w:rsidRPr="00EB3732">
        <w:rPr>
          <w:rFonts w:ascii="Tahoma" w:hAnsi="Tahoma" w:cs="Tahoma"/>
          <w:lang w:val="en-GB"/>
        </w:rPr>
        <w:t>s</w:t>
      </w:r>
      <w:proofErr w:type="spellEnd"/>
      <w:r w:rsidRPr="00EB3732">
        <w:rPr>
          <w:rFonts w:ascii="Tahoma" w:hAnsi="Tahoma" w:cs="Tahoma"/>
          <w:lang w:val="en-GB"/>
        </w:rPr>
        <w:t xml:space="preserve"> </w:t>
      </w:r>
      <w:r w:rsidR="00226ED5" w:rsidRPr="00EB3732">
        <w:rPr>
          <w:rFonts w:ascii="Tahoma" w:hAnsi="Tahoma" w:cs="Tahoma"/>
          <w:lang w:val="en-GB"/>
        </w:rPr>
        <w:t>(</w:t>
      </w:r>
      <w:r w:rsidR="00226ED5" w:rsidRPr="00EB3732">
        <w:rPr>
          <w:rFonts w:ascii="Tahoma" w:hAnsi="Tahoma" w:cs="Tahoma"/>
          <w:highlight w:val="yellow"/>
          <w:lang w:val="en-GB"/>
        </w:rPr>
        <w:t>see section dedicated to explain in details</w:t>
      </w:r>
      <w:r w:rsidR="00226ED5" w:rsidRPr="00EB3732">
        <w:rPr>
          <w:rFonts w:ascii="Tahoma" w:hAnsi="Tahoma" w:cs="Tahoma"/>
          <w:lang w:val="en-GB"/>
        </w:rPr>
        <w:t>)</w:t>
      </w:r>
    </w:p>
    <w:p w:rsidR="00226ED5" w:rsidRPr="00EB3732" w:rsidRDefault="00B21F33" w:rsidP="00004F9B">
      <w:pPr>
        <w:pStyle w:val="ListParagraph"/>
        <w:numPr>
          <w:ilvl w:val="0"/>
          <w:numId w:val="4"/>
        </w:numPr>
        <w:ind w:left="1276" w:hanging="425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Using Migration application, import the updated </w:t>
      </w:r>
      <w:proofErr w:type="spellStart"/>
      <w:r w:rsidRPr="00EB3732">
        <w:rPr>
          <w:rFonts w:ascii="Tahoma" w:hAnsi="Tahoma" w:cs="Tahoma"/>
          <w:lang w:val="en-GB"/>
        </w:rPr>
        <w:t>ExternalTables</w:t>
      </w:r>
      <w:proofErr w:type="spellEnd"/>
      <w:r w:rsidRPr="00EB3732">
        <w:rPr>
          <w:rFonts w:ascii="Tahoma" w:hAnsi="Tahoma" w:cs="Tahoma"/>
          <w:lang w:val="en-GB"/>
        </w:rPr>
        <w:t xml:space="preserve"> and prepare the GloboDiet database in SQL format (</w:t>
      </w:r>
      <w:proofErr w:type="spellStart"/>
      <w:r w:rsidR="004538EC" w:rsidRPr="00EB3732">
        <w:rPr>
          <w:rFonts w:ascii="Tahoma" w:hAnsi="Tahoma" w:cs="Tahoma"/>
          <w:lang w:val="en-GB"/>
        </w:rPr>
        <w:t>bak</w:t>
      </w:r>
      <w:proofErr w:type="spellEnd"/>
      <w:r w:rsidR="004538EC" w:rsidRPr="00EB3732">
        <w:rPr>
          <w:rFonts w:ascii="Tahoma" w:hAnsi="Tahoma" w:cs="Tahoma"/>
          <w:lang w:val="en-GB"/>
        </w:rPr>
        <w:t>-file)</w:t>
      </w:r>
      <w:r w:rsidRPr="00EB3732">
        <w:rPr>
          <w:rFonts w:ascii="Tahoma" w:hAnsi="Tahoma" w:cs="Tahoma"/>
          <w:lang w:val="en-GB"/>
        </w:rPr>
        <w:t xml:space="preserve"> </w:t>
      </w:r>
    </w:p>
    <w:p w:rsidR="00B21F33" w:rsidRPr="00EB3732" w:rsidRDefault="00B21F33" w:rsidP="00004F9B">
      <w:pPr>
        <w:pStyle w:val="ListParagraph"/>
        <w:numPr>
          <w:ilvl w:val="0"/>
          <w:numId w:val="4"/>
        </w:numPr>
        <w:ind w:left="1276" w:hanging="425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Run some checks on the generated GloboDiet </w:t>
      </w:r>
      <w:proofErr w:type="spellStart"/>
      <w:r w:rsidRPr="00EB3732">
        <w:rPr>
          <w:rFonts w:ascii="Tahoma" w:hAnsi="Tahoma" w:cs="Tahoma"/>
          <w:lang w:val="en-GB"/>
        </w:rPr>
        <w:t>bak</w:t>
      </w:r>
      <w:proofErr w:type="spellEnd"/>
      <w:r w:rsidRPr="00EB3732">
        <w:rPr>
          <w:rFonts w:ascii="Tahoma" w:hAnsi="Tahoma" w:cs="Tahoma"/>
          <w:lang w:val="en-GB"/>
        </w:rPr>
        <w:t>-file</w:t>
      </w:r>
      <w:r w:rsidR="004538EC" w:rsidRPr="00EB3732">
        <w:rPr>
          <w:rFonts w:ascii="Tahoma" w:hAnsi="Tahoma" w:cs="Tahoma"/>
          <w:lang w:val="en-GB"/>
        </w:rPr>
        <w:t xml:space="preserve"> (SQL checks done by Corinne)</w:t>
      </w:r>
    </w:p>
    <w:p w:rsidR="00B21F33" w:rsidRPr="00EB3732" w:rsidRDefault="00B21F33" w:rsidP="00B21F33">
      <w:pPr>
        <w:ind w:left="916"/>
        <w:rPr>
          <w:rFonts w:ascii="Tahoma" w:hAnsi="Tahoma" w:cs="Tahoma"/>
          <w:lang w:val="en-GB"/>
        </w:rPr>
      </w:pPr>
    </w:p>
    <w:p w:rsidR="00226ED5" w:rsidRPr="00EB3732" w:rsidRDefault="00226ED5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>Case B: language with special characters</w:t>
      </w:r>
    </w:p>
    <w:p w:rsidR="004538EC" w:rsidRPr="00EB3732" w:rsidRDefault="004538EC" w:rsidP="00B21F33">
      <w:pPr>
        <w:ind w:left="360"/>
        <w:rPr>
          <w:rFonts w:ascii="Tahoma" w:hAnsi="Tahoma" w:cs="Tahoma"/>
          <w:lang w:val="en-GB"/>
        </w:rPr>
      </w:pPr>
    </w:p>
    <w:p w:rsidR="00226ED5" w:rsidRPr="00EB3732" w:rsidRDefault="00226ED5" w:rsidP="002A77BA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Same as above </w:t>
      </w:r>
      <w:r w:rsidRPr="00EB3732">
        <w:rPr>
          <w:rFonts w:ascii="Tahoma" w:hAnsi="Tahoma" w:cs="Tahoma"/>
          <w:b/>
          <w:lang w:val="en-GB"/>
        </w:rPr>
        <w:t>except</w:t>
      </w:r>
      <w:r w:rsidR="004538EC" w:rsidRPr="00EB3732">
        <w:rPr>
          <w:rFonts w:ascii="Tahoma" w:hAnsi="Tahoma" w:cs="Tahoma"/>
          <w:b/>
          <w:lang w:val="en-GB"/>
        </w:rPr>
        <w:t xml:space="preserve"> for</w:t>
      </w:r>
      <w:r w:rsidR="002A77BA" w:rsidRPr="00EB3732">
        <w:rPr>
          <w:rFonts w:ascii="Tahoma" w:hAnsi="Tahoma" w:cs="Tahoma"/>
          <w:b/>
          <w:lang w:val="en-GB"/>
        </w:rPr>
        <w:t xml:space="preserve"> point </w:t>
      </w:r>
      <w:r w:rsidRPr="00EB3732">
        <w:rPr>
          <w:rFonts w:ascii="Tahoma" w:hAnsi="Tahoma" w:cs="Tahoma"/>
          <w:b/>
          <w:lang w:val="en-GB"/>
        </w:rPr>
        <w:t>3-</w:t>
      </w:r>
      <w:r w:rsidRPr="00EB3732">
        <w:rPr>
          <w:rFonts w:ascii="Tahoma" w:hAnsi="Tahoma" w:cs="Tahoma"/>
          <w:lang w:val="en-GB"/>
        </w:rPr>
        <w:t xml:space="preserve"> Have some files and additional saved under Final\.doc or .txt UNICODE format</w:t>
      </w:r>
    </w:p>
    <w:p w:rsidR="00226ED5" w:rsidRPr="00EB3732" w:rsidRDefault="00226ED5" w:rsidP="00004F9B">
      <w:pPr>
        <w:pStyle w:val="ListParagraph"/>
        <w:numPr>
          <w:ilvl w:val="1"/>
          <w:numId w:val="5"/>
        </w:numPr>
        <w:ind w:left="1701" w:hanging="425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Setting files: CHECKLIST, FCO, SPECDAY, SPECDIET, POC, DAYWEEK, MONTHS, PROBING</w:t>
      </w:r>
    </w:p>
    <w:p w:rsidR="00226ED5" w:rsidRPr="00EB3732" w:rsidRDefault="00226ED5" w:rsidP="00004F9B">
      <w:pPr>
        <w:pStyle w:val="ListParagraph"/>
        <w:numPr>
          <w:ilvl w:val="1"/>
          <w:numId w:val="5"/>
        </w:numPr>
        <w:ind w:left="1701" w:hanging="425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Common files: FDCLASS, RCPCLASS, FADECODE, RCPFADECODE (or </w:t>
      </w:r>
      <w:proofErr w:type="spellStart"/>
      <w:r w:rsidRPr="00EB3732">
        <w:rPr>
          <w:rFonts w:ascii="Tahoma" w:hAnsi="Tahoma" w:cs="Tahoma"/>
          <w:lang w:val="en-GB"/>
        </w:rPr>
        <w:t>xls</w:t>
      </w:r>
      <w:proofErr w:type="spellEnd"/>
      <w:r w:rsidRPr="00EB3732">
        <w:rPr>
          <w:rFonts w:ascii="Tahoma" w:hAnsi="Tahoma" w:cs="Tahoma"/>
          <w:lang w:val="en-GB"/>
        </w:rPr>
        <w:t xml:space="preserve">), FDQMDETAIL, RCPQMDETAIL, HHM (or </w:t>
      </w:r>
      <w:proofErr w:type="spellStart"/>
      <w:r w:rsidRPr="00EB3732">
        <w:rPr>
          <w:rFonts w:ascii="Tahoma" w:hAnsi="Tahoma" w:cs="Tahoma"/>
          <w:lang w:val="en-GB"/>
        </w:rPr>
        <w:t>xls</w:t>
      </w:r>
      <w:proofErr w:type="spellEnd"/>
      <w:r w:rsidRPr="00EB3732">
        <w:rPr>
          <w:rFonts w:ascii="Tahoma" w:hAnsi="Tahoma" w:cs="Tahoma"/>
          <w:lang w:val="en-GB"/>
        </w:rPr>
        <w:t>)</w:t>
      </w:r>
    </w:p>
    <w:p w:rsidR="00226ED5" w:rsidRPr="00EB3732" w:rsidRDefault="00226ED5" w:rsidP="00004F9B">
      <w:pPr>
        <w:pStyle w:val="ListParagraph"/>
        <w:numPr>
          <w:ilvl w:val="1"/>
          <w:numId w:val="5"/>
        </w:numPr>
        <w:ind w:left="1701" w:hanging="425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FDLIST or </w:t>
      </w:r>
      <w:proofErr w:type="spellStart"/>
      <w:r w:rsidRPr="00EB3732">
        <w:rPr>
          <w:rFonts w:ascii="Tahoma" w:hAnsi="Tahoma" w:cs="Tahoma"/>
          <w:lang w:val="en-GB"/>
        </w:rPr>
        <w:t>FDLIST_complete</w:t>
      </w:r>
      <w:proofErr w:type="spellEnd"/>
      <w:r w:rsidRPr="00EB3732">
        <w:rPr>
          <w:rFonts w:ascii="Tahoma" w:hAnsi="Tahoma" w:cs="Tahoma"/>
          <w:lang w:val="en-GB"/>
        </w:rPr>
        <w:t xml:space="preserve"> names</w:t>
      </w:r>
    </w:p>
    <w:p w:rsidR="00226ED5" w:rsidRPr="00EB3732" w:rsidRDefault="00226ED5" w:rsidP="00004F9B">
      <w:pPr>
        <w:pStyle w:val="ListParagraph"/>
        <w:numPr>
          <w:ilvl w:val="1"/>
          <w:numId w:val="5"/>
        </w:numPr>
        <w:ind w:left="1701" w:hanging="425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SHADOWLIST</w:t>
      </w:r>
    </w:p>
    <w:p w:rsidR="00226ED5" w:rsidRPr="00EB3732" w:rsidRDefault="00226ED5" w:rsidP="00004F9B">
      <w:pPr>
        <w:pStyle w:val="ListParagraph"/>
        <w:numPr>
          <w:ilvl w:val="1"/>
          <w:numId w:val="5"/>
        </w:numPr>
        <w:ind w:left="1701" w:hanging="425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BRANDNAME</w:t>
      </w:r>
    </w:p>
    <w:p w:rsidR="00226ED5" w:rsidRPr="00EB3732" w:rsidRDefault="00226ED5" w:rsidP="00004F9B">
      <w:pPr>
        <w:pStyle w:val="ListParagraph"/>
        <w:numPr>
          <w:ilvl w:val="1"/>
          <w:numId w:val="5"/>
        </w:numPr>
        <w:ind w:left="1701" w:hanging="425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FDSTD</w:t>
      </w:r>
    </w:p>
    <w:p w:rsidR="00226ED5" w:rsidRPr="00EB3732" w:rsidRDefault="00226ED5" w:rsidP="00004F9B">
      <w:pPr>
        <w:pStyle w:val="ListParagraph"/>
        <w:numPr>
          <w:ilvl w:val="1"/>
          <w:numId w:val="5"/>
        </w:numPr>
        <w:ind w:left="1701" w:hanging="425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FDMAX_with</w:t>
      </w:r>
      <w:proofErr w:type="spellEnd"/>
      <w:r w:rsidRPr="00EB3732">
        <w:rPr>
          <w:rFonts w:ascii="Tahoma" w:hAnsi="Tahoma" w:cs="Tahoma"/>
          <w:lang w:val="en-GB"/>
        </w:rPr>
        <w:t xml:space="preserve"> </w:t>
      </w:r>
      <w:proofErr w:type="spellStart"/>
      <w:r w:rsidRPr="00EB3732">
        <w:rPr>
          <w:rFonts w:ascii="Tahoma" w:hAnsi="Tahoma" w:cs="Tahoma"/>
          <w:lang w:val="en-GB"/>
        </w:rPr>
        <w:t>facetstring</w:t>
      </w:r>
      <w:proofErr w:type="spellEnd"/>
    </w:p>
    <w:p w:rsidR="00226ED5" w:rsidRPr="00EB3732" w:rsidRDefault="00226ED5" w:rsidP="00004F9B">
      <w:pPr>
        <w:pStyle w:val="ListParagraph"/>
        <w:numPr>
          <w:ilvl w:val="1"/>
          <w:numId w:val="5"/>
        </w:numPr>
        <w:ind w:left="1701" w:hanging="425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EDIB_with</w:t>
      </w:r>
      <w:proofErr w:type="spellEnd"/>
      <w:r w:rsidRPr="00EB3732">
        <w:rPr>
          <w:rFonts w:ascii="Tahoma" w:hAnsi="Tahoma" w:cs="Tahoma"/>
          <w:lang w:val="en-GB"/>
        </w:rPr>
        <w:t xml:space="preserve"> </w:t>
      </w:r>
      <w:proofErr w:type="spellStart"/>
      <w:r w:rsidRPr="00EB3732">
        <w:rPr>
          <w:rFonts w:ascii="Tahoma" w:hAnsi="Tahoma" w:cs="Tahoma"/>
          <w:lang w:val="en-GB"/>
        </w:rPr>
        <w:t>facetstring</w:t>
      </w:r>
      <w:proofErr w:type="spellEnd"/>
    </w:p>
    <w:p w:rsidR="00226ED5" w:rsidRPr="00EB3732" w:rsidRDefault="00226ED5" w:rsidP="00004F9B">
      <w:pPr>
        <w:pStyle w:val="ListParagraph"/>
        <w:numPr>
          <w:ilvl w:val="1"/>
          <w:numId w:val="5"/>
        </w:numPr>
        <w:ind w:left="1701" w:hanging="425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FDQUANT_withshapes</w:t>
      </w:r>
      <w:proofErr w:type="spellEnd"/>
    </w:p>
    <w:p w:rsidR="00226ED5" w:rsidRPr="00EB3732" w:rsidRDefault="00226ED5" w:rsidP="00004F9B">
      <w:pPr>
        <w:pStyle w:val="ListParagraph"/>
        <w:numPr>
          <w:ilvl w:val="1"/>
          <w:numId w:val="5"/>
        </w:numPr>
        <w:ind w:left="1701" w:hanging="425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PCTFSS_special</w:t>
      </w:r>
      <w:proofErr w:type="spellEnd"/>
      <w:r w:rsidRPr="00EB3732">
        <w:rPr>
          <w:rFonts w:ascii="Tahoma" w:hAnsi="Tahoma" w:cs="Tahoma"/>
          <w:lang w:val="en-GB"/>
        </w:rPr>
        <w:t xml:space="preserve"> rules</w:t>
      </w:r>
    </w:p>
    <w:p w:rsidR="00226ED5" w:rsidRPr="00EB3732" w:rsidRDefault="00226ED5" w:rsidP="00004F9B">
      <w:pPr>
        <w:pStyle w:val="ListParagraph"/>
        <w:numPr>
          <w:ilvl w:val="1"/>
          <w:numId w:val="5"/>
        </w:numPr>
        <w:ind w:left="1701" w:hanging="425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RCPSTDU</w:t>
      </w:r>
    </w:p>
    <w:p w:rsidR="004538EC" w:rsidRPr="00EB3732" w:rsidRDefault="004538EC" w:rsidP="004538EC">
      <w:pPr>
        <w:ind w:left="1276"/>
        <w:rPr>
          <w:rFonts w:ascii="Tahoma" w:hAnsi="Tahoma" w:cs="Tahoma"/>
          <w:lang w:val="en-GB"/>
        </w:rPr>
      </w:pPr>
    </w:p>
    <w:p w:rsidR="00226ED5" w:rsidRPr="00EB3732" w:rsidRDefault="00226ED5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>Case C: several languages</w:t>
      </w:r>
    </w:p>
    <w:p w:rsidR="00226ED5" w:rsidRPr="00EB3732" w:rsidRDefault="00226ED5" w:rsidP="004538EC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An </w:t>
      </w:r>
      <w:proofErr w:type="spellStart"/>
      <w:r w:rsidRPr="00EB3732">
        <w:rPr>
          <w:rFonts w:ascii="Tahoma" w:hAnsi="Tahoma" w:cs="Tahoma"/>
          <w:lang w:val="en-GB"/>
        </w:rPr>
        <w:t>ExternalTables</w:t>
      </w:r>
      <w:proofErr w:type="spellEnd"/>
      <w:r w:rsidRPr="00EB3732">
        <w:rPr>
          <w:rFonts w:ascii="Tahoma" w:hAnsi="Tahoma" w:cs="Tahoma"/>
          <w:lang w:val="en-GB"/>
        </w:rPr>
        <w:t xml:space="preserve"> file has to be created per language.</w:t>
      </w:r>
    </w:p>
    <w:p w:rsidR="00226ED5" w:rsidRPr="00EB3732" w:rsidRDefault="00226ED5" w:rsidP="00B21F33">
      <w:pPr>
        <w:pStyle w:val="ListParagraph"/>
        <w:ind w:left="567"/>
        <w:rPr>
          <w:rFonts w:ascii="Tahoma" w:hAnsi="Tahoma" w:cs="Tahoma"/>
          <w:lang w:val="en-GB"/>
        </w:rPr>
      </w:pPr>
    </w:p>
    <w:p w:rsidR="00035E59" w:rsidRPr="00EB3732" w:rsidRDefault="00035E59" w:rsidP="00004F9B">
      <w:pPr>
        <w:pStyle w:val="ListParagraph"/>
        <w:numPr>
          <w:ilvl w:val="1"/>
          <w:numId w:val="2"/>
        </w:numPr>
        <w:ind w:left="567" w:hanging="567"/>
        <w:rPr>
          <w:rFonts w:ascii="Tahoma" w:hAnsi="Tahoma" w:cs="Tahoma"/>
          <w:b/>
          <w:sz w:val="24"/>
          <w:szCs w:val="24"/>
          <w:lang w:val="en-GB"/>
        </w:rPr>
      </w:pPr>
      <w:r w:rsidRPr="00EB3732">
        <w:rPr>
          <w:rFonts w:ascii="Tahoma" w:hAnsi="Tahoma" w:cs="Tahoma"/>
          <w:b/>
          <w:lang w:val="en-GB"/>
        </w:rPr>
        <w:t>Check that all the needed end-files are available in your PC folder</w:t>
      </w:r>
    </w:p>
    <w:p w:rsidR="00D30B59" w:rsidRPr="00EB3732" w:rsidRDefault="00D30B59" w:rsidP="00D30B59">
      <w:pPr>
        <w:pStyle w:val="ListParagraph"/>
        <w:ind w:left="851"/>
        <w:rPr>
          <w:rFonts w:ascii="Tahoma" w:hAnsi="Tahoma" w:cs="Tahoma"/>
          <w:lang w:val="en-GB"/>
        </w:rPr>
      </w:pPr>
    </w:p>
    <w:p w:rsidR="0054246C" w:rsidRPr="00EB3732" w:rsidRDefault="00035E59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List of mandatory end-files in </w:t>
      </w:r>
      <w:r w:rsidR="00921673" w:rsidRPr="00EB3732">
        <w:rPr>
          <w:rFonts w:ascii="Tahoma" w:hAnsi="Tahoma" w:cs="Tahoma"/>
          <w:lang w:val="en-GB"/>
        </w:rPr>
        <w:t>Alphabetical order</w:t>
      </w:r>
      <w:r w:rsidR="00656315" w:rsidRPr="00EB3732">
        <w:rPr>
          <w:rFonts w:ascii="Tahoma" w:hAnsi="Tahoma" w:cs="Tahoma"/>
          <w:lang w:val="en-GB"/>
        </w:rPr>
        <w:t xml:space="preserve"> (1 language in the Country)</w:t>
      </w:r>
      <w:r w:rsidR="00921673" w:rsidRPr="00EB3732">
        <w:rPr>
          <w:rFonts w:ascii="Tahoma" w:hAnsi="Tahoma" w:cs="Tahoma"/>
          <w:lang w:val="en-GB"/>
        </w:rPr>
        <w:t>:</w:t>
      </w:r>
    </w:p>
    <w:p w:rsidR="00921673" w:rsidRPr="00EB3732" w:rsidRDefault="00921673" w:rsidP="00921673">
      <w:pPr>
        <w:pStyle w:val="ListParagraph"/>
        <w:ind w:left="851"/>
        <w:rPr>
          <w:rFonts w:ascii="Tahoma" w:hAnsi="Tahoma" w:cs="Tahoma"/>
          <w:lang w:val="en-GB"/>
        </w:rPr>
      </w:pPr>
    </w:p>
    <w:p w:rsidR="00921673" w:rsidRPr="00EB3732" w:rsidRDefault="00921673" w:rsidP="00921673">
      <w:pPr>
        <w:rPr>
          <w:rFonts w:ascii="Tahoma" w:eastAsia="Times New Roman" w:hAnsi="Tahoma" w:cs="Tahoma"/>
          <w:bCs/>
          <w:color w:val="000000"/>
          <w:lang w:val="en-GB"/>
        </w:rPr>
        <w:sectPr w:rsidR="00921673" w:rsidRPr="00EB3732" w:rsidSect="008B1F11">
          <w:type w:val="continuous"/>
          <w:pgSz w:w="11907" w:h="16840" w:code="9"/>
          <w:pgMar w:top="1418" w:right="1418" w:bottom="1418" w:left="1418" w:header="680" w:footer="680" w:gutter="0"/>
          <w:cols w:space="708"/>
          <w:docGrid w:linePitch="360"/>
        </w:sectPr>
      </w:pPr>
    </w:p>
    <w:p w:rsidR="00921673" w:rsidRPr="00EB3732" w:rsidRDefault="00921673" w:rsidP="00921673">
      <w:pPr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BRANDNAME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921673">
      <w:pPr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CHECKLIST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921673">
      <w:pPr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COMPRCP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  <w:r w:rsidRPr="00EB3732">
        <w:rPr>
          <w:rFonts w:ascii="Tahoma" w:eastAsia="Times New Roman" w:hAnsi="Tahoma" w:cs="Tahoma"/>
          <w:bCs/>
          <w:color w:val="000000"/>
          <w:lang w:val="en-GB"/>
        </w:rPr>
        <w:t xml:space="preserve"> (*)</w:t>
      </w:r>
    </w:p>
    <w:p w:rsidR="00921673" w:rsidRPr="00EB3732" w:rsidRDefault="00921673" w:rsidP="00921673">
      <w:pPr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DAYOWEEK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921673">
      <w:pPr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DENSITY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921673">
      <w:pPr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EDIB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921673">
      <w:pPr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FACETRUL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921673">
      <w:pPr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FADEBYGROUP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921673">
      <w:pPr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FADECODE_EN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921673">
      <w:pPr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FADECODE_</w:t>
      </w:r>
      <w:r w:rsidRPr="00EB3732">
        <w:rPr>
          <w:rFonts w:ascii="Tahoma" w:eastAsia="Times New Roman" w:hAnsi="Tahoma" w:cs="Tahoma"/>
          <w:bCs/>
          <w:i/>
          <w:color w:val="000000"/>
          <w:lang w:val="en-GB"/>
        </w:rPr>
        <w:t>cty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921673">
      <w:pPr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FCO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921673">
      <w:pPr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FDCLASS_EN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921673">
      <w:pPr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FDCLASS_</w:t>
      </w:r>
      <w:r w:rsidRPr="00EB3732">
        <w:rPr>
          <w:rFonts w:ascii="Tahoma" w:eastAsia="Times New Roman" w:hAnsi="Tahoma" w:cs="Tahoma"/>
          <w:bCs/>
          <w:i/>
          <w:color w:val="000000"/>
          <w:lang w:val="en-GB"/>
        </w:rPr>
        <w:t>cty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921673">
      <w:pPr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FDFACET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921673">
      <w:pPr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FDLIST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921673">
      <w:pPr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FDMAX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921673">
      <w:pPr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FDPROBING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1578D5">
      <w:pPr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FDQMDETAIL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142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FDQUANT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142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FDSTD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142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FDTABLE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142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HHM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093D3F" w:rsidRDefault="00093D3F" w:rsidP="00B12367">
      <w:pPr>
        <w:ind w:left="142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1578D5">
        <w:rPr>
          <w:rFonts w:ascii="Tahoma" w:eastAsia="Times New Roman" w:hAnsi="Tahoma" w:cs="Tahoma"/>
          <w:bCs/>
          <w:color w:val="000000"/>
          <w:highlight w:val="cyan"/>
          <w:lang w:val="en-GB"/>
        </w:rPr>
        <w:t>M_SHAPES.end</w:t>
      </w:r>
      <w:proofErr w:type="spellEnd"/>
    </w:p>
    <w:p w:rsidR="00921673" w:rsidRPr="00EB3732" w:rsidRDefault="00921673" w:rsidP="00B12367">
      <w:pPr>
        <w:ind w:left="142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MIXEDREC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142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MONTHS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142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PCTFAT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142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PCTFATLEFT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142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PCTFSS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142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PHOTO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142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POC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142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PROBING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142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RAWCOOK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142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RCPBRAND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142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RCPCLASS_EN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142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RCPCLASS_</w:t>
      </w:r>
      <w:r w:rsidRPr="00EB3732">
        <w:rPr>
          <w:rFonts w:ascii="Tahoma" w:eastAsia="Times New Roman" w:hAnsi="Tahoma" w:cs="Tahoma"/>
          <w:bCs/>
          <w:i/>
          <w:color w:val="000000"/>
          <w:lang w:val="en-GB"/>
        </w:rPr>
        <w:t>cty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1578D5">
      <w:pPr>
        <w:ind w:left="142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RCPDENSITY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284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RCPFACET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284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RCPFACETRUL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284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RCPFADEBYGROUP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284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RCPFADECODE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284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RCPFADECODE_EN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284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RCPFADECODE_</w:t>
      </w:r>
      <w:r w:rsidRPr="00EB3732">
        <w:rPr>
          <w:rFonts w:ascii="Tahoma" w:eastAsia="Times New Roman" w:hAnsi="Tahoma" w:cs="Tahoma"/>
          <w:bCs/>
          <w:i/>
          <w:color w:val="000000"/>
          <w:lang w:val="en-GB"/>
        </w:rPr>
        <w:t>cty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284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RCPMAX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284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RCPPCTFSS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284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RCPPROBING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284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RCPQMDETAIL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284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RCPQUANT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284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RCPSTDU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284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SHADOWLIST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284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SPECDAY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284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SPECDIET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284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VITAMINS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921673">
      <w:pPr>
        <w:pStyle w:val="ListParagraph"/>
        <w:ind w:left="0"/>
        <w:rPr>
          <w:rFonts w:ascii="Tahoma" w:hAnsi="Tahoma" w:cs="Tahoma"/>
          <w:lang w:val="en-GB"/>
        </w:rPr>
        <w:sectPr w:rsidR="00921673" w:rsidRPr="00EB3732" w:rsidSect="00921673">
          <w:type w:val="continuous"/>
          <w:pgSz w:w="11907" w:h="16840" w:code="9"/>
          <w:pgMar w:top="1418" w:right="1418" w:bottom="1418" w:left="1985" w:header="680" w:footer="680" w:gutter="0"/>
          <w:cols w:num="3" w:space="4"/>
          <w:docGrid w:linePitch="360"/>
        </w:sectPr>
      </w:pPr>
    </w:p>
    <w:p w:rsidR="00921673" w:rsidRPr="00EB3732" w:rsidRDefault="00921673" w:rsidP="00921673">
      <w:pPr>
        <w:pStyle w:val="ListParagraph"/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(*) empty file generally</w:t>
      </w:r>
    </w:p>
    <w:p w:rsidR="00921673" w:rsidRPr="00EB3732" w:rsidRDefault="00921673" w:rsidP="00921673">
      <w:pPr>
        <w:pStyle w:val="ListParagraph"/>
        <w:ind w:left="851"/>
        <w:rPr>
          <w:rFonts w:ascii="Tahoma" w:hAnsi="Tahoma" w:cs="Tahoma"/>
          <w:lang w:val="en-GB"/>
        </w:rPr>
      </w:pPr>
    </w:p>
    <w:p w:rsidR="00656315" w:rsidRPr="00EB3732" w:rsidRDefault="00656315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If several languages are available in the Country (e.g. Belgium, Switzerland), the list is increased with:</w:t>
      </w:r>
    </w:p>
    <w:p w:rsidR="0095420F" w:rsidRPr="00EB3732" w:rsidRDefault="0095420F" w:rsidP="00656315">
      <w:pPr>
        <w:pStyle w:val="ListParagraph"/>
        <w:ind w:left="851"/>
        <w:rPr>
          <w:rFonts w:ascii="Tahoma" w:hAnsi="Tahoma" w:cs="Tahoma"/>
          <w:lang w:val="en-GB"/>
        </w:rPr>
      </w:pPr>
    </w:p>
    <w:p w:rsidR="00B12367" w:rsidRPr="00EB3732" w:rsidRDefault="00B12367" w:rsidP="00B12367">
      <w:pPr>
        <w:pStyle w:val="ListParagraph"/>
        <w:ind w:left="1287"/>
        <w:rPr>
          <w:rFonts w:ascii="Tahoma" w:hAnsi="Tahoma" w:cs="Tahoma"/>
          <w:lang w:val="en-GB"/>
        </w:rPr>
        <w:sectPr w:rsidR="00B12367" w:rsidRPr="00EB3732" w:rsidSect="00CB213A">
          <w:type w:val="continuous"/>
          <w:pgSz w:w="11907" w:h="16840" w:code="9"/>
          <w:pgMar w:top="1418" w:right="1418" w:bottom="1418" w:left="1418" w:header="680" w:footer="680" w:gutter="0"/>
          <w:cols w:space="708"/>
          <w:docGrid w:linePitch="360"/>
        </w:sectPr>
      </w:pPr>
    </w:p>
    <w:p w:rsidR="00B12367" w:rsidRPr="00EB3732" w:rsidRDefault="00B12367" w:rsidP="00B12367">
      <w:pPr>
        <w:pStyle w:val="ListParagraph"/>
        <w:ind w:left="0" w:right="-145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CHECKLIST_</w:t>
      </w:r>
      <w:r w:rsidRPr="00EB3732">
        <w:rPr>
          <w:rFonts w:ascii="Tahoma" w:hAnsi="Tahoma" w:cs="Tahoma"/>
          <w:i/>
          <w:lang w:val="en-GB"/>
        </w:rPr>
        <w:t>cty</w:t>
      </w:r>
      <w:r w:rsidRPr="00EB3732">
        <w:rPr>
          <w:rFonts w:ascii="Tahoma" w:hAnsi="Tahoma" w:cs="Tahoma"/>
          <w:lang w:val="en-GB"/>
        </w:rPr>
        <w:t>.END</w:t>
      </w:r>
      <w:proofErr w:type="spellEnd"/>
    </w:p>
    <w:p w:rsidR="00B12367" w:rsidRPr="00EB3732" w:rsidRDefault="00B12367" w:rsidP="00B12367">
      <w:pPr>
        <w:pStyle w:val="ListParagraph"/>
        <w:ind w:left="0" w:right="-145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DAYOWEEK_</w:t>
      </w:r>
      <w:r w:rsidRPr="00EB3732">
        <w:rPr>
          <w:rFonts w:ascii="Tahoma" w:hAnsi="Tahoma" w:cs="Tahoma"/>
          <w:i/>
          <w:lang w:val="en-GB"/>
        </w:rPr>
        <w:t>cty</w:t>
      </w:r>
      <w:r w:rsidRPr="00EB3732">
        <w:rPr>
          <w:rFonts w:ascii="Tahoma" w:hAnsi="Tahoma" w:cs="Tahoma"/>
          <w:lang w:val="en-GB"/>
        </w:rPr>
        <w:t>.END</w:t>
      </w:r>
      <w:proofErr w:type="spellEnd"/>
    </w:p>
    <w:p w:rsidR="00B12367" w:rsidRPr="00EB3732" w:rsidRDefault="00B12367" w:rsidP="00B12367">
      <w:pPr>
        <w:pStyle w:val="ListParagraph"/>
        <w:ind w:left="0" w:right="-145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FADEBYGROUP_</w:t>
      </w:r>
      <w:r w:rsidRPr="00EB3732">
        <w:rPr>
          <w:rFonts w:ascii="Tahoma" w:hAnsi="Tahoma" w:cs="Tahoma"/>
          <w:i/>
          <w:lang w:val="en-GB"/>
        </w:rPr>
        <w:t>cty</w:t>
      </w:r>
      <w:r w:rsidRPr="00EB3732">
        <w:rPr>
          <w:rFonts w:ascii="Tahoma" w:hAnsi="Tahoma" w:cs="Tahoma"/>
          <w:lang w:val="en-GB"/>
        </w:rPr>
        <w:t>.end</w:t>
      </w:r>
      <w:proofErr w:type="spellEnd"/>
    </w:p>
    <w:p w:rsidR="00B12367" w:rsidRPr="00EB3732" w:rsidRDefault="00B12367" w:rsidP="00B12367">
      <w:pPr>
        <w:pStyle w:val="ListParagraph"/>
        <w:ind w:left="0" w:right="-145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FCO_</w:t>
      </w:r>
      <w:r w:rsidRPr="00EB3732">
        <w:rPr>
          <w:rFonts w:ascii="Tahoma" w:hAnsi="Tahoma" w:cs="Tahoma"/>
          <w:i/>
          <w:lang w:val="en-GB"/>
        </w:rPr>
        <w:t>cty</w:t>
      </w:r>
      <w:r w:rsidRPr="00EB3732">
        <w:rPr>
          <w:rFonts w:ascii="Tahoma" w:hAnsi="Tahoma" w:cs="Tahoma"/>
          <w:lang w:val="en-GB"/>
        </w:rPr>
        <w:t>.END</w:t>
      </w:r>
      <w:proofErr w:type="spellEnd"/>
    </w:p>
    <w:p w:rsidR="00B12367" w:rsidRPr="00EB3732" w:rsidRDefault="00B12367" w:rsidP="00B12367">
      <w:pPr>
        <w:pStyle w:val="ListParagraph"/>
        <w:ind w:left="0" w:right="-145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FDLIST_</w:t>
      </w:r>
      <w:r w:rsidRPr="00EB3732">
        <w:rPr>
          <w:rFonts w:ascii="Tahoma" w:hAnsi="Tahoma" w:cs="Tahoma"/>
          <w:i/>
          <w:lang w:val="en-GB"/>
        </w:rPr>
        <w:t>cty</w:t>
      </w:r>
      <w:r w:rsidRPr="00EB3732">
        <w:rPr>
          <w:rFonts w:ascii="Tahoma" w:hAnsi="Tahoma" w:cs="Tahoma"/>
          <w:lang w:val="en-GB"/>
        </w:rPr>
        <w:t>.end</w:t>
      </w:r>
      <w:proofErr w:type="spellEnd"/>
    </w:p>
    <w:p w:rsidR="00B12367" w:rsidRPr="00EB3732" w:rsidRDefault="00B12367" w:rsidP="00B12367">
      <w:pPr>
        <w:pStyle w:val="ListParagraph"/>
        <w:ind w:left="0" w:right="-145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FDQMDETAIL_</w:t>
      </w:r>
      <w:r w:rsidRPr="00EB3732">
        <w:rPr>
          <w:rFonts w:ascii="Tahoma" w:hAnsi="Tahoma" w:cs="Tahoma"/>
          <w:i/>
          <w:lang w:val="en-GB"/>
        </w:rPr>
        <w:t>cty</w:t>
      </w:r>
      <w:r w:rsidRPr="00EB3732">
        <w:rPr>
          <w:rFonts w:ascii="Tahoma" w:hAnsi="Tahoma" w:cs="Tahoma"/>
          <w:lang w:val="en-GB"/>
        </w:rPr>
        <w:t>.END</w:t>
      </w:r>
      <w:proofErr w:type="spellEnd"/>
    </w:p>
    <w:p w:rsidR="00B12367" w:rsidRPr="00EB3732" w:rsidRDefault="00B12367" w:rsidP="00B12367">
      <w:pPr>
        <w:pStyle w:val="ListParagraph"/>
        <w:ind w:left="0" w:right="-145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FDSTD_</w:t>
      </w:r>
      <w:r w:rsidRPr="00EB3732">
        <w:rPr>
          <w:rFonts w:ascii="Tahoma" w:hAnsi="Tahoma" w:cs="Tahoma"/>
          <w:i/>
          <w:lang w:val="en-GB"/>
        </w:rPr>
        <w:t>cty</w:t>
      </w:r>
      <w:r w:rsidRPr="00EB3732">
        <w:rPr>
          <w:rFonts w:ascii="Tahoma" w:hAnsi="Tahoma" w:cs="Tahoma"/>
          <w:lang w:val="en-GB"/>
        </w:rPr>
        <w:t>.END</w:t>
      </w:r>
      <w:proofErr w:type="spellEnd"/>
    </w:p>
    <w:p w:rsidR="00B12367" w:rsidRPr="00EB3732" w:rsidRDefault="00B12367" w:rsidP="00B12367">
      <w:pPr>
        <w:pStyle w:val="ListParagraph"/>
        <w:ind w:left="0" w:right="-286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HHM_</w:t>
      </w:r>
      <w:r w:rsidRPr="00EB3732">
        <w:rPr>
          <w:rFonts w:ascii="Tahoma" w:hAnsi="Tahoma" w:cs="Tahoma"/>
          <w:i/>
          <w:lang w:val="en-GB"/>
        </w:rPr>
        <w:t>cty</w:t>
      </w:r>
      <w:r w:rsidRPr="00EB3732">
        <w:rPr>
          <w:rFonts w:ascii="Tahoma" w:hAnsi="Tahoma" w:cs="Tahoma"/>
          <w:lang w:val="en-GB"/>
        </w:rPr>
        <w:t>.END</w:t>
      </w:r>
      <w:proofErr w:type="spellEnd"/>
    </w:p>
    <w:p w:rsidR="00B12367" w:rsidRPr="00EB3732" w:rsidRDefault="001578D5" w:rsidP="00B12367">
      <w:pPr>
        <w:pStyle w:val="ListParagraph"/>
        <w:ind w:left="0" w:right="-286"/>
        <w:rPr>
          <w:rFonts w:ascii="Tahoma" w:hAnsi="Tahoma" w:cs="Tahoma"/>
          <w:lang w:val="en-GB"/>
        </w:rPr>
      </w:pPr>
      <w:proofErr w:type="spellStart"/>
      <w:r w:rsidRPr="001578D5">
        <w:rPr>
          <w:rFonts w:ascii="Tahoma" w:eastAsia="Times New Roman" w:hAnsi="Tahoma" w:cs="Tahoma"/>
          <w:bCs/>
          <w:color w:val="000000"/>
          <w:highlight w:val="cyan"/>
          <w:lang w:val="en-GB"/>
        </w:rPr>
        <w:t>M_SHAPES.end</w:t>
      </w:r>
      <w:proofErr w:type="spellEnd"/>
      <w:r w:rsidRPr="00EB3732">
        <w:rPr>
          <w:rFonts w:ascii="Tahoma" w:hAnsi="Tahoma" w:cs="Tahoma"/>
          <w:lang w:val="en-GB"/>
        </w:rPr>
        <w:t xml:space="preserve"> </w:t>
      </w:r>
      <w:proofErr w:type="spellStart"/>
      <w:r w:rsidR="00B12367" w:rsidRPr="00EB3732">
        <w:rPr>
          <w:rFonts w:ascii="Tahoma" w:hAnsi="Tahoma" w:cs="Tahoma"/>
          <w:lang w:val="en-GB"/>
        </w:rPr>
        <w:t>MIXEDREC_</w:t>
      </w:r>
      <w:r w:rsidR="00B12367" w:rsidRPr="00EB3732">
        <w:rPr>
          <w:rFonts w:ascii="Tahoma" w:hAnsi="Tahoma" w:cs="Tahoma"/>
          <w:i/>
          <w:lang w:val="en-GB"/>
        </w:rPr>
        <w:t>cty</w:t>
      </w:r>
      <w:r w:rsidR="00B12367" w:rsidRPr="00EB3732">
        <w:rPr>
          <w:rFonts w:ascii="Tahoma" w:hAnsi="Tahoma" w:cs="Tahoma"/>
          <w:lang w:val="en-GB"/>
        </w:rPr>
        <w:t>.end</w:t>
      </w:r>
      <w:proofErr w:type="spellEnd"/>
    </w:p>
    <w:p w:rsidR="00B12367" w:rsidRPr="00EB3732" w:rsidRDefault="00B12367" w:rsidP="00B12367">
      <w:pPr>
        <w:pStyle w:val="ListParagraph"/>
        <w:ind w:left="0" w:right="-286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MONTHS_</w:t>
      </w:r>
      <w:r w:rsidRPr="00EB3732">
        <w:rPr>
          <w:rFonts w:ascii="Tahoma" w:hAnsi="Tahoma" w:cs="Tahoma"/>
          <w:i/>
          <w:lang w:val="en-GB"/>
        </w:rPr>
        <w:t>cty</w:t>
      </w:r>
      <w:r w:rsidRPr="00EB3732">
        <w:rPr>
          <w:rFonts w:ascii="Tahoma" w:hAnsi="Tahoma" w:cs="Tahoma"/>
          <w:lang w:val="en-GB"/>
        </w:rPr>
        <w:t>.END</w:t>
      </w:r>
      <w:proofErr w:type="spellEnd"/>
    </w:p>
    <w:p w:rsidR="00B12367" w:rsidRPr="00EB3732" w:rsidRDefault="00B12367" w:rsidP="00B12367">
      <w:pPr>
        <w:pStyle w:val="ListParagraph"/>
        <w:ind w:left="0" w:right="-286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POC_</w:t>
      </w:r>
      <w:r w:rsidRPr="00EB3732">
        <w:rPr>
          <w:rFonts w:ascii="Tahoma" w:hAnsi="Tahoma" w:cs="Tahoma"/>
          <w:i/>
          <w:lang w:val="en-GB"/>
        </w:rPr>
        <w:t>cty</w:t>
      </w:r>
      <w:r w:rsidRPr="00EB3732">
        <w:rPr>
          <w:rFonts w:ascii="Tahoma" w:hAnsi="Tahoma" w:cs="Tahoma"/>
          <w:lang w:val="en-GB"/>
        </w:rPr>
        <w:t>.END</w:t>
      </w:r>
      <w:proofErr w:type="spellEnd"/>
    </w:p>
    <w:p w:rsidR="00B12367" w:rsidRPr="00EB3732" w:rsidRDefault="00B12367" w:rsidP="00B12367">
      <w:pPr>
        <w:pStyle w:val="ListParagraph"/>
        <w:ind w:left="0" w:right="-286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PROBING_</w:t>
      </w:r>
      <w:r w:rsidRPr="00EB3732">
        <w:rPr>
          <w:rFonts w:ascii="Tahoma" w:hAnsi="Tahoma" w:cs="Tahoma"/>
          <w:i/>
          <w:lang w:val="en-GB"/>
        </w:rPr>
        <w:t>cty</w:t>
      </w:r>
      <w:r w:rsidRPr="00EB3732">
        <w:rPr>
          <w:rFonts w:ascii="Tahoma" w:hAnsi="Tahoma" w:cs="Tahoma"/>
          <w:lang w:val="en-GB"/>
        </w:rPr>
        <w:t>.END</w:t>
      </w:r>
      <w:proofErr w:type="spellEnd"/>
    </w:p>
    <w:p w:rsidR="00B12367" w:rsidRPr="00EB3732" w:rsidRDefault="00B12367" w:rsidP="00B12367">
      <w:pPr>
        <w:pStyle w:val="ListParagraph"/>
        <w:ind w:left="0" w:right="-286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RCPFADEBYGROUP_</w:t>
      </w:r>
      <w:r w:rsidRPr="00EB3732">
        <w:rPr>
          <w:rFonts w:ascii="Tahoma" w:hAnsi="Tahoma" w:cs="Tahoma"/>
          <w:i/>
          <w:lang w:val="en-GB"/>
        </w:rPr>
        <w:t>cty</w:t>
      </w:r>
      <w:r w:rsidRPr="00EB3732">
        <w:rPr>
          <w:rFonts w:ascii="Tahoma" w:hAnsi="Tahoma" w:cs="Tahoma"/>
          <w:lang w:val="en-GB"/>
        </w:rPr>
        <w:t>.end</w:t>
      </w:r>
      <w:proofErr w:type="spellEnd"/>
    </w:p>
    <w:p w:rsidR="00B12367" w:rsidRPr="00EB3732" w:rsidRDefault="00B12367" w:rsidP="00B12367">
      <w:pPr>
        <w:pStyle w:val="ListParagraph"/>
        <w:ind w:left="0" w:right="-145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RCPQMDETAIL_</w:t>
      </w:r>
      <w:r w:rsidRPr="00EB3732">
        <w:rPr>
          <w:rFonts w:ascii="Tahoma" w:hAnsi="Tahoma" w:cs="Tahoma"/>
          <w:i/>
          <w:lang w:val="en-GB"/>
        </w:rPr>
        <w:t>cty</w:t>
      </w:r>
      <w:r w:rsidRPr="00EB3732">
        <w:rPr>
          <w:rFonts w:ascii="Tahoma" w:hAnsi="Tahoma" w:cs="Tahoma"/>
          <w:lang w:val="en-GB"/>
        </w:rPr>
        <w:t>.end</w:t>
      </w:r>
      <w:proofErr w:type="spellEnd"/>
    </w:p>
    <w:p w:rsidR="00B12367" w:rsidRPr="00EB3732" w:rsidRDefault="00B12367" w:rsidP="00B12367">
      <w:pPr>
        <w:pStyle w:val="ListParagraph"/>
        <w:ind w:left="0" w:right="-145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RCPSTDU_</w:t>
      </w:r>
      <w:r w:rsidRPr="00EB3732">
        <w:rPr>
          <w:rFonts w:ascii="Tahoma" w:hAnsi="Tahoma" w:cs="Tahoma"/>
          <w:i/>
          <w:lang w:val="en-GB"/>
        </w:rPr>
        <w:t>cty</w:t>
      </w:r>
      <w:r w:rsidRPr="00EB3732">
        <w:rPr>
          <w:rFonts w:ascii="Tahoma" w:hAnsi="Tahoma" w:cs="Tahoma"/>
          <w:lang w:val="en-GB"/>
        </w:rPr>
        <w:t>.END</w:t>
      </w:r>
      <w:proofErr w:type="spellEnd"/>
    </w:p>
    <w:p w:rsidR="00B12367" w:rsidRPr="00EB3732" w:rsidRDefault="00B12367" w:rsidP="00B12367">
      <w:pPr>
        <w:pStyle w:val="ListParagraph"/>
        <w:ind w:left="0" w:right="-145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SHADOWLIST_</w:t>
      </w:r>
      <w:r w:rsidRPr="00EB3732">
        <w:rPr>
          <w:rFonts w:ascii="Tahoma" w:hAnsi="Tahoma" w:cs="Tahoma"/>
          <w:i/>
          <w:lang w:val="en-GB"/>
        </w:rPr>
        <w:t>cty</w:t>
      </w:r>
      <w:r w:rsidRPr="00EB3732">
        <w:rPr>
          <w:rFonts w:ascii="Tahoma" w:hAnsi="Tahoma" w:cs="Tahoma"/>
          <w:lang w:val="en-GB"/>
        </w:rPr>
        <w:t>.end</w:t>
      </w:r>
      <w:proofErr w:type="spellEnd"/>
    </w:p>
    <w:p w:rsidR="00B12367" w:rsidRPr="00EB3732" w:rsidRDefault="00B12367" w:rsidP="00B12367">
      <w:pPr>
        <w:pStyle w:val="ListParagraph"/>
        <w:ind w:left="0" w:right="-145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SPECDAY_</w:t>
      </w:r>
      <w:r w:rsidRPr="00EB3732">
        <w:rPr>
          <w:rFonts w:ascii="Tahoma" w:hAnsi="Tahoma" w:cs="Tahoma"/>
          <w:i/>
          <w:lang w:val="en-GB"/>
        </w:rPr>
        <w:t>cty</w:t>
      </w:r>
      <w:r w:rsidRPr="00EB3732">
        <w:rPr>
          <w:rFonts w:ascii="Tahoma" w:hAnsi="Tahoma" w:cs="Tahoma"/>
          <w:lang w:val="en-GB"/>
        </w:rPr>
        <w:t>.END</w:t>
      </w:r>
      <w:proofErr w:type="spellEnd"/>
    </w:p>
    <w:p w:rsidR="00656315" w:rsidRPr="00EB3732" w:rsidRDefault="00B12367" w:rsidP="00B12367">
      <w:pPr>
        <w:pStyle w:val="ListParagraph"/>
        <w:ind w:left="0" w:right="-145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SPECDIET_</w:t>
      </w:r>
      <w:r w:rsidRPr="00EB3732">
        <w:rPr>
          <w:rFonts w:ascii="Tahoma" w:hAnsi="Tahoma" w:cs="Tahoma"/>
          <w:i/>
          <w:lang w:val="en-GB"/>
        </w:rPr>
        <w:t>cty</w:t>
      </w:r>
      <w:r w:rsidRPr="00EB3732">
        <w:rPr>
          <w:rFonts w:ascii="Tahoma" w:hAnsi="Tahoma" w:cs="Tahoma"/>
          <w:lang w:val="en-GB"/>
        </w:rPr>
        <w:t>.END</w:t>
      </w:r>
      <w:proofErr w:type="spellEnd"/>
    </w:p>
    <w:p w:rsidR="00B12367" w:rsidRPr="00EB3732" w:rsidRDefault="00B12367" w:rsidP="00921673">
      <w:pPr>
        <w:pStyle w:val="ListParagraph"/>
        <w:ind w:left="851"/>
        <w:rPr>
          <w:rFonts w:ascii="Tahoma" w:hAnsi="Tahoma" w:cs="Tahoma"/>
          <w:lang w:val="en-GB"/>
        </w:rPr>
        <w:sectPr w:rsidR="00B12367" w:rsidRPr="00EB3732" w:rsidSect="00B12367">
          <w:type w:val="continuous"/>
          <w:pgSz w:w="11907" w:h="16840" w:code="9"/>
          <w:pgMar w:top="1418" w:right="1418" w:bottom="1418" w:left="1985" w:header="680" w:footer="680" w:gutter="0"/>
          <w:cols w:num="3" w:space="428"/>
          <w:docGrid w:linePitch="360"/>
        </w:sectPr>
      </w:pPr>
    </w:p>
    <w:p w:rsidR="00656315" w:rsidRPr="00EB3732" w:rsidRDefault="00656315" w:rsidP="00921673">
      <w:pPr>
        <w:pStyle w:val="ListParagraph"/>
        <w:ind w:left="851"/>
        <w:rPr>
          <w:rFonts w:ascii="Tahoma" w:hAnsi="Tahoma" w:cs="Tahoma"/>
          <w:lang w:val="en-GB"/>
        </w:rPr>
      </w:pPr>
    </w:p>
    <w:p w:rsidR="00656315" w:rsidRPr="00EB3732" w:rsidRDefault="00656315" w:rsidP="00921673">
      <w:pPr>
        <w:pStyle w:val="ListParagraph"/>
        <w:ind w:left="851"/>
        <w:rPr>
          <w:rFonts w:ascii="Tahoma" w:hAnsi="Tahoma" w:cs="Tahoma"/>
          <w:lang w:val="en-GB"/>
        </w:rPr>
      </w:pPr>
    </w:p>
    <w:p w:rsidR="00E35622" w:rsidRPr="00EB3732" w:rsidRDefault="00E35622" w:rsidP="00E35622">
      <w:pPr>
        <w:ind w:left="360"/>
        <w:rPr>
          <w:rFonts w:ascii="Tahoma" w:hAnsi="Tahoma" w:cs="Tahoma"/>
          <w:lang w:val="en-GB"/>
        </w:rPr>
      </w:pPr>
    </w:p>
    <w:p w:rsidR="00E25ECD" w:rsidRPr="00EB3732" w:rsidRDefault="00E35622" w:rsidP="00004F9B">
      <w:pPr>
        <w:pStyle w:val="ListParagraph"/>
        <w:numPr>
          <w:ilvl w:val="1"/>
          <w:numId w:val="2"/>
        </w:numPr>
        <w:ind w:left="567" w:hanging="567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>Adapt</w:t>
      </w:r>
      <w:r w:rsidR="0054246C" w:rsidRPr="00EB3732">
        <w:rPr>
          <w:rFonts w:ascii="Tahoma" w:hAnsi="Tahoma" w:cs="Tahoma"/>
          <w:b/>
          <w:lang w:val="en-GB"/>
        </w:rPr>
        <w:t xml:space="preserve">ation of </w:t>
      </w:r>
      <w:r w:rsidRPr="00EB3732">
        <w:rPr>
          <w:rFonts w:ascii="Tahoma" w:hAnsi="Tahoma" w:cs="Tahoma"/>
          <w:b/>
          <w:lang w:val="en-GB"/>
        </w:rPr>
        <w:t xml:space="preserve">the bat-file </w:t>
      </w:r>
      <w:r w:rsidR="0054246C" w:rsidRPr="00EB3732">
        <w:rPr>
          <w:rFonts w:ascii="Tahoma" w:hAnsi="Tahoma" w:cs="Tahoma"/>
          <w:b/>
          <w:lang w:val="en-GB"/>
        </w:rPr>
        <w:t>used to generate the db3-files</w:t>
      </w:r>
      <w:r w:rsidR="00E25ECD" w:rsidRPr="00EB3732">
        <w:rPr>
          <w:rFonts w:ascii="Tahoma" w:hAnsi="Tahoma" w:cs="Tahoma"/>
          <w:b/>
          <w:lang w:val="en-GB"/>
        </w:rPr>
        <w:t>:</w:t>
      </w:r>
      <w:r w:rsidR="0054246C" w:rsidRPr="00EB3732">
        <w:rPr>
          <w:rFonts w:ascii="Tahoma" w:hAnsi="Tahoma" w:cs="Tahoma"/>
          <w:b/>
          <w:lang w:val="en-GB"/>
        </w:rPr>
        <w:t xml:space="preserve"> </w:t>
      </w:r>
    </w:p>
    <w:p w:rsidR="00E25ECD" w:rsidRPr="00EB3732" w:rsidRDefault="00E25ECD" w:rsidP="00E25ECD">
      <w:pPr>
        <w:pStyle w:val="ListParagraph"/>
        <w:ind w:left="851"/>
        <w:rPr>
          <w:rFonts w:ascii="Tahoma" w:hAnsi="Tahoma" w:cs="Tahoma"/>
          <w:lang w:val="en-GB"/>
        </w:rPr>
      </w:pPr>
    </w:p>
    <w:p w:rsidR="00E25ECD" w:rsidRPr="00EB3732" w:rsidRDefault="00E25ECD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Bat-file to be used: </w:t>
      </w:r>
    </w:p>
    <w:p w:rsidR="00E25ECD" w:rsidRPr="00EB3732" w:rsidRDefault="00E25ECD" w:rsidP="00004F9B">
      <w:pPr>
        <w:pStyle w:val="ListParagraph"/>
        <w:numPr>
          <w:ilvl w:val="1"/>
          <w:numId w:val="1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if 1 language used in the Country: </w:t>
      </w:r>
      <w:r w:rsidR="0054246C" w:rsidRPr="00EB3732">
        <w:rPr>
          <w:rFonts w:ascii="Tahoma" w:hAnsi="Tahoma" w:cs="Tahoma"/>
          <w:b/>
          <w:i/>
          <w:color w:val="0000FF"/>
          <w:lang w:val="en-GB"/>
        </w:rPr>
        <w:t>3_Make_db3_D_1_Langague.bat</w:t>
      </w:r>
      <w:r w:rsidR="00294C05" w:rsidRPr="00EB3732">
        <w:rPr>
          <w:rFonts w:ascii="Tahoma" w:hAnsi="Tahoma" w:cs="Tahoma"/>
          <w:lang w:val="en-GB"/>
        </w:rPr>
        <w:t xml:space="preserve"> </w:t>
      </w:r>
    </w:p>
    <w:p w:rsidR="00E25ECD" w:rsidRPr="00EB3732" w:rsidRDefault="00E25ECD" w:rsidP="00004F9B">
      <w:pPr>
        <w:pStyle w:val="ListParagraph"/>
        <w:numPr>
          <w:ilvl w:val="1"/>
          <w:numId w:val="1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if several languages used in the Country: </w:t>
      </w:r>
      <w:r w:rsidRPr="00EB3732">
        <w:rPr>
          <w:rFonts w:ascii="Tahoma" w:hAnsi="Tahoma" w:cs="Tahoma"/>
          <w:b/>
          <w:i/>
          <w:color w:val="0000FF"/>
          <w:lang w:val="en-GB"/>
        </w:rPr>
        <w:t>3_Make_db3_D_n_Langague.bat</w:t>
      </w:r>
      <w:r w:rsidRPr="00EB3732">
        <w:rPr>
          <w:rFonts w:ascii="Tahoma" w:hAnsi="Tahoma" w:cs="Tahoma"/>
          <w:lang w:val="en-GB"/>
        </w:rPr>
        <w:t xml:space="preserve"> </w:t>
      </w:r>
    </w:p>
    <w:p w:rsidR="00921673" w:rsidRPr="00EB3732" w:rsidRDefault="00921673" w:rsidP="00004F9B">
      <w:pPr>
        <w:pStyle w:val="ListParagraph"/>
        <w:numPr>
          <w:ilvl w:val="3"/>
          <w:numId w:val="1"/>
        </w:numPr>
        <w:ind w:left="1560" w:hanging="426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see </w:t>
      </w:r>
      <w:r w:rsidR="00D30B59" w:rsidRPr="00EB3732">
        <w:rPr>
          <w:rFonts w:ascii="Tahoma" w:hAnsi="Tahoma" w:cs="Tahoma"/>
          <w:highlight w:val="cyan"/>
          <w:lang w:val="en-GB"/>
        </w:rPr>
        <w:t>A</w:t>
      </w:r>
      <w:r w:rsidRPr="00EB3732">
        <w:rPr>
          <w:rFonts w:ascii="Tahoma" w:hAnsi="Tahoma" w:cs="Tahoma"/>
          <w:highlight w:val="cyan"/>
          <w:lang w:val="en-GB"/>
        </w:rPr>
        <w:t>nnex</w:t>
      </w:r>
      <w:r w:rsidR="00D30B59" w:rsidRPr="00EB3732">
        <w:rPr>
          <w:rFonts w:ascii="Tahoma" w:hAnsi="Tahoma" w:cs="Tahoma"/>
          <w:highlight w:val="cyan"/>
          <w:lang w:val="en-GB"/>
        </w:rPr>
        <w:t xml:space="preserve"> 1</w:t>
      </w:r>
    </w:p>
    <w:p w:rsidR="00E25ECD" w:rsidRPr="00EB3732" w:rsidRDefault="00E25ECD" w:rsidP="00E25ECD">
      <w:pPr>
        <w:pStyle w:val="ListParagraph"/>
        <w:ind w:left="851"/>
        <w:rPr>
          <w:rFonts w:ascii="Tahoma" w:hAnsi="Tahoma" w:cs="Tahoma"/>
          <w:lang w:val="en-GB"/>
        </w:rPr>
      </w:pPr>
    </w:p>
    <w:p w:rsidR="00E35622" w:rsidRPr="00EB3732" w:rsidRDefault="00E3562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Replace the country extension (e.g. _</w:t>
      </w:r>
      <w:r w:rsidR="00B12367" w:rsidRPr="00EB3732">
        <w:rPr>
          <w:rFonts w:ascii="Tahoma" w:hAnsi="Tahoma" w:cs="Tahoma"/>
          <w:lang w:val="en-GB"/>
        </w:rPr>
        <w:t>FR</w:t>
      </w:r>
      <w:r w:rsidRPr="00EB3732">
        <w:rPr>
          <w:rFonts w:ascii="Tahoma" w:hAnsi="Tahoma" w:cs="Tahoma"/>
          <w:lang w:val="en-GB"/>
        </w:rPr>
        <w:t xml:space="preserve"> by _</w:t>
      </w:r>
      <w:r w:rsidR="00B12367" w:rsidRPr="00EB3732">
        <w:rPr>
          <w:rFonts w:ascii="Tahoma" w:hAnsi="Tahoma" w:cs="Tahoma"/>
          <w:lang w:val="en-GB"/>
        </w:rPr>
        <w:t>DE</w:t>
      </w:r>
      <w:r w:rsidRPr="00EB3732">
        <w:rPr>
          <w:rFonts w:ascii="Tahoma" w:hAnsi="Tahoma" w:cs="Tahoma"/>
          <w:lang w:val="en-GB"/>
        </w:rPr>
        <w:t>)</w:t>
      </w:r>
    </w:p>
    <w:p w:rsidR="00E25ECD" w:rsidRPr="00EB3732" w:rsidRDefault="00E25ECD" w:rsidP="00434082">
      <w:pPr>
        <w:pStyle w:val="ListParagraph"/>
        <w:ind w:left="851"/>
        <w:rPr>
          <w:rFonts w:ascii="Tahoma" w:hAnsi="Tahoma" w:cs="Tahoma"/>
          <w:lang w:val="en-GB"/>
        </w:rPr>
      </w:pPr>
    </w:p>
    <w:p w:rsidR="00E35622" w:rsidRPr="00EB3732" w:rsidRDefault="00E3562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Replace the non-specify abbreviation (e.g. </w:t>
      </w:r>
      <w:proofErr w:type="spellStart"/>
      <w:r w:rsidRPr="00EB3732">
        <w:rPr>
          <w:rFonts w:ascii="Tahoma" w:hAnsi="Tahoma" w:cs="Tahoma"/>
          <w:lang w:val="en-GB"/>
        </w:rPr>
        <w:t>n.s</w:t>
      </w:r>
      <w:proofErr w:type="spellEnd"/>
      <w:r w:rsidRPr="00EB3732">
        <w:rPr>
          <w:rFonts w:ascii="Tahoma" w:hAnsi="Tahoma" w:cs="Tahoma"/>
          <w:lang w:val="en-GB"/>
        </w:rPr>
        <w:t xml:space="preserve">. by </w:t>
      </w:r>
      <w:proofErr w:type="spellStart"/>
      <w:r w:rsidRPr="00EB3732">
        <w:rPr>
          <w:rFonts w:ascii="Tahoma" w:hAnsi="Tahoma" w:cs="Tahoma"/>
          <w:lang w:val="en-GB"/>
        </w:rPr>
        <w:t>n.e.</w:t>
      </w:r>
      <w:proofErr w:type="spellEnd"/>
      <w:r w:rsidRPr="00EB3732">
        <w:rPr>
          <w:rFonts w:ascii="Tahoma" w:hAnsi="Tahoma" w:cs="Tahoma"/>
          <w:lang w:val="en-GB"/>
        </w:rPr>
        <w:t xml:space="preserve"> for </w:t>
      </w:r>
      <w:r w:rsidR="00E25ECD" w:rsidRPr="00EB3732">
        <w:rPr>
          <w:rFonts w:ascii="Tahoma" w:hAnsi="Tahoma" w:cs="Tahoma"/>
          <w:lang w:val="en-GB"/>
        </w:rPr>
        <w:t>Spain</w:t>
      </w:r>
      <w:r w:rsidRPr="00EB3732">
        <w:rPr>
          <w:rFonts w:ascii="Tahoma" w:hAnsi="Tahoma" w:cs="Tahoma"/>
          <w:lang w:val="en-GB"/>
        </w:rPr>
        <w:t>)</w:t>
      </w:r>
    </w:p>
    <w:p w:rsidR="00E35622" w:rsidRPr="00EB3732" w:rsidRDefault="00E35622" w:rsidP="00434082">
      <w:pPr>
        <w:pStyle w:val="ListParagraph"/>
        <w:ind w:left="851"/>
        <w:rPr>
          <w:rFonts w:ascii="Tahoma" w:hAnsi="Tahoma" w:cs="Tahoma"/>
          <w:lang w:val="en-GB"/>
        </w:rPr>
      </w:pPr>
    </w:p>
    <w:p w:rsidR="00E35622" w:rsidRPr="00EB3732" w:rsidRDefault="00E3562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Run the </w:t>
      </w:r>
      <w:r w:rsidR="00294C05" w:rsidRPr="00EB3732">
        <w:rPr>
          <w:rFonts w:ascii="Tahoma" w:hAnsi="Tahoma" w:cs="Tahoma"/>
          <w:lang w:val="en-GB"/>
        </w:rPr>
        <w:t>needed</w:t>
      </w:r>
      <w:r w:rsidR="00CB213A" w:rsidRPr="00EB3732">
        <w:rPr>
          <w:rFonts w:ascii="Tahoma" w:hAnsi="Tahoma" w:cs="Tahoma"/>
          <w:lang w:val="en-GB"/>
        </w:rPr>
        <w:t xml:space="preserve"> &amp; adapted </w:t>
      </w:r>
      <w:r w:rsidRPr="00EB3732">
        <w:rPr>
          <w:rFonts w:ascii="Tahoma" w:hAnsi="Tahoma" w:cs="Tahoma"/>
          <w:lang w:val="en-GB"/>
        </w:rPr>
        <w:t xml:space="preserve">bat-file </w:t>
      </w:r>
      <w:r w:rsidR="00294C05" w:rsidRPr="00EB3732">
        <w:rPr>
          <w:rFonts w:ascii="Tahoma" w:hAnsi="Tahoma" w:cs="Tahoma"/>
          <w:lang w:val="en-GB"/>
        </w:rPr>
        <w:t>by double clicking on it</w:t>
      </w:r>
    </w:p>
    <w:p w:rsidR="00953FC5" w:rsidRPr="00EB3732" w:rsidRDefault="00953FC5">
      <w:pPr>
        <w:rPr>
          <w:rFonts w:ascii="Tahoma" w:hAnsi="Tahoma" w:cs="Tahoma"/>
          <w:lang w:val="en-GB"/>
        </w:rPr>
      </w:pPr>
    </w:p>
    <w:p w:rsidR="004538EC" w:rsidRPr="00EB3732" w:rsidRDefault="004538EC">
      <w:pPr>
        <w:rPr>
          <w:rFonts w:ascii="Tahoma" w:hAnsi="Tahoma" w:cs="Tahoma"/>
          <w:b/>
          <w:sz w:val="24"/>
          <w:szCs w:val="24"/>
          <w:highlight w:val="yellow"/>
          <w:lang w:val="en-GB"/>
        </w:rPr>
      </w:pPr>
    </w:p>
    <w:p w:rsidR="00953FC5" w:rsidRPr="00EB3732" w:rsidRDefault="0067512F" w:rsidP="00004F9B">
      <w:pPr>
        <w:pStyle w:val="ListParagraph"/>
        <w:numPr>
          <w:ilvl w:val="0"/>
          <w:numId w:val="2"/>
        </w:numPr>
        <w:ind w:left="567" w:hanging="567"/>
        <w:rPr>
          <w:rFonts w:ascii="Tahoma" w:hAnsi="Tahoma" w:cs="Tahoma"/>
          <w:b/>
          <w:sz w:val="24"/>
          <w:szCs w:val="24"/>
          <w:highlight w:val="cyan"/>
          <w:lang w:val="en-GB"/>
        </w:rPr>
      </w:pPr>
      <w:r w:rsidRPr="00EB3732">
        <w:rPr>
          <w:rFonts w:ascii="Tahoma" w:hAnsi="Tahoma" w:cs="Tahoma"/>
          <w:b/>
          <w:sz w:val="24"/>
          <w:szCs w:val="24"/>
          <w:highlight w:val="cyan"/>
          <w:lang w:val="en-GB"/>
        </w:rPr>
        <w:t xml:space="preserve">Migration </w:t>
      </w:r>
      <w:r w:rsidR="004538EC" w:rsidRPr="00EB3732">
        <w:rPr>
          <w:rFonts w:ascii="Tahoma" w:hAnsi="Tahoma" w:cs="Tahoma"/>
          <w:b/>
          <w:sz w:val="24"/>
          <w:szCs w:val="24"/>
          <w:highlight w:val="cyan"/>
          <w:lang w:val="en-GB"/>
        </w:rPr>
        <w:t>Procedure</w:t>
      </w:r>
    </w:p>
    <w:p w:rsidR="00110E55" w:rsidRPr="00EB3732" w:rsidRDefault="00110E55">
      <w:pPr>
        <w:rPr>
          <w:rFonts w:ascii="Tahoma" w:hAnsi="Tahoma" w:cs="Tahoma"/>
          <w:lang w:val="en-GB"/>
        </w:rPr>
      </w:pPr>
    </w:p>
    <w:p w:rsidR="007D509D" w:rsidRPr="00EB3732" w:rsidRDefault="007D509D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To open the application, you can double click on the following icon available on your desk</w:t>
      </w:r>
    </w:p>
    <w:p w:rsidR="007D509D" w:rsidRPr="00EB3732" w:rsidRDefault="007D509D" w:rsidP="007D509D">
      <w:pPr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7B2F0E70" wp14:editId="5749DE97">
            <wp:extent cx="561975" cy="5334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09D" w:rsidRPr="00EB3732" w:rsidRDefault="007D509D">
      <w:pPr>
        <w:rPr>
          <w:rFonts w:ascii="Tahoma" w:hAnsi="Tahoma" w:cs="Tahoma"/>
          <w:lang w:val="en-GB"/>
        </w:rPr>
      </w:pPr>
    </w:p>
    <w:p w:rsidR="007D509D" w:rsidRPr="00EB3732" w:rsidRDefault="007D509D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The main Migration window is then displayed:</w:t>
      </w:r>
    </w:p>
    <w:p w:rsidR="0044532B" w:rsidRPr="00EB3732" w:rsidRDefault="0044532B" w:rsidP="00C314EA">
      <w:pPr>
        <w:pStyle w:val="ListParagraph"/>
        <w:jc w:val="center"/>
        <w:rPr>
          <w:rFonts w:ascii="Tahoma" w:hAnsi="Tahoma" w:cs="Tahoma"/>
          <w:noProof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47ED2318" wp14:editId="6F681A32">
            <wp:extent cx="2509113" cy="3832098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3954" cy="383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32B" w:rsidRPr="00EB3732" w:rsidRDefault="0044532B">
      <w:pPr>
        <w:rPr>
          <w:rFonts w:ascii="Tahoma" w:hAnsi="Tahoma" w:cs="Tahoma"/>
          <w:lang w:val="en-GB"/>
        </w:rPr>
      </w:pPr>
    </w:p>
    <w:p w:rsidR="002A77BA" w:rsidRPr="00EB3732" w:rsidRDefault="002A77BA">
      <w:pPr>
        <w:rPr>
          <w:rFonts w:ascii="Tahoma" w:hAnsi="Tahoma" w:cs="Tahoma"/>
          <w:lang w:val="en-GB"/>
        </w:rPr>
      </w:pPr>
    </w:p>
    <w:p w:rsidR="008C7CFA" w:rsidRPr="00EB3732" w:rsidRDefault="008C7CFA" w:rsidP="00004F9B">
      <w:pPr>
        <w:pStyle w:val="ListParagraph"/>
        <w:numPr>
          <w:ilvl w:val="1"/>
          <w:numId w:val="2"/>
        </w:numPr>
        <w:ind w:left="567" w:hanging="567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 xml:space="preserve">Read of db3-files and import in Migration </w:t>
      </w:r>
      <w:r w:rsidR="0044532B" w:rsidRPr="00EB3732">
        <w:rPr>
          <w:rFonts w:ascii="Tahoma" w:hAnsi="Tahoma" w:cs="Tahoma"/>
          <w:b/>
          <w:lang w:val="en-GB"/>
        </w:rPr>
        <w:t xml:space="preserve">Access </w:t>
      </w:r>
      <w:r w:rsidRPr="00EB3732">
        <w:rPr>
          <w:rFonts w:ascii="Tahoma" w:hAnsi="Tahoma" w:cs="Tahoma"/>
          <w:b/>
          <w:lang w:val="en-GB"/>
        </w:rPr>
        <w:t>database:</w:t>
      </w:r>
    </w:p>
    <w:p w:rsidR="008C7CFA" w:rsidRPr="00EB3732" w:rsidRDefault="008C7CFA">
      <w:pPr>
        <w:rPr>
          <w:rFonts w:ascii="Tahoma" w:hAnsi="Tahoma" w:cs="Tahoma"/>
          <w:lang w:val="en-GB"/>
        </w:rPr>
      </w:pPr>
    </w:p>
    <w:p w:rsidR="005F7145" w:rsidRPr="00EB3732" w:rsidRDefault="007D509D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Before running the import of the db3-files in the Migration Access database</w:t>
      </w:r>
      <w:r w:rsidR="005F7145" w:rsidRPr="00EB3732">
        <w:rPr>
          <w:rFonts w:ascii="Tahoma" w:hAnsi="Tahoma" w:cs="Tahoma"/>
          <w:lang w:val="en-GB"/>
        </w:rPr>
        <w:t xml:space="preserve"> with Migration application</w:t>
      </w:r>
      <w:r w:rsidRPr="00EB3732">
        <w:rPr>
          <w:rFonts w:ascii="Tahoma" w:hAnsi="Tahoma" w:cs="Tahoma"/>
          <w:lang w:val="en-GB"/>
        </w:rPr>
        <w:t xml:space="preserve">, you have to </w:t>
      </w:r>
      <w:r w:rsidRPr="00EB3732">
        <w:rPr>
          <w:rFonts w:ascii="Tahoma" w:hAnsi="Tahoma" w:cs="Tahoma"/>
          <w:b/>
          <w:lang w:val="en-GB"/>
        </w:rPr>
        <w:t>Copy all the available db3-files in a country-specific folder</w:t>
      </w:r>
      <w:r w:rsidR="005F7145" w:rsidRPr="00EB3732">
        <w:rPr>
          <w:rFonts w:ascii="Tahoma" w:hAnsi="Tahoma" w:cs="Tahoma"/>
          <w:lang w:val="en-GB"/>
        </w:rPr>
        <w:t>.</w:t>
      </w:r>
      <w:r w:rsidRPr="00EB3732">
        <w:rPr>
          <w:rFonts w:ascii="Tahoma" w:hAnsi="Tahoma" w:cs="Tahoma"/>
          <w:lang w:val="en-GB"/>
        </w:rPr>
        <w:t xml:space="preserve"> </w:t>
      </w:r>
    </w:p>
    <w:p w:rsidR="00434082" w:rsidRPr="00EB3732" w:rsidRDefault="00434082" w:rsidP="00434082">
      <w:pPr>
        <w:pStyle w:val="ListParagraph"/>
        <w:ind w:left="851"/>
        <w:rPr>
          <w:rFonts w:ascii="Tahoma" w:hAnsi="Tahoma" w:cs="Tahoma"/>
          <w:lang w:val="en-GB"/>
        </w:rPr>
      </w:pPr>
    </w:p>
    <w:p w:rsidR="00FA30BC" w:rsidRPr="00EB3732" w:rsidRDefault="005F7145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F</w:t>
      </w:r>
      <w:r w:rsidR="007D509D" w:rsidRPr="00EB3732">
        <w:rPr>
          <w:rFonts w:ascii="Tahoma" w:hAnsi="Tahoma" w:cs="Tahoma"/>
          <w:lang w:val="en-GB"/>
        </w:rPr>
        <w:t>or example</w:t>
      </w:r>
      <w:r w:rsidRPr="00EB3732">
        <w:rPr>
          <w:rFonts w:ascii="Tahoma" w:hAnsi="Tahoma" w:cs="Tahoma"/>
          <w:lang w:val="en-GB"/>
        </w:rPr>
        <w:t>,</w:t>
      </w:r>
      <w:r w:rsidR="007D509D" w:rsidRPr="00EB3732">
        <w:rPr>
          <w:rFonts w:ascii="Tahoma" w:hAnsi="Tahoma" w:cs="Tahoma"/>
          <w:lang w:val="en-GB"/>
        </w:rPr>
        <w:t xml:space="preserve"> for Austria</w:t>
      </w:r>
      <w:r w:rsidRPr="00EB3732">
        <w:rPr>
          <w:rFonts w:ascii="Tahoma" w:hAnsi="Tahoma" w:cs="Tahoma"/>
          <w:lang w:val="en-GB"/>
        </w:rPr>
        <w:t xml:space="preserve"> you can use </w:t>
      </w:r>
      <w:r w:rsidR="007D509D" w:rsidRPr="00EB3732">
        <w:rPr>
          <w:rFonts w:ascii="Tahoma" w:hAnsi="Tahoma" w:cs="Tahoma"/>
          <w:lang w:val="en-GB"/>
        </w:rPr>
        <w:t>D:\GloboDiet_AUT\</w:t>
      </w:r>
      <w:r w:rsidR="008D58BD" w:rsidRPr="00EB3732">
        <w:rPr>
          <w:rFonts w:ascii="Tahoma" w:hAnsi="Tahoma" w:cs="Tahoma"/>
          <w:lang w:val="en-GB"/>
        </w:rPr>
        <w:t>1_</w:t>
      </w:r>
      <w:r w:rsidR="007D509D" w:rsidRPr="00EB3732">
        <w:rPr>
          <w:rFonts w:ascii="Tahoma" w:hAnsi="Tahoma" w:cs="Tahoma"/>
          <w:lang w:val="en-GB"/>
        </w:rPr>
        <w:t>db3-files</w:t>
      </w:r>
      <w:r w:rsidR="008D58BD" w:rsidRPr="00EB3732">
        <w:rPr>
          <w:rFonts w:ascii="Tahoma" w:hAnsi="Tahoma" w:cs="Tahoma"/>
          <w:lang w:val="en-GB"/>
        </w:rPr>
        <w:t xml:space="preserve">. Starting with ’1_’ allows to display it on the top of the sub-folder </w:t>
      </w:r>
      <w:proofErr w:type="spellStart"/>
      <w:r w:rsidR="008D58BD" w:rsidRPr="00EB3732">
        <w:rPr>
          <w:rFonts w:ascii="Tahoma" w:hAnsi="Tahoma" w:cs="Tahoma"/>
          <w:lang w:val="en-GB"/>
        </w:rPr>
        <w:t>GloboDiet_AUT</w:t>
      </w:r>
      <w:proofErr w:type="spellEnd"/>
      <w:r w:rsidR="007D509D" w:rsidRPr="00EB3732">
        <w:rPr>
          <w:rFonts w:ascii="Tahoma" w:hAnsi="Tahoma" w:cs="Tahoma"/>
          <w:lang w:val="en-GB"/>
        </w:rPr>
        <w:t>).</w:t>
      </w:r>
    </w:p>
    <w:p w:rsidR="005F7145" w:rsidRPr="00EB3732" w:rsidRDefault="005F7145" w:rsidP="00434082">
      <w:pPr>
        <w:pStyle w:val="ListParagraph"/>
        <w:ind w:left="851"/>
        <w:rPr>
          <w:rFonts w:ascii="Tahoma" w:hAnsi="Tahoma" w:cs="Tahoma"/>
          <w:lang w:val="en-GB"/>
        </w:rPr>
      </w:pPr>
    </w:p>
    <w:p w:rsidR="005F7145" w:rsidRPr="00EB3732" w:rsidRDefault="009E4391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By c</w:t>
      </w:r>
      <w:r w:rsidR="008D58BD" w:rsidRPr="00EB3732">
        <w:rPr>
          <w:rFonts w:ascii="Tahoma" w:hAnsi="Tahoma" w:cs="Tahoma"/>
          <w:lang w:val="en-GB"/>
        </w:rPr>
        <w:t xml:space="preserve">licking on the following Migration icon, </w:t>
      </w:r>
    </w:p>
    <w:p w:rsidR="005F7145" w:rsidRPr="00EB3732" w:rsidRDefault="005F7145" w:rsidP="005F7145">
      <w:pPr>
        <w:pStyle w:val="ListParagraph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07C1DF23" wp14:editId="3399F5A4">
            <wp:extent cx="733425" cy="57150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145" w:rsidRPr="00EB3732" w:rsidRDefault="005F7145">
      <w:pPr>
        <w:rPr>
          <w:rFonts w:ascii="Tahoma" w:hAnsi="Tahoma" w:cs="Tahoma"/>
          <w:lang w:val="en-GB"/>
        </w:rPr>
      </w:pPr>
    </w:p>
    <w:p w:rsidR="005F7145" w:rsidRPr="00EB3732" w:rsidRDefault="005F7145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br w:type="page"/>
      </w:r>
    </w:p>
    <w:p w:rsidR="007D509D" w:rsidRPr="00EB3732" w:rsidRDefault="005F7145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You</w:t>
      </w:r>
      <w:r w:rsidR="008D58BD" w:rsidRPr="00EB3732">
        <w:rPr>
          <w:rFonts w:ascii="Tahoma" w:hAnsi="Tahoma" w:cs="Tahoma"/>
          <w:lang w:val="en-GB"/>
        </w:rPr>
        <w:t xml:space="preserve"> have to </w:t>
      </w:r>
      <w:r w:rsidRPr="00EB3732">
        <w:rPr>
          <w:rFonts w:ascii="Tahoma" w:hAnsi="Tahoma" w:cs="Tahoma"/>
          <w:lang w:val="en-GB"/>
        </w:rPr>
        <w:t>enter</w:t>
      </w:r>
      <w:r w:rsidR="008D58BD" w:rsidRPr="00EB3732">
        <w:rPr>
          <w:rFonts w:ascii="Tahoma" w:hAnsi="Tahoma" w:cs="Tahoma"/>
          <w:lang w:val="en-GB"/>
        </w:rPr>
        <w:t xml:space="preserve"> the </w:t>
      </w:r>
      <w:r w:rsidRPr="00EB3732">
        <w:rPr>
          <w:rFonts w:ascii="Tahoma" w:hAnsi="Tahoma" w:cs="Tahoma"/>
          <w:lang w:val="en-GB"/>
        </w:rPr>
        <w:t>folder where the db3-files are available:</w:t>
      </w:r>
    </w:p>
    <w:p w:rsidR="009E4391" w:rsidRPr="00EB3732" w:rsidRDefault="009E4391" w:rsidP="00C314EA">
      <w:pPr>
        <w:pStyle w:val="ListParagraph"/>
        <w:jc w:val="center"/>
        <w:rPr>
          <w:rFonts w:ascii="Tahoma" w:hAnsi="Tahoma" w:cs="Tahoma"/>
          <w:noProof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347169B3" wp14:editId="7DF0B8B0">
            <wp:extent cx="2383200" cy="3632400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200" cy="363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58BD" w:rsidRPr="00EB3732" w:rsidRDefault="008D58BD" w:rsidP="008D58BD">
      <w:pPr>
        <w:rPr>
          <w:rFonts w:ascii="Tahoma" w:hAnsi="Tahoma" w:cs="Tahoma"/>
          <w:lang w:val="en-GB"/>
        </w:rPr>
      </w:pPr>
    </w:p>
    <w:p w:rsidR="00C17AE4" w:rsidRPr="00EB3732" w:rsidRDefault="00C17AE4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You can then run the import of the db3-files by </w:t>
      </w:r>
      <w:r w:rsidR="009E4391" w:rsidRPr="00EB3732">
        <w:rPr>
          <w:rFonts w:ascii="Tahoma" w:hAnsi="Tahoma" w:cs="Tahoma"/>
          <w:lang w:val="en-GB"/>
        </w:rPr>
        <w:t xml:space="preserve">clicking on the </w:t>
      </w:r>
      <w:r w:rsidRPr="00EB3732">
        <w:rPr>
          <w:rFonts w:ascii="Tahoma" w:hAnsi="Tahoma" w:cs="Tahoma"/>
          <w:lang w:val="en-GB"/>
        </w:rPr>
        <w:t>long button ‘DB3 &gt;&gt; MDB’</w:t>
      </w:r>
    </w:p>
    <w:p w:rsidR="009E4391" w:rsidRPr="00EB3732" w:rsidRDefault="00C17AE4" w:rsidP="00C17AE4">
      <w:pPr>
        <w:pStyle w:val="ListParagraph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16EA2EC7" wp14:editId="31113F11">
            <wp:extent cx="2390400" cy="1065600"/>
            <wp:effectExtent l="0" t="0" r="0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400" cy="10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7AE4" w:rsidRPr="00EB3732" w:rsidRDefault="00C17AE4" w:rsidP="00C17AE4">
      <w:pPr>
        <w:pStyle w:val="ListParagraph"/>
        <w:rPr>
          <w:rFonts w:ascii="Tahoma" w:hAnsi="Tahoma" w:cs="Tahoma"/>
          <w:lang w:val="en-GB"/>
        </w:rPr>
      </w:pPr>
    </w:p>
    <w:p w:rsidR="00C17AE4" w:rsidRPr="00EB3732" w:rsidRDefault="00C17AE4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If an Access database is already available on the predefined folder, the application will ask you if you want to replace it displaying the following message. </w:t>
      </w:r>
    </w:p>
    <w:p w:rsidR="00C17AE4" w:rsidRPr="00EB3732" w:rsidRDefault="00C17AE4" w:rsidP="00434082">
      <w:pPr>
        <w:pStyle w:val="ListParagraph"/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Select the Yes button to </w:t>
      </w:r>
      <w:r w:rsidR="00C314EA" w:rsidRPr="00EB3732">
        <w:rPr>
          <w:rFonts w:ascii="Tahoma" w:hAnsi="Tahoma" w:cs="Tahoma"/>
          <w:lang w:val="en-GB"/>
        </w:rPr>
        <w:t>continue:</w:t>
      </w:r>
    </w:p>
    <w:p w:rsidR="00FA30BC" w:rsidRPr="00EB3732" w:rsidRDefault="00FA30BC">
      <w:pPr>
        <w:rPr>
          <w:rFonts w:ascii="Tahoma" w:hAnsi="Tahoma" w:cs="Tahoma"/>
          <w:lang w:val="en-GB"/>
        </w:rPr>
      </w:pPr>
    </w:p>
    <w:p w:rsidR="00C17AE4" w:rsidRPr="00EB3732" w:rsidRDefault="00C17AE4" w:rsidP="00C314EA">
      <w:pPr>
        <w:pStyle w:val="ListParagraph"/>
        <w:jc w:val="center"/>
        <w:rPr>
          <w:rFonts w:ascii="Tahoma" w:hAnsi="Tahoma" w:cs="Tahoma"/>
          <w:noProof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7DAD408B" wp14:editId="7A921EBC">
            <wp:extent cx="2944800" cy="216000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b="41221"/>
                    <a:stretch/>
                  </pic:blipFill>
                  <pic:spPr bwMode="auto">
                    <a:xfrm>
                      <a:off x="0" y="0"/>
                      <a:ext cx="294480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30BC" w:rsidRPr="00EB3732" w:rsidRDefault="00FA30BC">
      <w:pPr>
        <w:rPr>
          <w:rFonts w:ascii="Tahoma" w:hAnsi="Tahoma" w:cs="Tahoma"/>
          <w:lang w:val="en-GB"/>
        </w:rPr>
      </w:pPr>
    </w:p>
    <w:p w:rsidR="00C314EA" w:rsidRPr="00EB3732" w:rsidRDefault="00C314EA" w:rsidP="00C314EA">
      <w:pPr>
        <w:pStyle w:val="ListParagraph"/>
        <w:rPr>
          <w:rFonts w:ascii="Tahoma" w:hAnsi="Tahoma" w:cs="Tahoma"/>
          <w:lang w:val="en-GB"/>
        </w:rPr>
      </w:pPr>
    </w:p>
    <w:p w:rsidR="00C314EA" w:rsidRPr="00EB3732" w:rsidRDefault="00C314EA" w:rsidP="00C314EA">
      <w:pPr>
        <w:pStyle w:val="ListParagraph"/>
        <w:rPr>
          <w:rFonts w:ascii="Tahoma" w:hAnsi="Tahoma" w:cs="Tahoma"/>
          <w:lang w:val="en-GB"/>
        </w:rPr>
      </w:pPr>
    </w:p>
    <w:p w:rsidR="00C314EA" w:rsidRPr="00EB3732" w:rsidRDefault="00C314EA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Once the import is finished, a green message is displayed at the bottom of the window saying that the import is well done:</w:t>
      </w:r>
    </w:p>
    <w:p w:rsidR="00C314EA" w:rsidRPr="00EB3732" w:rsidRDefault="00C314EA" w:rsidP="00C314EA">
      <w:pPr>
        <w:pStyle w:val="ListParagraph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52B21772" wp14:editId="153A41B7">
            <wp:extent cx="2365200" cy="3610800"/>
            <wp:effectExtent l="0" t="0" r="0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65200" cy="361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4EA" w:rsidRPr="00EB3732" w:rsidRDefault="00C314EA">
      <w:pPr>
        <w:rPr>
          <w:rFonts w:ascii="Tahoma" w:hAnsi="Tahoma" w:cs="Tahoma"/>
          <w:lang w:val="en-GB"/>
        </w:rPr>
      </w:pPr>
    </w:p>
    <w:p w:rsidR="00C314EA" w:rsidRPr="00EB3732" w:rsidRDefault="00C314EA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By clicking on the </w:t>
      </w: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76F7C006" wp14:editId="198EAF60">
            <wp:extent cx="964800" cy="201600"/>
            <wp:effectExtent l="0" t="0" r="6985" b="825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64800" cy="2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732">
        <w:rPr>
          <w:rFonts w:ascii="Tahoma" w:hAnsi="Tahoma" w:cs="Tahoma"/>
          <w:lang w:val="en-GB"/>
        </w:rPr>
        <w:t xml:space="preserve"> button</w:t>
      </w:r>
      <w:r w:rsidR="00717403" w:rsidRPr="00EB3732">
        <w:rPr>
          <w:rFonts w:ascii="Tahoma" w:hAnsi="Tahoma" w:cs="Tahoma"/>
          <w:lang w:val="en-GB"/>
        </w:rPr>
        <w:t>,</w:t>
      </w:r>
      <w:r w:rsidRPr="00EB3732">
        <w:rPr>
          <w:rFonts w:ascii="Tahoma" w:hAnsi="Tahoma" w:cs="Tahoma"/>
          <w:lang w:val="en-GB"/>
        </w:rPr>
        <w:t xml:space="preserve"> </w:t>
      </w:r>
      <w:r w:rsidR="00717403" w:rsidRPr="00EB3732">
        <w:rPr>
          <w:rFonts w:ascii="Tahoma" w:hAnsi="Tahoma" w:cs="Tahoma"/>
          <w:lang w:val="en-GB"/>
        </w:rPr>
        <w:t>i</w:t>
      </w:r>
      <w:r w:rsidRPr="00EB3732">
        <w:rPr>
          <w:rFonts w:ascii="Tahoma" w:hAnsi="Tahoma" w:cs="Tahoma"/>
          <w:lang w:val="en-GB"/>
        </w:rPr>
        <w:t>t is possible to open the log file generated during the import</w:t>
      </w:r>
      <w:r w:rsidR="008A585D" w:rsidRPr="00EB3732">
        <w:rPr>
          <w:rFonts w:ascii="Tahoma" w:hAnsi="Tahoma" w:cs="Tahoma"/>
          <w:lang w:val="en-GB"/>
        </w:rPr>
        <w:t>.</w:t>
      </w:r>
      <w:r w:rsidRPr="00EB3732">
        <w:rPr>
          <w:rFonts w:ascii="Tahoma" w:hAnsi="Tahoma" w:cs="Tahoma"/>
          <w:lang w:val="en-GB"/>
        </w:rPr>
        <w:t xml:space="preserve"> </w:t>
      </w:r>
      <w:r w:rsidR="008A585D" w:rsidRPr="00EB3732">
        <w:rPr>
          <w:rFonts w:ascii="Tahoma" w:hAnsi="Tahoma" w:cs="Tahoma"/>
          <w:lang w:val="en-GB"/>
        </w:rPr>
        <w:t xml:space="preserve">This file gives details on </w:t>
      </w:r>
      <w:r w:rsidRPr="00EB3732">
        <w:rPr>
          <w:rFonts w:ascii="Tahoma" w:hAnsi="Tahoma" w:cs="Tahoma"/>
          <w:lang w:val="en-GB"/>
        </w:rPr>
        <w:t>the generation of the Access database</w:t>
      </w:r>
      <w:r w:rsidR="00717403" w:rsidRPr="00EB3732">
        <w:rPr>
          <w:rFonts w:ascii="Tahoma" w:hAnsi="Tahoma" w:cs="Tahoma"/>
          <w:lang w:val="en-GB"/>
        </w:rPr>
        <w:t>. Example of message for a well done import:</w:t>
      </w:r>
    </w:p>
    <w:p w:rsidR="009E4391" w:rsidRPr="00EB3732" w:rsidRDefault="00C314EA" w:rsidP="00C314EA">
      <w:pPr>
        <w:pStyle w:val="ListParagraph"/>
        <w:jc w:val="center"/>
        <w:rPr>
          <w:rFonts w:ascii="Tahoma" w:hAnsi="Tahoma" w:cs="Tahoma"/>
          <w:noProof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11EABFD5" wp14:editId="75CE0C91">
            <wp:extent cx="4071600" cy="3096000"/>
            <wp:effectExtent l="0" t="0" r="571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1600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391" w:rsidRPr="00EB3732" w:rsidRDefault="009E4391">
      <w:pPr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br w:type="page"/>
      </w:r>
    </w:p>
    <w:p w:rsidR="00C72CB3" w:rsidRPr="00EB3732" w:rsidRDefault="00C72CB3" w:rsidP="00004F9B">
      <w:pPr>
        <w:pStyle w:val="ListParagraph"/>
        <w:numPr>
          <w:ilvl w:val="1"/>
          <w:numId w:val="2"/>
        </w:numPr>
        <w:ind w:left="567" w:hanging="567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 xml:space="preserve">Export a temporary </w:t>
      </w:r>
      <w:proofErr w:type="spellStart"/>
      <w:r w:rsidRPr="00EB3732">
        <w:rPr>
          <w:rFonts w:ascii="Tahoma" w:hAnsi="Tahoma" w:cs="Tahoma"/>
          <w:b/>
          <w:lang w:val="en-GB"/>
        </w:rPr>
        <w:t>ExternalTable</w:t>
      </w:r>
      <w:r w:rsidR="002A77BA" w:rsidRPr="00EB3732">
        <w:rPr>
          <w:rFonts w:ascii="Tahoma" w:hAnsi="Tahoma" w:cs="Tahoma"/>
          <w:b/>
          <w:lang w:val="en-GB"/>
        </w:rPr>
        <w:t>s</w:t>
      </w:r>
      <w:proofErr w:type="spellEnd"/>
      <w:r w:rsidRPr="00EB3732">
        <w:rPr>
          <w:rFonts w:ascii="Tahoma" w:hAnsi="Tahoma" w:cs="Tahoma"/>
          <w:b/>
          <w:lang w:val="en-GB"/>
        </w:rPr>
        <w:t xml:space="preserve"> file</w:t>
      </w:r>
    </w:p>
    <w:p w:rsidR="00FA30BC" w:rsidRPr="00EB3732" w:rsidRDefault="00FA30BC">
      <w:pPr>
        <w:rPr>
          <w:rFonts w:ascii="Tahoma" w:hAnsi="Tahoma" w:cs="Tahoma"/>
          <w:lang w:val="en-GB"/>
        </w:rPr>
      </w:pPr>
    </w:p>
    <w:p w:rsidR="00287861" w:rsidRPr="00EB3732" w:rsidRDefault="00287861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You can generate the Excel file called </w:t>
      </w:r>
      <w:proofErr w:type="spellStart"/>
      <w:r w:rsidRPr="00EB3732">
        <w:rPr>
          <w:rFonts w:ascii="Tahoma" w:hAnsi="Tahoma" w:cs="Tahoma"/>
          <w:lang w:val="en-GB"/>
        </w:rPr>
        <w:t>ExternalTable</w:t>
      </w:r>
      <w:r w:rsidR="002A77BA" w:rsidRPr="00EB3732">
        <w:rPr>
          <w:rFonts w:ascii="Tahoma" w:hAnsi="Tahoma" w:cs="Tahoma"/>
          <w:lang w:val="en-GB"/>
        </w:rPr>
        <w:t>s</w:t>
      </w:r>
      <w:r w:rsidRPr="00EB3732">
        <w:rPr>
          <w:rFonts w:ascii="Tahoma" w:hAnsi="Tahoma" w:cs="Tahoma"/>
          <w:lang w:val="en-GB"/>
        </w:rPr>
        <w:t>_date</w:t>
      </w:r>
      <w:proofErr w:type="spellEnd"/>
      <w:r w:rsidRPr="00EB3732">
        <w:rPr>
          <w:rFonts w:ascii="Tahoma" w:hAnsi="Tahoma" w:cs="Tahoma"/>
          <w:lang w:val="en-GB"/>
        </w:rPr>
        <w:t xml:space="preserve"> that contains the db3-files in Excel format with 1 sheet per db3-files by clicking on the following button, </w:t>
      </w:r>
    </w:p>
    <w:p w:rsidR="00287861" w:rsidRPr="00EB3732" w:rsidRDefault="00287861" w:rsidP="00287861">
      <w:pPr>
        <w:pStyle w:val="ListParagraph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7CC50DBC" wp14:editId="2EACD744">
            <wp:extent cx="2437200" cy="518400"/>
            <wp:effectExtent l="0" t="0" r="127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37200" cy="51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861" w:rsidRPr="00EB3732" w:rsidRDefault="00287861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Once the </w:t>
      </w:r>
      <w:proofErr w:type="spellStart"/>
      <w:r w:rsidRPr="00EB3732">
        <w:rPr>
          <w:rFonts w:ascii="Tahoma" w:hAnsi="Tahoma" w:cs="Tahoma"/>
          <w:lang w:val="en-GB"/>
        </w:rPr>
        <w:t>ExternalTable</w:t>
      </w:r>
      <w:r w:rsidR="002A77BA" w:rsidRPr="00EB3732">
        <w:rPr>
          <w:rFonts w:ascii="Tahoma" w:hAnsi="Tahoma" w:cs="Tahoma"/>
          <w:lang w:val="en-GB"/>
        </w:rPr>
        <w:t>s</w:t>
      </w:r>
      <w:proofErr w:type="spellEnd"/>
      <w:r w:rsidRPr="00EB3732">
        <w:rPr>
          <w:rFonts w:ascii="Tahoma" w:hAnsi="Tahoma" w:cs="Tahoma"/>
          <w:lang w:val="en-GB"/>
        </w:rPr>
        <w:t xml:space="preserve"> file is ready, the following message is displayed giving its name and the folder to find it; same folder as the one predefined above (e.g. D:\GloboDiet_Aut\1_db3-files) </w:t>
      </w:r>
    </w:p>
    <w:p w:rsidR="00244CC6" w:rsidRPr="00EB3732" w:rsidRDefault="00244CC6" w:rsidP="00287861">
      <w:pPr>
        <w:pStyle w:val="ListParagraph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37CB09D2" wp14:editId="03448706">
            <wp:extent cx="2775600" cy="3628800"/>
            <wp:effectExtent l="0" t="0" r="571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75600" cy="36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CC6" w:rsidRPr="00EB3732" w:rsidRDefault="00244CC6" w:rsidP="00287861">
      <w:pPr>
        <w:pStyle w:val="ListParagraph"/>
        <w:jc w:val="center"/>
        <w:rPr>
          <w:rFonts w:ascii="Tahoma" w:hAnsi="Tahoma" w:cs="Tahoma"/>
          <w:lang w:val="en-GB"/>
        </w:rPr>
      </w:pPr>
    </w:p>
    <w:p w:rsidR="00244CC6" w:rsidRPr="00EB3732" w:rsidRDefault="00244CC6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By clicking on the ‘Read the log file’ button,</w:t>
      </w:r>
    </w:p>
    <w:p w:rsidR="00244CC6" w:rsidRPr="00EB3732" w:rsidRDefault="00244CC6" w:rsidP="00244CC6">
      <w:pPr>
        <w:pStyle w:val="ListParagraph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76FC9A76" wp14:editId="53BEA44B">
            <wp:extent cx="3096000" cy="666000"/>
            <wp:effectExtent l="0" t="0" r="0" b="127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/>
                    <a:srcRect t="63550"/>
                    <a:stretch/>
                  </pic:blipFill>
                  <pic:spPr bwMode="auto">
                    <a:xfrm>
                      <a:off x="0" y="0"/>
                      <a:ext cx="3096000" cy="66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4CC6" w:rsidRPr="00EB3732" w:rsidRDefault="00244CC6" w:rsidP="00244CC6">
      <w:pPr>
        <w:pStyle w:val="ListParagraph"/>
        <w:jc w:val="center"/>
        <w:rPr>
          <w:rFonts w:ascii="Tahoma" w:hAnsi="Tahoma" w:cs="Tahoma"/>
          <w:lang w:val="en-GB"/>
        </w:rPr>
      </w:pPr>
    </w:p>
    <w:p w:rsidR="00287861" w:rsidRPr="00EB3732" w:rsidRDefault="00244CC6" w:rsidP="00004F9B">
      <w:pPr>
        <w:pStyle w:val="ListParagraph"/>
        <w:numPr>
          <w:ilvl w:val="0"/>
          <w:numId w:val="3"/>
        </w:numPr>
        <w:ind w:left="851" w:right="-143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You can open the log file generated during the generation of this file that gives details (e.g. empty file or number of loaded records) for each generated Excel sheet: </w:t>
      </w:r>
    </w:p>
    <w:p w:rsidR="00287861" w:rsidRPr="00EB3732" w:rsidRDefault="00287861" w:rsidP="00244CC6">
      <w:pPr>
        <w:pStyle w:val="ListParagraph"/>
        <w:jc w:val="center"/>
        <w:rPr>
          <w:rFonts w:ascii="Tahoma" w:hAnsi="Tahoma" w:cs="Tahoma"/>
          <w:lang w:val="en-GB"/>
        </w:rPr>
      </w:pPr>
    </w:p>
    <w:p w:rsidR="00244CC6" w:rsidRPr="00EB3732" w:rsidRDefault="00975B7E" w:rsidP="00975B7E">
      <w:pPr>
        <w:pStyle w:val="ListParagraph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53B1B2BA" wp14:editId="63226F79">
            <wp:extent cx="3628800" cy="4644000"/>
            <wp:effectExtent l="0" t="0" r="0" b="444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28800" cy="46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CC6" w:rsidRPr="00EB3732" w:rsidRDefault="00244CC6" w:rsidP="00244CC6">
      <w:pPr>
        <w:pStyle w:val="ListParagraph"/>
        <w:jc w:val="center"/>
        <w:rPr>
          <w:rFonts w:ascii="Tahoma" w:hAnsi="Tahoma" w:cs="Tahoma"/>
          <w:lang w:val="en-GB"/>
        </w:rPr>
      </w:pPr>
    </w:p>
    <w:p w:rsidR="00287861" w:rsidRPr="00EB3732" w:rsidRDefault="00287861">
      <w:pPr>
        <w:rPr>
          <w:rFonts w:ascii="Tahoma" w:hAnsi="Tahoma" w:cs="Tahoma"/>
          <w:lang w:val="en-GB"/>
        </w:rPr>
      </w:pPr>
    </w:p>
    <w:p w:rsidR="00975B7E" w:rsidRDefault="00975B7E" w:rsidP="00004F9B">
      <w:pPr>
        <w:pStyle w:val="ListParagraph"/>
        <w:numPr>
          <w:ilvl w:val="1"/>
          <w:numId w:val="2"/>
        </w:numPr>
        <w:ind w:left="567" w:hanging="567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 xml:space="preserve">Preparation of Final </w:t>
      </w:r>
      <w:proofErr w:type="spellStart"/>
      <w:r w:rsidRPr="00EB3732">
        <w:rPr>
          <w:rFonts w:ascii="Tahoma" w:hAnsi="Tahoma" w:cs="Tahoma"/>
          <w:b/>
          <w:lang w:val="en-GB"/>
        </w:rPr>
        <w:t>ExternalTable</w:t>
      </w:r>
      <w:r w:rsidR="002A77BA" w:rsidRPr="00EB3732">
        <w:rPr>
          <w:rFonts w:ascii="Tahoma" w:hAnsi="Tahoma" w:cs="Tahoma"/>
          <w:b/>
          <w:lang w:val="en-GB"/>
        </w:rPr>
        <w:t>s</w:t>
      </w:r>
      <w:proofErr w:type="spellEnd"/>
      <w:r w:rsidRPr="00EB3732">
        <w:rPr>
          <w:rFonts w:ascii="Tahoma" w:hAnsi="Tahoma" w:cs="Tahoma"/>
          <w:b/>
          <w:lang w:val="en-GB"/>
        </w:rPr>
        <w:t xml:space="preserve"> file</w:t>
      </w:r>
    </w:p>
    <w:p w:rsidR="00817121" w:rsidRDefault="00817121" w:rsidP="00817121">
      <w:pPr>
        <w:pStyle w:val="ListParagraph"/>
        <w:ind w:left="567"/>
        <w:rPr>
          <w:rFonts w:ascii="Tahoma" w:hAnsi="Tahoma" w:cs="Tahoma"/>
          <w:b/>
          <w:lang w:val="en-GB"/>
        </w:rPr>
      </w:pPr>
    </w:p>
    <w:p w:rsidR="00817121" w:rsidRPr="00EB3732" w:rsidRDefault="00817121" w:rsidP="00004F9B">
      <w:pPr>
        <w:pStyle w:val="ListParagraph"/>
        <w:numPr>
          <w:ilvl w:val="2"/>
          <w:numId w:val="2"/>
        </w:numPr>
        <w:ind w:left="1418" w:hanging="851"/>
        <w:rPr>
          <w:rFonts w:ascii="Tahoma" w:hAnsi="Tahoma" w:cs="Tahoma"/>
          <w:b/>
          <w:lang w:val="en-GB"/>
        </w:rPr>
      </w:pPr>
      <w:r>
        <w:rPr>
          <w:rFonts w:ascii="Tahoma" w:hAnsi="Tahoma" w:cs="Tahoma"/>
          <w:b/>
          <w:lang w:val="en-GB"/>
        </w:rPr>
        <w:t>Procedure</w:t>
      </w:r>
    </w:p>
    <w:p w:rsidR="00975B7E" w:rsidRPr="00EB3732" w:rsidRDefault="00975B7E" w:rsidP="00817121">
      <w:pPr>
        <w:ind w:left="567"/>
        <w:rPr>
          <w:rFonts w:ascii="Tahoma" w:hAnsi="Tahoma" w:cs="Tahoma"/>
          <w:lang w:val="en-GB"/>
        </w:rPr>
      </w:pPr>
    </w:p>
    <w:p w:rsidR="00D529A2" w:rsidRPr="00EB3732" w:rsidRDefault="00D529A2" w:rsidP="00817121">
      <w:pPr>
        <w:ind w:left="567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The update of the </w:t>
      </w:r>
      <w:proofErr w:type="spellStart"/>
      <w:r w:rsidRPr="00EB3732">
        <w:rPr>
          <w:rFonts w:ascii="Tahoma" w:hAnsi="Tahoma" w:cs="Tahoma"/>
          <w:lang w:val="en-GB"/>
        </w:rPr>
        <w:t>ExternalTables</w:t>
      </w:r>
      <w:proofErr w:type="spellEnd"/>
      <w:r w:rsidRPr="00EB3732">
        <w:rPr>
          <w:rFonts w:ascii="Tahoma" w:hAnsi="Tahoma" w:cs="Tahoma"/>
          <w:lang w:val="en-GB"/>
        </w:rPr>
        <w:t xml:space="preserve"> file can be done according to 2 different pathways:</w:t>
      </w:r>
    </w:p>
    <w:p w:rsidR="002A77BA" w:rsidRPr="00EB3732" w:rsidRDefault="002A77BA" w:rsidP="00004F9B">
      <w:pPr>
        <w:pStyle w:val="ListParagraph"/>
        <w:numPr>
          <w:ilvl w:val="0"/>
          <w:numId w:val="8"/>
        </w:numPr>
        <w:ind w:right="-14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If the project is started, you can directly use the temporary </w:t>
      </w:r>
      <w:proofErr w:type="spellStart"/>
      <w:r w:rsidRPr="00EB3732">
        <w:rPr>
          <w:rFonts w:ascii="Tahoma" w:hAnsi="Tahoma" w:cs="Tahoma"/>
          <w:lang w:val="en-GB"/>
        </w:rPr>
        <w:t>ExternalTables</w:t>
      </w:r>
      <w:proofErr w:type="spellEnd"/>
      <w:r w:rsidRPr="00EB3732">
        <w:rPr>
          <w:rFonts w:ascii="Tahoma" w:hAnsi="Tahoma" w:cs="Tahoma"/>
          <w:lang w:val="en-GB"/>
        </w:rPr>
        <w:t>.</w:t>
      </w:r>
    </w:p>
    <w:p w:rsidR="002A77BA" w:rsidRPr="00EB3732" w:rsidRDefault="002A77BA" w:rsidP="00004F9B">
      <w:pPr>
        <w:pStyle w:val="ListParagraph"/>
        <w:numPr>
          <w:ilvl w:val="0"/>
          <w:numId w:val="8"/>
        </w:numPr>
        <w:ind w:right="-14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If you have to update an existed project, you can:</w:t>
      </w:r>
    </w:p>
    <w:p w:rsidR="002A77BA" w:rsidRPr="00EB3732" w:rsidRDefault="002A77BA" w:rsidP="00004F9B">
      <w:pPr>
        <w:pStyle w:val="ListParagraph"/>
        <w:numPr>
          <w:ilvl w:val="1"/>
          <w:numId w:val="1"/>
        </w:numPr>
        <w:ind w:left="1560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Take the last update of </w:t>
      </w:r>
      <w:proofErr w:type="spellStart"/>
      <w:r w:rsidRPr="00EB3732">
        <w:rPr>
          <w:rFonts w:ascii="Tahoma" w:hAnsi="Tahoma" w:cs="Tahoma"/>
          <w:lang w:val="en-GB"/>
        </w:rPr>
        <w:t>ExternalTables</w:t>
      </w:r>
      <w:proofErr w:type="spellEnd"/>
      <w:r w:rsidRPr="00EB3732">
        <w:rPr>
          <w:rFonts w:ascii="Tahoma" w:hAnsi="Tahoma" w:cs="Tahoma"/>
          <w:lang w:val="en-GB"/>
        </w:rPr>
        <w:t xml:space="preserve"> attached to this project </w:t>
      </w:r>
    </w:p>
    <w:p w:rsidR="002A77BA" w:rsidRPr="00EB3732" w:rsidRDefault="002A77BA" w:rsidP="00004F9B">
      <w:pPr>
        <w:pStyle w:val="ListParagraph"/>
        <w:numPr>
          <w:ilvl w:val="1"/>
          <w:numId w:val="1"/>
        </w:numPr>
        <w:ind w:left="1560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Put all the worksheet tabs in “no </w:t>
      </w:r>
      <w:proofErr w:type="spellStart"/>
      <w:r w:rsidRPr="00EB3732">
        <w:rPr>
          <w:rFonts w:ascii="Tahoma" w:hAnsi="Tahoma" w:cs="Tahoma"/>
          <w:lang w:val="en-GB"/>
        </w:rPr>
        <w:t>color</w:t>
      </w:r>
      <w:proofErr w:type="spellEnd"/>
      <w:r w:rsidRPr="00EB3732">
        <w:rPr>
          <w:rFonts w:ascii="Tahoma" w:hAnsi="Tahoma" w:cs="Tahoma"/>
          <w:lang w:val="en-GB"/>
        </w:rPr>
        <w:t xml:space="preserve">”: Right click of the tab, choose “Tab </w:t>
      </w:r>
      <w:proofErr w:type="spellStart"/>
      <w:r w:rsidRPr="00EB3732">
        <w:rPr>
          <w:rFonts w:ascii="Tahoma" w:hAnsi="Tahoma" w:cs="Tahoma"/>
          <w:lang w:val="en-GB"/>
        </w:rPr>
        <w:t>color</w:t>
      </w:r>
      <w:proofErr w:type="spellEnd"/>
      <w:r w:rsidRPr="00EB3732">
        <w:rPr>
          <w:rFonts w:ascii="Tahoma" w:hAnsi="Tahoma" w:cs="Tahoma"/>
          <w:lang w:val="en-GB"/>
        </w:rPr>
        <w:t xml:space="preserve">” in the menu, then “no </w:t>
      </w:r>
      <w:proofErr w:type="spellStart"/>
      <w:r w:rsidRPr="00EB3732">
        <w:rPr>
          <w:rFonts w:ascii="Tahoma" w:hAnsi="Tahoma" w:cs="Tahoma"/>
          <w:lang w:val="en-GB"/>
        </w:rPr>
        <w:t>color</w:t>
      </w:r>
      <w:proofErr w:type="spellEnd"/>
      <w:r w:rsidRPr="00EB3732">
        <w:rPr>
          <w:rFonts w:ascii="Tahoma" w:hAnsi="Tahoma" w:cs="Tahoma"/>
          <w:lang w:val="en-GB"/>
        </w:rPr>
        <w:t>”.</w:t>
      </w:r>
    </w:p>
    <w:p w:rsidR="002A77BA" w:rsidRPr="00EB3732" w:rsidRDefault="002A77BA" w:rsidP="00004F9B">
      <w:pPr>
        <w:pStyle w:val="ListParagraph"/>
        <w:numPr>
          <w:ilvl w:val="1"/>
          <w:numId w:val="1"/>
        </w:numPr>
        <w:ind w:left="1560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Save it with a new attached date. </w:t>
      </w:r>
    </w:p>
    <w:p w:rsidR="00D529A2" w:rsidRPr="00EB3732" w:rsidRDefault="00D529A2" w:rsidP="00004F9B">
      <w:pPr>
        <w:pStyle w:val="ListParagraph"/>
        <w:numPr>
          <w:ilvl w:val="1"/>
          <w:numId w:val="1"/>
        </w:numPr>
        <w:ind w:left="1560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The sheet update can be done by copying the sheets from to temporary external table to the current one, or updating directly the sheet, depending of worksheet. </w:t>
      </w:r>
    </w:p>
    <w:p w:rsidR="002A77BA" w:rsidRPr="00EB3732" w:rsidRDefault="002A77BA" w:rsidP="00817121">
      <w:pPr>
        <w:ind w:left="567"/>
        <w:rPr>
          <w:rFonts w:ascii="Tahoma" w:hAnsi="Tahoma" w:cs="Tahoma"/>
          <w:lang w:val="en-GB"/>
        </w:rPr>
      </w:pPr>
    </w:p>
    <w:p w:rsidR="002A77BA" w:rsidRPr="00EB3732" w:rsidRDefault="002A77BA" w:rsidP="00817121">
      <w:pPr>
        <w:ind w:left="567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As you go along filling the worksheet, put the worksheet </w:t>
      </w:r>
      <w:r w:rsidRPr="00EB3732">
        <w:rPr>
          <w:rFonts w:ascii="Tahoma" w:hAnsi="Tahoma" w:cs="Tahoma"/>
          <w:highlight w:val="green"/>
          <w:lang w:val="en-GB"/>
        </w:rPr>
        <w:t>tabs in green</w:t>
      </w:r>
      <w:r w:rsidRPr="00EB3732">
        <w:rPr>
          <w:rFonts w:ascii="Tahoma" w:hAnsi="Tahoma" w:cs="Tahoma"/>
          <w:lang w:val="en-GB"/>
        </w:rPr>
        <w:t xml:space="preserve"> when finished, </w:t>
      </w:r>
      <w:r w:rsidRPr="00EB3732">
        <w:rPr>
          <w:rFonts w:ascii="Tahoma" w:hAnsi="Tahoma" w:cs="Tahoma"/>
          <w:highlight w:val="red"/>
          <w:lang w:val="en-GB"/>
        </w:rPr>
        <w:t>in red</w:t>
      </w:r>
      <w:r w:rsidRPr="00EB3732">
        <w:rPr>
          <w:rFonts w:ascii="Tahoma" w:hAnsi="Tahoma" w:cs="Tahoma"/>
          <w:lang w:val="en-GB"/>
        </w:rPr>
        <w:t xml:space="preserve"> with comments in the worksheet to know this is not finalised.</w:t>
      </w:r>
    </w:p>
    <w:p w:rsidR="002A77BA" w:rsidRPr="00EB3732" w:rsidRDefault="002A77BA" w:rsidP="00817121">
      <w:pPr>
        <w:ind w:left="567"/>
        <w:rPr>
          <w:rFonts w:ascii="Tahoma" w:hAnsi="Tahoma" w:cs="Tahoma"/>
          <w:highlight w:val="yellow"/>
          <w:lang w:val="en-GB"/>
        </w:rPr>
      </w:pPr>
    </w:p>
    <w:p w:rsidR="00DE0D4A" w:rsidRDefault="00312265" w:rsidP="00312265">
      <w:pPr>
        <w:ind w:left="567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b/>
          <w:lang w:val="en-GB"/>
        </w:rPr>
        <w:t>Note</w:t>
      </w:r>
      <w:r>
        <w:rPr>
          <w:rFonts w:ascii="Tahoma" w:hAnsi="Tahoma" w:cs="Tahoma"/>
          <w:b/>
          <w:lang w:val="en-GB"/>
        </w:rPr>
        <w:t xml:space="preserve"> 1</w:t>
      </w:r>
      <w:r w:rsidRPr="00EB3732">
        <w:rPr>
          <w:rFonts w:ascii="Tahoma" w:hAnsi="Tahoma" w:cs="Tahoma"/>
          <w:b/>
          <w:lang w:val="en-GB"/>
        </w:rPr>
        <w:t>:</w:t>
      </w:r>
      <w:r w:rsidRPr="00EB3732">
        <w:rPr>
          <w:rFonts w:ascii="Tahoma" w:hAnsi="Tahoma" w:cs="Tahoma"/>
          <w:lang w:val="en-GB"/>
        </w:rPr>
        <w:t xml:space="preserve"> </w:t>
      </w:r>
      <w:r>
        <w:rPr>
          <w:rFonts w:ascii="Tahoma" w:hAnsi="Tahoma" w:cs="Tahoma"/>
          <w:lang w:val="en-GB"/>
        </w:rPr>
        <w:t>The format of the columns Comment, Label, Name is defined with 100 characters</w:t>
      </w:r>
      <w:r w:rsidR="00DE0D4A">
        <w:rPr>
          <w:rFonts w:ascii="Tahoma" w:hAnsi="Tahoma" w:cs="Tahoma"/>
          <w:lang w:val="en-GB"/>
        </w:rPr>
        <w:t xml:space="preserve"> </w:t>
      </w:r>
      <w:r w:rsidR="00DE0D4A">
        <w:rPr>
          <w:rStyle w:val="hps"/>
          <w:lang w:val="en"/>
        </w:rPr>
        <w:t>unless otherwise</w:t>
      </w:r>
      <w:r w:rsidR="00DE0D4A">
        <w:rPr>
          <w:lang w:val="en"/>
        </w:rPr>
        <w:t xml:space="preserve"> </w:t>
      </w:r>
      <w:r w:rsidR="00DE0D4A">
        <w:rPr>
          <w:rStyle w:val="hps"/>
          <w:lang w:val="en"/>
        </w:rPr>
        <w:t>specified</w:t>
      </w:r>
      <w:r w:rsidR="00DE0D4A">
        <w:rPr>
          <w:lang w:val="en"/>
        </w:rPr>
        <w:t xml:space="preserve"> </w:t>
      </w:r>
      <w:r w:rsidR="00DE0D4A">
        <w:rPr>
          <w:rStyle w:val="hps"/>
          <w:lang w:val="en"/>
        </w:rPr>
        <w:t>in the document</w:t>
      </w:r>
      <w:r>
        <w:rPr>
          <w:rFonts w:ascii="Tahoma" w:hAnsi="Tahoma" w:cs="Tahoma"/>
          <w:lang w:val="en-GB"/>
        </w:rPr>
        <w:t>.</w:t>
      </w:r>
    </w:p>
    <w:p w:rsidR="00312265" w:rsidRPr="00EB3732" w:rsidRDefault="00312265" w:rsidP="00312265">
      <w:pPr>
        <w:ind w:left="567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 </w:t>
      </w:r>
    </w:p>
    <w:p w:rsidR="00434082" w:rsidRPr="00EB3732" w:rsidRDefault="00434082" w:rsidP="00817121">
      <w:pPr>
        <w:ind w:left="567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b/>
          <w:lang w:val="en-GB"/>
        </w:rPr>
        <w:t>Note</w:t>
      </w:r>
      <w:r w:rsidR="00312265">
        <w:rPr>
          <w:rFonts w:ascii="Tahoma" w:hAnsi="Tahoma" w:cs="Tahoma"/>
          <w:b/>
          <w:lang w:val="en-GB"/>
        </w:rPr>
        <w:t xml:space="preserve"> 2</w:t>
      </w:r>
      <w:r w:rsidRPr="00EB3732">
        <w:rPr>
          <w:rFonts w:ascii="Tahoma" w:hAnsi="Tahoma" w:cs="Tahoma"/>
          <w:b/>
          <w:lang w:val="en-GB"/>
        </w:rPr>
        <w:t>:</w:t>
      </w:r>
      <w:r w:rsidRPr="00EB3732">
        <w:rPr>
          <w:rFonts w:ascii="Tahoma" w:hAnsi="Tahoma" w:cs="Tahoma"/>
          <w:lang w:val="en-GB"/>
        </w:rPr>
        <w:t xml:space="preserve"> if you need to load .db3 files into </w:t>
      </w:r>
      <w:r w:rsidR="00D529A2" w:rsidRPr="00EB3732">
        <w:rPr>
          <w:rFonts w:ascii="Tahoma" w:hAnsi="Tahoma" w:cs="Tahoma"/>
          <w:lang w:val="en-GB"/>
        </w:rPr>
        <w:t>Excel</w:t>
      </w:r>
      <w:r w:rsidRPr="00EB3732">
        <w:rPr>
          <w:rFonts w:ascii="Tahoma" w:hAnsi="Tahoma" w:cs="Tahoma"/>
          <w:lang w:val="en-GB"/>
        </w:rPr>
        <w:t xml:space="preserve"> sheet, the procedure to be followed is: </w:t>
      </w:r>
    </w:p>
    <w:p w:rsidR="00434082" w:rsidRPr="00EB3732" w:rsidRDefault="00434082" w:rsidP="00004F9B">
      <w:pPr>
        <w:pStyle w:val="ListParagraph"/>
        <w:numPr>
          <w:ilvl w:val="0"/>
          <w:numId w:val="6"/>
        </w:num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Open a new temporary Excel file and place it so that you can view the column headings of the </w:t>
      </w:r>
      <w:proofErr w:type="spellStart"/>
      <w:r w:rsidRPr="00EB3732">
        <w:rPr>
          <w:rFonts w:ascii="Tahoma" w:hAnsi="Tahoma" w:cs="Tahoma"/>
          <w:lang w:val="en-GB"/>
        </w:rPr>
        <w:t>ExternalTables</w:t>
      </w:r>
      <w:proofErr w:type="spellEnd"/>
      <w:r w:rsidRPr="00EB3732">
        <w:rPr>
          <w:rFonts w:ascii="Tahoma" w:hAnsi="Tahoma" w:cs="Tahoma"/>
          <w:lang w:val="en-GB"/>
        </w:rPr>
        <w:t xml:space="preserve"> to fill in</w:t>
      </w:r>
    </w:p>
    <w:p w:rsidR="00434082" w:rsidRPr="00EB3732" w:rsidRDefault="00434082" w:rsidP="00004F9B">
      <w:pPr>
        <w:pStyle w:val="ListParagraph"/>
        <w:numPr>
          <w:ilvl w:val="0"/>
          <w:numId w:val="6"/>
        </w:num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Choose Data &gt; From txt &gt;</w:t>
      </w:r>
    </w:p>
    <w:p w:rsidR="00434082" w:rsidRPr="00EB3732" w:rsidRDefault="00434082" w:rsidP="00004F9B">
      <w:pPr>
        <w:pStyle w:val="ListParagraph"/>
        <w:numPr>
          <w:ilvl w:val="0"/>
          <w:numId w:val="6"/>
        </w:num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Select the country folder </w:t>
      </w:r>
      <w:proofErr w:type="spellStart"/>
      <w:r w:rsidRPr="00EB3732">
        <w:rPr>
          <w:rFonts w:ascii="Tahoma" w:hAnsi="Tahoma" w:cs="Tahoma"/>
          <w:b/>
          <w:lang w:val="en-GB"/>
        </w:rPr>
        <w:t>z_end</w:t>
      </w:r>
      <w:proofErr w:type="spellEnd"/>
      <w:r w:rsidRPr="00EB3732">
        <w:rPr>
          <w:rFonts w:ascii="Tahoma" w:hAnsi="Tahoma" w:cs="Tahoma"/>
          <w:b/>
          <w:lang w:val="en-GB"/>
        </w:rPr>
        <w:t xml:space="preserve">\db3-files, </w:t>
      </w:r>
      <w:r w:rsidRPr="00EB3732">
        <w:rPr>
          <w:rFonts w:ascii="Tahoma" w:hAnsi="Tahoma" w:cs="Tahoma"/>
          <w:lang w:val="en-GB"/>
        </w:rPr>
        <w:t xml:space="preserve">view “All files” (bottom right menu), select the corresponding </w:t>
      </w:r>
      <w:r w:rsidRPr="00EB3732">
        <w:rPr>
          <w:rFonts w:ascii="Tahoma" w:hAnsi="Tahoma" w:cs="Tahoma"/>
          <w:b/>
          <w:lang w:val="en-GB"/>
        </w:rPr>
        <w:t>ET_xxx.db3</w:t>
      </w:r>
      <w:r w:rsidRPr="00EB3732">
        <w:rPr>
          <w:rFonts w:ascii="Tahoma" w:hAnsi="Tahoma" w:cs="Tahoma"/>
          <w:lang w:val="en-GB"/>
        </w:rPr>
        <w:t xml:space="preserve"> file and click on” Import”</w:t>
      </w:r>
    </w:p>
    <w:p w:rsidR="00434082" w:rsidRPr="00EB3732" w:rsidRDefault="00434082" w:rsidP="00004F9B">
      <w:pPr>
        <w:pStyle w:val="ListParagraph"/>
        <w:numPr>
          <w:ilvl w:val="0"/>
          <w:numId w:val="6"/>
        </w:num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On the Text Import Wizard, choose “Fixed width”, File origin =MS-DOS(PC-8) if numbers, fine, else ANSI for regular characters </w:t>
      </w:r>
      <w:r w:rsidRPr="00EB3732">
        <w:rPr>
          <w:rFonts w:ascii="Tahoma" w:hAnsi="Tahoma" w:cs="Tahoma"/>
          <w:highlight w:val="yellow"/>
          <w:lang w:val="en-GB"/>
        </w:rPr>
        <w:t>or xxx</w:t>
      </w:r>
      <w:r w:rsidRPr="00EB3732">
        <w:rPr>
          <w:rFonts w:ascii="Tahoma" w:hAnsi="Tahoma" w:cs="Tahoma"/>
          <w:lang w:val="en-GB"/>
        </w:rPr>
        <w:t>, then click on “Next”</w:t>
      </w:r>
    </w:p>
    <w:p w:rsidR="00434082" w:rsidRPr="00EB3732" w:rsidRDefault="00434082" w:rsidP="00004F9B">
      <w:pPr>
        <w:pStyle w:val="ListParagraph"/>
        <w:numPr>
          <w:ilvl w:val="0"/>
          <w:numId w:val="6"/>
        </w:num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Set the column breaks according to the </w:t>
      </w:r>
      <w:proofErr w:type="spellStart"/>
      <w:r w:rsidRPr="00EB3732">
        <w:rPr>
          <w:rFonts w:ascii="Tahoma" w:hAnsi="Tahoma" w:cs="Tahoma"/>
          <w:lang w:val="en-GB"/>
        </w:rPr>
        <w:t>ExternalTables</w:t>
      </w:r>
      <w:proofErr w:type="spellEnd"/>
      <w:r w:rsidRPr="00EB3732">
        <w:rPr>
          <w:rFonts w:ascii="Tahoma" w:hAnsi="Tahoma" w:cs="Tahoma"/>
          <w:lang w:val="en-GB"/>
        </w:rPr>
        <w:t xml:space="preserve"> column headings and info from another project, then click on “next”</w:t>
      </w:r>
    </w:p>
    <w:p w:rsidR="00434082" w:rsidRPr="00EB3732" w:rsidRDefault="00434082" w:rsidP="00004F9B">
      <w:pPr>
        <w:pStyle w:val="ListParagraph"/>
        <w:numPr>
          <w:ilvl w:val="0"/>
          <w:numId w:val="6"/>
        </w:num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Select all columns (first column, shift, last column) and choose Text format, , then click on “Finish”</w:t>
      </w:r>
    </w:p>
    <w:p w:rsidR="00434082" w:rsidRPr="00EB3732" w:rsidRDefault="00434082" w:rsidP="00004F9B">
      <w:pPr>
        <w:pStyle w:val="ListParagraph"/>
        <w:numPr>
          <w:ilvl w:val="0"/>
          <w:numId w:val="6"/>
        </w:num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Enter the data in =$A$1</w:t>
      </w:r>
    </w:p>
    <w:p w:rsidR="00434082" w:rsidRPr="00EB3732" w:rsidRDefault="00434082" w:rsidP="00004F9B">
      <w:pPr>
        <w:pStyle w:val="ListParagraph"/>
        <w:numPr>
          <w:ilvl w:val="0"/>
          <w:numId w:val="6"/>
        </w:num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Copy the row with column headings from </w:t>
      </w:r>
      <w:proofErr w:type="spellStart"/>
      <w:r w:rsidRPr="00EB3732">
        <w:rPr>
          <w:rFonts w:ascii="Tahoma" w:hAnsi="Tahoma" w:cs="Tahoma"/>
          <w:lang w:val="en-GB"/>
        </w:rPr>
        <w:t>ExternalTables</w:t>
      </w:r>
      <w:proofErr w:type="spellEnd"/>
      <w:r w:rsidRPr="00EB3732">
        <w:rPr>
          <w:rFonts w:ascii="Tahoma" w:hAnsi="Tahoma" w:cs="Tahoma"/>
          <w:lang w:val="en-GB"/>
        </w:rPr>
        <w:t xml:space="preserve"> into the new temporary file using “Insert copied cells”</w:t>
      </w:r>
    </w:p>
    <w:p w:rsidR="002A77BA" w:rsidRDefault="002A77BA">
      <w:pPr>
        <w:rPr>
          <w:rFonts w:ascii="Tahoma" w:hAnsi="Tahoma" w:cs="Tahoma"/>
          <w:highlight w:val="yellow"/>
          <w:lang w:val="en-GB"/>
        </w:rPr>
      </w:pPr>
    </w:p>
    <w:p w:rsidR="00817121" w:rsidRPr="00EB3732" w:rsidRDefault="00817121" w:rsidP="00004F9B">
      <w:pPr>
        <w:pStyle w:val="ListParagraph"/>
        <w:numPr>
          <w:ilvl w:val="2"/>
          <w:numId w:val="2"/>
        </w:numPr>
        <w:ind w:left="1418" w:hanging="851"/>
        <w:rPr>
          <w:rFonts w:ascii="Tahoma" w:hAnsi="Tahoma" w:cs="Tahoma"/>
          <w:b/>
          <w:lang w:val="en-GB"/>
        </w:rPr>
      </w:pPr>
      <w:r>
        <w:rPr>
          <w:rFonts w:ascii="Tahoma" w:hAnsi="Tahoma" w:cs="Tahoma"/>
          <w:b/>
          <w:lang w:val="en-GB"/>
        </w:rPr>
        <w:t>Tables/worksheet Description</w:t>
      </w:r>
    </w:p>
    <w:p w:rsidR="00817121" w:rsidRPr="00EB3732" w:rsidRDefault="00817121" w:rsidP="00817121">
      <w:pPr>
        <w:ind w:left="567"/>
        <w:rPr>
          <w:rFonts w:ascii="Tahoma" w:hAnsi="Tahoma" w:cs="Tahoma"/>
          <w:lang w:val="en-GB"/>
        </w:rPr>
      </w:pPr>
    </w:p>
    <w:p w:rsidR="00D529A2" w:rsidRPr="00EB3732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>ANTHROP</w:t>
      </w:r>
    </w:p>
    <w:p w:rsidR="00397311" w:rsidRPr="00EB3732" w:rsidRDefault="0075399D" w:rsidP="00397311">
      <w:pPr>
        <w:ind w:left="851"/>
        <w:rPr>
          <w:rFonts w:ascii="Tahoma" w:hAnsi="Tahoma" w:cs="Tahoma"/>
          <w:lang w:val="en-GB"/>
        </w:rPr>
      </w:pPr>
      <w:r w:rsidRPr="0075399D">
        <w:rPr>
          <w:rFonts w:ascii="Tahoma" w:hAnsi="Tahoma" w:cs="Tahoma"/>
          <w:lang w:val="en-GB"/>
        </w:rPr>
        <w:t xml:space="preserve">Copy the ANTHROP worksheet from the temporary </w:t>
      </w:r>
      <w:proofErr w:type="spellStart"/>
      <w:r w:rsidRPr="0075399D">
        <w:rPr>
          <w:rFonts w:ascii="Tahoma" w:hAnsi="Tahoma" w:cs="Tahoma"/>
          <w:lang w:val="en-GB"/>
        </w:rPr>
        <w:t>ExternalTables</w:t>
      </w:r>
      <w:proofErr w:type="spellEnd"/>
      <w:r w:rsidRPr="0075399D">
        <w:rPr>
          <w:rFonts w:ascii="Tahoma" w:hAnsi="Tahoma" w:cs="Tahoma"/>
          <w:lang w:val="en-GB"/>
        </w:rPr>
        <w:t xml:space="preserve"> to the final </w:t>
      </w:r>
      <w:proofErr w:type="spellStart"/>
      <w:r w:rsidRPr="0075399D">
        <w:rPr>
          <w:rFonts w:ascii="Tahoma" w:hAnsi="Tahoma" w:cs="Tahoma"/>
          <w:lang w:val="en-GB"/>
        </w:rPr>
        <w:t>ExternalTable</w:t>
      </w:r>
      <w:proofErr w:type="spellEnd"/>
      <w:r>
        <w:rPr>
          <w:rFonts w:ascii="Tahoma" w:hAnsi="Tahoma" w:cs="Tahoma"/>
          <w:lang w:val="en-GB"/>
        </w:rPr>
        <w:t xml:space="preserve">. </w:t>
      </w:r>
      <w:r w:rsidR="00D529A2" w:rsidRPr="00EB3732">
        <w:rPr>
          <w:rFonts w:ascii="Tahoma" w:hAnsi="Tahoma" w:cs="Tahoma"/>
          <w:lang w:val="en-GB"/>
        </w:rPr>
        <w:t xml:space="preserve">A priori no change needed except if this is a special population. </w:t>
      </w:r>
    </w:p>
    <w:p w:rsidR="00D529A2" w:rsidRPr="00EB3732" w:rsidRDefault="00397311" w:rsidP="00397311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An ANTHROP file called ET_ANTHROP_xxxx.db3 is available in the folder </w:t>
      </w:r>
      <w:r w:rsidRPr="00EB3732">
        <w:rPr>
          <w:rFonts w:ascii="Tahoma" w:hAnsi="Tahoma" w:cs="Tahoma"/>
          <w:color w:val="0000FF"/>
          <w:lang w:val="en-GB"/>
        </w:rPr>
        <w:t>\DEX\GLOBODIET_DB\3_COMMON\LIBRARY e-SMP\db3-files</w:t>
      </w:r>
      <w:r w:rsidR="00D529A2" w:rsidRPr="00EB3732">
        <w:rPr>
          <w:rFonts w:ascii="Tahoma" w:hAnsi="Tahoma" w:cs="Tahoma"/>
          <w:lang w:val="en-GB"/>
        </w:rPr>
        <w:t>.</w:t>
      </w:r>
    </w:p>
    <w:p w:rsidR="00397311" w:rsidRPr="00EB3732" w:rsidRDefault="00397311" w:rsidP="00D529A2">
      <w:pPr>
        <w:rPr>
          <w:rFonts w:ascii="Tahoma" w:hAnsi="Tahoma" w:cs="Tahoma"/>
          <w:lang w:val="en-GB"/>
        </w:rPr>
      </w:pPr>
    </w:p>
    <w:p w:rsidR="00D529A2" w:rsidRPr="00EB3732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>BRANDNAME</w:t>
      </w:r>
    </w:p>
    <w:p w:rsidR="0075399D" w:rsidRPr="0075399D" w:rsidRDefault="0075399D" w:rsidP="0075399D">
      <w:pPr>
        <w:ind w:left="851"/>
        <w:rPr>
          <w:rFonts w:ascii="Tahoma" w:hAnsi="Tahoma" w:cs="Tahoma"/>
          <w:lang w:val="en-GB"/>
        </w:rPr>
      </w:pPr>
      <w:r w:rsidRPr="0075399D">
        <w:rPr>
          <w:rFonts w:ascii="Tahoma" w:hAnsi="Tahoma" w:cs="Tahoma"/>
          <w:lang w:val="en-GB"/>
        </w:rPr>
        <w:t>Copy the BRANDNAME</w:t>
      </w:r>
      <w:r>
        <w:rPr>
          <w:rFonts w:ascii="Tahoma" w:hAnsi="Tahoma" w:cs="Tahoma"/>
          <w:lang w:val="en-GB"/>
        </w:rPr>
        <w:t xml:space="preserve"> </w:t>
      </w:r>
      <w:r w:rsidRPr="0075399D">
        <w:rPr>
          <w:rFonts w:ascii="Tahoma" w:hAnsi="Tahoma" w:cs="Tahoma"/>
          <w:lang w:val="en-GB"/>
        </w:rPr>
        <w:t xml:space="preserve">worksheet from the temporary </w:t>
      </w:r>
      <w:proofErr w:type="spellStart"/>
      <w:r w:rsidRPr="0075399D">
        <w:rPr>
          <w:rFonts w:ascii="Tahoma" w:hAnsi="Tahoma" w:cs="Tahoma"/>
          <w:lang w:val="en-GB"/>
        </w:rPr>
        <w:t>ExternalTables</w:t>
      </w:r>
      <w:proofErr w:type="spellEnd"/>
      <w:r w:rsidRPr="0075399D">
        <w:rPr>
          <w:rFonts w:ascii="Tahoma" w:hAnsi="Tahoma" w:cs="Tahoma"/>
          <w:lang w:val="en-GB"/>
        </w:rPr>
        <w:t xml:space="preserve"> to the final </w:t>
      </w:r>
      <w:proofErr w:type="spellStart"/>
      <w:r w:rsidRPr="0075399D">
        <w:rPr>
          <w:rFonts w:ascii="Tahoma" w:hAnsi="Tahoma" w:cs="Tahoma"/>
          <w:lang w:val="en-GB"/>
        </w:rPr>
        <w:t>ExternalTable</w:t>
      </w:r>
      <w:proofErr w:type="spellEnd"/>
      <w:r w:rsidRPr="0075399D">
        <w:rPr>
          <w:rFonts w:ascii="Tahoma" w:hAnsi="Tahoma" w:cs="Tahoma"/>
          <w:lang w:val="en-GB"/>
        </w:rPr>
        <w:t xml:space="preserve">. </w:t>
      </w:r>
    </w:p>
    <w:p w:rsidR="0075399D" w:rsidRDefault="0075399D" w:rsidP="00004F9B">
      <w:pPr>
        <w:pStyle w:val="ListParagraph"/>
        <w:numPr>
          <w:ilvl w:val="0"/>
          <w:numId w:val="7"/>
        </w:numPr>
        <w:ind w:left="1134" w:hanging="283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#NAME:</w:t>
      </w:r>
    </w:p>
    <w:p w:rsidR="00D529A2" w:rsidRPr="00EB3732" w:rsidRDefault="00D529A2" w:rsidP="0075399D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Brand names starting with numbers are entered starting with </w:t>
      </w:r>
      <w:proofErr w:type="gramStart"/>
      <w:r w:rsidRPr="00EB3732">
        <w:rPr>
          <w:rFonts w:ascii="Tahoma" w:hAnsi="Tahoma" w:cs="Tahoma"/>
          <w:lang w:val="en-GB"/>
        </w:rPr>
        <w:t>“ in</w:t>
      </w:r>
      <w:proofErr w:type="gramEnd"/>
      <w:r w:rsidRPr="00EB3732">
        <w:rPr>
          <w:rFonts w:ascii="Tahoma" w:hAnsi="Tahoma" w:cs="Tahoma"/>
          <w:lang w:val="en-GB"/>
        </w:rPr>
        <w:t xml:space="preserve"> </w:t>
      </w:r>
      <w:proofErr w:type="spellStart"/>
      <w:r w:rsidRPr="00EB3732">
        <w:rPr>
          <w:rFonts w:ascii="Tahoma" w:hAnsi="Tahoma" w:cs="Tahoma"/>
          <w:lang w:val="en-GB"/>
        </w:rPr>
        <w:t>BRANDNAME.end</w:t>
      </w:r>
      <w:proofErr w:type="spellEnd"/>
      <w:r w:rsidRPr="00EB3732">
        <w:rPr>
          <w:rFonts w:ascii="Tahoma" w:hAnsi="Tahoma" w:cs="Tahoma"/>
          <w:lang w:val="en-GB"/>
        </w:rPr>
        <w:t>. With the db3 process, it is modified into ô. This has to be removed</w:t>
      </w:r>
      <w:r w:rsidR="0075399D">
        <w:rPr>
          <w:rFonts w:ascii="Tahoma" w:hAnsi="Tahoma" w:cs="Tahoma"/>
          <w:lang w:val="en-GB"/>
        </w:rPr>
        <w:t>.</w:t>
      </w:r>
      <w:r w:rsidRPr="00EB3732">
        <w:rPr>
          <w:rFonts w:ascii="Tahoma" w:hAnsi="Tahoma" w:cs="Tahoma"/>
          <w:lang w:val="en-GB"/>
        </w:rPr>
        <w:t xml:space="preserve"> </w:t>
      </w:r>
    </w:p>
    <w:p w:rsidR="00D529A2" w:rsidRPr="00EB3732" w:rsidRDefault="00D529A2" w:rsidP="00D529A2">
      <w:pPr>
        <w:rPr>
          <w:rFonts w:ascii="Tahoma" w:hAnsi="Tahoma" w:cs="Tahoma"/>
          <w:lang w:val="en-GB"/>
        </w:rPr>
      </w:pPr>
    </w:p>
    <w:p w:rsidR="00D529A2" w:rsidRPr="00EB3732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>CENTERS</w:t>
      </w:r>
    </w:p>
    <w:p w:rsidR="00D529A2" w:rsidRDefault="000C5772" w:rsidP="003E27D5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The Centres d</w:t>
      </w:r>
      <w:r w:rsidR="00D529A2" w:rsidRPr="00EB3732">
        <w:rPr>
          <w:rFonts w:ascii="Tahoma" w:hAnsi="Tahoma" w:cs="Tahoma"/>
          <w:lang w:val="en-GB"/>
        </w:rPr>
        <w:t>epend on information provided by the coordinators.</w:t>
      </w:r>
    </w:p>
    <w:p w:rsidR="00817121" w:rsidRDefault="0075399D" w:rsidP="00EB3732">
      <w:pPr>
        <w:ind w:left="851"/>
        <w:rPr>
          <w:rFonts w:ascii="Tahoma" w:hAnsi="Tahoma" w:cs="Tahoma"/>
          <w:lang w:val="en-GB"/>
        </w:rPr>
      </w:pPr>
      <w:r w:rsidRPr="0075399D">
        <w:rPr>
          <w:rFonts w:ascii="Tahoma" w:hAnsi="Tahoma" w:cs="Tahoma"/>
          <w:lang w:val="en-GB"/>
        </w:rPr>
        <w:t xml:space="preserve">Copy the </w:t>
      </w:r>
      <w:r>
        <w:rPr>
          <w:rFonts w:ascii="Tahoma" w:hAnsi="Tahoma" w:cs="Tahoma"/>
          <w:lang w:val="en-GB"/>
        </w:rPr>
        <w:t xml:space="preserve">CENTERS </w:t>
      </w:r>
      <w:r w:rsidRPr="0075399D">
        <w:rPr>
          <w:rFonts w:ascii="Tahoma" w:hAnsi="Tahoma" w:cs="Tahoma"/>
          <w:lang w:val="en-GB"/>
        </w:rPr>
        <w:t xml:space="preserve">worksheet from the temporary </w:t>
      </w:r>
      <w:proofErr w:type="spellStart"/>
      <w:r w:rsidRPr="0075399D">
        <w:rPr>
          <w:rFonts w:ascii="Tahoma" w:hAnsi="Tahoma" w:cs="Tahoma"/>
          <w:lang w:val="en-GB"/>
        </w:rPr>
        <w:t>ExternalTables</w:t>
      </w:r>
      <w:proofErr w:type="spellEnd"/>
      <w:r w:rsidRPr="0075399D">
        <w:rPr>
          <w:rFonts w:ascii="Tahoma" w:hAnsi="Tahoma" w:cs="Tahoma"/>
          <w:lang w:val="en-GB"/>
        </w:rPr>
        <w:t xml:space="preserve"> to the final </w:t>
      </w:r>
      <w:proofErr w:type="spellStart"/>
      <w:r w:rsidRPr="0075399D">
        <w:rPr>
          <w:rFonts w:ascii="Tahoma" w:hAnsi="Tahoma" w:cs="Tahoma"/>
          <w:lang w:val="en-GB"/>
        </w:rPr>
        <w:t>ExternalTable</w:t>
      </w:r>
      <w:proofErr w:type="spellEnd"/>
      <w:r>
        <w:rPr>
          <w:rFonts w:ascii="Tahoma" w:hAnsi="Tahoma" w:cs="Tahoma"/>
          <w:lang w:val="en-GB"/>
        </w:rPr>
        <w:t xml:space="preserve"> that </w:t>
      </w:r>
      <w:r w:rsidR="00817121" w:rsidRPr="00EB3732">
        <w:rPr>
          <w:rFonts w:ascii="Tahoma" w:hAnsi="Tahoma" w:cs="Tahoma"/>
          <w:lang w:val="en-GB"/>
        </w:rPr>
        <w:t>contains all the existing Centres already</w:t>
      </w:r>
      <w:r w:rsidR="00817121">
        <w:rPr>
          <w:rFonts w:ascii="Tahoma" w:hAnsi="Tahoma" w:cs="Tahoma"/>
          <w:lang w:val="en-GB"/>
        </w:rPr>
        <w:t xml:space="preserve"> defined for GloboDiet projects. </w:t>
      </w:r>
      <w:r w:rsidR="00E6333B">
        <w:rPr>
          <w:rFonts w:ascii="Tahoma" w:hAnsi="Tahoma" w:cs="Tahoma"/>
          <w:lang w:val="en-GB"/>
        </w:rPr>
        <w:t xml:space="preserve">This </w:t>
      </w:r>
      <w:proofErr w:type="spellStart"/>
      <w:r w:rsidR="00E6333B">
        <w:rPr>
          <w:rFonts w:ascii="Tahoma" w:hAnsi="Tahoma" w:cs="Tahoma"/>
          <w:lang w:val="en-GB"/>
        </w:rPr>
        <w:t>Center</w:t>
      </w:r>
      <w:proofErr w:type="spellEnd"/>
      <w:r w:rsidR="00E6333B">
        <w:rPr>
          <w:rFonts w:ascii="Tahoma" w:hAnsi="Tahoma" w:cs="Tahoma"/>
          <w:lang w:val="en-GB"/>
        </w:rPr>
        <w:t xml:space="preserve"> f</w:t>
      </w:r>
      <w:r w:rsidR="00817121">
        <w:rPr>
          <w:rFonts w:ascii="Tahoma" w:hAnsi="Tahoma" w:cs="Tahoma"/>
          <w:lang w:val="en-GB"/>
        </w:rPr>
        <w:t xml:space="preserve">ile is </w:t>
      </w:r>
      <w:r w:rsidR="00EB3732" w:rsidRPr="00EB3732">
        <w:rPr>
          <w:rFonts w:ascii="Tahoma" w:hAnsi="Tahoma" w:cs="Tahoma"/>
          <w:lang w:val="en-GB"/>
        </w:rPr>
        <w:t xml:space="preserve">available in the folder </w:t>
      </w:r>
      <w:r w:rsidR="00EB3732" w:rsidRPr="00EB3732">
        <w:rPr>
          <w:rFonts w:ascii="Tahoma" w:hAnsi="Tahoma" w:cs="Tahoma"/>
          <w:color w:val="0000FF"/>
          <w:lang w:val="en-GB"/>
        </w:rPr>
        <w:t>\DEX\GLOBODIET_DB\3_COMMON\LIBRARY e-SMP\db3-files</w:t>
      </w:r>
      <w:r w:rsidR="00EB3732" w:rsidRPr="00EB3732">
        <w:rPr>
          <w:rFonts w:ascii="Tahoma" w:hAnsi="Tahoma" w:cs="Tahoma"/>
          <w:lang w:val="en-GB"/>
        </w:rPr>
        <w:t xml:space="preserve"> </w:t>
      </w:r>
    </w:p>
    <w:p w:rsidR="00EB3732" w:rsidRPr="00EB3732" w:rsidRDefault="00EB3732" w:rsidP="00EB3732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You can use it to select the needed project centres or enter new ones.</w:t>
      </w:r>
    </w:p>
    <w:p w:rsidR="00E1675C" w:rsidRDefault="00E1675C" w:rsidP="00E1675C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Note: </w:t>
      </w:r>
      <w:proofErr w:type="spellStart"/>
      <w:r>
        <w:rPr>
          <w:rFonts w:ascii="Tahoma" w:hAnsi="Tahoma" w:cs="Tahoma"/>
          <w:lang w:val="en-GB"/>
        </w:rPr>
        <w:t>CNTR</w:t>
      </w:r>
      <w:r w:rsidRPr="00E1675C">
        <w:rPr>
          <w:rFonts w:ascii="Tahoma" w:hAnsi="Tahoma" w:cs="Tahoma"/>
          <w:lang w:val="en-GB"/>
        </w:rPr>
        <w:t>_Name</w:t>
      </w:r>
      <w:proofErr w:type="spellEnd"/>
      <w:r>
        <w:rPr>
          <w:rFonts w:ascii="Tahoma" w:hAnsi="Tahoma" w:cs="Tahoma"/>
          <w:lang w:val="en-GB"/>
        </w:rPr>
        <w:tab/>
      </w:r>
      <w:r w:rsidRPr="00E1675C">
        <w:rPr>
          <w:rFonts w:ascii="Tahoma" w:hAnsi="Tahoma" w:cs="Tahoma"/>
          <w:lang w:val="en-GB"/>
        </w:rPr>
        <w:sym w:font="Wingdings" w:char="F0E0"/>
      </w:r>
      <w:r>
        <w:rPr>
          <w:rFonts w:ascii="Tahoma" w:hAnsi="Tahoma" w:cs="Tahoma"/>
          <w:lang w:val="en-GB"/>
        </w:rPr>
        <w:t xml:space="preserve">  50</w:t>
      </w:r>
      <w:r w:rsidRPr="00E1675C">
        <w:rPr>
          <w:rFonts w:ascii="Tahoma" w:hAnsi="Tahoma" w:cs="Tahoma"/>
          <w:lang w:val="en-GB"/>
        </w:rPr>
        <w:t xml:space="preserve"> characters</w:t>
      </w:r>
    </w:p>
    <w:p w:rsidR="00D529A2" w:rsidRPr="00EB3732" w:rsidRDefault="00D529A2" w:rsidP="00D529A2">
      <w:pPr>
        <w:rPr>
          <w:rFonts w:ascii="Tahoma" w:hAnsi="Tahoma" w:cs="Tahoma"/>
          <w:lang w:val="en-GB"/>
        </w:rPr>
      </w:pPr>
    </w:p>
    <w:p w:rsidR="00D529A2" w:rsidRPr="000C5772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0C5772">
        <w:rPr>
          <w:rFonts w:ascii="Tahoma" w:hAnsi="Tahoma" w:cs="Tahoma"/>
          <w:b/>
          <w:lang w:val="en-GB"/>
        </w:rPr>
        <w:t>CHKLIST</w:t>
      </w:r>
    </w:p>
    <w:p w:rsidR="00D529A2" w:rsidRPr="00EB3732" w:rsidRDefault="000C5772" w:rsidP="000C5772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Copy the </w:t>
      </w:r>
      <w:r w:rsidR="0075399D">
        <w:rPr>
          <w:rFonts w:ascii="Tahoma" w:hAnsi="Tahoma" w:cs="Tahoma"/>
          <w:lang w:val="en-GB"/>
        </w:rPr>
        <w:t xml:space="preserve">CHKLIST </w:t>
      </w:r>
      <w:r>
        <w:rPr>
          <w:rFonts w:ascii="Tahoma" w:hAnsi="Tahoma" w:cs="Tahoma"/>
          <w:lang w:val="en-GB"/>
        </w:rPr>
        <w:t xml:space="preserve">worksheet </w:t>
      </w:r>
      <w:r w:rsidR="00AE0AFF">
        <w:rPr>
          <w:rFonts w:ascii="Tahoma" w:hAnsi="Tahoma" w:cs="Tahoma"/>
          <w:lang w:val="en-GB"/>
        </w:rPr>
        <w:t xml:space="preserve">from the </w:t>
      </w:r>
      <w:r w:rsidR="00D529A2" w:rsidRPr="00EB3732">
        <w:rPr>
          <w:rFonts w:ascii="Tahoma" w:hAnsi="Tahoma" w:cs="Tahoma"/>
          <w:lang w:val="en-GB"/>
        </w:rPr>
        <w:t xml:space="preserve">temporary </w:t>
      </w:r>
      <w:proofErr w:type="spellStart"/>
      <w:r w:rsidR="00D529A2" w:rsidRPr="00EB3732">
        <w:rPr>
          <w:rFonts w:ascii="Tahoma" w:hAnsi="Tahoma" w:cs="Tahoma"/>
          <w:lang w:val="en-GB"/>
        </w:rPr>
        <w:t>ExternalTables</w:t>
      </w:r>
      <w:proofErr w:type="spellEnd"/>
      <w:r w:rsidR="00D529A2" w:rsidRPr="00EB3732">
        <w:rPr>
          <w:rFonts w:ascii="Tahoma" w:hAnsi="Tahoma" w:cs="Tahoma"/>
          <w:lang w:val="en-GB"/>
        </w:rPr>
        <w:t xml:space="preserve"> </w:t>
      </w:r>
      <w:r w:rsidR="00AE0AFF">
        <w:rPr>
          <w:rFonts w:ascii="Tahoma" w:hAnsi="Tahoma" w:cs="Tahoma"/>
          <w:lang w:val="en-GB"/>
        </w:rPr>
        <w:t xml:space="preserve">to the final </w:t>
      </w:r>
      <w:proofErr w:type="spellStart"/>
      <w:r w:rsidR="00AE0AFF">
        <w:rPr>
          <w:rFonts w:ascii="Tahoma" w:hAnsi="Tahoma" w:cs="Tahoma"/>
          <w:lang w:val="en-GB"/>
        </w:rPr>
        <w:t>ExternalTable</w:t>
      </w:r>
      <w:proofErr w:type="spellEnd"/>
    </w:p>
    <w:p w:rsidR="00D529A2" w:rsidRPr="00EB3732" w:rsidRDefault="00D529A2" w:rsidP="00D529A2">
      <w:pPr>
        <w:ind w:left="360"/>
        <w:rPr>
          <w:rFonts w:ascii="Tahoma" w:hAnsi="Tahoma" w:cs="Tahoma"/>
          <w:lang w:val="en-GB"/>
        </w:rPr>
      </w:pPr>
    </w:p>
    <w:p w:rsidR="00D529A2" w:rsidRPr="00EB3732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>COUNTRY</w:t>
      </w:r>
    </w:p>
    <w:p w:rsidR="00E6333B" w:rsidRDefault="00E6333B" w:rsidP="00EB3732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Copy the COUNTRY worksheet from the </w:t>
      </w:r>
      <w:r w:rsidRPr="00EB3732">
        <w:rPr>
          <w:rFonts w:ascii="Tahoma" w:hAnsi="Tahoma" w:cs="Tahoma"/>
          <w:lang w:val="en-GB"/>
        </w:rPr>
        <w:t xml:space="preserve">temporary </w:t>
      </w:r>
      <w:proofErr w:type="spellStart"/>
      <w:r w:rsidRPr="00EB3732">
        <w:rPr>
          <w:rFonts w:ascii="Tahoma" w:hAnsi="Tahoma" w:cs="Tahoma"/>
          <w:lang w:val="en-GB"/>
        </w:rPr>
        <w:t>ExternalTables</w:t>
      </w:r>
      <w:proofErr w:type="spellEnd"/>
      <w:r w:rsidRPr="00EB3732">
        <w:rPr>
          <w:rFonts w:ascii="Tahoma" w:hAnsi="Tahoma" w:cs="Tahoma"/>
          <w:lang w:val="en-GB"/>
        </w:rPr>
        <w:t xml:space="preserve"> </w:t>
      </w:r>
      <w:r>
        <w:rPr>
          <w:rFonts w:ascii="Tahoma" w:hAnsi="Tahoma" w:cs="Tahoma"/>
          <w:lang w:val="en-GB"/>
        </w:rPr>
        <w:t xml:space="preserve">to the final </w:t>
      </w:r>
      <w:proofErr w:type="spellStart"/>
      <w:r>
        <w:rPr>
          <w:rFonts w:ascii="Tahoma" w:hAnsi="Tahoma" w:cs="Tahoma"/>
          <w:lang w:val="en-GB"/>
        </w:rPr>
        <w:t>ExternalTable</w:t>
      </w:r>
      <w:proofErr w:type="spellEnd"/>
      <w:r>
        <w:rPr>
          <w:rFonts w:ascii="Tahoma" w:hAnsi="Tahoma" w:cs="Tahoma"/>
          <w:lang w:val="en-GB"/>
        </w:rPr>
        <w:t xml:space="preserve"> that </w:t>
      </w:r>
      <w:r w:rsidRPr="00EB3732">
        <w:rPr>
          <w:rFonts w:ascii="Tahoma" w:hAnsi="Tahoma" w:cs="Tahoma"/>
          <w:lang w:val="en-GB"/>
        </w:rPr>
        <w:t xml:space="preserve">contains all the existing </w:t>
      </w:r>
      <w:r>
        <w:rPr>
          <w:rFonts w:ascii="Tahoma" w:hAnsi="Tahoma" w:cs="Tahoma"/>
          <w:lang w:val="en-GB"/>
        </w:rPr>
        <w:t>Countries</w:t>
      </w:r>
      <w:r w:rsidRPr="00EB3732">
        <w:rPr>
          <w:rFonts w:ascii="Tahoma" w:hAnsi="Tahoma" w:cs="Tahoma"/>
          <w:lang w:val="en-GB"/>
        </w:rPr>
        <w:t xml:space="preserve"> already</w:t>
      </w:r>
      <w:r>
        <w:rPr>
          <w:rFonts w:ascii="Tahoma" w:hAnsi="Tahoma" w:cs="Tahoma"/>
          <w:lang w:val="en-GB"/>
        </w:rPr>
        <w:t xml:space="preserve"> defined for GloboDiet projects. </w:t>
      </w:r>
    </w:p>
    <w:p w:rsidR="00D529A2" w:rsidRPr="00EB3732" w:rsidRDefault="00E6333B" w:rsidP="00EB3732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The Country codes are d</w:t>
      </w:r>
      <w:r w:rsidR="00D529A2" w:rsidRPr="00EB3732">
        <w:rPr>
          <w:rFonts w:ascii="Tahoma" w:hAnsi="Tahoma" w:cs="Tahoma"/>
          <w:lang w:val="en-GB"/>
        </w:rPr>
        <w:t>efined at IARC according the international standards</w:t>
      </w:r>
      <w:r w:rsidR="00EB3732" w:rsidRPr="00EB3732">
        <w:rPr>
          <w:rFonts w:ascii="Tahoma" w:hAnsi="Tahoma" w:cs="Tahoma"/>
          <w:lang w:val="en-GB"/>
        </w:rPr>
        <w:t xml:space="preserve"> that are available in the file called </w:t>
      </w:r>
      <w:r w:rsidR="00EB3732" w:rsidRPr="00EB3732">
        <w:rPr>
          <w:rFonts w:ascii="Tahoma" w:hAnsi="Tahoma" w:cs="Tahoma"/>
          <w:color w:val="0000FF"/>
          <w:lang w:val="en-GB"/>
        </w:rPr>
        <w:t>\DEX\GLOBODIET_DB\3_COMMON\LIBRARY e-SMP\Code_Country_ISO.doc</w:t>
      </w:r>
      <w:r w:rsidR="00D529A2" w:rsidRPr="00EB3732">
        <w:rPr>
          <w:rFonts w:ascii="Tahoma" w:hAnsi="Tahoma" w:cs="Tahoma"/>
          <w:lang w:val="en-GB"/>
        </w:rPr>
        <w:t>.</w:t>
      </w:r>
      <w:r>
        <w:rPr>
          <w:rFonts w:ascii="Tahoma" w:hAnsi="Tahoma" w:cs="Tahoma"/>
          <w:lang w:val="en-GB"/>
        </w:rPr>
        <w:t xml:space="preserve"> To be used for new added Countries.</w:t>
      </w:r>
    </w:p>
    <w:p w:rsidR="00E1675C" w:rsidRDefault="00E1675C" w:rsidP="00E1675C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Note: </w:t>
      </w:r>
      <w:proofErr w:type="spellStart"/>
      <w:r>
        <w:rPr>
          <w:rFonts w:ascii="Tahoma" w:hAnsi="Tahoma" w:cs="Tahoma"/>
          <w:lang w:val="en-GB"/>
        </w:rPr>
        <w:t>CNTY</w:t>
      </w:r>
      <w:r w:rsidRPr="00E1675C">
        <w:rPr>
          <w:rFonts w:ascii="Tahoma" w:hAnsi="Tahoma" w:cs="Tahoma"/>
          <w:lang w:val="en-GB"/>
        </w:rPr>
        <w:t>_Name</w:t>
      </w:r>
      <w:proofErr w:type="spellEnd"/>
      <w:r>
        <w:rPr>
          <w:rFonts w:ascii="Tahoma" w:hAnsi="Tahoma" w:cs="Tahoma"/>
          <w:lang w:val="en-GB"/>
        </w:rPr>
        <w:tab/>
      </w:r>
      <w:r w:rsidRPr="00E1675C">
        <w:rPr>
          <w:rFonts w:ascii="Tahoma" w:hAnsi="Tahoma" w:cs="Tahoma"/>
          <w:lang w:val="en-GB"/>
        </w:rPr>
        <w:sym w:font="Wingdings" w:char="F0E0"/>
      </w:r>
      <w:r>
        <w:rPr>
          <w:rFonts w:ascii="Tahoma" w:hAnsi="Tahoma" w:cs="Tahoma"/>
          <w:lang w:val="en-GB"/>
        </w:rPr>
        <w:t xml:space="preserve">  50</w:t>
      </w:r>
      <w:r w:rsidRPr="00E1675C">
        <w:rPr>
          <w:rFonts w:ascii="Tahoma" w:hAnsi="Tahoma" w:cs="Tahoma"/>
          <w:lang w:val="en-GB"/>
        </w:rPr>
        <w:t xml:space="preserve"> characters</w:t>
      </w:r>
    </w:p>
    <w:p w:rsidR="00E6333B" w:rsidRPr="00EB3732" w:rsidRDefault="00E6333B" w:rsidP="00D529A2">
      <w:pPr>
        <w:rPr>
          <w:rFonts w:ascii="Tahoma" w:hAnsi="Tahoma" w:cs="Tahoma"/>
          <w:lang w:val="en-GB"/>
        </w:rPr>
      </w:pPr>
    </w:p>
    <w:p w:rsidR="00D529A2" w:rsidRPr="00AE0AFF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AE0AFF">
        <w:rPr>
          <w:rFonts w:ascii="Tahoma" w:hAnsi="Tahoma" w:cs="Tahoma"/>
          <w:b/>
          <w:lang w:val="en-GB"/>
        </w:rPr>
        <w:t>DAYOWEEK</w:t>
      </w:r>
    </w:p>
    <w:p w:rsidR="00AE0AFF" w:rsidRPr="00AE0AFF" w:rsidRDefault="00AE0AFF" w:rsidP="00AE0AFF">
      <w:pPr>
        <w:ind w:left="851"/>
        <w:rPr>
          <w:rFonts w:ascii="Tahoma" w:hAnsi="Tahoma" w:cs="Tahoma"/>
          <w:lang w:val="en-GB"/>
        </w:rPr>
      </w:pPr>
      <w:r w:rsidRPr="00AE0AFF">
        <w:rPr>
          <w:rFonts w:ascii="Tahoma" w:hAnsi="Tahoma" w:cs="Tahoma"/>
          <w:lang w:val="en-GB"/>
        </w:rPr>
        <w:t xml:space="preserve">Copy the </w:t>
      </w:r>
      <w:r w:rsidR="0075399D">
        <w:rPr>
          <w:rFonts w:ascii="Tahoma" w:hAnsi="Tahoma" w:cs="Tahoma"/>
          <w:lang w:val="en-GB"/>
        </w:rPr>
        <w:t>DAYOWEEK</w:t>
      </w:r>
      <w:r w:rsidR="0075399D" w:rsidRPr="00AE0AFF">
        <w:rPr>
          <w:rFonts w:ascii="Tahoma" w:hAnsi="Tahoma" w:cs="Tahoma"/>
          <w:lang w:val="en-GB"/>
        </w:rPr>
        <w:t xml:space="preserve"> </w:t>
      </w:r>
      <w:r w:rsidRPr="00AE0AFF">
        <w:rPr>
          <w:rFonts w:ascii="Tahoma" w:hAnsi="Tahoma" w:cs="Tahoma"/>
          <w:lang w:val="en-GB"/>
        </w:rPr>
        <w:t xml:space="preserve">worksheet from the temporary </w:t>
      </w:r>
      <w:proofErr w:type="spellStart"/>
      <w:r w:rsidRPr="00AE0AFF">
        <w:rPr>
          <w:rFonts w:ascii="Tahoma" w:hAnsi="Tahoma" w:cs="Tahoma"/>
          <w:lang w:val="en-GB"/>
        </w:rPr>
        <w:t>ExternalTables</w:t>
      </w:r>
      <w:proofErr w:type="spellEnd"/>
      <w:r w:rsidRPr="00AE0AFF">
        <w:rPr>
          <w:rFonts w:ascii="Tahoma" w:hAnsi="Tahoma" w:cs="Tahoma"/>
          <w:lang w:val="en-GB"/>
        </w:rPr>
        <w:t xml:space="preserve"> to the final </w:t>
      </w:r>
      <w:proofErr w:type="spellStart"/>
      <w:r w:rsidRPr="00AE0AFF">
        <w:rPr>
          <w:rFonts w:ascii="Tahoma" w:hAnsi="Tahoma" w:cs="Tahoma"/>
          <w:lang w:val="en-GB"/>
        </w:rPr>
        <w:t>ExternalTable</w:t>
      </w:r>
      <w:proofErr w:type="spellEnd"/>
    </w:p>
    <w:p w:rsidR="00E1675C" w:rsidRDefault="00E1675C" w:rsidP="00E1675C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Note: DAY</w:t>
      </w:r>
      <w:r>
        <w:rPr>
          <w:rFonts w:ascii="Tahoma" w:hAnsi="Tahoma" w:cs="Tahoma"/>
          <w:lang w:val="en-GB"/>
        </w:rPr>
        <w:tab/>
      </w:r>
      <w:r w:rsidRPr="00E1675C">
        <w:rPr>
          <w:rFonts w:ascii="Tahoma" w:hAnsi="Tahoma" w:cs="Tahoma"/>
          <w:lang w:val="en-GB"/>
        </w:rPr>
        <w:sym w:font="Wingdings" w:char="F0E0"/>
      </w:r>
      <w:r>
        <w:rPr>
          <w:rFonts w:ascii="Tahoma" w:hAnsi="Tahoma" w:cs="Tahoma"/>
          <w:lang w:val="en-GB"/>
        </w:rPr>
        <w:t xml:space="preserve">  20</w:t>
      </w:r>
      <w:r w:rsidRPr="00E1675C">
        <w:rPr>
          <w:rFonts w:ascii="Tahoma" w:hAnsi="Tahoma" w:cs="Tahoma"/>
          <w:lang w:val="en-GB"/>
        </w:rPr>
        <w:t xml:space="preserve"> characters</w:t>
      </w:r>
    </w:p>
    <w:p w:rsidR="00AE0AFF" w:rsidRPr="00EB3732" w:rsidRDefault="00AE0AFF" w:rsidP="00D529A2">
      <w:pPr>
        <w:rPr>
          <w:rFonts w:ascii="Tahoma" w:hAnsi="Tahoma" w:cs="Tahoma"/>
          <w:lang w:val="en-GB"/>
        </w:rPr>
      </w:pPr>
    </w:p>
    <w:p w:rsidR="00D529A2" w:rsidRPr="00AE0AFF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AE0AFF">
        <w:rPr>
          <w:rFonts w:ascii="Tahoma" w:hAnsi="Tahoma" w:cs="Tahoma"/>
          <w:b/>
          <w:lang w:val="en-GB"/>
        </w:rPr>
        <w:t>DENSITY</w:t>
      </w:r>
    </w:p>
    <w:p w:rsidR="00AE0AFF" w:rsidRDefault="00AE0AFF" w:rsidP="00AE0AFF">
      <w:pPr>
        <w:ind w:left="851"/>
        <w:rPr>
          <w:rFonts w:ascii="Tahoma" w:hAnsi="Tahoma" w:cs="Tahoma"/>
          <w:lang w:val="en-GB"/>
        </w:rPr>
      </w:pPr>
      <w:r w:rsidRPr="00AE0AFF">
        <w:rPr>
          <w:rFonts w:ascii="Tahoma" w:hAnsi="Tahoma" w:cs="Tahoma"/>
          <w:lang w:val="en-GB"/>
        </w:rPr>
        <w:t xml:space="preserve">Copy the </w:t>
      </w:r>
      <w:r>
        <w:rPr>
          <w:rFonts w:ascii="Tahoma" w:hAnsi="Tahoma" w:cs="Tahoma"/>
          <w:lang w:val="en-GB"/>
        </w:rPr>
        <w:t>Density</w:t>
      </w:r>
      <w:r w:rsidRPr="00AE0AFF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AE0AFF">
        <w:rPr>
          <w:rFonts w:ascii="Tahoma" w:hAnsi="Tahoma" w:cs="Tahoma"/>
          <w:lang w:val="en-GB"/>
        </w:rPr>
        <w:t>ExternalTables</w:t>
      </w:r>
      <w:proofErr w:type="spellEnd"/>
      <w:r w:rsidRPr="00AE0AFF">
        <w:rPr>
          <w:rFonts w:ascii="Tahoma" w:hAnsi="Tahoma" w:cs="Tahoma"/>
          <w:lang w:val="en-GB"/>
        </w:rPr>
        <w:t xml:space="preserve"> to the final </w:t>
      </w:r>
      <w:proofErr w:type="spellStart"/>
      <w:r w:rsidRPr="00AE0AFF">
        <w:rPr>
          <w:rFonts w:ascii="Tahoma" w:hAnsi="Tahoma" w:cs="Tahoma"/>
          <w:lang w:val="en-GB"/>
        </w:rPr>
        <w:t>ExternalTable</w:t>
      </w:r>
      <w:proofErr w:type="spellEnd"/>
      <w:r w:rsidRPr="00EB3732">
        <w:rPr>
          <w:rFonts w:ascii="Tahoma" w:hAnsi="Tahoma" w:cs="Tahoma"/>
          <w:lang w:val="en-GB"/>
        </w:rPr>
        <w:t xml:space="preserve"> </w:t>
      </w:r>
    </w:p>
    <w:p w:rsidR="008215BF" w:rsidRDefault="008215BF" w:rsidP="008215BF">
      <w:pPr>
        <w:pStyle w:val="ListParagraph"/>
        <w:numPr>
          <w:ilvl w:val="0"/>
          <w:numId w:val="35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</w:t>
      </w:r>
      <w:r>
        <w:rPr>
          <w:rFonts w:ascii="Tahoma" w:hAnsi="Tahoma" w:cs="Tahoma"/>
          <w:lang w:val="en-GB"/>
        </w:rPr>
        <w:t>D_FACTOR</w:t>
      </w:r>
      <w:r w:rsidRPr="00EB3732">
        <w:rPr>
          <w:rFonts w:ascii="Tahoma" w:hAnsi="Tahoma" w:cs="Tahoma"/>
          <w:lang w:val="en-GB"/>
        </w:rPr>
        <w:t xml:space="preserve">: </w:t>
      </w:r>
    </w:p>
    <w:p w:rsidR="008215BF" w:rsidRDefault="008215BF" w:rsidP="008215BF">
      <w:pPr>
        <w:ind w:left="1080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Coefficients should be &gt;0 (not null)</w:t>
      </w:r>
    </w:p>
    <w:p w:rsidR="008215BF" w:rsidRPr="00957F3A" w:rsidRDefault="008215BF" w:rsidP="008215BF">
      <w:pPr>
        <w:ind w:left="1080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Controls on coefficients &gt;1.5</w:t>
      </w:r>
    </w:p>
    <w:p w:rsidR="00D529A2" w:rsidRPr="00EB3732" w:rsidRDefault="00D529A2" w:rsidP="00AE0AFF">
      <w:pPr>
        <w:ind w:left="851"/>
        <w:rPr>
          <w:rFonts w:ascii="Tahoma" w:hAnsi="Tahoma" w:cs="Tahoma"/>
          <w:lang w:val="en-GB"/>
        </w:rPr>
      </w:pPr>
    </w:p>
    <w:p w:rsidR="00D529A2" w:rsidRPr="00665154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665154">
        <w:rPr>
          <w:rFonts w:ascii="Tahoma" w:hAnsi="Tahoma" w:cs="Tahoma"/>
          <w:b/>
          <w:lang w:val="en-GB"/>
        </w:rPr>
        <w:t>DESC_IMP</w:t>
      </w:r>
    </w:p>
    <w:p w:rsidR="00E6333B" w:rsidRDefault="00665154" w:rsidP="00E6333B">
      <w:pPr>
        <w:pStyle w:val="ListParagraph"/>
        <w:ind w:left="851"/>
        <w:rPr>
          <w:rFonts w:ascii="Tahoma" w:hAnsi="Tahoma" w:cs="Tahoma"/>
          <w:lang w:val="en-GB"/>
        </w:rPr>
      </w:pPr>
      <w:r w:rsidRPr="00665154">
        <w:rPr>
          <w:rFonts w:ascii="Tahoma" w:hAnsi="Tahoma" w:cs="Tahoma"/>
          <w:lang w:val="en-GB"/>
        </w:rPr>
        <w:t xml:space="preserve">Copy the </w:t>
      </w:r>
      <w:r>
        <w:rPr>
          <w:rFonts w:ascii="Tahoma" w:hAnsi="Tahoma" w:cs="Tahoma"/>
          <w:lang w:val="en-GB"/>
        </w:rPr>
        <w:t xml:space="preserve">DESC_IMP </w:t>
      </w:r>
      <w:r w:rsidRPr="00665154">
        <w:rPr>
          <w:rFonts w:ascii="Tahoma" w:hAnsi="Tahoma" w:cs="Tahoma"/>
          <w:lang w:val="en-GB"/>
        </w:rPr>
        <w:t xml:space="preserve">worksheet from the temporary </w:t>
      </w:r>
      <w:proofErr w:type="spellStart"/>
      <w:r w:rsidRPr="00665154">
        <w:rPr>
          <w:rFonts w:ascii="Tahoma" w:hAnsi="Tahoma" w:cs="Tahoma"/>
          <w:lang w:val="en-GB"/>
        </w:rPr>
        <w:t>ExternalTables</w:t>
      </w:r>
      <w:proofErr w:type="spellEnd"/>
      <w:r w:rsidRPr="00665154">
        <w:rPr>
          <w:rFonts w:ascii="Tahoma" w:hAnsi="Tahoma" w:cs="Tahoma"/>
          <w:lang w:val="en-GB"/>
        </w:rPr>
        <w:t xml:space="preserve"> to the final </w:t>
      </w:r>
      <w:proofErr w:type="spellStart"/>
      <w:r w:rsidRPr="00665154">
        <w:rPr>
          <w:rFonts w:ascii="Tahoma" w:hAnsi="Tahoma" w:cs="Tahoma"/>
          <w:lang w:val="en-GB"/>
        </w:rPr>
        <w:t>ExternalTable</w:t>
      </w:r>
      <w:proofErr w:type="spellEnd"/>
      <w:r>
        <w:rPr>
          <w:rFonts w:ascii="Tahoma" w:hAnsi="Tahoma" w:cs="Tahoma"/>
          <w:lang w:val="en-GB"/>
        </w:rPr>
        <w:t xml:space="preserve">. </w:t>
      </w:r>
    </w:p>
    <w:p w:rsidR="00665154" w:rsidRDefault="00665154" w:rsidP="00E6333B">
      <w:pPr>
        <w:pStyle w:val="ListParagraph"/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This </w:t>
      </w:r>
      <w:r w:rsidR="00144A8C">
        <w:rPr>
          <w:rFonts w:ascii="Tahoma" w:hAnsi="Tahoma" w:cs="Tahoma"/>
          <w:lang w:val="en-GB"/>
        </w:rPr>
        <w:t xml:space="preserve">table is common and maintained by IARC. It </w:t>
      </w:r>
      <w:r>
        <w:rPr>
          <w:rFonts w:ascii="Tahoma" w:hAnsi="Tahoma" w:cs="Tahoma"/>
          <w:lang w:val="en-GB"/>
        </w:rPr>
        <w:t>is also available in the folder</w:t>
      </w:r>
      <w:r w:rsidR="00144A8C">
        <w:rPr>
          <w:rFonts w:ascii="Tahoma" w:hAnsi="Tahoma" w:cs="Tahoma"/>
          <w:lang w:val="en-GB"/>
        </w:rPr>
        <w:t xml:space="preserve"> </w:t>
      </w:r>
      <w:r w:rsidR="00144A8C" w:rsidRPr="00DB1B31">
        <w:rPr>
          <w:rFonts w:ascii="Tahoma" w:hAnsi="Tahoma" w:cs="Tahoma"/>
          <w:color w:val="0000FF"/>
          <w:lang w:val="en-GB"/>
        </w:rPr>
        <w:t>\DEX\GLOBODIET_DB\3_COMMON\LIBRARY e-SMP\db3-files</w:t>
      </w:r>
      <w:r w:rsidR="00144A8C">
        <w:rPr>
          <w:rFonts w:ascii="Tahoma" w:hAnsi="Tahoma" w:cs="Tahoma"/>
          <w:lang w:val="en-GB"/>
        </w:rPr>
        <w:t>.</w:t>
      </w:r>
    </w:p>
    <w:p w:rsidR="00665154" w:rsidRPr="00EB3732" w:rsidRDefault="00665154" w:rsidP="00D529A2">
      <w:pPr>
        <w:rPr>
          <w:rFonts w:ascii="Tahoma" w:hAnsi="Tahoma" w:cs="Tahoma"/>
          <w:lang w:val="en-GB"/>
        </w:rPr>
      </w:pPr>
    </w:p>
    <w:p w:rsidR="00D529A2" w:rsidRPr="00144A8C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144A8C">
        <w:rPr>
          <w:rFonts w:ascii="Tahoma" w:hAnsi="Tahoma" w:cs="Tahoma"/>
          <w:b/>
          <w:lang w:val="en-GB"/>
        </w:rPr>
        <w:t>DESCFACE</w:t>
      </w:r>
    </w:p>
    <w:p w:rsidR="00144A8C" w:rsidRPr="00144A8C" w:rsidRDefault="00144A8C" w:rsidP="00144A8C">
      <w:pPr>
        <w:ind w:left="851"/>
        <w:rPr>
          <w:rFonts w:ascii="Tahoma" w:hAnsi="Tahoma" w:cs="Tahoma"/>
          <w:lang w:val="en-GB"/>
        </w:rPr>
      </w:pPr>
      <w:r w:rsidRPr="00144A8C">
        <w:rPr>
          <w:rFonts w:ascii="Tahoma" w:hAnsi="Tahoma" w:cs="Tahoma"/>
          <w:lang w:val="en-GB"/>
        </w:rPr>
        <w:t xml:space="preserve">Copy the </w:t>
      </w:r>
      <w:r>
        <w:rPr>
          <w:rFonts w:ascii="Tahoma" w:hAnsi="Tahoma" w:cs="Tahoma"/>
          <w:lang w:val="en-GB"/>
        </w:rPr>
        <w:t>DESCFACE</w:t>
      </w:r>
      <w:r w:rsidRPr="00144A8C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144A8C">
        <w:rPr>
          <w:rFonts w:ascii="Tahoma" w:hAnsi="Tahoma" w:cs="Tahoma"/>
          <w:lang w:val="en-GB"/>
        </w:rPr>
        <w:t>ExternalTables</w:t>
      </w:r>
      <w:proofErr w:type="spellEnd"/>
      <w:r w:rsidRPr="00144A8C">
        <w:rPr>
          <w:rFonts w:ascii="Tahoma" w:hAnsi="Tahoma" w:cs="Tahoma"/>
          <w:lang w:val="en-GB"/>
        </w:rPr>
        <w:t xml:space="preserve"> to the final </w:t>
      </w:r>
      <w:proofErr w:type="spellStart"/>
      <w:r w:rsidRPr="00144A8C">
        <w:rPr>
          <w:rFonts w:ascii="Tahoma" w:hAnsi="Tahoma" w:cs="Tahoma"/>
          <w:lang w:val="en-GB"/>
        </w:rPr>
        <w:t>ExternalTable</w:t>
      </w:r>
      <w:proofErr w:type="spellEnd"/>
      <w:r>
        <w:rPr>
          <w:rFonts w:ascii="Tahoma" w:hAnsi="Tahoma" w:cs="Tahoma"/>
          <w:lang w:val="en-GB"/>
        </w:rPr>
        <w:t>.</w:t>
      </w:r>
    </w:p>
    <w:p w:rsidR="00D529A2" w:rsidRDefault="00D529A2" w:rsidP="00144A8C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Fill in the columns:</w:t>
      </w:r>
    </w:p>
    <w:p w:rsidR="00E6333B" w:rsidRDefault="00E6333B" w:rsidP="00004F9B">
      <w:pPr>
        <w:pStyle w:val="ListParagraph"/>
        <w:numPr>
          <w:ilvl w:val="0"/>
          <w:numId w:val="23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#DESCR_NAME</w:t>
      </w:r>
    </w:p>
    <w:p w:rsidR="00E6333B" w:rsidRDefault="00E6333B" w:rsidP="00E6333B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If special characters</w:t>
      </w:r>
      <w:r>
        <w:rPr>
          <w:rFonts w:ascii="Tahoma" w:hAnsi="Tahoma" w:cs="Tahoma"/>
          <w:lang w:val="en-GB"/>
        </w:rPr>
        <w:t xml:space="preserve">, </w:t>
      </w:r>
      <w:r w:rsidRPr="00EB3732">
        <w:rPr>
          <w:rFonts w:ascii="Tahoma" w:hAnsi="Tahoma" w:cs="Tahoma"/>
          <w:lang w:val="en-GB"/>
        </w:rPr>
        <w:t>copy the correct labels into the column</w:t>
      </w:r>
      <w:r>
        <w:rPr>
          <w:rFonts w:ascii="Tahoma" w:hAnsi="Tahoma" w:cs="Tahoma"/>
          <w:lang w:val="en-GB"/>
        </w:rPr>
        <w:t xml:space="preserve"> according to the FADECODE file in word/Excel.</w:t>
      </w:r>
    </w:p>
    <w:p w:rsidR="00144A8C" w:rsidRDefault="00144A8C" w:rsidP="00004F9B">
      <w:pPr>
        <w:pStyle w:val="ListParagraph"/>
        <w:numPr>
          <w:ilvl w:val="0"/>
          <w:numId w:val="23"/>
        </w:numPr>
        <w:ind w:left="1134" w:hanging="283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#DESC_COOK:</w:t>
      </w:r>
    </w:p>
    <w:p w:rsidR="00144A8C" w:rsidRDefault="00144A8C" w:rsidP="00144A8C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U</w:t>
      </w:r>
      <w:r w:rsidR="00D529A2" w:rsidRPr="00EB3732">
        <w:rPr>
          <w:rFonts w:ascii="Tahoma" w:hAnsi="Tahoma" w:cs="Tahoma"/>
          <w:lang w:val="en-GB"/>
        </w:rPr>
        <w:t xml:space="preserve">se the information of the original </w:t>
      </w:r>
      <w:proofErr w:type="spellStart"/>
      <w:r w:rsidR="00D529A2" w:rsidRPr="00EB3732">
        <w:rPr>
          <w:rFonts w:ascii="Tahoma" w:hAnsi="Tahoma" w:cs="Tahoma"/>
          <w:lang w:val="en-GB"/>
        </w:rPr>
        <w:t>ExternalTables</w:t>
      </w:r>
      <w:proofErr w:type="spellEnd"/>
      <w:r w:rsidR="00D529A2" w:rsidRPr="00EB3732">
        <w:rPr>
          <w:rFonts w:ascii="Tahoma" w:hAnsi="Tahoma" w:cs="Tahoma"/>
          <w:lang w:val="en-GB"/>
        </w:rPr>
        <w:t xml:space="preserve"> file for descriptors of facet 03 OR </w:t>
      </w:r>
      <w:r w:rsidR="00D529A2" w:rsidRPr="00EB3732">
        <w:rPr>
          <w:rFonts w:ascii="Tahoma" w:hAnsi="Tahoma" w:cs="Tahoma"/>
          <w:b/>
          <w:lang w:val="en-GB"/>
        </w:rPr>
        <w:t>GLOBODIET_DB\common\library e-SMP\cooking methods.xls</w:t>
      </w:r>
      <w:r>
        <w:rPr>
          <w:rFonts w:ascii="Tahoma" w:hAnsi="Tahoma" w:cs="Tahoma"/>
          <w:lang w:val="en-GB"/>
        </w:rPr>
        <w:t xml:space="preserve"> file column Group PCTFAT. </w:t>
      </w:r>
    </w:p>
    <w:p w:rsidR="00144A8C" w:rsidRDefault="00D529A2" w:rsidP="00144A8C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For cooking descriptor 99 (raw) assign “1”.  </w:t>
      </w:r>
    </w:p>
    <w:p w:rsidR="00144A8C" w:rsidRDefault="00D529A2" w:rsidP="00144A8C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Assign “2” for the cooking descriptors having a designation of “LOW FAT” or “FATTY”. </w:t>
      </w:r>
    </w:p>
    <w:p w:rsidR="00144A8C" w:rsidRDefault="00D529A2" w:rsidP="00144A8C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Assign “3” for the descriptors having a designation of “VERY FATTY”</w:t>
      </w:r>
      <w:proofErr w:type="gramStart"/>
      <w:r w:rsidRPr="00EB3732">
        <w:rPr>
          <w:rFonts w:ascii="Tahoma" w:hAnsi="Tahoma" w:cs="Tahoma"/>
          <w:lang w:val="en-GB"/>
        </w:rPr>
        <w:t>.,</w:t>
      </w:r>
      <w:proofErr w:type="gramEnd"/>
      <w:r w:rsidRPr="00EB3732">
        <w:rPr>
          <w:rFonts w:ascii="Tahoma" w:hAnsi="Tahoma" w:cs="Tahoma"/>
          <w:lang w:val="en-GB"/>
        </w:rPr>
        <w:t xml:space="preserve"> enter “0” for the rest of the descriptors containing a blank in the Group PCTFAT column and referring to a cooking method that doesn’t use any fat during cooking</w:t>
      </w:r>
      <w:r w:rsidR="00144A8C">
        <w:rPr>
          <w:rFonts w:ascii="Tahoma" w:hAnsi="Tahoma" w:cs="Tahoma"/>
          <w:lang w:val="en-GB"/>
        </w:rPr>
        <w:t xml:space="preserve">. </w:t>
      </w:r>
    </w:p>
    <w:p w:rsidR="00D529A2" w:rsidRPr="00EB3732" w:rsidRDefault="00D529A2" w:rsidP="00144A8C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This column is used for the calculation of fat in recipes (i.e. when 3 then fat will be assigned by software and shouldn’t be accounted for as an ingredient).</w:t>
      </w:r>
    </w:p>
    <w:p w:rsidR="00144A8C" w:rsidRDefault="00D529A2" w:rsidP="00004F9B">
      <w:pPr>
        <w:pStyle w:val="ListParagraph"/>
        <w:numPr>
          <w:ilvl w:val="0"/>
          <w:numId w:val="7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#DESC_SINGLE: </w:t>
      </w:r>
    </w:p>
    <w:p w:rsidR="00D529A2" w:rsidRPr="00EB3732" w:rsidRDefault="00144A8C" w:rsidP="00144A8C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I</w:t>
      </w:r>
      <w:r w:rsidR="00D529A2" w:rsidRPr="00EB3732">
        <w:rPr>
          <w:rFonts w:ascii="Tahoma" w:hAnsi="Tahoma" w:cs="Tahoma"/>
          <w:lang w:val="en-GB"/>
        </w:rPr>
        <w:t>dem</w:t>
      </w:r>
      <w:r>
        <w:rPr>
          <w:rFonts w:ascii="Tahoma" w:hAnsi="Tahoma" w:cs="Tahoma"/>
          <w:lang w:val="en-GB"/>
        </w:rPr>
        <w:t xml:space="preserve">: </w:t>
      </w:r>
      <w:r w:rsidR="00D529A2" w:rsidRPr="00EB3732">
        <w:rPr>
          <w:rFonts w:ascii="Tahoma" w:hAnsi="Tahoma" w:cs="Tahoma"/>
          <w:lang w:val="en-GB"/>
        </w:rPr>
        <w:t>Based on the list of multiple choice facets (defined in the Ext Table sheet “FACETS” – found below- and column #FACET_TYPE_S</w:t>
      </w:r>
      <w:proofErr w:type="gramStart"/>
      <w:r w:rsidR="00D529A2" w:rsidRPr="00EB3732">
        <w:rPr>
          <w:rFonts w:ascii="Tahoma" w:hAnsi="Tahoma" w:cs="Tahoma"/>
          <w:lang w:val="en-GB"/>
        </w:rPr>
        <w:t>) ,</w:t>
      </w:r>
      <w:proofErr w:type="gramEnd"/>
      <w:r w:rsidR="00D529A2" w:rsidRPr="00EB3732">
        <w:rPr>
          <w:rFonts w:ascii="Tahoma" w:hAnsi="Tahoma" w:cs="Tahoma"/>
          <w:lang w:val="en-GB"/>
        </w:rPr>
        <w:t xml:space="preserve"> identify the descriptors of those facets which cannot be combined with others with “1”, enter “0” for the other descriptors. </w:t>
      </w:r>
    </w:p>
    <w:p w:rsidR="00144A8C" w:rsidRDefault="00D529A2" w:rsidP="00004F9B">
      <w:pPr>
        <w:pStyle w:val="ListParagraph"/>
        <w:numPr>
          <w:ilvl w:val="0"/>
          <w:numId w:val="7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#DESC_OTHER:</w:t>
      </w:r>
      <w:r w:rsidR="00144A8C">
        <w:rPr>
          <w:rFonts w:ascii="Tahoma" w:hAnsi="Tahoma" w:cs="Tahoma"/>
          <w:lang w:val="en-GB"/>
        </w:rPr>
        <w:t>:</w:t>
      </w:r>
    </w:p>
    <w:p w:rsidR="00D529A2" w:rsidRPr="00EB3732" w:rsidRDefault="00144A8C" w:rsidP="00144A8C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I</w:t>
      </w:r>
      <w:r w:rsidR="00D529A2" w:rsidRPr="00EB3732">
        <w:rPr>
          <w:rFonts w:ascii="Tahoma" w:hAnsi="Tahoma" w:cs="Tahoma"/>
          <w:lang w:val="en-GB"/>
        </w:rPr>
        <w:t>dentify the descriptors “other option” (filter on “other” in the country language) with “1”, enter “0” for the other descriptors</w:t>
      </w:r>
    </w:p>
    <w:p w:rsidR="00D529A2" w:rsidRPr="00144A8C" w:rsidRDefault="00D529A2" w:rsidP="00144A8C">
      <w:pPr>
        <w:rPr>
          <w:rFonts w:ascii="Tahoma" w:hAnsi="Tahoma" w:cs="Tahoma"/>
          <w:lang w:val="en-GB"/>
        </w:rPr>
      </w:pPr>
    </w:p>
    <w:p w:rsidR="00D529A2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144A8C">
        <w:rPr>
          <w:rFonts w:ascii="Tahoma" w:hAnsi="Tahoma" w:cs="Tahoma"/>
          <w:b/>
          <w:lang w:val="en-GB"/>
        </w:rPr>
        <w:t>DESCSUBS</w:t>
      </w:r>
    </w:p>
    <w:p w:rsidR="00144A8C" w:rsidRDefault="00144A8C" w:rsidP="00144A8C">
      <w:pPr>
        <w:ind w:left="851"/>
        <w:rPr>
          <w:rFonts w:ascii="Tahoma" w:hAnsi="Tahoma" w:cs="Tahoma"/>
          <w:lang w:val="en-GB"/>
        </w:rPr>
      </w:pPr>
      <w:r w:rsidRPr="00665154">
        <w:rPr>
          <w:rFonts w:ascii="Tahoma" w:hAnsi="Tahoma" w:cs="Tahoma"/>
          <w:lang w:val="en-GB"/>
        </w:rPr>
        <w:t xml:space="preserve">Copy the </w:t>
      </w:r>
      <w:r>
        <w:rPr>
          <w:rFonts w:ascii="Tahoma" w:hAnsi="Tahoma" w:cs="Tahoma"/>
          <w:lang w:val="en-GB"/>
        </w:rPr>
        <w:t xml:space="preserve">DESCSUBS </w:t>
      </w:r>
      <w:r w:rsidRPr="00665154">
        <w:rPr>
          <w:rFonts w:ascii="Tahoma" w:hAnsi="Tahoma" w:cs="Tahoma"/>
          <w:lang w:val="en-GB"/>
        </w:rPr>
        <w:t xml:space="preserve">worksheet from the temporary </w:t>
      </w:r>
      <w:proofErr w:type="spellStart"/>
      <w:r w:rsidRPr="00665154">
        <w:rPr>
          <w:rFonts w:ascii="Tahoma" w:hAnsi="Tahoma" w:cs="Tahoma"/>
          <w:lang w:val="en-GB"/>
        </w:rPr>
        <w:t>ExternalTables</w:t>
      </w:r>
      <w:proofErr w:type="spellEnd"/>
      <w:r w:rsidRPr="00665154">
        <w:rPr>
          <w:rFonts w:ascii="Tahoma" w:hAnsi="Tahoma" w:cs="Tahoma"/>
          <w:lang w:val="en-GB"/>
        </w:rPr>
        <w:t xml:space="preserve"> to the final </w:t>
      </w:r>
      <w:proofErr w:type="spellStart"/>
      <w:r w:rsidRPr="00665154">
        <w:rPr>
          <w:rFonts w:ascii="Tahoma" w:hAnsi="Tahoma" w:cs="Tahoma"/>
          <w:lang w:val="en-GB"/>
        </w:rPr>
        <w:t>ExternalTable</w:t>
      </w:r>
      <w:proofErr w:type="spellEnd"/>
      <w:r>
        <w:rPr>
          <w:rFonts w:ascii="Tahoma" w:hAnsi="Tahoma" w:cs="Tahoma"/>
          <w:lang w:val="en-GB"/>
        </w:rPr>
        <w:t xml:space="preserve">. This table is common and maintained by IARC. </w:t>
      </w:r>
      <w:r w:rsidR="00DB1B31">
        <w:rPr>
          <w:rFonts w:ascii="Tahoma" w:hAnsi="Tahoma" w:cs="Tahoma"/>
          <w:lang w:val="en-GB"/>
        </w:rPr>
        <w:t xml:space="preserve">This table is common and maintained by IARC. It is also available in the folder </w:t>
      </w:r>
      <w:r w:rsidR="00DB1B31" w:rsidRPr="00DB1B31">
        <w:rPr>
          <w:rFonts w:ascii="Tahoma" w:hAnsi="Tahoma" w:cs="Tahoma"/>
          <w:color w:val="0000FF"/>
          <w:lang w:val="en-GB"/>
        </w:rPr>
        <w:t>\DEX\GLOBODIET_DB\3_COMMON\LIBRARY e-SMP\db3-files</w:t>
      </w:r>
      <w:r w:rsidR="00DB1B31">
        <w:rPr>
          <w:rFonts w:ascii="Tahoma" w:hAnsi="Tahoma" w:cs="Tahoma"/>
          <w:lang w:val="en-GB"/>
        </w:rPr>
        <w:t>.</w:t>
      </w:r>
    </w:p>
    <w:p w:rsidR="00144A8C" w:rsidRDefault="00144A8C" w:rsidP="00144A8C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For information: </w:t>
      </w:r>
      <w:r w:rsidRPr="00EB3732">
        <w:rPr>
          <w:rFonts w:ascii="Tahoma" w:hAnsi="Tahoma" w:cs="Tahoma"/>
          <w:lang w:val="en-GB"/>
        </w:rPr>
        <w:t>Have 02-03, 02-24 and the descriptor(s) for dried 04-03, 04-12, 04-18 (check in DESCFACE)</w:t>
      </w:r>
    </w:p>
    <w:p w:rsidR="00D529A2" w:rsidRPr="00EB3732" w:rsidRDefault="00D529A2" w:rsidP="00D529A2">
      <w:pPr>
        <w:rPr>
          <w:rFonts w:ascii="Tahoma" w:hAnsi="Tahoma" w:cs="Tahoma"/>
          <w:lang w:val="en-GB"/>
        </w:rPr>
      </w:pPr>
    </w:p>
    <w:p w:rsidR="00D529A2" w:rsidRPr="00144A8C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144A8C">
        <w:rPr>
          <w:rFonts w:ascii="Tahoma" w:hAnsi="Tahoma" w:cs="Tahoma"/>
          <w:b/>
          <w:lang w:val="en-GB"/>
        </w:rPr>
        <w:t>DS_CLASSIF</w:t>
      </w:r>
    </w:p>
    <w:p w:rsidR="00E6333B" w:rsidRDefault="00D529A2" w:rsidP="00E6333B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Optional</w:t>
      </w:r>
      <w:r w:rsidR="00E6333B">
        <w:rPr>
          <w:rFonts w:ascii="Tahoma" w:hAnsi="Tahoma" w:cs="Tahoma"/>
          <w:lang w:val="en-GB"/>
        </w:rPr>
        <w:t>, d</w:t>
      </w:r>
      <w:r w:rsidR="00E6333B" w:rsidRPr="00144A8C">
        <w:rPr>
          <w:rFonts w:ascii="Tahoma" w:hAnsi="Tahoma" w:cs="Tahoma"/>
          <w:lang w:val="en-GB"/>
        </w:rPr>
        <w:t>efined by the coordinators</w:t>
      </w:r>
    </w:p>
    <w:p w:rsidR="00E1675C" w:rsidRDefault="00E1675C" w:rsidP="00E1675C">
      <w:pPr>
        <w:ind w:left="851"/>
        <w:rPr>
          <w:rFonts w:ascii="Tahoma" w:hAnsi="Tahoma" w:cs="Tahoma"/>
          <w:lang w:val="en-GB"/>
        </w:rPr>
      </w:pPr>
      <w:proofErr w:type="spellStart"/>
      <w:r>
        <w:rPr>
          <w:rFonts w:ascii="Tahoma" w:hAnsi="Tahoma" w:cs="Tahoma"/>
          <w:lang w:val="en-GB"/>
        </w:rPr>
        <w:t>Note</w:t>
      </w:r>
      <w:proofErr w:type="gramStart"/>
      <w:r>
        <w:rPr>
          <w:rFonts w:ascii="Tahoma" w:hAnsi="Tahoma" w:cs="Tahoma"/>
          <w:lang w:val="en-GB"/>
        </w:rPr>
        <w:t>:</w:t>
      </w:r>
      <w:r w:rsidRPr="00E1675C">
        <w:rPr>
          <w:rFonts w:ascii="Tahoma" w:hAnsi="Tahoma" w:cs="Tahoma"/>
          <w:lang w:val="en-GB"/>
        </w:rPr>
        <w:t>Name</w:t>
      </w:r>
      <w:proofErr w:type="spellEnd"/>
      <w:proofErr w:type="gramEnd"/>
      <w:r>
        <w:rPr>
          <w:rFonts w:ascii="Tahoma" w:hAnsi="Tahoma" w:cs="Tahoma"/>
          <w:lang w:val="en-GB"/>
        </w:rPr>
        <w:tab/>
      </w:r>
      <w:r w:rsidRPr="00E1675C">
        <w:rPr>
          <w:rFonts w:ascii="Tahoma" w:hAnsi="Tahoma" w:cs="Tahoma"/>
          <w:lang w:val="en-GB"/>
        </w:rPr>
        <w:sym w:font="Wingdings" w:char="F0E0"/>
      </w:r>
      <w:r>
        <w:rPr>
          <w:rFonts w:ascii="Tahoma" w:hAnsi="Tahoma" w:cs="Tahoma"/>
          <w:lang w:val="en-GB"/>
        </w:rPr>
        <w:t xml:space="preserve">  50</w:t>
      </w:r>
      <w:r w:rsidRPr="00E1675C">
        <w:rPr>
          <w:rFonts w:ascii="Tahoma" w:hAnsi="Tahoma" w:cs="Tahoma"/>
          <w:lang w:val="en-GB"/>
        </w:rPr>
        <w:t xml:space="preserve"> characters</w:t>
      </w:r>
    </w:p>
    <w:p w:rsidR="00E1675C" w:rsidRPr="00144A8C" w:rsidRDefault="00E1675C" w:rsidP="00E6333B">
      <w:pPr>
        <w:ind w:left="851"/>
        <w:rPr>
          <w:rFonts w:ascii="Tahoma" w:hAnsi="Tahoma" w:cs="Tahoma"/>
          <w:lang w:val="en-GB"/>
        </w:rPr>
      </w:pPr>
    </w:p>
    <w:p w:rsidR="00D529A2" w:rsidRPr="00144A8C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144A8C">
        <w:rPr>
          <w:rFonts w:ascii="Tahoma" w:hAnsi="Tahoma" w:cs="Tahoma"/>
          <w:b/>
          <w:lang w:val="en-GB"/>
        </w:rPr>
        <w:t>DS_DESCFACE</w:t>
      </w:r>
    </w:p>
    <w:p w:rsidR="00D529A2" w:rsidRDefault="00D529A2" w:rsidP="00144A8C">
      <w:pPr>
        <w:ind w:left="851"/>
        <w:rPr>
          <w:rFonts w:ascii="Tahoma" w:hAnsi="Tahoma" w:cs="Tahoma"/>
          <w:lang w:val="en-GB"/>
        </w:rPr>
      </w:pPr>
      <w:r w:rsidRPr="00144A8C">
        <w:rPr>
          <w:rFonts w:ascii="Tahoma" w:hAnsi="Tahoma" w:cs="Tahoma"/>
          <w:lang w:val="en-GB"/>
        </w:rPr>
        <w:t>Defined by the coordinators</w:t>
      </w:r>
    </w:p>
    <w:p w:rsidR="00E6333B" w:rsidRPr="00EB3732" w:rsidRDefault="00E6333B" w:rsidP="00E6333B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Descriptors of Facet 99 ‘Physical state’ are mandatory</w:t>
      </w:r>
    </w:p>
    <w:p w:rsidR="00D529A2" w:rsidRPr="00144A8C" w:rsidRDefault="00D529A2" w:rsidP="00D529A2">
      <w:pPr>
        <w:rPr>
          <w:rFonts w:ascii="Tahoma" w:hAnsi="Tahoma" w:cs="Tahoma"/>
          <w:lang w:val="en-GB"/>
        </w:rPr>
      </w:pPr>
    </w:p>
    <w:p w:rsidR="00D529A2" w:rsidRPr="00144A8C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144A8C">
        <w:rPr>
          <w:rFonts w:ascii="Tahoma" w:hAnsi="Tahoma" w:cs="Tahoma"/>
          <w:b/>
          <w:lang w:val="en-GB"/>
        </w:rPr>
        <w:t>DS_FACET</w:t>
      </w:r>
    </w:p>
    <w:p w:rsidR="00D529A2" w:rsidRDefault="00D529A2" w:rsidP="00144A8C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Defined by the coordinators</w:t>
      </w:r>
    </w:p>
    <w:p w:rsidR="00E6333B" w:rsidRPr="00EB3732" w:rsidRDefault="00E6333B" w:rsidP="00144A8C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Facet 99 ‘Physical state’ is mandatory</w:t>
      </w:r>
    </w:p>
    <w:p w:rsidR="00E6333B" w:rsidRDefault="00E6333B" w:rsidP="00E6333B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Fill in the columns:</w:t>
      </w:r>
    </w:p>
    <w:p w:rsidR="001A68F1" w:rsidRDefault="001A68F1" w:rsidP="00004F9B">
      <w:pPr>
        <w:pStyle w:val="ListParagraph"/>
        <w:numPr>
          <w:ilvl w:val="0"/>
          <w:numId w:val="24"/>
        </w:numPr>
        <w:ind w:left="1134" w:hanging="283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#DSFACET_NAME</w:t>
      </w:r>
    </w:p>
    <w:p w:rsidR="001A68F1" w:rsidRDefault="001A68F1" w:rsidP="001A68F1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If special characters</w:t>
      </w:r>
      <w:r>
        <w:rPr>
          <w:rFonts w:ascii="Tahoma" w:hAnsi="Tahoma" w:cs="Tahoma"/>
          <w:lang w:val="en-GB"/>
        </w:rPr>
        <w:t xml:space="preserve">, </w:t>
      </w:r>
      <w:r w:rsidRPr="00EB3732">
        <w:rPr>
          <w:rFonts w:ascii="Tahoma" w:hAnsi="Tahoma" w:cs="Tahoma"/>
          <w:lang w:val="en-GB"/>
        </w:rPr>
        <w:t>copy the correct labels into the column</w:t>
      </w:r>
      <w:r>
        <w:rPr>
          <w:rFonts w:ascii="Tahoma" w:hAnsi="Tahoma" w:cs="Tahoma"/>
          <w:lang w:val="en-GB"/>
        </w:rPr>
        <w:t xml:space="preserve"> according to the DS_FADECODE file in word/Excel.</w:t>
      </w:r>
    </w:p>
    <w:p w:rsidR="00E6333B" w:rsidRDefault="00E6333B" w:rsidP="00004F9B">
      <w:pPr>
        <w:pStyle w:val="ListParagraph"/>
        <w:numPr>
          <w:ilvl w:val="0"/>
          <w:numId w:val="24"/>
        </w:numPr>
        <w:ind w:left="1134" w:hanging="283"/>
        <w:rPr>
          <w:rFonts w:ascii="Tahoma" w:hAnsi="Tahoma" w:cs="Tahoma"/>
          <w:lang w:val="en-GB"/>
        </w:rPr>
      </w:pPr>
      <w:r w:rsidRPr="00E6333B">
        <w:rPr>
          <w:rFonts w:ascii="Tahoma" w:hAnsi="Tahoma" w:cs="Tahoma"/>
          <w:lang w:val="en-GB"/>
        </w:rPr>
        <w:t>#DSFACET_QUANT</w:t>
      </w:r>
    </w:p>
    <w:p w:rsidR="001A68F1" w:rsidRDefault="001A68F1" w:rsidP="001A68F1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1 for </w:t>
      </w:r>
      <w:r>
        <w:rPr>
          <w:rFonts w:ascii="Tahoma" w:hAnsi="Tahoma" w:cs="Tahoma"/>
          <w:lang w:val="en-GB"/>
        </w:rPr>
        <w:t>facet 99 ‘Physical state’</w:t>
      </w:r>
      <w:r w:rsidRPr="00EB3732">
        <w:rPr>
          <w:rFonts w:ascii="Tahoma" w:hAnsi="Tahoma" w:cs="Tahoma"/>
          <w:lang w:val="en-GB"/>
        </w:rPr>
        <w:t>,</w:t>
      </w:r>
      <w:r>
        <w:rPr>
          <w:rFonts w:ascii="Tahoma" w:hAnsi="Tahoma" w:cs="Tahoma"/>
          <w:lang w:val="en-GB"/>
        </w:rPr>
        <w:t xml:space="preserve"> </w:t>
      </w:r>
    </w:p>
    <w:p w:rsidR="001A68F1" w:rsidRDefault="001A68F1" w:rsidP="001A68F1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0 for the others</w:t>
      </w:r>
    </w:p>
    <w:p w:rsidR="00E6333B" w:rsidRDefault="00E6333B" w:rsidP="00004F9B">
      <w:pPr>
        <w:pStyle w:val="ListParagraph"/>
        <w:numPr>
          <w:ilvl w:val="0"/>
          <w:numId w:val="24"/>
        </w:numPr>
        <w:ind w:left="1134" w:hanging="283"/>
        <w:rPr>
          <w:rFonts w:ascii="Tahoma" w:hAnsi="Tahoma" w:cs="Tahoma"/>
          <w:lang w:val="en-GB"/>
        </w:rPr>
      </w:pPr>
      <w:r w:rsidRPr="00E6333B">
        <w:rPr>
          <w:rFonts w:ascii="Tahoma" w:hAnsi="Tahoma" w:cs="Tahoma"/>
          <w:lang w:val="en-GB"/>
        </w:rPr>
        <w:t>#DSFACET_TYPE</w:t>
      </w:r>
    </w:p>
    <w:p w:rsidR="001A68F1" w:rsidRDefault="001A68F1" w:rsidP="001A68F1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1 to allow multiple choice</w:t>
      </w:r>
      <w:r>
        <w:rPr>
          <w:rFonts w:ascii="Tahoma" w:hAnsi="Tahoma" w:cs="Tahoma"/>
          <w:lang w:val="en-GB"/>
        </w:rPr>
        <w:t>s (01 ‘source’)</w:t>
      </w:r>
    </w:p>
    <w:p w:rsidR="001A68F1" w:rsidRDefault="001A68F1" w:rsidP="001A68F1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0 for the others</w:t>
      </w:r>
    </w:p>
    <w:p w:rsidR="00E6333B" w:rsidRDefault="00E6333B" w:rsidP="00004F9B">
      <w:pPr>
        <w:pStyle w:val="ListParagraph"/>
        <w:numPr>
          <w:ilvl w:val="0"/>
          <w:numId w:val="24"/>
        </w:numPr>
        <w:ind w:left="1134" w:hanging="283"/>
        <w:rPr>
          <w:rFonts w:ascii="Tahoma" w:hAnsi="Tahoma" w:cs="Tahoma"/>
          <w:lang w:val="en-GB"/>
        </w:rPr>
      </w:pPr>
      <w:r w:rsidRPr="00E6333B">
        <w:rPr>
          <w:rFonts w:ascii="Tahoma" w:hAnsi="Tahoma" w:cs="Tahoma"/>
          <w:lang w:val="en-GB"/>
        </w:rPr>
        <w:t>#DSFACET_MAIN</w:t>
      </w:r>
    </w:p>
    <w:p w:rsidR="001A68F1" w:rsidRDefault="001A68F1" w:rsidP="001A68F1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1 to identify the m</w:t>
      </w:r>
      <w:r w:rsidRPr="001A68F1">
        <w:rPr>
          <w:rFonts w:ascii="Tahoma" w:hAnsi="Tahoma" w:cs="Tahoma"/>
          <w:lang w:val="en-GB"/>
        </w:rPr>
        <w:t>ain facets to be attributed to all supplements</w:t>
      </w:r>
      <w:r>
        <w:rPr>
          <w:rFonts w:ascii="Tahoma" w:hAnsi="Tahoma" w:cs="Tahoma"/>
          <w:lang w:val="en-GB"/>
        </w:rPr>
        <w:t xml:space="preserve"> (99 </w:t>
      </w:r>
      <w:proofErr w:type="gramStart"/>
      <w:r>
        <w:rPr>
          <w:rFonts w:ascii="Tahoma" w:hAnsi="Tahoma" w:cs="Tahoma"/>
          <w:lang w:val="en-GB"/>
        </w:rPr>
        <w:t>‘physical state</w:t>
      </w:r>
      <w:proofErr w:type="gramEnd"/>
      <w:r>
        <w:rPr>
          <w:rFonts w:ascii="Tahoma" w:hAnsi="Tahoma" w:cs="Tahoma"/>
          <w:lang w:val="en-GB"/>
        </w:rPr>
        <w:t>’)</w:t>
      </w:r>
    </w:p>
    <w:p w:rsidR="001A68F1" w:rsidRPr="00E6333B" w:rsidRDefault="001A68F1" w:rsidP="001A68F1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0 for the others</w:t>
      </w:r>
    </w:p>
    <w:p w:rsidR="00E6333B" w:rsidRDefault="00E6333B" w:rsidP="00004F9B">
      <w:pPr>
        <w:pStyle w:val="ListParagraph"/>
        <w:numPr>
          <w:ilvl w:val="0"/>
          <w:numId w:val="24"/>
        </w:numPr>
        <w:ind w:left="1134" w:hanging="283"/>
        <w:rPr>
          <w:rFonts w:ascii="Tahoma" w:hAnsi="Tahoma" w:cs="Tahoma"/>
          <w:lang w:val="en-GB"/>
        </w:rPr>
      </w:pPr>
      <w:r w:rsidRPr="00E6333B">
        <w:rPr>
          <w:rFonts w:ascii="Tahoma" w:hAnsi="Tahoma" w:cs="Tahoma"/>
          <w:lang w:val="en-GB"/>
        </w:rPr>
        <w:t>#DSFACET_ORDER</w:t>
      </w:r>
    </w:p>
    <w:p w:rsidR="00E6333B" w:rsidRDefault="001A68F1" w:rsidP="00E6333B">
      <w:pPr>
        <w:pStyle w:val="ListParagraph"/>
        <w:ind w:left="1134"/>
        <w:rPr>
          <w:rFonts w:ascii="Tahoma" w:hAnsi="Tahoma" w:cs="Tahoma"/>
          <w:lang w:val="en-GB"/>
        </w:rPr>
      </w:pPr>
      <w:r w:rsidRPr="001A68F1">
        <w:rPr>
          <w:rFonts w:ascii="Tahoma" w:hAnsi="Tahoma" w:cs="Tahoma"/>
          <w:lang w:val="en-GB"/>
        </w:rPr>
        <w:t>Order to ask the facet</w:t>
      </w:r>
      <w:r>
        <w:rPr>
          <w:rFonts w:ascii="Tahoma" w:hAnsi="Tahoma" w:cs="Tahoma"/>
          <w:lang w:val="en-GB"/>
        </w:rPr>
        <w:t>s</w:t>
      </w:r>
      <w:r w:rsidRPr="001A68F1">
        <w:rPr>
          <w:rFonts w:ascii="Tahoma" w:hAnsi="Tahoma" w:cs="Tahoma"/>
          <w:lang w:val="en-GB"/>
        </w:rPr>
        <w:t xml:space="preserve"> (</w:t>
      </w:r>
      <w:r>
        <w:rPr>
          <w:rFonts w:ascii="Tahoma" w:hAnsi="Tahoma" w:cs="Tahoma"/>
          <w:lang w:val="en-GB"/>
        </w:rPr>
        <w:t>1=</w:t>
      </w:r>
      <w:r w:rsidRPr="001A68F1">
        <w:rPr>
          <w:rFonts w:ascii="Tahoma" w:hAnsi="Tahoma" w:cs="Tahoma"/>
          <w:lang w:val="en-GB"/>
        </w:rPr>
        <w:t xml:space="preserve">first, </w:t>
      </w:r>
      <w:r>
        <w:rPr>
          <w:rFonts w:ascii="Tahoma" w:hAnsi="Tahoma" w:cs="Tahoma"/>
          <w:lang w:val="en-GB"/>
        </w:rPr>
        <w:t>2=</w:t>
      </w:r>
      <w:r w:rsidRPr="001A68F1">
        <w:rPr>
          <w:rFonts w:ascii="Tahoma" w:hAnsi="Tahoma" w:cs="Tahoma"/>
          <w:lang w:val="en-GB"/>
        </w:rPr>
        <w:t>second...)</w:t>
      </w:r>
    </w:p>
    <w:p w:rsidR="00E1675C" w:rsidRDefault="00E1675C" w:rsidP="00E1675C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Note: </w:t>
      </w:r>
      <w:r w:rsidRPr="00E1675C">
        <w:rPr>
          <w:rFonts w:ascii="Tahoma" w:hAnsi="Tahoma" w:cs="Tahoma"/>
          <w:lang w:val="en-GB"/>
        </w:rPr>
        <w:t>DSFACET_QUEST</w:t>
      </w:r>
      <w:r>
        <w:rPr>
          <w:rFonts w:ascii="Tahoma" w:hAnsi="Tahoma" w:cs="Tahoma"/>
          <w:lang w:val="en-GB"/>
        </w:rPr>
        <w:tab/>
      </w:r>
      <w:r w:rsidRPr="00E1675C">
        <w:rPr>
          <w:rFonts w:ascii="Tahoma" w:hAnsi="Tahoma" w:cs="Tahoma"/>
          <w:lang w:val="en-GB"/>
        </w:rPr>
        <w:sym w:font="Wingdings" w:char="F0E0"/>
      </w:r>
      <w:r>
        <w:rPr>
          <w:rFonts w:ascii="Tahoma" w:hAnsi="Tahoma" w:cs="Tahoma"/>
          <w:lang w:val="en-GB"/>
        </w:rPr>
        <w:t xml:space="preserve"> 300</w:t>
      </w:r>
      <w:r w:rsidRPr="00E1675C">
        <w:rPr>
          <w:rFonts w:ascii="Tahoma" w:hAnsi="Tahoma" w:cs="Tahoma"/>
          <w:lang w:val="en-GB"/>
        </w:rPr>
        <w:t xml:space="preserve"> characters</w:t>
      </w:r>
    </w:p>
    <w:p w:rsidR="00E1675C" w:rsidRPr="00144A8C" w:rsidRDefault="00E1675C" w:rsidP="00D529A2">
      <w:pPr>
        <w:rPr>
          <w:rFonts w:ascii="Tahoma" w:hAnsi="Tahoma" w:cs="Tahoma"/>
          <w:lang w:val="en-GB"/>
        </w:rPr>
      </w:pPr>
    </w:p>
    <w:p w:rsidR="00D529A2" w:rsidRPr="005902ED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5902ED">
        <w:rPr>
          <w:rFonts w:ascii="Tahoma" w:hAnsi="Tahoma" w:cs="Tahoma"/>
          <w:b/>
          <w:lang w:val="en-GB"/>
        </w:rPr>
        <w:t>EDIBLEP</w:t>
      </w:r>
    </w:p>
    <w:p w:rsidR="005902ED" w:rsidRPr="00144A8C" w:rsidRDefault="005902ED" w:rsidP="005902ED">
      <w:pPr>
        <w:ind w:left="851"/>
        <w:rPr>
          <w:rFonts w:ascii="Tahoma" w:hAnsi="Tahoma" w:cs="Tahoma"/>
          <w:lang w:val="en-GB"/>
        </w:rPr>
      </w:pPr>
      <w:r w:rsidRPr="00144A8C">
        <w:rPr>
          <w:rFonts w:ascii="Tahoma" w:hAnsi="Tahoma" w:cs="Tahoma"/>
          <w:lang w:val="en-GB"/>
        </w:rPr>
        <w:t xml:space="preserve">Copy the </w:t>
      </w:r>
      <w:r w:rsidRPr="005902ED">
        <w:rPr>
          <w:rFonts w:ascii="Tahoma" w:hAnsi="Tahoma" w:cs="Tahoma"/>
          <w:lang w:val="en-GB"/>
        </w:rPr>
        <w:t>EDIBLEP</w:t>
      </w:r>
      <w:r w:rsidRPr="00144A8C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144A8C">
        <w:rPr>
          <w:rFonts w:ascii="Tahoma" w:hAnsi="Tahoma" w:cs="Tahoma"/>
          <w:lang w:val="en-GB"/>
        </w:rPr>
        <w:t>ExternalTables</w:t>
      </w:r>
      <w:proofErr w:type="spellEnd"/>
      <w:r w:rsidRPr="00144A8C">
        <w:rPr>
          <w:rFonts w:ascii="Tahoma" w:hAnsi="Tahoma" w:cs="Tahoma"/>
          <w:lang w:val="en-GB"/>
        </w:rPr>
        <w:t xml:space="preserve"> to the final </w:t>
      </w:r>
      <w:proofErr w:type="spellStart"/>
      <w:r w:rsidRPr="00144A8C">
        <w:rPr>
          <w:rFonts w:ascii="Tahoma" w:hAnsi="Tahoma" w:cs="Tahoma"/>
          <w:lang w:val="en-GB"/>
        </w:rPr>
        <w:t>ExternalTable</w:t>
      </w:r>
      <w:proofErr w:type="spellEnd"/>
      <w:r>
        <w:rPr>
          <w:rFonts w:ascii="Tahoma" w:hAnsi="Tahoma" w:cs="Tahoma"/>
          <w:lang w:val="en-GB"/>
        </w:rPr>
        <w:t>.</w:t>
      </w:r>
    </w:p>
    <w:p w:rsidR="005902ED" w:rsidRDefault="00D529A2" w:rsidP="005902ED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Add the exceptions using </w:t>
      </w:r>
      <w:proofErr w:type="spellStart"/>
      <w:r w:rsidRPr="005902ED">
        <w:rPr>
          <w:rFonts w:ascii="Tahoma" w:hAnsi="Tahoma" w:cs="Tahoma"/>
          <w:lang w:val="en-GB"/>
        </w:rPr>
        <w:t>EDIB</w:t>
      </w:r>
      <w:r w:rsidR="005902ED">
        <w:rPr>
          <w:rFonts w:ascii="Tahoma" w:hAnsi="Tahoma" w:cs="Tahoma"/>
          <w:lang w:val="en-GB"/>
        </w:rPr>
        <w:t>_</w:t>
      </w:r>
      <w:r w:rsidRPr="005902ED">
        <w:rPr>
          <w:rFonts w:ascii="Tahoma" w:hAnsi="Tahoma" w:cs="Tahoma"/>
          <w:lang w:val="en-GB"/>
        </w:rPr>
        <w:t>with</w:t>
      </w:r>
      <w:proofErr w:type="spellEnd"/>
      <w:r w:rsidRPr="005902ED">
        <w:rPr>
          <w:rFonts w:ascii="Tahoma" w:hAnsi="Tahoma" w:cs="Tahoma"/>
          <w:lang w:val="en-GB"/>
        </w:rPr>
        <w:t>$ file</w:t>
      </w:r>
      <w:r w:rsidRPr="00EB3732">
        <w:rPr>
          <w:rFonts w:ascii="Tahoma" w:hAnsi="Tahoma" w:cs="Tahoma"/>
          <w:lang w:val="en-GB"/>
        </w:rPr>
        <w:t xml:space="preserve">. </w:t>
      </w:r>
    </w:p>
    <w:p w:rsidR="001A68F1" w:rsidRDefault="00D529A2" w:rsidP="005902ED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To help find the exception, first use conditional formatting function for column A to highlight duplicates. </w:t>
      </w:r>
    </w:p>
    <w:p w:rsidR="00D529A2" w:rsidRDefault="00D529A2" w:rsidP="005902ED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Be careful with the #PRIORITY number: #1 is with facet string, #2 is the default (if two EDIB coefficients).</w:t>
      </w:r>
    </w:p>
    <w:p w:rsidR="00957F3A" w:rsidRDefault="00957F3A" w:rsidP="00957F3A">
      <w:pPr>
        <w:pStyle w:val="ListParagraph"/>
        <w:numPr>
          <w:ilvl w:val="0"/>
          <w:numId w:val="35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</w:t>
      </w:r>
      <w:r w:rsidR="008215BF">
        <w:rPr>
          <w:rFonts w:ascii="Tahoma" w:hAnsi="Tahoma" w:cs="Tahoma"/>
          <w:lang w:val="en-GB"/>
        </w:rPr>
        <w:t>EPC</w:t>
      </w:r>
      <w:r>
        <w:rPr>
          <w:rFonts w:ascii="Tahoma" w:hAnsi="Tahoma" w:cs="Tahoma"/>
          <w:lang w:val="en-GB"/>
        </w:rPr>
        <w:t>_FACT</w:t>
      </w:r>
      <w:r w:rsidRPr="00EB3732">
        <w:rPr>
          <w:rFonts w:ascii="Tahoma" w:hAnsi="Tahoma" w:cs="Tahoma"/>
          <w:lang w:val="en-GB"/>
        </w:rPr>
        <w:t xml:space="preserve">: </w:t>
      </w:r>
    </w:p>
    <w:p w:rsidR="00957F3A" w:rsidRDefault="00957F3A" w:rsidP="00957F3A">
      <w:pPr>
        <w:ind w:left="1080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Coefficients should be &gt;0 (not null)</w:t>
      </w:r>
    </w:p>
    <w:p w:rsidR="00957F3A" w:rsidRPr="00957F3A" w:rsidRDefault="00957F3A" w:rsidP="00957F3A">
      <w:pPr>
        <w:ind w:left="1080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Controls on coefficients &gt;</w:t>
      </w:r>
      <w:r w:rsidR="008215BF">
        <w:rPr>
          <w:rFonts w:ascii="Tahoma" w:hAnsi="Tahoma" w:cs="Tahoma"/>
          <w:lang w:val="en-GB"/>
        </w:rPr>
        <w:t>1</w:t>
      </w:r>
    </w:p>
    <w:p w:rsidR="00D529A2" w:rsidRPr="0079280E" w:rsidRDefault="00D529A2" w:rsidP="0079280E">
      <w:pPr>
        <w:rPr>
          <w:rFonts w:ascii="Tahoma" w:hAnsi="Tahoma" w:cs="Tahoma"/>
          <w:lang w:val="en-GB"/>
        </w:rPr>
      </w:pPr>
    </w:p>
    <w:p w:rsidR="00D529A2" w:rsidRPr="0079280E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79280E">
        <w:rPr>
          <w:rFonts w:ascii="Tahoma" w:hAnsi="Tahoma" w:cs="Tahoma"/>
          <w:b/>
          <w:lang w:val="en-GB"/>
        </w:rPr>
        <w:t>EPICTEXT</w:t>
      </w:r>
    </w:p>
    <w:p w:rsidR="0079280E" w:rsidRDefault="0079280E" w:rsidP="0079280E">
      <w:pPr>
        <w:ind w:left="851"/>
        <w:rPr>
          <w:rFonts w:ascii="Tahoma" w:hAnsi="Tahoma" w:cs="Tahoma"/>
          <w:lang w:val="en-GB"/>
        </w:rPr>
      </w:pPr>
      <w:r w:rsidRPr="0079280E">
        <w:rPr>
          <w:rFonts w:ascii="Tahoma" w:hAnsi="Tahoma" w:cs="Tahoma"/>
          <w:lang w:val="en-GB"/>
        </w:rPr>
        <w:t>Copy the E</w:t>
      </w:r>
      <w:r>
        <w:rPr>
          <w:rFonts w:ascii="Tahoma" w:hAnsi="Tahoma" w:cs="Tahoma"/>
          <w:lang w:val="en-GB"/>
        </w:rPr>
        <w:t xml:space="preserve">PICTEXT </w:t>
      </w:r>
      <w:r w:rsidRPr="0079280E">
        <w:rPr>
          <w:rFonts w:ascii="Tahoma" w:hAnsi="Tahoma" w:cs="Tahoma"/>
          <w:lang w:val="en-GB"/>
        </w:rPr>
        <w:t xml:space="preserve">worksheet from </w:t>
      </w:r>
      <w:r>
        <w:rPr>
          <w:rFonts w:ascii="Tahoma" w:hAnsi="Tahoma" w:cs="Tahoma"/>
          <w:lang w:val="en-GB"/>
        </w:rPr>
        <w:t xml:space="preserve">a previous existing version of </w:t>
      </w:r>
      <w:proofErr w:type="spellStart"/>
      <w:r w:rsidRPr="0079280E">
        <w:rPr>
          <w:rFonts w:ascii="Tahoma" w:hAnsi="Tahoma" w:cs="Tahoma"/>
          <w:lang w:val="en-GB"/>
        </w:rPr>
        <w:t>ExternalTables</w:t>
      </w:r>
      <w:proofErr w:type="spellEnd"/>
      <w:r w:rsidRPr="0079280E">
        <w:rPr>
          <w:rFonts w:ascii="Tahoma" w:hAnsi="Tahoma" w:cs="Tahoma"/>
          <w:lang w:val="en-GB"/>
        </w:rPr>
        <w:t xml:space="preserve"> to the final </w:t>
      </w:r>
      <w:proofErr w:type="spellStart"/>
      <w:r w:rsidRPr="0079280E">
        <w:rPr>
          <w:rFonts w:ascii="Tahoma" w:hAnsi="Tahoma" w:cs="Tahoma"/>
          <w:lang w:val="en-GB"/>
        </w:rPr>
        <w:t>ExternalTable</w:t>
      </w:r>
      <w:proofErr w:type="spellEnd"/>
      <w:r w:rsidRPr="0079280E">
        <w:rPr>
          <w:rFonts w:ascii="Tahoma" w:hAnsi="Tahoma" w:cs="Tahoma"/>
          <w:lang w:val="en-GB"/>
        </w:rPr>
        <w:t>.</w:t>
      </w:r>
      <w:r>
        <w:rPr>
          <w:rFonts w:ascii="Tahoma" w:hAnsi="Tahoma" w:cs="Tahoma"/>
          <w:lang w:val="en-GB"/>
        </w:rPr>
        <w:t xml:space="preserve"> If this previous version not exists, copy it from the </w:t>
      </w:r>
      <w:r w:rsidRPr="00144A8C">
        <w:rPr>
          <w:rFonts w:ascii="Tahoma" w:hAnsi="Tahoma" w:cs="Tahoma"/>
          <w:lang w:val="en-GB"/>
        </w:rPr>
        <w:t xml:space="preserve">temporary </w:t>
      </w:r>
      <w:proofErr w:type="spellStart"/>
      <w:r w:rsidRPr="00144A8C">
        <w:rPr>
          <w:rFonts w:ascii="Tahoma" w:hAnsi="Tahoma" w:cs="Tahoma"/>
          <w:lang w:val="en-GB"/>
        </w:rPr>
        <w:t>ExternalTables</w:t>
      </w:r>
      <w:proofErr w:type="spellEnd"/>
      <w:r>
        <w:rPr>
          <w:rFonts w:ascii="Tahoma" w:hAnsi="Tahoma" w:cs="Tahoma"/>
          <w:lang w:val="en-GB"/>
        </w:rPr>
        <w:t xml:space="preserve"> and ask to collaborator to translate all the labels</w:t>
      </w:r>
    </w:p>
    <w:p w:rsidR="005F2F25" w:rsidRPr="00EB3732" w:rsidRDefault="005F2F25" w:rsidP="005F2F25">
      <w:pPr>
        <w:ind w:left="851"/>
        <w:rPr>
          <w:rFonts w:ascii="Tahoma" w:hAnsi="Tahoma" w:cs="Tahoma"/>
          <w:lang w:val="en-GB"/>
        </w:rPr>
      </w:pPr>
      <w:proofErr w:type="gramStart"/>
      <w:r w:rsidRPr="00EB3732">
        <w:rPr>
          <w:rFonts w:ascii="Tahoma" w:hAnsi="Tahoma" w:cs="Tahoma"/>
          <w:lang w:val="en-GB"/>
        </w:rPr>
        <w:t>An</w:t>
      </w:r>
      <w:proofErr w:type="gramEnd"/>
      <w:r w:rsidRPr="00EB3732">
        <w:rPr>
          <w:rFonts w:ascii="Tahoma" w:hAnsi="Tahoma" w:cs="Tahoma"/>
          <w:lang w:val="en-GB"/>
        </w:rPr>
        <w:t xml:space="preserve"> </w:t>
      </w:r>
      <w:r>
        <w:rPr>
          <w:rFonts w:ascii="Tahoma" w:hAnsi="Tahoma" w:cs="Tahoma"/>
          <w:lang w:val="en-GB"/>
        </w:rPr>
        <w:t>non translated EPICTEXT</w:t>
      </w:r>
      <w:r w:rsidRPr="00EB3732">
        <w:rPr>
          <w:rFonts w:ascii="Tahoma" w:hAnsi="Tahoma" w:cs="Tahoma"/>
          <w:lang w:val="en-GB"/>
        </w:rPr>
        <w:t xml:space="preserve"> file called ET_</w:t>
      </w:r>
      <w:r>
        <w:rPr>
          <w:rFonts w:ascii="Tahoma" w:hAnsi="Tahoma" w:cs="Tahoma"/>
          <w:lang w:val="en-GB"/>
        </w:rPr>
        <w:t>EPIXTEXT</w:t>
      </w:r>
      <w:r w:rsidRPr="00EB3732">
        <w:rPr>
          <w:rFonts w:ascii="Tahoma" w:hAnsi="Tahoma" w:cs="Tahoma"/>
          <w:lang w:val="en-GB"/>
        </w:rPr>
        <w:t xml:space="preserve">.db3 is available in the folder </w:t>
      </w:r>
      <w:r w:rsidRPr="00EB3732">
        <w:rPr>
          <w:rFonts w:ascii="Tahoma" w:hAnsi="Tahoma" w:cs="Tahoma"/>
          <w:color w:val="0000FF"/>
          <w:lang w:val="en-GB"/>
        </w:rPr>
        <w:t>\DEX\GLOBODIET_DB\3_COMMON\LIBRARY e-SMP\db3-files</w:t>
      </w:r>
      <w:r w:rsidRPr="00EB3732">
        <w:rPr>
          <w:rFonts w:ascii="Tahoma" w:hAnsi="Tahoma" w:cs="Tahoma"/>
          <w:lang w:val="en-GB"/>
        </w:rPr>
        <w:t>.</w:t>
      </w:r>
    </w:p>
    <w:p w:rsidR="005F2F25" w:rsidRPr="0079280E" w:rsidRDefault="005F2F25" w:rsidP="0079280E">
      <w:pPr>
        <w:ind w:left="851"/>
        <w:rPr>
          <w:rFonts w:ascii="Tahoma" w:hAnsi="Tahoma" w:cs="Tahoma"/>
          <w:lang w:val="en-GB"/>
        </w:rPr>
      </w:pPr>
    </w:p>
    <w:p w:rsidR="00D529A2" w:rsidRPr="0079280E" w:rsidRDefault="00D529A2" w:rsidP="00D529A2">
      <w:pPr>
        <w:rPr>
          <w:rFonts w:ascii="Tahoma" w:hAnsi="Tahoma" w:cs="Tahoma"/>
          <w:lang w:val="en-GB"/>
        </w:rPr>
      </w:pPr>
    </w:p>
    <w:p w:rsidR="00D529A2" w:rsidRPr="0079280E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79280E">
        <w:rPr>
          <w:rFonts w:ascii="Tahoma" w:hAnsi="Tahoma" w:cs="Tahoma"/>
          <w:b/>
          <w:lang w:val="en-GB"/>
        </w:rPr>
        <w:t>FACETRUL</w:t>
      </w:r>
    </w:p>
    <w:p w:rsidR="0079280E" w:rsidRPr="00144A8C" w:rsidRDefault="0079280E" w:rsidP="0079280E">
      <w:pPr>
        <w:ind w:left="851"/>
        <w:rPr>
          <w:rFonts w:ascii="Tahoma" w:hAnsi="Tahoma" w:cs="Tahoma"/>
          <w:lang w:val="en-GB"/>
        </w:rPr>
      </w:pPr>
      <w:r w:rsidRPr="00144A8C">
        <w:rPr>
          <w:rFonts w:ascii="Tahoma" w:hAnsi="Tahoma" w:cs="Tahoma"/>
          <w:lang w:val="en-GB"/>
        </w:rPr>
        <w:t xml:space="preserve">Copy the </w:t>
      </w:r>
      <w:r w:rsidRPr="0079280E">
        <w:rPr>
          <w:rFonts w:ascii="Tahoma" w:hAnsi="Tahoma" w:cs="Tahoma"/>
          <w:lang w:val="en-GB"/>
        </w:rPr>
        <w:t>FACETRUL</w:t>
      </w:r>
      <w:r w:rsidRPr="00144A8C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144A8C">
        <w:rPr>
          <w:rFonts w:ascii="Tahoma" w:hAnsi="Tahoma" w:cs="Tahoma"/>
          <w:lang w:val="en-GB"/>
        </w:rPr>
        <w:t>ExternalTables</w:t>
      </w:r>
      <w:proofErr w:type="spellEnd"/>
      <w:r w:rsidRPr="00144A8C">
        <w:rPr>
          <w:rFonts w:ascii="Tahoma" w:hAnsi="Tahoma" w:cs="Tahoma"/>
          <w:lang w:val="en-GB"/>
        </w:rPr>
        <w:t xml:space="preserve"> to the final </w:t>
      </w:r>
      <w:proofErr w:type="spellStart"/>
      <w:r w:rsidRPr="00144A8C">
        <w:rPr>
          <w:rFonts w:ascii="Tahoma" w:hAnsi="Tahoma" w:cs="Tahoma"/>
          <w:lang w:val="en-GB"/>
        </w:rPr>
        <w:t>ExternalTable</w:t>
      </w:r>
      <w:proofErr w:type="spellEnd"/>
      <w:r>
        <w:rPr>
          <w:rFonts w:ascii="Tahoma" w:hAnsi="Tahoma" w:cs="Tahoma"/>
          <w:lang w:val="en-GB"/>
        </w:rPr>
        <w:t>.</w:t>
      </w:r>
    </w:p>
    <w:p w:rsidR="001A68F1" w:rsidRPr="00755FE0" w:rsidRDefault="001A68F1" w:rsidP="00755FE0">
      <w:pPr>
        <w:rPr>
          <w:rFonts w:ascii="Tahoma" w:hAnsi="Tahoma" w:cs="Tahoma"/>
          <w:lang w:val="en-GB"/>
        </w:rPr>
      </w:pPr>
    </w:p>
    <w:p w:rsidR="00D529A2" w:rsidRPr="0079280E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79280E">
        <w:rPr>
          <w:rFonts w:ascii="Tahoma" w:hAnsi="Tahoma" w:cs="Tahoma"/>
          <w:b/>
          <w:lang w:val="en-GB"/>
        </w:rPr>
        <w:t>FACETS</w:t>
      </w:r>
    </w:p>
    <w:p w:rsidR="0079280E" w:rsidRDefault="0079280E" w:rsidP="0079280E">
      <w:pPr>
        <w:ind w:left="851"/>
        <w:rPr>
          <w:rFonts w:ascii="Tahoma" w:hAnsi="Tahoma" w:cs="Tahoma"/>
          <w:lang w:val="en-GB"/>
        </w:rPr>
      </w:pPr>
      <w:r w:rsidRPr="00144A8C">
        <w:rPr>
          <w:rFonts w:ascii="Tahoma" w:hAnsi="Tahoma" w:cs="Tahoma"/>
          <w:lang w:val="en-GB"/>
        </w:rPr>
        <w:t xml:space="preserve">Copy the </w:t>
      </w:r>
      <w:r w:rsidR="00261653">
        <w:rPr>
          <w:rFonts w:ascii="Tahoma" w:hAnsi="Tahoma" w:cs="Tahoma"/>
          <w:lang w:val="en-GB"/>
        </w:rPr>
        <w:t>FACETS</w:t>
      </w:r>
      <w:r w:rsidRPr="00144A8C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144A8C">
        <w:rPr>
          <w:rFonts w:ascii="Tahoma" w:hAnsi="Tahoma" w:cs="Tahoma"/>
          <w:lang w:val="en-GB"/>
        </w:rPr>
        <w:t>ExternalTables</w:t>
      </w:r>
      <w:proofErr w:type="spellEnd"/>
      <w:r w:rsidRPr="00144A8C">
        <w:rPr>
          <w:rFonts w:ascii="Tahoma" w:hAnsi="Tahoma" w:cs="Tahoma"/>
          <w:lang w:val="en-GB"/>
        </w:rPr>
        <w:t xml:space="preserve"> to the final </w:t>
      </w:r>
      <w:proofErr w:type="spellStart"/>
      <w:r w:rsidRPr="00144A8C">
        <w:rPr>
          <w:rFonts w:ascii="Tahoma" w:hAnsi="Tahoma" w:cs="Tahoma"/>
          <w:lang w:val="en-GB"/>
        </w:rPr>
        <w:t>ExternalTable</w:t>
      </w:r>
      <w:proofErr w:type="spellEnd"/>
      <w:r>
        <w:rPr>
          <w:rFonts w:ascii="Tahoma" w:hAnsi="Tahoma" w:cs="Tahoma"/>
          <w:lang w:val="en-GB"/>
        </w:rPr>
        <w:t>.</w:t>
      </w:r>
    </w:p>
    <w:p w:rsidR="0079280E" w:rsidRPr="00144A8C" w:rsidRDefault="0079280E" w:rsidP="0079280E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Fill in the other columns:</w:t>
      </w:r>
    </w:p>
    <w:p w:rsidR="001A68F1" w:rsidRDefault="001A68F1" w:rsidP="00004F9B">
      <w:pPr>
        <w:pStyle w:val="ListParagraph"/>
        <w:numPr>
          <w:ilvl w:val="0"/>
          <w:numId w:val="25"/>
        </w:numPr>
        <w:ind w:left="1134" w:hanging="283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#FACET_NAME  &amp;  #FACET_TEXT</w:t>
      </w:r>
    </w:p>
    <w:p w:rsidR="001A68F1" w:rsidRDefault="001A68F1" w:rsidP="001A68F1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If special characters</w:t>
      </w:r>
      <w:r>
        <w:rPr>
          <w:rFonts w:ascii="Tahoma" w:hAnsi="Tahoma" w:cs="Tahoma"/>
          <w:lang w:val="en-GB"/>
        </w:rPr>
        <w:t xml:space="preserve">, </w:t>
      </w:r>
      <w:r w:rsidRPr="00EB3732">
        <w:rPr>
          <w:rFonts w:ascii="Tahoma" w:hAnsi="Tahoma" w:cs="Tahoma"/>
          <w:lang w:val="en-GB"/>
        </w:rPr>
        <w:t>copy the correct labels into the column</w:t>
      </w:r>
      <w:r>
        <w:rPr>
          <w:rFonts w:ascii="Tahoma" w:hAnsi="Tahoma" w:cs="Tahoma"/>
          <w:lang w:val="en-GB"/>
        </w:rPr>
        <w:t xml:space="preserve"> according to the word/Excel FADECODE file.</w:t>
      </w:r>
    </w:p>
    <w:p w:rsidR="0079280E" w:rsidRDefault="00D529A2" w:rsidP="00004F9B">
      <w:pPr>
        <w:pStyle w:val="ListParagraph"/>
        <w:numPr>
          <w:ilvl w:val="0"/>
          <w:numId w:val="25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#FACET_TYPE: </w:t>
      </w:r>
    </w:p>
    <w:p w:rsidR="00724282" w:rsidRDefault="00D529A2" w:rsidP="0079280E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1 for brand</w:t>
      </w:r>
      <w:r w:rsidR="00724282">
        <w:rPr>
          <w:rFonts w:ascii="Tahoma" w:hAnsi="Tahoma" w:cs="Tahoma"/>
          <w:lang w:val="en-GB"/>
        </w:rPr>
        <w:t xml:space="preserve"> (facet 12)</w:t>
      </w:r>
      <w:r w:rsidRPr="00EB3732">
        <w:rPr>
          <w:rFonts w:ascii="Tahoma" w:hAnsi="Tahoma" w:cs="Tahoma"/>
          <w:lang w:val="en-GB"/>
        </w:rPr>
        <w:t>, 2 for type of fat</w:t>
      </w:r>
      <w:r w:rsidR="00724282">
        <w:rPr>
          <w:rFonts w:ascii="Tahoma" w:hAnsi="Tahoma" w:cs="Tahoma"/>
          <w:lang w:val="en-GB"/>
        </w:rPr>
        <w:t xml:space="preserve"> (facet 15)</w:t>
      </w:r>
      <w:r w:rsidRPr="00EB3732">
        <w:rPr>
          <w:rFonts w:ascii="Tahoma" w:hAnsi="Tahoma" w:cs="Tahoma"/>
          <w:lang w:val="en-GB"/>
        </w:rPr>
        <w:t>, 3 for type of liquid</w:t>
      </w:r>
      <w:r w:rsidR="00092C63">
        <w:rPr>
          <w:rFonts w:ascii="Tahoma" w:hAnsi="Tahoma" w:cs="Tahoma"/>
          <w:lang w:val="en-GB"/>
        </w:rPr>
        <w:t xml:space="preserve"> </w:t>
      </w:r>
      <w:r w:rsidR="00724282">
        <w:rPr>
          <w:rFonts w:ascii="Tahoma" w:hAnsi="Tahoma" w:cs="Tahoma"/>
          <w:lang w:val="en-GB"/>
        </w:rPr>
        <w:t>(facet 16)</w:t>
      </w:r>
      <w:r w:rsidRPr="00EB3732">
        <w:rPr>
          <w:rFonts w:ascii="Tahoma" w:hAnsi="Tahoma" w:cs="Tahoma"/>
          <w:lang w:val="en-GB"/>
        </w:rPr>
        <w:t xml:space="preserve">, </w:t>
      </w:r>
    </w:p>
    <w:p w:rsidR="00D529A2" w:rsidRPr="00EB3732" w:rsidRDefault="00D529A2" w:rsidP="0079280E">
      <w:pPr>
        <w:pStyle w:val="ListParagraph"/>
        <w:ind w:left="1134"/>
        <w:rPr>
          <w:rFonts w:ascii="Tahoma" w:hAnsi="Tahoma" w:cs="Tahoma"/>
          <w:lang w:val="en-GB"/>
        </w:rPr>
      </w:pPr>
      <w:proofErr w:type="gramStart"/>
      <w:r w:rsidRPr="00EB3732">
        <w:rPr>
          <w:rFonts w:ascii="Tahoma" w:hAnsi="Tahoma" w:cs="Tahoma"/>
          <w:lang w:val="en-GB"/>
        </w:rPr>
        <w:t>else</w:t>
      </w:r>
      <w:proofErr w:type="gramEnd"/>
      <w:r w:rsidRPr="00EB3732">
        <w:rPr>
          <w:rFonts w:ascii="Tahoma" w:hAnsi="Tahoma" w:cs="Tahoma"/>
          <w:lang w:val="en-GB"/>
        </w:rPr>
        <w:t xml:space="preserve"> 0</w:t>
      </w:r>
    </w:p>
    <w:p w:rsidR="0079280E" w:rsidRDefault="00D529A2" w:rsidP="00004F9B">
      <w:pPr>
        <w:pStyle w:val="ListParagraph"/>
        <w:numPr>
          <w:ilvl w:val="0"/>
          <w:numId w:val="25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#FACET_TYPE_S: </w:t>
      </w:r>
    </w:p>
    <w:p w:rsidR="00092C63" w:rsidRDefault="00D529A2" w:rsidP="0079280E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1 to allow multiple </w:t>
      </w:r>
      <w:proofErr w:type="gramStart"/>
      <w:r w:rsidR="00724282" w:rsidRPr="00EB3732">
        <w:rPr>
          <w:rFonts w:ascii="Tahoma" w:hAnsi="Tahoma" w:cs="Tahoma"/>
          <w:lang w:val="en-GB"/>
        </w:rPr>
        <w:t>choice</w:t>
      </w:r>
      <w:proofErr w:type="gramEnd"/>
      <w:r w:rsidRPr="00EB3732">
        <w:rPr>
          <w:rFonts w:ascii="Tahoma" w:hAnsi="Tahoma" w:cs="Tahoma"/>
          <w:lang w:val="en-GB"/>
        </w:rPr>
        <w:t xml:space="preserve">. </w:t>
      </w:r>
    </w:p>
    <w:p w:rsidR="00D529A2" w:rsidRPr="00EB3732" w:rsidRDefault="00D529A2" w:rsidP="0079280E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Write 1 for facets 01, 04, 06, 07,</w:t>
      </w:r>
      <w:r w:rsidR="0079280E">
        <w:rPr>
          <w:rFonts w:ascii="Tahoma" w:hAnsi="Tahoma" w:cs="Tahoma"/>
          <w:lang w:val="en-GB"/>
        </w:rPr>
        <w:t xml:space="preserve"> </w:t>
      </w:r>
      <w:r w:rsidRPr="00EB3732">
        <w:rPr>
          <w:rFonts w:ascii="Tahoma" w:hAnsi="Tahoma" w:cs="Tahoma"/>
          <w:lang w:val="en-GB"/>
        </w:rPr>
        <w:t>09, 11, 15 and 16 (if agreed by the coordinators), 0 for the other facets</w:t>
      </w:r>
    </w:p>
    <w:p w:rsidR="0079280E" w:rsidRDefault="00D529A2" w:rsidP="00004F9B">
      <w:pPr>
        <w:pStyle w:val="ListParagraph"/>
        <w:numPr>
          <w:ilvl w:val="0"/>
          <w:numId w:val="25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#FACET_GRP: </w:t>
      </w:r>
    </w:p>
    <w:p w:rsidR="00D529A2" w:rsidRPr="00EB3732" w:rsidRDefault="00D529A2" w:rsidP="0079280E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List the food subgroup to be viewed for facets 15 and 16 as defined by the coordinators. </w:t>
      </w:r>
    </w:p>
    <w:p w:rsidR="0079280E" w:rsidRDefault="00D529A2" w:rsidP="00004F9B">
      <w:pPr>
        <w:pStyle w:val="ListParagraph"/>
        <w:numPr>
          <w:ilvl w:val="0"/>
          <w:numId w:val="25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#FACET_QUEST: </w:t>
      </w:r>
    </w:p>
    <w:p w:rsidR="00092C63" w:rsidRDefault="0079280E" w:rsidP="0079280E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Q</w:t>
      </w:r>
      <w:r w:rsidR="00D529A2" w:rsidRPr="00EB3732">
        <w:rPr>
          <w:rFonts w:ascii="Tahoma" w:hAnsi="Tahoma" w:cs="Tahoma"/>
          <w:lang w:val="en-GB"/>
        </w:rPr>
        <w:t xml:space="preserve">uestion to be asked by the interviewers. </w:t>
      </w:r>
    </w:p>
    <w:p w:rsidR="00D529A2" w:rsidRPr="00EB3732" w:rsidRDefault="00D529A2" w:rsidP="0079280E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If not provided, you can copy the text of #FACET_</w:t>
      </w:r>
      <w:r w:rsidR="00261653">
        <w:rPr>
          <w:rFonts w:ascii="Tahoma" w:hAnsi="Tahoma" w:cs="Tahoma"/>
          <w:lang w:val="en-GB"/>
        </w:rPr>
        <w:t>TEXT</w:t>
      </w:r>
    </w:p>
    <w:p w:rsidR="00E1675C" w:rsidRDefault="00E1675C" w:rsidP="00E1675C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Note: </w:t>
      </w:r>
      <w:r w:rsidRPr="00E1675C">
        <w:rPr>
          <w:rFonts w:ascii="Tahoma" w:hAnsi="Tahoma" w:cs="Tahoma"/>
          <w:lang w:val="en-GB"/>
        </w:rPr>
        <w:t>FACET_QUEST</w:t>
      </w:r>
      <w:r>
        <w:rPr>
          <w:rFonts w:ascii="Tahoma" w:hAnsi="Tahoma" w:cs="Tahoma"/>
          <w:lang w:val="en-GB"/>
        </w:rPr>
        <w:tab/>
      </w:r>
      <w:r w:rsidRPr="00E1675C">
        <w:rPr>
          <w:rFonts w:ascii="Tahoma" w:hAnsi="Tahoma" w:cs="Tahoma"/>
          <w:lang w:val="en-GB"/>
        </w:rPr>
        <w:sym w:font="Wingdings" w:char="F0E0"/>
      </w:r>
      <w:r>
        <w:rPr>
          <w:rFonts w:ascii="Tahoma" w:hAnsi="Tahoma" w:cs="Tahoma"/>
          <w:lang w:val="en-GB"/>
        </w:rPr>
        <w:t xml:space="preserve"> 300</w:t>
      </w:r>
      <w:r w:rsidRPr="00E1675C">
        <w:rPr>
          <w:rFonts w:ascii="Tahoma" w:hAnsi="Tahoma" w:cs="Tahoma"/>
          <w:lang w:val="en-GB"/>
        </w:rPr>
        <w:t xml:space="preserve"> characters</w:t>
      </w:r>
    </w:p>
    <w:p w:rsidR="00D529A2" w:rsidRDefault="00D529A2" w:rsidP="00D529A2">
      <w:pPr>
        <w:rPr>
          <w:rFonts w:ascii="Tahoma" w:hAnsi="Tahoma" w:cs="Tahoma"/>
          <w:lang w:val="en-GB"/>
        </w:rPr>
      </w:pPr>
    </w:p>
    <w:p w:rsidR="00092C63" w:rsidRPr="0079280E" w:rsidRDefault="00092C63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79280E">
        <w:rPr>
          <w:rFonts w:ascii="Tahoma" w:hAnsi="Tahoma" w:cs="Tahoma"/>
          <w:b/>
          <w:lang w:val="en-GB"/>
        </w:rPr>
        <w:t>F</w:t>
      </w:r>
      <w:r>
        <w:rPr>
          <w:rFonts w:ascii="Tahoma" w:hAnsi="Tahoma" w:cs="Tahoma"/>
          <w:b/>
          <w:lang w:val="en-GB"/>
        </w:rPr>
        <w:t>ATLEFTO</w:t>
      </w:r>
    </w:p>
    <w:p w:rsidR="00092C63" w:rsidRPr="00144A8C" w:rsidRDefault="00092C63" w:rsidP="00092C63">
      <w:pPr>
        <w:ind w:left="851"/>
        <w:rPr>
          <w:rFonts w:ascii="Tahoma" w:hAnsi="Tahoma" w:cs="Tahoma"/>
          <w:lang w:val="en-GB"/>
        </w:rPr>
      </w:pPr>
      <w:r w:rsidRPr="00144A8C">
        <w:rPr>
          <w:rFonts w:ascii="Tahoma" w:hAnsi="Tahoma" w:cs="Tahoma"/>
          <w:lang w:val="en-GB"/>
        </w:rPr>
        <w:t xml:space="preserve">Copy the </w:t>
      </w:r>
      <w:r w:rsidRPr="00092C63">
        <w:rPr>
          <w:rFonts w:ascii="Tahoma" w:hAnsi="Tahoma" w:cs="Tahoma"/>
          <w:lang w:val="en-GB"/>
        </w:rPr>
        <w:t>FATLEFTO</w:t>
      </w:r>
      <w:r w:rsidRPr="00144A8C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144A8C">
        <w:rPr>
          <w:rFonts w:ascii="Tahoma" w:hAnsi="Tahoma" w:cs="Tahoma"/>
          <w:lang w:val="en-GB"/>
        </w:rPr>
        <w:t>ExternalTables</w:t>
      </w:r>
      <w:proofErr w:type="spellEnd"/>
      <w:r w:rsidRPr="00144A8C">
        <w:rPr>
          <w:rFonts w:ascii="Tahoma" w:hAnsi="Tahoma" w:cs="Tahoma"/>
          <w:lang w:val="en-GB"/>
        </w:rPr>
        <w:t xml:space="preserve"> to the final </w:t>
      </w:r>
      <w:proofErr w:type="spellStart"/>
      <w:r w:rsidRPr="00144A8C">
        <w:rPr>
          <w:rFonts w:ascii="Tahoma" w:hAnsi="Tahoma" w:cs="Tahoma"/>
          <w:lang w:val="en-GB"/>
        </w:rPr>
        <w:t>ExternalTable</w:t>
      </w:r>
      <w:proofErr w:type="spellEnd"/>
      <w:r>
        <w:rPr>
          <w:rFonts w:ascii="Tahoma" w:hAnsi="Tahoma" w:cs="Tahoma"/>
          <w:lang w:val="en-GB"/>
        </w:rPr>
        <w:t>.</w:t>
      </w:r>
    </w:p>
    <w:p w:rsidR="00092C63" w:rsidRPr="0079280E" w:rsidRDefault="00092C63" w:rsidP="00D529A2">
      <w:pPr>
        <w:rPr>
          <w:rFonts w:ascii="Tahoma" w:hAnsi="Tahoma" w:cs="Tahoma"/>
          <w:lang w:val="en-GB"/>
        </w:rPr>
      </w:pPr>
    </w:p>
    <w:p w:rsidR="00D529A2" w:rsidRPr="0079280E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79280E">
        <w:rPr>
          <w:rFonts w:ascii="Tahoma" w:hAnsi="Tahoma" w:cs="Tahoma"/>
          <w:b/>
          <w:lang w:val="en-GB"/>
        </w:rPr>
        <w:t>FCO</w:t>
      </w:r>
    </w:p>
    <w:p w:rsidR="0079280E" w:rsidRPr="00144A8C" w:rsidRDefault="0079280E" w:rsidP="0079280E">
      <w:pPr>
        <w:ind w:left="851"/>
        <w:rPr>
          <w:rFonts w:ascii="Tahoma" w:hAnsi="Tahoma" w:cs="Tahoma"/>
          <w:lang w:val="en-GB"/>
        </w:rPr>
      </w:pPr>
      <w:r w:rsidRPr="00144A8C">
        <w:rPr>
          <w:rFonts w:ascii="Tahoma" w:hAnsi="Tahoma" w:cs="Tahoma"/>
          <w:lang w:val="en-GB"/>
        </w:rPr>
        <w:t xml:space="preserve">Copy the </w:t>
      </w:r>
      <w:r w:rsidRPr="0079280E">
        <w:rPr>
          <w:rFonts w:ascii="Tahoma" w:hAnsi="Tahoma" w:cs="Tahoma"/>
          <w:lang w:val="en-GB"/>
        </w:rPr>
        <w:t>FC</w:t>
      </w:r>
      <w:r>
        <w:rPr>
          <w:rFonts w:ascii="Tahoma" w:hAnsi="Tahoma" w:cs="Tahoma"/>
          <w:lang w:val="en-GB"/>
        </w:rPr>
        <w:t>O</w:t>
      </w:r>
      <w:r w:rsidRPr="00144A8C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144A8C">
        <w:rPr>
          <w:rFonts w:ascii="Tahoma" w:hAnsi="Tahoma" w:cs="Tahoma"/>
          <w:lang w:val="en-GB"/>
        </w:rPr>
        <w:t>ExternalTables</w:t>
      </w:r>
      <w:proofErr w:type="spellEnd"/>
      <w:r w:rsidRPr="00144A8C">
        <w:rPr>
          <w:rFonts w:ascii="Tahoma" w:hAnsi="Tahoma" w:cs="Tahoma"/>
          <w:lang w:val="en-GB"/>
        </w:rPr>
        <w:t xml:space="preserve"> to the final </w:t>
      </w:r>
      <w:proofErr w:type="spellStart"/>
      <w:r w:rsidRPr="00144A8C">
        <w:rPr>
          <w:rFonts w:ascii="Tahoma" w:hAnsi="Tahoma" w:cs="Tahoma"/>
          <w:lang w:val="en-GB"/>
        </w:rPr>
        <w:t>ExternalTable</w:t>
      </w:r>
      <w:proofErr w:type="spellEnd"/>
      <w:r>
        <w:rPr>
          <w:rFonts w:ascii="Tahoma" w:hAnsi="Tahoma" w:cs="Tahoma"/>
          <w:lang w:val="en-GB"/>
        </w:rPr>
        <w:t>.</w:t>
      </w:r>
    </w:p>
    <w:p w:rsidR="0079280E" w:rsidRDefault="00D529A2" w:rsidP="0079280E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Fill in the column</w:t>
      </w:r>
      <w:r w:rsidR="0079280E">
        <w:rPr>
          <w:rFonts w:ascii="Tahoma" w:hAnsi="Tahoma" w:cs="Tahoma"/>
          <w:lang w:val="en-GB"/>
        </w:rPr>
        <w:t>:</w:t>
      </w:r>
    </w:p>
    <w:p w:rsidR="0079280E" w:rsidRDefault="00D529A2" w:rsidP="00004F9B">
      <w:pPr>
        <w:pStyle w:val="ListParagraph"/>
        <w:numPr>
          <w:ilvl w:val="0"/>
          <w:numId w:val="9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#FCM_PRINCIPAL: </w:t>
      </w:r>
    </w:p>
    <w:p w:rsidR="00E1675C" w:rsidRDefault="00092C63" w:rsidP="00E1675C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1 for </w:t>
      </w:r>
      <w:r w:rsidR="00D529A2" w:rsidRPr="00EB3732">
        <w:rPr>
          <w:rFonts w:ascii="Tahoma" w:hAnsi="Tahoma" w:cs="Tahoma"/>
          <w:lang w:val="en-GB"/>
        </w:rPr>
        <w:t>Breakfas</w:t>
      </w:r>
      <w:r>
        <w:rPr>
          <w:rFonts w:ascii="Tahoma" w:hAnsi="Tahoma" w:cs="Tahoma"/>
          <w:lang w:val="en-GB"/>
        </w:rPr>
        <w:t>t (02), Lunch (05), Dinner (09)</w:t>
      </w:r>
      <w:r w:rsidR="00D529A2" w:rsidRPr="00EB3732">
        <w:rPr>
          <w:rFonts w:ascii="Tahoma" w:hAnsi="Tahoma" w:cs="Tahoma"/>
          <w:lang w:val="en-GB"/>
        </w:rPr>
        <w:t>, else enter 0</w:t>
      </w:r>
    </w:p>
    <w:p w:rsidR="00961115" w:rsidRDefault="00961115" w:rsidP="00961115">
      <w:pPr>
        <w:pStyle w:val="ListParagraph"/>
        <w:numPr>
          <w:ilvl w:val="0"/>
          <w:numId w:val="9"/>
        </w:numPr>
        <w:ind w:left="1134" w:hanging="283"/>
        <w:rPr>
          <w:rFonts w:ascii="Tahoma" w:hAnsi="Tahoma" w:cs="Tahoma"/>
          <w:lang w:val="en-GB"/>
        </w:rPr>
      </w:pPr>
      <w:r w:rsidRPr="00961115">
        <w:rPr>
          <w:rFonts w:ascii="Tahoma" w:hAnsi="Tahoma" w:cs="Tahoma"/>
          <w:lang w:val="en-GB"/>
        </w:rPr>
        <w:t>#FCM_MODE</w:t>
      </w:r>
      <w:r>
        <w:rPr>
          <w:rFonts w:ascii="Tahoma" w:hAnsi="Tahoma" w:cs="Tahoma"/>
          <w:lang w:val="en-GB"/>
        </w:rPr>
        <w:t>:</w:t>
      </w:r>
    </w:p>
    <w:p w:rsidR="00961115" w:rsidRPr="00961115" w:rsidRDefault="00961115" w:rsidP="00961115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1 for FCO that can be chosen multiple times (e.g. snack), else 0</w:t>
      </w:r>
    </w:p>
    <w:p w:rsidR="00E1675C" w:rsidRPr="00E1675C" w:rsidRDefault="00961115" w:rsidP="00961115">
      <w:pPr>
        <w:pStyle w:val="ListParagraph"/>
        <w:numPr>
          <w:ilvl w:val="0"/>
          <w:numId w:val="9"/>
        </w:numPr>
        <w:ind w:left="1134" w:hanging="283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#</w:t>
      </w:r>
      <w:r w:rsidR="00E1675C">
        <w:rPr>
          <w:rFonts w:ascii="Tahoma" w:hAnsi="Tahoma" w:cs="Tahoma"/>
          <w:lang w:val="en-GB"/>
        </w:rPr>
        <w:t>FCM_SNAME</w:t>
      </w:r>
      <w:r w:rsidR="00E1675C">
        <w:rPr>
          <w:rFonts w:ascii="Tahoma" w:hAnsi="Tahoma" w:cs="Tahoma"/>
          <w:lang w:val="en-GB"/>
        </w:rPr>
        <w:tab/>
      </w:r>
      <w:r w:rsidR="00E1675C" w:rsidRPr="00E1675C">
        <w:rPr>
          <w:rFonts w:ascii="Tahoma" w:hAnsi="Tahoma" w:cs="Tahoma"/>
          <w:lang w:val="en-GB"/>
        </w:rPr>
        <w:sym w:font="Wingdings" w:char="F0E0"/>
      </w:r>
      <w:r w:rsidR="00E1675C">
        <w:rPr>
          <w:rFonts w:ascii="Tahoma" w:hAnsi="Tahoma" w:cs="Tahoma"/>
          <w:lang w:val="en-GB"/>
        </w:rPr>
        <w:t xml:space="preserve">  </w:t>
      </w:r>
      <w:r>
        <w:rPr>
          <w:rFonts w:ascii="Tahoma" w:hAnsi="Tahoma" w:cs="Tahoma"/>
          <w:lang w:val="en-GB"/>
        </w:rPr>
        <w:t xml:space="preserve">check that the names were not cut off by comparing with </w:t>
      </w:r>
      <w:proofErr w:type="spellStart"/>
      <w:r>
        <w:rPr>
          <w:rFonts w:ascii="Tahoma" w:hAnsi="Tahoma" w:cs="Tahoma"/>
          <w:lang w:val="en-GB"/>
        </w:rPr>
        <w:t>FCO.end</w:t>
      </w:r>
      <w:proofErr w:type="spellEnd"/>
      <w:r>
        <w:rPr>
          <w:rFonts w:ascii="Tahoma" w:hAnsi="Tahoma" w:cs="Tahoma"/>
          <w:lang w:val="en-GB"/>
        </w:rPr>
        <w:t xml:space="preserve">. </w:t>
      </w:r>
      <w:r w:rsidR="00E1675C">
        <w:rPr>
          <w:rFonts w:ascii="Tahoma" w:hAnsi="Tahoma" w:cs="Tahoma"/>
          <w:lang w:val="en-GB"/>
        </w:rPr>
        <w:t>50 characters</w:t>
      </w:r>
      <w:r>
        <w:rPr>
          <w:rFonts w:ascii="Tahoma" w:hAnsi="Tahoma" w:cs="Tahoma"/>
          <w:lang w:val="en-GB"/>
        </w:rPr>
        <w:t xml:space="preserve"> max.</w:t>
      </w:r>
    </w:p>
    <w:p w:rsidR="00D529A2" w:rsidRPr="00EB3732" w:rsidRDefault="00D529A2" w:rsidP="0079280E">
      <w:pPr>
        <w:rPr>
          <w:rFonts w:ascii="Tahoma" w:hAnsi="Tahoma" w:cs="Tahoma"/>
          <w:lang w:val="en-GB"/>
        </w:rPr>
      </w:pPr>
    </w:p>
    <w:p w:rsidR="00D529A2" w:rsidRPr="0079280E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79280E">
        <w:rPr>
          <w:rFonts w:ascii="Tahoma" w:hAnsi="Tahoma" w:cs="Tahoma"/>
          <w:b/>
          <w:lang w:val="en-GB"/>
        </w:rPr>
        <w:t>FOODFAEX</w:t>
      </w:r>
    </w:p>
    <w:p w:rsidR="0079280E" w:rsidRPr="00144A8C" w:rsidRDefault="0079280E" w:rsidP="0079280E">
      <w:pPr>
        <w:ind w:left="851"/>
        <w:rPr>
          <w:rFonts w:ascii="Tahoma" w:hAnsi="Tahoma" w:cs="Tahoma"/>
          <w:lang w:val="en-GB"/>
        </w:rPr>
      </w:pPr>
      <w:r w:rsidRPr="00144A8C">
        <w:rPr>
          <w:rFonts w:ascii="Tahoma" w:hAnsi="Tahoma" w:cs="Tahoma"/>
          <w:lang w:val="en-GB"/>
        </w:rPr>
        <w:t xml:space="preserve">Copy the </w:t>
      </w:r>
      <w:r w:rsidRPr="0079280E">
        <w:rPr>
          <w:rFonts w:ascii="Tahoma" w:hAnsi="Tahoma" w:cs="Tahoma"/>
          <w:lang w:val="en-GB"/>
        </w:rPr>
        <w:t>F</w:t>
      </w:r>
      <w:r>
        <w:rPr>
          <w:rFonts w:ascii="Tahoma" w:hAnsi="Tahoma" w:cs="Tahoma"/>
          <w:lang w:val="en-GB"/>
        </w:rPr>
        <w:t>OODFAEX</w:t>
      </w:r>
      <w:r w:rsidRPr="00144A8C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144A8C">
        <w:rPr>
          <w:rFonts w:ascii="Tahoma" w:hAnsi="Tahoma" w:cs="Tahoma"/>
          <w:lang w:val="en-GB"/>
        </w:rPr>
        <w:t>ExternalTables</w:t>
      </w:r>
      <w:proofErr w:type="spellEnd"/>
      <w:r w:rsidRPr="00144A8C">
        <w:rPr>
          <w:rFonts w:ascii="Tahoma" w:hAnsi="Tahoma" w:cs="Tahoma"/>
          <w:lang w:val="en-GB"/>
        </w:rPr>
        <w:t xml:space="preserve"> to the final </w:t>
      </w:r>
      <w:proofErr w:type="spellStart"/>
      <w:r w:rsidRPr="00144A8C">
        <w:rPr>
          <w:rFonts w:ascii="Tahoma" w:hAnsi="Tahoma" w:cs="Tahoma"/>
          <w:lang w:val="en-GB"/>
        </w:rPr>
        <w:t>ExternalTable</w:t>
      </w:r>
      <w:proofErr w:type="spellEnd"/>
      <w:r>
        <w:rPr>
          <w:rFonts w:ascii="Tahoma" w:hAnsi="Tahoma" w:cs="Tahoma"/>
          <w:lang w:val="en-GB"/>
        </w:rPr>
        <w:t>.</w:t>
      </w:r>
    </w:p>
    <w:p w:rsidR="00D529A2" w:rsidRDefault="00D529A2" w:rsidP="00D529A2">
      <w:pPr>
        <w:rPr>
          <w:rFonts w:ascii="Tahoma" w:hAnsi="Tahoma" w:cs="Tahoma"/>
          <w:lang w:val="en-GB"/>
        </w:rPr>
      </w:pPr>
    </w:p>
    <w:p w:rsidR="00D529A2" w:rsidRPr="0079280E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79280E">
        <w:rPr>
          <w:rFonts w:ascii="Tahoma" w:hAnsi="Tahoma" w:cs="Tahoma"/>
          <w:b/>
          <w:lang w:val="en-GB"/>
        </w:rPr>
        <w:t>FOODS</w:t>
      </w:r>
    </w:p>
    <w:p w:rsidR="000215F4" w:rsidRDefault="000215F4" w:rsidP="000215F4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>Copy the FOOD</w:t>
      </w:r>
      <w:r>
        <w:rPr>
          <w:rFonts w:ascii="Tahoma" w:hAnsi="Tahoma" w:cs="Tahoma"/>
          <w:lang w:val="en-GB"/>
        </w:rPr>
        <w:t>S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>.</w:t>
      </w:r>
      <w:r>
        <w:rPr>
          <w:rFonts w:ascii="Tahoma" w:hAnsi="Tahoma" w:cs="Tahoma"/>
          <w:lang w:val="en-GB"/>
        </w:rPr>
        <w:t xml:space="preserve"> The Shadows are already included in this worksheet.</w:t>
      </w:r>
    </w:p>
    <w:p w:rsidR="000215F4" w:rsidRPr="0013510B" w:rsidRDefault="00F442F1" w:rsidP="000215F4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Fill in the column</w:t>
      </w:r>
      <w:r w:rsidR="000215F4" w:rsidRPr="0013510B">
        <w:rPr>
          <w:rFonts w:ascii="Tahoma" w:hAnsi="Tahoma" w:cs="Tahoma"/>
          <w:lang w:val="en-GB"/>
        </w:rPr>
        <w:t xml:space="preserve">: </w:t>
      </w:r>
    </w:p>
    <w:p w:rsidR="0013510B" w:rsidRPr="0013510B" w:rsidRDefault="00D529A2" w:rsidP="00004F9B">
      <w:pPr>
        <w:pStyle w:val="ListParagraph"/>
        <w:numPr>
          <w:ilvl w:val="0"/>
          <w:numId w:val="10"/>
        </w:numPr>
        <w:ind w:left="1134" w:hanging="283"/>
        <w:rPr>
          <w:rFonts w:ascii="Tahoma" w:hAnsi="Tahoma" w:cs="Tahoma"/>
          <w:lang w:val="en-GB"/>
        </w:rPr>
      </w:pPr>
      <w:r w:rsidRPr="0013510B">
        <w:rPr>
          <w:rFonts w:ascii="Tahoma" w:hAnsi="Tahoma" w:cs="Tahoma"/>
          <w:lang w:val="en-GB"/>
        </w:rPr>
        <w:t xml:space="preserve">#SUPPL: </w:t>
      </w:r>
    </w:p>
    <w:p w:rsidR="00D529A2" w:rsidRPr="0013510B" w:rsidRDefault="0013510B" w:rsidP="0013510B">
      <w:pPr>
        <w:pStyle w:val="ListParagraph"/>
        <w:ind w:left="1134"/>
        <w:rPr>
          <w:rFonts w:ascii="Tahoma" w:hAnsi="Tahoma" w:cs="Tahoma"/>
          <w:lang w:val="en-GB"/>
        </w:rPr>
      </w:pPr>
      <w:r w:rsidRPr="0013510B">
        <w:rPr>
          <w:rFonts w:ascii="Tahoma" w:hAnsi="Tahoma" w:cs="Tahoma"/>
          <w:lang w:val="en-GB"/>
        </w:rPr>
        <w:t>E</w:t>
      </w:r>
      <w:r w:rsidR="00D529A2" w:rsidRPr="0013510B">
        <w:rPr>
          <w:rFonts w:ascii="Tahoma" w:hAnsi="Tahoma" w:cs="Tahoma"/>
          <w:lang w:val="en-GB"/>
        </w:rPr>
        <w:t>nter 0 unless the food has to appear in the dietary supplement list</w:t>
      </w:r>
    </w:p>
    <w:p w:rsidR="000215F4" w:rsidRPr="0013510B" w:rsidRDefault="00D529A2" w:rsidP="0013510B">
      <w:pPr>
        <w:pStyle w:val="ListParagraph"/>
        <w:ind w:left="1134"/>
        <w:rPr>
          <w:rFonts w:ascii="Tahoma" w:hAnsi="Tahoma" w:cs="Tahoma"/>
          <w:lang w:val="en-GB"/>
        </w:rPr>
      </w:pPr>
      <w:r w:rsidRPr="0013510B">
        <w:rPr>
          <w:rFonts w:ascii="Tahoma" w:hAnsi="Tahoma" w:cs="Tahoma"/>
          <w:lang w:val="en-GB"/>
        </w:rPr>
        <w:t xml:space="preserve">Open the </w:t>
      </w:r>
      <w:proofErr w:type="spellStart"/>
      <w:r w:rsidRPr="0013510B">
        <w:rPr>
          <w:rFonts w:ascii="Tahoma" w:hAnsi="Tahoma" w:cs="Tahoma"/>
          <w:lang w:val="en-GB"/>
        </w:rPr>
        <w:t>FDLIST</w:t>
      </w:r>
      <w:r w:rsidR="000215F4" w:rsidRPr="0013510B">
        <w:rPr>
          <w:rFonts w:ascii="Tahoma" w:hAnsi="Tahoma" w:cs="Tahoma"/>
          <w:lang w:val="en-GB"/>
        </w:rPr>
        <w:t>_</w:t>
      </w:r>
      <w:r w:rsidRPr="0013510B">
        <w:rPr>
          <w:rFonts w:ascii="Tahoma" w:hAnsi="Tahoma" w:cs="Tahoma"/>
          <w:lang w:val="en-GB"/>
        </w:rPr>
        <w:t>longnames</w:t>
      </w:r>
      <w:proofErr w:type="spellEnd"/>
      <w:r w:rsidRPr="0013510B">
        <w:rPr>
          <w:rFonts w:ascii="Tahoma" w:hAnsi="Tahoma" w:cs="Tahoma"/>
          <w:lang w:val="en-GB"/>
        </w:rPr>
        <w:t xml:space="preserve"> </w:t>
      </w:r>
      <w:r w:rsidR="000215F4" w:rsidRPr="0013510B">
        <w:rPr>
          <w:rFonts w:ascii="Tahoma" w:hAnsi="Tahoma" w:cs="Tahoma"/>
          <w:lang w:val="en-GB"/>
        </w:rPr>
        <w:t xml:space="preserve">file </w:t>
      </w:r>
      <w:r w:rsidRPr="0013510B">
        <w:rPr>
          <w:rFonts w:ascii="Tahoma" w:hAnsi="Tahoma" w:cs="Tahoma"/>
          <w:lang w:val="en-GB"/>
        </w:rPr>
        <w:t xml:space="preserve">to correct names that have been truncated. </w:t>
      </w:r>
    </w:p>
    <w:p w:rsidR="00D529A2" w:rsidRPr="0013510B" w:rsidRDefault="00D529A2" w:rsidP="000215F4">
      <w:pPr>
        <w:pStyle w:val="ListParagraph"/>
        <w:ind w:left="1134"/>
        <w:rPr>
          <w:rFonts w:ascii="Tahoma" w:hAnsi="Tahoma" w:cs="Tahoma"/>
          <w:lang w:val="en-GB"/>
        </w:rPr>
      </w:pPr>
      <w:r w:rsidRPr="0013510B">
        <w:rPr>
          <w:rFonts w:ascii="Tahoma" w:hAnsi="Tahoma" w:cs="Tahoma"/>
          <w:lang w:val="en-GB"/>
        </w:rPr>
        <w:t>100 characters max (convert in Courier New, add arrow to build a ruler of 100 characters).</w:t>
      </w:r>
    </w:p>
    <w:p w:rsidR="00D529A2" w:rsidRPr="0013510B" w:rsidRDefault="00D529A2" w:rsidP="0013510B">
      <w:pPr>
        <w:pStyle w:val="ListParagraph"/>
        <w:ind w:left="1134"/>
        <w:rPr>
          <w:rFonts w:ascii="Tahoma" w:hAnsi="Tahoma" w:cs="Tahoma"/>
          <w:lang w:val="en-GB"/>
        </w:rPr>
      </w:pPr>
      <w:r w:rsidRPr="0013510B">
        <w:rPr>
          <w:rFonts w:ascii="Tahoma" w:hAnsi="Tahoma" w:cs="Tahoma"/>
          <w:lang w:val="en-GB"/>
        </w:rPr>
        <w:t>Make sure that generic items (</w:t>
      </w:r>
      <w:proofErr w:type="spellStart"/>
      <w:r w:rsidRPr="0013510B">
        <w:rPr>
          <w:rFonts w:ascii="Tahoma" w:hAnsi="Tahoma" w:cs="Tahoma"/>
          <w:lang w:val="en-GB"/>
        </w:rPr>
        <w:t>n.s</w:t>
      </w:r>
      <w:proofErr w:type="spellEnd"/>
      <w:r w:rsidRPr="0013510B">
        <w:rPr>
          <w:rFonts w:ascii="Tahoma" w:hAnsi="Tahoma" w:cs="Tahoma"/>
          <w:lang w:val="en-GB"/>
        </w:rPr>
        <w:t>.) that are not shadow names have #TYPE=GI and #ORDER=1.</w:t>
      </w:r>
    </w:p>
    <w:p w:rsidR="00D529A2" w:rsidRPr="0013510B" w:rsidRDefault="00D529A2" w:rsidP="0013510B">
      <w:pPr>
        <w:pStyle w:val="ListParagraph"/>
        <w:ind w:left="1134"/>
        <w:rPr>
          <w:rFonts w:ascii="Tahoma" w:hAnsi="Tahoma" w:cs="Tahoma"/>
          <w:lang w:val="en-GB"/>
        </w:rPr>
      </w:pPr>
      <w:r w:rsidRPr="0013510B">
        <w:rPr>
          <w:rFonts w:ascii="Tahoma" w:hAnsi="Tahoma" w:cs="Tahoma"/>
          <w:lang w:val="en-GB"/>
        </w:rPr>
        <w:t>If special characters, replace by correct names</w:t>
      </w:r>
    </w:p>
    <w:p w:rsidR="00D529A2" w:rsidRDefault="00D529A2" w:rsidP="000215F4">
      <w:pPr>
        <w:rPr>
          <w:rFonts w:ascii="Tahoma" w:hAnsi="Tahoma" w:cs="Tahoma"/>
          <w:lang w:val="en-GB"/>
        </w:rPr>
      </w:pPr>
    </w:p>
    <w:p w:rsidR="000215F4" w:rsidRPr="000215F4" w:rsidRDefault="000215F4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0215F4">
        <w:rPr>
          <w:rFonts w:ascii="Tahoma" w:hAnsi="Tahoma" w:cs="Tahoma"/>
          <w:b/>
          <w:lang w:val="en-GB"/>
        </w:rPr>
        <w:t>GROUPFAC</w:t>
      </w:r>
    </w:p>
    <w:p w:rsidR="000215F4" w:rsidRDefault="000215F4" w:rsidP="000215F4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>
        <w:rPr>
          <w:rFonts w:ascii="Tahoma" w:hAnsi="Tahoma" w:cs="Tahoma"/>
          <w:lang w:val="en-GB"/>
        </w:rPr>
        <w:t xml:space="preserve">GROUPFAC </w:t>
      </w:r>
      <w:r w:rsidRPr="000215F4">
        <w:rPr>
          <w:rFonts w:ascii="Tahoma" w:hAnsi="Tahoma" w:cs="Tahoma"/>
          <w:lang w:val="en-GB"/>
        </w:rPr>
        <w:t xml:space="preserve">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 xml:space="preserve">. </w:t>
      </w:r>
    </w:p>
    <w:p w:rsidR="001578D5" w:rsidRPr="000215F4" w:rsidRDefault="001578D5" w:rsidP="000215F4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The columns </w:t>
      </w:r>
      <w:r w:rsidRPr="00EB3732">
        <w:rPr>
          <w:rFonts w:ascii="Tahoma" w:hAnsi="Tahoma" w:cs="Tahoma"/>
          <w:lang w:val="en-GB"/>
        </w:rPr>
        <w:t>#ORDER_</w:t>
      </w:r>
      <w:r w:rsidRPr="00F11D1A">
        <w:rPr>
          <w:rFonts w:ascii="Tahoma" w:hAnsi="Tahoma" w:cs="Tahoma"/>
          <w:lang w:val="en-GB"/>
        </w:rPr>
        <w:t xml:space="preserve"> </w:t>
      </w:r>
      <w:r w:rsidRPr="00EB3732">
        <w:rPr>
          <w:rFonts w:ascii="Tahoma" w:hAnsi="Tahoma" w:cs="Tahoma"/>
          <w:lang w:val="en-GB"/>
        </w:rPr>
        <w:t>FAC</w:t>
      </w:r>
      <w:r>
        <w:rPr>
          <w:rFonts w:ascii="Tahoma" w:hAnsi="Tahoma" w:cs="Tahoma"/>
          <w:lang w:val="en-GB"/>
        </w:rPr>
        <w:t xml:space="preserve"> and </w:t>
      </w:r>
      <w:r w:rsidRPr="00EB3732">
        <w:rPr>
          <w:rFonts w:ascii="Tahoma" w:hAnsi="Tahoma" w:cs="Tahoma"/>
          <w:lang w:val="en-GB"/>
        </w:rPr>
        <w:t>#ORDER_DES</w:t>
      </w:r>
      <w:r>
        <w:rPr>
          <w:rFonts w:ascii="Tahoma" w:hAnsi="Tahoma" w:cs="Tahoma"/>
          <w:lang w:val="en-GB"/>
        </w:rPr>
        <w:t xml:space="preserve">C </w:t>
      </w:r>
      <w:r w:rsidR="00937D40">
        <w:rPr>
          <w:rFonts w:ascii="Tahoma" w:hAnsi="Tahoma" w:cs="Tahoma"/>
          <w:lang w:val="en-GB"/>
        </w:rPr>
        <w:t>should be</w:t>
      </w:r>
      <w:r>
        <w:rPr>
          <w:rFonts w:ascii="Tahoma" w:hAnsi="Tahoma" w:cs="Tahoma"/>
          <w:lang w:val="en-GB"/>
        </w:rPr>
        <w:t xml:space="preserve"> filled </w:t>
      </w:r>
      <w:r w:rsidR="00937D40">
        <w:rPr>
          <w:rFonts w:ascii="Tahoma" w:hAnsi="Tahoma" w:cs="Tahoma"/>
          <w:lang w:val="en-GB"/>
        </w:rPr>
        <w:t>but</w:t>
      </w:r>
      <w:r>
        <w:rPr>
          <w:rFonts w:ascii="Tahoma" w:hAnsi="Tahoma" w:cs="Tahoma"/>
          <w:lang w:val="en-GB"/>
        </w:rPr>
        <w:t xml:space="preserve"> in case of </w:t>
      </w:r>
      <w:r w:rsidR="00937D40">
        <w:rPr>
          <w:rFonts w:ascii="Tahoma" w:hAnsi="Tahoma" w:cs="Tahoma"/>
          <w:lang w:val="en-GB"/>
        </w:rPr>
        <w:t xml:space="preserve">a </w:t>
      </w:r>
      <w:r>
        <w:rPr>
          <w:rFonts w:ascii="Tahoma" w:hAnsi="Tahoma" w:cs="Tahoma"/>
          <w:lang w:val="en-GB"/>
        </w:rPr>
        <w:t xml:space="preserve">problem, the instructions to fill them are: </w:t>
      </w:r>
    </w:p>
    <w:p w:rsidR="00F11D1A" w:rsidRDefault="00F11D1A" w:rsidP="00004F9B">
      <w:pPr>
        <w:pStyle w:val="ListParagraph"/>
        <w:numPr>
          <w:ilvl w:val="0"/>
          <w:numId w:val="11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#ORDER_</w:t>
      </w:r>
      <w:r w:rsidRPr="00F11D1A">
        <w:rPr>
          <w:rFonts w:ascii="Tahoma" w:hAnsi="Tahoma" w:cs="Tahoma"/>
          <w:lang w:val="en-GB"/>
        </w:rPr>
        <w:t xml:space="preserve"> </w:t>
      </w:r>
      <w:r w:rsidRPr="00EB3732">
        <w:rPr>
          <w:rFonts w:ascii="Tahoma" w:hAnsi="Tahoma" w:cs="Tahoma"/>
          <w:lang w:val="en-GB"/>
        </w:rPr>
        <w:t xml:space="preserve">FAC: </w:t>
      </w:r>
    </w:p>
    <w:p w:rsidR="00F11D1A" w:rsidRDefault="00F11D1A" w:rsidP="00F11D1A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E</w:t>
      </w:r>
      <w:r w:rsidRPr="00EB3732">
        <w:rPr>
          <w:rFonts w:ascii="Tahoma" w:hAnsi="Tahoma" w:cs="Tahoma"/>
          <w:lang w:val="en-GB"/>
        </w:rPr>
        <w:t xml:space="preserve">nter </w:t>
      </w:r>
      <w:r>
        <w:rPr>
          <w:rFonts w:ascii="Tahoma" w:hAnsi="Tahoma" w:cs="Tahoma"/>
          <w:lang w:val="en-GB"/>
        </w:rPr>
        <w:t>1</w:t>
      </w:r>
      <w:r w:rsidRPr="00EB3732">
        <w:rPr>
          <w:rFonts w:ascii="Tahoma" w:hAnsi="Tahoma" w:cs="Tahoma"/>
          <w:lang w:val="en-GB"/>
        </w:rPr>
        <w:t xml:space="preserve"> </w:t>
      </w:r>
      <w:r>
        <w:rPr>
          <w:rFonts w:ascii="Tahoma" w:hAnsi="Tahoma" w:cs="Tahoma"/>
          <w:lang w:val="en-GB"/>
        </w:rPr>
        <w:t xml:space="preserve">in row 2. </w:t>
      </w:r>
    </w:p>
    <w:p w:rsidR="00F11D1A" w:rsidRDefault="00F11D1A" w:rsidP="00F11D1A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In the other row enter the formula:</w:t>
      </w:r>
    </w:p>
    <w:p w:rsidR="00F11D1A" w:rsidRPr="00F11D1A" w:rsidRDefault="00F11D1A" w:rsidP="00F11D1A">
      <w:pPr>
        <w:pStyle w:val="ListParagraph"/>
        <w:ind w:left="1134"/>
        <w:rPr>
          <w:rFonts w:ascii="Tahoma" w:hAnsi="Tahoma" w:cs="Tahoma"/>
          <w:i/>
          <w:sz w:val="20"/>
          <w:szCs w:val="20"/>
          <w:lang w:val="en-GB"/>
        </w:rPr>
      </w:pPr>
      <w:r w:rsidRPr="00F11D1A">
        <w:rPr>
          <w:rFonts w:ascii="Tahoma" w:hAnsi="Tahoma" w:cs="Tahoma"/>
          <w:i/>
          <w:sz w:val="20"/>
          <w:szCs w:val="20"/>
          <w:lang w:val="en-GB"/>
        </w:rPr>
        <w:t>=IF(AND(A2=A3,B2=B3,C2=C3,D2=D3),H2, IF( AND(A2=A3,B2=B3,C2=C3),H2+1,1) )</w:t>
      </w:r>
    </w:p>
    <w:p w:rsidR="00F11D1A" w:rsidRDefault="00F11D1A" w:rsidP="00004F9B">
      <w:pPr>
        <w:pStyle w:val="ListParagraph"/>
        <w:numPr>
          <w:ilvl w:val="0"/>
          <w:numId w:val="11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#ORDER_DES</w:t>
      </w:r>
      <w:r>
        <w:rPr>
          <w:rFonts w:ascii="Tahoma" w:hAnsi="Tahoma" w:cs="Tahoma"/>
          <w:lang w:val="en-GB"/>
        </w:rPr>
        <w:t>C</w:t>
      </w:r>
      <w:r w:rsidRPr="00EB3732">
        <w:rPr>
          <w:rFonts w:ascii="Tahoma" w:hAnsi="Tahoma" w:cs="Tahoma"/>
          <w:lang w:val="en-GB"/>
        </w:rPr>
        <w:t xml:space="preserve">: </w:t>
      </w:r>
    </w:p>
    <w:p w:rsidR="00F11D1A" w:rsidRDefault="00F11D1A" w:rsidP="00F11D1A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E</w:t>
      </w:r>
      <w:r w:rsidRPr="00EB3732">
        <w:rPr>
          <w:rFonts w:ascii="Tahoma" w:hAnsi="Tahoma" w:cs="Tahoma"/>
          <w:lang w:val="en-GB"/>
        </w:rPr>
        <w:t xml:space="preserve">nter </w:t>
      </w:r>
      <w:r>
        <w:rPr>
          <w:rFonts w:ascii="Tahoma" w:hAnsi="Tahoma" w:cs="Tahoma"/>
          <w:lang w:val="en-GB"/>
        </w:rPr>
        <w:t>1</w:t>
      </w:r>
      <w:r w:rsidRPr="00EB3732">
        <w:rPr>
          <w:rFonts w:ascii="Tahoma" w:hAnsi="Tahoma" w:cs="Tahoma"/>
          <w:lang w:val="en-GB"/>
        </w:rPr>
        <w:t xml:space="preserve"> </w:t>
      </w:r>
      <w:r>
        <w:rPr>
          <w:rFonts w:ascii="Tahoma" w:hAnsi="Tahoma" w:cs="Tahoma"/>
          <w:lang w:val="en-GB"/>
        </w:rPr>
        <w:t xml:space="preserve">in row 2. </w:t>
      </w:r>
    </w:p>
    <w:p w:rsidR="00F11D1A" w:rsidRDefault="00F11D1A" w:rsidP="00F11D1A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In the other row enter the formula:</w:t>
      </w:r>
    </w:p>
    <w:p w:rsidR="00F11D1A" w:rsidRPr="00F11D1A" w:rsidRDefault="00F11D1A" w:rsidP="00F11D1A">
      <w:pPr>
        <w:pStyle w:val="ListParagraph"/>
        <w:ind w:left="1134"/>
        <w:rPr>
          <w:rFonts w:ascii="Tahoma" w:hAnsi="Tahoma" w:cs="Tahoma"/>
          <w:i/>
          <w:sz w:val="20"/>
          <w:szCs w:val="20"/>
          <w:lang w:val="en-GB"/>
        </w:rPr>
      </w:pPr>
      <w:r w:rsidRPr="00F11D1A">
        <w:rPr>
          <w:rFonts w:ascii="Tahoma" w:hAnsi="Tahoma" w:cs="Tahoma"/>
          <w:i/>
          <w:sz w:val="20"/>
          <w:szCs w:val="20"/>
          <w:lang w:val="en-GB"/>
        </w:rPr>
        <w:t>=</w:t>
      </w:r>
      <w:proofErr w:type="gramStart"/>
      <w:r w:rsidRPr="00F11D1A">
        <w:rPr>
          <w:rFonts w:ascii="Tahoma" w:hAnsi="Tahoma" w:cs="Tahoma"/>
          <w:i/>
          <w:sz w:val="20"/>
          <w:szCs w:val="20"/>
          <w:lang w:val="en-GB"/>
        </w:rPr>
        <w:t>IF(</w:t>
      </w:r>
      <w:proofErr w:type="gramEnd"/>
      <w:r w:rsidRPr="00F11D1A">
        <w:rPr>
          <w:rFonts w:ascii="Tahoma" w:hAnsi="Tahoma" w:cs="Tahoma"/>
          <w:i/>
          <w:sz w:val="20"/>
          <w:szCs w:val="20"/>
          <w:lang w:val="en-GB"/>
        </w:rPr>
        <w:t>AND(A2=A3,B2=B3,C2=C3,H2=H3),I2+1,1)</w:t>
      </w:r>
    </w:p>
    <w:p w:rsidR="00F442F1" w:rsidRDefault="00F442F1" w:rsidP="000215F4">
      <w:pPr>
        <w:rPr>
          <w:rFonts w:ascii="Tahoma" w:hAnsi="Tahoma" w:cs="Tahoma"/>
          <w:lang w:val="en-GB"/>
        </w:rPr>
      </w:pPr>
    </w:p>
    <w:p w:rsidR="00D529A2" w:rsidRPr="00F11D1A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F11D1A">
        <w:rPr>
          <w:rFonts w:ascii="Tahoma" w:hAnsi="Tahoma" w:cs="Tahoma"/>
          <w:b/>
          <w:lang w:val="en-GB"/>
        </w:rPr>
        <w:t>GROUPS</w:t>
      </w:r>
    </w:p>
    <w:p w:rsidR="00F11D1A" w:rsidRDefault="00F11D1A" w:rsidP="00F11D1A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>
        <w:rPr>
          <w:rFonts w:ascii="Tahoma" w:hAnsi="Tahoma" w:cs="Tahoma"/>
          <w:lang w:val="en-GB"/>
        </w:rPr>
        <w:t xml:space="preserve">GROUPS </w:t>
      </w:r>
      <w:r w:rsidRPr="000215F4">
        <w:rPr>
          <w:rFonts w:ascii="Tahoma" w:hAnsi="Tahoma" w:cs="Tahoma"/>
          <w:lang w:val="en-GB"/>
        </w:rPr>
        <w:t xml:space="preserve">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 xml:space="preserve">. </w:t>
      </w:r>
    </w:p>
    <w:p w:rsidR="00F442F1" w:rsidRDefault="00F442F1" w:rsidP="00F442F1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Fill in the column</w:t>
      </w:r>
      <w:r>
        <w:rPr>
          <w:rFonts w:ascii="Tahoma" w:hAnsi="Tahoma" w:cs="Tahoma"/>
          <w:lang w:val="en-GB"/>
        </w:rPr>
        <w:t xml:space="preserve">: </w:t>
      </w:r>
    </w:p>
    <w:p w:rsidR="00F442F1" w:rsidRDefault="005B0A46" w:rsidP="00004F9B">
      <w:pPr>
        <w:pStyle w:val="ListParagraph"/>
        <w:numPr>
          <w:ilvl w:val="0"/>
          <w:numId w:val="26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#NAMES_SHORT: </w:t>
      </w:r>
    </w:p>
    <w:p w:rsidR="005B0A46" w:rsidRPr="00EB3732" w:rsidRDefault="005B0A46" w:rsidP="00F442F1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Fill with </w:t>
      </w:r>
      <w:r w:rsidRPr="00EB3732">
        <w:rPr>
          <w:rFonts w:ascii="Tahoma" w:hAnsi="Tahoma" w:cs="Tahoma"/>
          <w:lang w:val="en-GB"/>
        </w:rPr>
        <w:t>N</w:t>
      </w:r>
      <w:r>
        <w:rPr>
          <w:rFonts w:ascii="Tahoma" w:hAnsi="Tahoma" w:cs="Tahoma"/>
          <w:lang w:val="en-GB"/>
        </w:rPr>
        <w:t xml:space="preserve">ame </w:t>
      </w:r>
      <w:r w:rsidRPr="00EB3732">
        <w:rPr>
          <w:rFonts w:ascii="Tahoma" w:hAnsi="Tahoma" w:cs="Tahoma"/>
          <w:lang w:val="en-GB"/>
        </w:rPr>
        <w:t>limited to 20 characters</w:t>
      </w:r>
    </w:p>
    <w:p w:rsidR="00D529A2" w:rsidRPr="000215F4" w:rsidRDefault="00D529A2" w:rsidP="000215F4">
      <w:pPr>
        <w:rPr>
          <w:rFonts w:ascii="Tahoma" w:hAnsi="Tahoma" w:cs="Tahoma"/>
          <w:lang w:val="en-GB"/>
        </w:rPr>
      </w:pPr>
    </w:p>
    <w:p w:rsidR="000215F4" w:rsidRPr="000215F4" w:rsidRDefault="000215F4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0215F4">
        <w:rPr>
          <w:rFonts w:ascii="Tahoma" w:hAnsi="Tahoma" w:cs="Tahoma"/>
          <w:b/>
          <w:lang w:val="en-GB"/>
        </w:rPr>
        <w:t>INTERVIEWR</w:t>
      </w:r>
    </w:p>
    <w:p w:rsidR="000215F4" w:rsidRPr="00EB3732" w:rsidRDefault="000215F4" w:rsidP="000215F4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Defined by the coordinators</w:t>
      </w:r>
    </w:p>
    <w:p w:rsidR="000215F4" w:rsidRPr="00EB3732" w:rsidRDefault="000215F4" w:rsidP="000215F4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For the train the trainers’ course, you may enter</w:t>
      </w:r>
    </w:p>
    <w:p w:rsidR="000215F4" w:rsidRPr="00EB3732" w:rsidRDefault="000215F4" w:rsidP="000215F4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#INTV_CODE (8): 00000001…</w:t>
      </w:r>
    </w:p>
    <w:p w:rsidR="000215F4" w:rsidRPr="00EB3732" w:rsidRDefault="000215F4" w:rsidP="000215F4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#INTVFNAME: name (e.g. Elizabeth)</w:t>
      </w:r>
    </w:p>
    <w:p w:rsidR="000215F4" w:rsidRPr="00EB3732" w:rsidRDefault="000215F4" w:rsidP="000215F4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#INTVNAME: last name (e.g. Smith)</w:t>
      </w:r>
    </w:p>
    <w:p w:rsidR="000215F4" w:rsidRPr="00EB3732" w:rsidRDefault="000215F4" w:rsidP="000215F4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#COUNTRY: = CTRYCODE of sheet “</w:t>
      </w:r>
      <w:proofErr w:type="spellStart"/>
      <w:r w:rsidRPr="00EB3732">
        <w:rPr>
          <w:rFonts w:ascii="Tahoma" w:hAnsi="Tahoma" w:cs="Tahoma"/>
          <w:lang w:val="en-GB"/>
        </w:rPr>
        <w:t>Centers</w:t>
      </w:r>
      <w:proofErr w:type="spellEnd"/>
      <w:r w:rsidRPr="00EB3732">
        <w:rPr>
          <w:rFonts w:ascii="Tahoma" w:hAnsi="Tahoma" w:cs="Tahoma"/>
          <w:lang w:val="en-GB"/>
        </w:rPr>
        <w:t>”</w:t>
      </w:r>
    </w:p>
    <w:p w:rsidR="000215F4" w:rsidRPr="00EB3732" w:rsidRDefault="000215F4" w:rsidP="000215F4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#CENTER: = CNTRCODE of sheet “</w:t>
      </w:r>
      <w:proofErr w:type="spellStart"/>
      <w:r w:rsidRPr="00EB3732">
        <w:rPr>
          <w:rFonts w:ascii="Tahoma" w:hAnsi="Tahoma" w:cs="Tahoma"/>
          <w:lang w:val="en-GB"/>
        </w:rPr>
        <w:t>Centers</w:t>
      </w:r>
      <w:proofErr w:type="spellEnd"/>
      <w:r w:rsidRPr="00EB3732">
        <w:rPr>
          <w:rFonts w:ascii="Tahoma" w:hAnsi="Tahoma" w:cs="Tahoma"/>
          <w:lang w:val="en-GB"/>
        </w:rPr>
        <w:t>” (according to information provided by the coordinators)</w:t>
      </w:r>
    </w:p>
    <w:p w:rsidR="000215F4" w:rsidRPr="00EB3732" w:rsidRDefault="000215F4" w:rsidP="000215F4">
      <w:pPr>
        <w:rPr>
          <w:rFonts w:ascii="Tahoma" w:hAnsi="Tahoma" w:cs="Tahoma"/>
          <w:lang w:val="en-GB"/>
        </w:rPr>
      </w:pPr>
    </w:p>
    <w:p w:rsidR="00D529A2" w:rsidRPr="00C76E64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C76E64">
        <w:rPr>
          <w:rFonts w:ascii="Tahoma" w:hAnsi="Tahoma" w:cs="Tahoma"/>
          <w:b/>
          <w:lang w:val="en-GB"/>
        </w:rPr>
        <w:t>M_HHM</w:t>
      </w:r>
    </w:p>
    <w:p w:rsidR="00C76E64" w:rsidRDefault="00C76E64" w:rsidP="00C76E64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 w:rsidRPr="00EB3732">
        <w:rPr>
          <w:rFonts w:ascii="Tahoma" w:hAnsi="Tahoma" w:cs="Tahoma"/>
          <w:lang w:val="en-GB"/>
        </w:rPr>
        <w:t>M_HHM</w:t>
      </w:r>
      <w:r>
        <w:rPr>
          <w:rFonts w:ascii="Tahoma" w:hAnsi="Tahoma" w:cs="Tahoma"/>
          <w:lang w:val="en-GB"/>
        </w:rPr>
        <w:t xml:space="preserve"> </w:t>
      </w:r>
      <w:r w:rsidRPr="000215F4">
        <w:rPr>
          <w:rFonts w:ascii="Tahoma" w:hAnsi="Tahoma" w:cs="Tahoma"/>
          <w:lang w:val="en-GB"/>
        </w:rPr>
        <w:t xml:space="preserve">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 xml:space="preserve">. </w:t>
      </w:r>
    </w:p>
    <w:p w:rsidR="009263A0" w:rsidRPr="00144A8C" w:rsidRDefault="009263A0" w:rsidP="009263A0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Fill in the column:</w:t>
      </w:r>
    </w:p>
    <w:p w:rsidR="00C76E64" w:rsidRDefault="00C76E64" w:rsidP="00004F9B">
      <w:pPr>
        <w:pStyle w:val="ListParagraph"/>
        <w:numPr>
          <w:ilvl w:val="0"/>
          <w:numId w:val="12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# D_ORDER: </w:t>
      </w:r>
    </w:p>
    <w:p w:rsidR="00C76E64" w:rsidRDefault="00C76E64" w:rsidP="009263A0">
      <w:pPr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Fill this column according to the order proposed in the temporary </w:t>
      </w:r>
      <w:proofErr w:type="spellStart"/>
      <w:r>
        <w:rPr>
          <w:rFonts w:ascii="Tahoma" w:hAnsi="Tahoma" w:cs="Tahoma"/>
          <w:lang w:val="en-GB"/>
        </w:rPr>
        <w:t>ExternalTable</w:t>
      </w:r>
      <w:proofErr w:type="spellEnd"/>
    </w:p>
    <w:p w:rsidR="00C76E64" w:rsidRDefault="00C76E64" w:rsidP="009263A0">
      <w:pPr>
        <w:ind w:left="1134"/>
        <w:rPr>
          <w:rFonts w:ascii="Tahoma" w:hAnsi="Tahoma" w:cs="Tahoma"/>
          <w:lang w:val="en-GB"/>
        </w:rPr>
      </w:pPr>
      <w:r w:rsidRPr="00DD24A2">
        <w:rPr>
          <w:rFonts w:ascii="Tahoma" w:hAnsi="Tahoma" w:cs="Tahoma"/>
          <w:b/>
          <w:lang w:val="en-GB"/>
        </w:rPr>
        <w:t>OR</w:t>
      </w:r>
      <w:r w:rsidRPr="00C76E64">
        <w:rPr>
          <w:rFonts w:ascii="Tahoma" w:hAnsi="Tahoma" w:cs="Tahoma"/>
          <w:lang w:val="en-GB"/>
        </w:rPr>
        <w:t xml:space="preserve"> </w:t>
      </w:r>
      <w:r w:rsidRPr="00EB3732">
        <w:rPr>
          <w:rFonts w:ascii="Tahoma" w:hAnsi="Tahoma" w:cs="Tahoma"/>
          <w:lang w:val="en-GB"/>
        </w:rPr>
        <w:t xml:space="preserve">use </w:t>
      </w:r>
      <w:r w:rsidR="00DD24A2" w:rsidRPr="00EB3732">
        <w:rPr>
          <w:rFonts w:ascii="Tahoma" w:hAnsi="Tahoma" w:cs="Tahoma"/>
          <w:lang w:val="en-GB"/>
        </w:rPr>
        <w:t xml:space="preserve">directly </w:t>
      </w:r>
      <w:r w:rsidRPr="00EB3732">
        <w:rPr>
          <w:rFonts w:ascii="Tahoma" w:hAnsi="Tahoma" w:cs="Tahoma"/>
          <w:lang w:val="en-GB"/>
        </w:rPr>
        <w:t xml:space="preserve">the </w:t>
      </w:r>
      <w:r w:rsidRPr="00EB3732">
        <w:rPr>
          <w:rFonts w:ascii="Tahoma" w:hAnsi="Tahoma" w:cs="Tahoma"/>
          <w:b/>
          <w:lang w:val="en-GB"/>
        </w:rPr>
        <w:t>M_HHM.xls</w:t>
      </w:r>
      <w:r>
        <w:rPr>
          <w:rFonts w:ascii="Tahoma" w:hAnsi="Tahoma" w:cs="Tahoma"/>
          <w:lang w:val="en-GB"/>
        </w:rPr>
        <w:t>.</w:t>
      </w:r>
    </w:p>
    <w:p w:rsidR="00D529A2" w:rsidRPr="00EB3732" w:rsidRDefault="00D529A2" w:rsidP="009263A0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N.B.: this will depend on how reliable the .end is</w:t>
      </w:r>
    </w:p>
    <w:p w:rsidR="00D529A2" w:rsidRPr="00EB3732" w:rsidRDefault="00D529A2" w:rsidP="00D529A2">
      <w:pPr>
        <w:rPr>
          <w:rFonts w:ascii="Tahoma" w:hAnsi="Tahoma" w:cs="Tahoma"/>
          <w:lang w:val="en-GB"/>
        </w:rPr>
      </w:pPr>
    </w:p>
    <w:p w:rsidR="00D529A2" w:rsidRPr="00C76E64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C76E64">
        <w:rPr>
          <w:rFonts w:ascii="Tahoma" w:hAnsi="Tahoma" w:cs="Tahoma"/>
          <w:b/>
          <w:lang w:val="en-GB"/>
        </w:rPr>
        <w:t>M_PHOTOS</w:t>
      </w:r>
    </w:p>
    <w:p w:rsidR="00C76E64" w:rsidRDefault="00C76E64" w:rsidP="00C76E64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 w:rsidRPr="00EB3732">
        <w:rPr>
          <w:rFonts w:ascii="Tahoma" w:hAnsi="Tahoma" w:cs="Tahoma"/>
          <w:lang w:val="en-GB"/>
        </w:rPr>
        <w:t>M_</w:t>
      </w:r>
      <w:r w:rsidRPr="00C76E64">
        <w:rPr>
          <w:rFonts w:ascii="Tahoma" w:hAnsi="Tahoma" w:cs="Tahoma"/>
          <w:lang w:val="en-GB"/>
        </w:rPr>
        <w:t>PHOTOS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 xml:space="preserve">. </w:t>
      </w:r>
    </w:p>
    <w:p w:rsidR="009263A0" w:rsidRPr="00144A8C" w:rsidRDefault="009263A0" w:rsidP="009263A0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Fill in the </w:t>
      </w:r>
      <w:r w:rsidR="00F442F1">
        <w:rPr>
          <w:rFonts w:ascii="Tahoma" w:hAnsi="Tahoma" w:cs="Tahoma"/>
          <w:lang w:val="en-GB"/>
        </w:rPr>
        <w:t>column</w:t>
      </w:r>
      <w:r w:rsidRPr="00EB3732">
        <w:rPr>
          <w:rFonts w:ascii="Tahoma" w:hAnsi="Tahoma" w:cs="Tahoma"/>
          <w:lang w:val="en-GB"/>
        </w:rPr>
        <w:t>:</w:t>
      </w:r>
    </w:p>
    <w:p w:rsidR="009263A0" w:rsidRDefault="00C76E64" w:rsidP="00004F9B">
      <w:pPr>
        <w:pStyle w:val="ListParagraph"/>
        <w:numPr>
          <w:ilvl w:val="0"/>
          <w:numId w:val="13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#PH_UNIT</w:t>
      </w:r>
      <w:r>
        <w:rPr>
          <w:rFonts w:ascii="Tahoma" w:hAnsi="Tahoma" w:cs="Tahoma"/>
          <w:lang w:val="en-GB"/>
        </w:rPr>
        <w:t xml:space="preserve">: </w:t>
      </w:r>
    </w:p>
    <w:p w:rsidR="00C76E64" w:rsidRDefault="00C76E64" w:rsidP="009263A0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G means “in grams”, V “in volume/ml”</w:t>
      </w:r>
    </w:p>
    <w:p w:rsidR="00C76E64" w:rsidRDefault="00C76E64" w:rsidP="009263A0">
      <w:pPr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Fill this column with G or V value</w:t>
      </w:r>
    </w:p>
    <w:p w:rsidR="00C76E64" w:rsidRDefault="00C76E64" w:rsidP="009263A0">
      <w:pPr>
        <w:ind w:left="1134"/>
        <w:rPr>
          <w:rFonts w:ascii="Tahoma" w:hAnsi="Tahoma" w:cs="Tahoma"/>
          <w:lang w:val="en-GB"/>
        </w:rPr>
      </w:pPr>
      <w:r w:rsidRPr="00DD24A2">
        <w:rPr>
          <w:rFonts w:ascii="Tahoma" w:hAnsi="Tahoma" w:cs="Tahoma"/>
          <w:b/>
          <w:lang w:val="en-GB"/>
        </w:rPr>
        <w:t>OR</w:t>
      </w:r>
      <w:r>
        <w:rPr>
          <w:rFonts w:ascii="Tahoma" w:hAnsi="Tahoma" w:cs="Tahoma"/>
          <w:lang w:val="en-GB"/>
        </w:rPr>
        <w:t xml:space="preserve"> </w:t>
      </w:r>
      <w:r w:rsidRPr="00EB3732">
        <w:rPr>
          <w:rFonts w:ascii="Tahoma" w:hAnsi="Tahoma" w:cs="Tahoma"/>
          <w:lang w:val="en-GB"/>
        </w:rPr>
        <w:t xml:space="preserve">use the </w:t>
      </w:r>
      <w:r w:rsidRPr="00EB3732">
        <w:rPr>
          <w:rFonts w:ascii="Tahoma" w:hAnsi="Tahoma" w:cs="Tahoma"/>
          <w:b/>
          <w:lang w:val="en-GB"/>
        </w:rPr>
        <w:t>M_PHOTOS.xls</w:t>
      </w:r>
      <w:r w:rsidRPr="00EB3732">
        <w:rPr>
          <w:rFonts w:ascii="Tahoma" w:hAnsi="Tahoma" w:cs="Tahoma"/>
          <w:lang w:val="en-GB"/>
        </w:rPr>
        <w:t xml:space="preserve"> directly</w:t>
      </w:r>
    </w:p>
    <w:p w:rsidR="00C76E64" w:rsidRPr="00EB3732" w:rsidRDefault="00C76E64" w:rsidP="009263A0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N.B.: this will depend on how reliable the .end is</w:t>
      </w:r>
    </w:p>
    <w:p w:rsidR="00C76E64" w:rsidRDefault="00C76E64" w:rsidP="00C76E64">
      <w:pPr>
        <w:ind w:left="851"/>
        <w:rPr>
          <w:rFonts w:ascii="Tahoma" w:hAnsi="Tahoma" w:cs="Tahoma"/>
          <w:lang w:val="en-GB"/>
        </w:rPr>
      </w:pPr>
    </w:p>
    <w:p w:rsidR="00D529A2" w:rsidRPr="00C76E64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C76E64">
        <w:rPr>
          <w:rFonts w:ascii="Tahoma" w:hAnsi="Tahoma" w:cs="Tahoma"/>
          <w:b/>
          <w:lang w:val="en-GB"/>
        </w:rPr>
        <w:t>M_SHAPES</w:t>
      </w:r>
    </w:p>
    <w:p w:rsidR="00D529A2" w:rsidRPr="00EB3732" w:rsidRDefault="00C76E64" w:rsidP="00C76E64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This table is d</w:t>
      </w:r>
      <w:r w:rsidR="00D529A2" w:rsidRPr="00EB3732">
        <w:rPr>
          <w:rFonts w:ascii="Tahoma" w:hAnsi="Tahoma" w:cs="Tahoma"/>
          <w:lang w:val="en-GB"/>
        </w:rPr>
        <w:t>efined by the coordinators</w:t>
      </w:r>
      <w:r w:rsidR="00DD24A2">
        <w:rPr>
          <w:rFonts w:ascii="Tahoma" w:hAnsi="Tahoma" w:cs="Tahoma"/>
          <w:lang w:val="en-GB"/>
        </w:rPr>
        <w:t xml:space="preserve">. You can </w:t>
      </w:r>
      <w:r w:rsidR="00DD24A2" w:rsidRPr="00EB3732">
        <w:rPr>
          <w:rFonts w:ascii="Tahoma" w:hAnsi="Tahoma" w:cs="Tahoma"/>
          <w:lang w:val="en-GB"/>
        </w:rPr>
        <w:t>directly</w:t>
      </w:r>
      <w:r w:rsidR="00DD24A2">
        <w:rPr>
          <w:rFonts w:ascii="Tahoma" w:hAnsi="Tahoma" w:cs="Tahoma"/>
          <w:lang w:val="en-GB"/>
        </w:rPr>
        <w:t xml:space="preserve"> </w:t>
      </w:r>
      <w:r>
        <w:rPr>
          <w:rFonts w:ascii="Tahoma" w:hAnsi="Tahoma" w:cs="Tahoma"/>
          <w:lang w:val="en-GB"/>
        </w:rPr>
        <w:t>u</w:t>
      </w:r>
      <w:r w:rsidRPr="00EB3732">
        <w:rPr>
          <w:rFonts w:ascii="Tahoma" w:hAnsi="Tahoma" w:cs="Tahoma"/>
          <w:lang w:val="en-GB"/>
        </w:rPr>
        <w:t xml:space="preserve">se the </w:t>
      </w:r>
      <w:r w:rsidRPr="00EB3732">
        <w:rPr>
          <w:rFonts w:ascii="Tahoma" w:hAnsi="Tahoma" w:cs="Tahoma"/>
          <w:b/>
          <w:lang w:val="en-GB"/>
        </w:rPr>
        <w:t>M_</w:t>
      </w:r>
      <w:r w:rsidRPr="00C76E64">
        <w:rPr>
          <w:rFonts w:ascii="Tahoma" w:hAnsi="Tahoma" w:cs="Tahoma"/>
          <w:b/>
          <w:lang w:val="en-GB"/>
        </w:rPr>
        <w:t xml:space="preserve"> SHAPES</w:t>
      </w:r>
      <w:r w:rsidRPr="00EB3732">
        <w:rPr>
          <w:rFonts w:ascii="Tahoma" w:hAnsi="Tahoma" w:cs="Tahoma"/>
          <w:b/>
          <w:lang w:val="en-GB"/>
        </w:rPr>
        <w:t>.xls</w:t>
      </w:r>
      <w:r w:rsidRPr="00EB3732">
        <w:rPr>
          <w:rFonts w:ascii="Tahoma" w:hAnsi="Tahoma" w:cs="Tahoma"/>
          <w:lang w:val="en-GB"/>
        </w:rPr>
        <w:t xml:space="preserve"> </w:t>
      </w:r>
    </w:p>
    <w:p w:rsidR="00D529A2" w:rsidRPr="00EB3732" w:rsidRDefault="00D529A2" w:rsidP="00D529A2">
      <w:pPr>
        <w:rPr>
          <w:rFonts w:ascii="Tahoma" w:hAnsi="Tahoma" w:cs="Tahoma"/>
          <w:lang w:val="en-GB"/>
        </w:rPr>
      </w:pPr>
    </w:p>
    <w:p w:rsidR="00D529A2" w:rsidRPr="00DD24A2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DD24A2">
        <w:rPr>
          <w:rFonts w:ascii="Tahoma" w:hAnsi="Tahoma" w:cs="Tahoma"/>
          <w:b/>
          <w:lang w:val="en-GB"/>
        </w:rPr>
        <w:t>M_STDUTS</w:t>
      </w:r>
    </w:p>
    <w:p w:rsidR="00DD24A2" w:rsidRDefault="00DD24A2" w:rsidP="00DD24A2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 w:rsidRPr="00EB3732">
        <w:rPr>
          <w:rFonts w:ascii="Tahoma" w:hAnsi="Tahoma" w:cs="Tahoma"/>
          <w:lang w:val="en-GB"/>
        </w:rPr>
        <w:t>M_</w:t>
      </w:r>
      <w:r w:rsidRPr="00DD24A2">
        <w:rPr>
          <w:rFonts w:ascii="Tahoma" w:hAnsi="Tahoma" w:cs="Tahoma"/>
          <w:lang w:val="en-GB"/>
        </w:rPr>
        <w:t>STDUTS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 xml:space="preserve">. </w:t>
      </w:r>
      <w:r w:rsidR="00DE0D4A">
        <w:rPr>
          <w:rFonts w:ascii="Tahoma" w:hAnsi="Tahoma" w:cs="Tahoma"/>
          <w:lang w:val="en-GB"/>
        </w:rPr>
        <w:t xml:space="preserve">Both recipe &amp; food standard units are present in the </w:t>
      </w:r>
      <w:r w:rsidR="00E40CE4">
        <w:rPr>
          <w:rFonts w:ascii="Tahoma" w:hAnsi="Tahoma" w:cs="Tahoma"/>
          <w:lang w:val="en-GB"/>
        </w:rPr>
        <w:t xml:space="preserve">same </w:t>
      </w:r>
      <w:r w:rsidR="00DE0D4A">
        <w:rPr>
          <w:rFonts w:ascii="Tahoma" w:hAnsi="Tahoma" w:cs="Tahoma"/>
          <w:lang w:val="en-GB"/>
        </w:rPr>
        <w:t>worksheet.</w:t>
      </w:r>
    </w:p>
    <w:p w:rsidR="00892DBF" w:rsidRPr="00144A8C" w:rsidRDefault="00892DBF" w:rsidP="00892DBF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Fill in the columns:</w:t>
      </w:r>
    </w:p>
    <w:p w:rsidR="00892DBF" w:rsidRDefault="00892DBF" w:rsidP="00004F9B">
      <w:pPr>
        <w:pStyle w:val="ListParagraph"/>
        <w:numPr>
          <w:ilvl w:val="0"/>
          <w:numId w:val="14"/>
        </w:numPr>
        <w:ind w:left="1134" w:hanging="283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#</w:t>
      </w:r>
      <w:r w:rsidRPr="00EB3732">
        <w:rPr>
          <w:rFonts w:ascii="Tahoma" w:hAnsi="Tahoma" w:cs="Tahoma"/>
          <w:lang w:val="en-GB"/>
        </w:rPr>
        <w:t>D_ORDER</w:t>
      </w:r>
      <w:r>
        <w:rPr>
          <w:rFonts w:ascii="Tahoma" w:hAnsi="Tahoma" w:cs="Tahoma"/>
          <w:lang w:val="en-GB"/>
        </w:rPr>
        <w:t xml:space="preserve">: </w:t>
      </w:r>
    </w:p>
    <w:p w:rsidR="00D058E8" w:rsidRDefault="00E04A84" w:rsidP="00892DBF">
      <w:pPr>
        <w:ind w:left="1134"/>
        <w:rPr>
          <w:rFonts w:ascii="Tahoma" w:hAnsi="Tahoma" w:cs="Tahoma"/>
          <w:lang w:val="en-GB"/>
        </w:rPr>
      </w:pPr>
      <w:r w:rsidRPr="00FB6B8A">
        <w:rPr>
          <w:rFonts w:ascii="Tahoma" w:hAnsi="Tahoma" w:cs="Tahoma"/>
          <w:u w:val="single"/>
          <w:lang w:val="en-GB"/>
        </w:rPr>
        <w:t>By default</w:t>
      </w:r>
      <w:r>
        <w:rPr>
          <w:rFonts w:ascii="Tahoma" w:hAnsi="Tahoma" w:cs="Tahoma"/>
          <w:lang w:val="en-GB"/>
        </w:rPr>
        <w:t xml:space="preserve"> </w:t>
      </w:r>
      <w:r w:rsidR="004D5359" w:rsidRPr="00EB3732">
        <w:rPr>
          <w:rFonts w:ascii="Tahoma" w:hAnsi="Tahoma" w:cs="Tahoma"/>
          <w:lang w:val="en-GB"/>
        </w:rPr>
        <w:t>#UNIT_CODE=0001 gives # D_ORDER=1.01</w:t>
      </w:r>
      <w:r>
        <w:rPr>
          <w:rFonts w:ascii="Tahoma" w:hAnsi="Tahoma" w:cs="Tahoma"/>
          <w:lang w:val="en-GB"/>
        </w:rPr>
        <w:t xml:space="preserve">. </w:t>
      </w:r>
    </w:p>
    <w:p w:rsidR="00FB6B8A" w:rsidRDefault="00E04A84" w:rsidP="00892DBF">
      <w:pPr>
        <w:ind w:left="1134"/>
        <w:rPr>
          <w:rFonts w:ascii="Tahoma" w:hAnsi="Tahoma" w:cs="Tahoma"/>
        </w:rPr>
      </w:pPr>
      <w:r w:rsidRPr="00EB3732">
        <w:rPr>
          <w:rFonts w:ascii="Tahoma" w:hAnsi="Tahoma" w:cs="Tahoma"/>
          <w:lang w:val="en-GB"/>
        </w:rPr>
        <w:t>T</w:t>
      </w:r>
      <w:r>
        <w:rPr>
          <w:rFonts w:ascii="Tahoma" w:hAnsi="Tahoma" w:cs="Tahoma"/>
          <w:lang w:val="en-GB"/>
        </w:rPr>
        <w:t>h</w:t>
      </w:r>
      <w:r w:rsidRPr="00EB3732">
        <w:rPr>
          <w:rFonts w:ascii="Tahoma" w:hAnsi="Tahoma" w:cs="Tahoma"/>
          <w:lang w:val="en-GB"/>
        </w:rPr>
        <w:t xml:space="preserve">e formula </w:t>
      </w:r>
      <w:proofErr w:type="gramStart"/>
      <w:r w:rsidRPr="00D058E8">
        <w:rPr>
          <w:rFonts w:ascii="Tahoma" w:hAnsi="Tahoma" w:cs="Tahoma"/>
          <w:i/>
        </w:rPr>
        <w:t>=(</w:t>
      </w:r>
      <w:proofErr w:type="gramEnd"/>
      <w:r w:rsidRPr="00D058E8">
        <w:rPr>
          <w:rFonts w:ascii="Tahoma" w:hAnsi="Tahoma" w:cs="Tahoma"/>
          <w:i/>
        </w:rPr>
        <w:t>1+G2/100)</w:t>
      </w:r>
      <w:r w:rsidRPr="00EB3732">
        <w:rPr>
          <w:rFonts w:ascii="Tahoma" w:hAnsi="Tahoma" w:cs="Tahoma"/>
        </w:rPr>
        <w:t xml:space="preserve"> </w:t>
      </w:r>
      <w:r w:rsidRPr="00EB3732">
        <w:rPr>
          <w:rFonts w:ascii="Tahoma" w:hAnsi="Tahoma" w:cs="Tahoma"/>
          <w:lang w:val="en-GB"/>
        </w:rPr>
        <w:t>can be</w:t>
      </w:r>
      <w:r w:rsidRPr="00EB3732">
        <w:rPr>
          <w:rFonts w:ascii="Tahoma" w:hAnsi="Tahoma" w:cs="Tahoma"/>
        </w:rPr>
        <w:t xml:space="preserve"> used</w:t>
      </w:r>
      <w:r w:rsidR="00FB6B8A">
        <w:rPr>
          <w:rFonts w:ascii="Tahoma" w:hAnsi="Tahoma" w:cs="Tahoma"/>
        </w:rPr>
        <w:t>.</w:t>
      </w:r>
    </w:p>
    <w:p w:rsidR="00FB6B8A" w:rsidRDefault="00E04A84" w:rsidP="00892DBF">
      <w:pPr>
        <w:ind w:left="1134"/>
        <w:rPr>
          <w:rFonts w:ascii="Tahoma" w:hAnsi="Tahoma" w:cs="Tahoma"/>
          <w:lang w:val="en-GB"/>
        </w:rPr>
      </w:pPr>
      <w:r w:rsidRPr="00FB6B8A">
        <w:rPr>
          <w:rFonts w:ascii="Tahoma" w:hAnsi="Tahoma" w:cs="Tahoma"/>
          <w:u w:val="single"/>
          <w:lang w:val="en-GB"/>
        </w:rPr>
        <w:t>If needed</w:t>
      </w:r>
      <w:r w:rsidRPr="00EB3732">
        <w:rPr>
          <w:rFonts w:ascii="Tahoma" w:hAnsi="Tahoma" w:cs="Tahoma"/>
          <w:lang w:val="en-GB"/>
        </w:rPr>
        <w:t xml:space="preserve"> (</w:t>
      </w:r>
      <w:r w:rsidR="00FB6B8A">
        <w:rPr>
          <w:rFonts w:ascii="Tahoma" w:hAnsi="Tahoma" w:cs="Tahoma"/>
          <w:lang w:val="en-GB"/>
        </w:rPr>
        <w:t xml:space="preserve">for </w:t>
      </w:r>
      <w:r w:rsidRPr="00EB3732">
        <w:rPr>
          <w:rFonts w:ascii="Tahoma" w:hAnsi="Tahoma" w:cs="Tahoma"/>
          <w:lang w:val="en-GB"/>
        </w:rPr>
        <w:t xml:space="preserve">outdated </w:t>
      </w:r>
      <w:r w:rsidR="00605880">
        <w:rPr>
          <w:rFonts w:ascii="Tahoma" w:hAnsi="Tahoma" w:cs="Tahoma"/>
          <w:lang w:val="en-GB"/>
        </w:rPr>
        <w:t xml:space="preserve">or </w:t>
      </w:r>
      <w:r w:rsidR="00605880" w:rsidRPr="00EB3732">
        <w:rPr>
          <w:rFonts w:ascii="Tahoma" w:hAnsi="Tahoma" w:cs="Tahoma"/>
          <w:lang w:val="en-GB"/>
        </w:rPr>
        <w:t>update</w:t>
      </w:r>
      <w:r w:rsidR="00605880">
        <w:rPr>
          <w:rFonts w:ascii="Tahoma" w:hAnsi="Tahoma" w:cs="Tahoma"/>
          <w:lang w:val="en-GB"/>
        </w:rPr>
        <w:t xml:space="preserve">d </w:t>
      </w:r>
      <w:r w:rsidRPr="00EB3732">
        <w:rPr>
          <w:rFonts w:ascii="Tahoma" w:hAnsi="Tahoma" w:cs="Tahoma"/>
          <w:lang w:val="en-GB"/>
        </w:rPr>
        <w:t>st</w:t>
      </w:r>
      <w:r w:rsidR="00FB6B8A">
        <w:rPr>
          <w:rFonts w:ascii="Tahoma" w:hAnsi="Tahoma" w:cs="Tahoma"/>
          <w:lang w:val="en-GB"/>
        </w:rPr>
        <w:t>andard unit</w:t>
      </w:r>
      <w:r w:rsidR="00605880">
        <w:rPr>
          <w:rFonts w:ascii="Tahoma" w:hAnsi="Tahoma" w:cs="Tahoma"/>
          <w:lang w:val="en-GB"/>
        </w:rPr>
        <w:t>s</w:t>
      </w:r>
      <w:r w:rsidR="00FB6B8A">
        <w:rPr>
          <w:rFonts w:ascii="Tahoma" w:hAnsi="Tahoma" w:cs="Tahoma"/>
          <w:lang w:val="en-GB"/>
        </w:rPr>
        <w:t>)</w:t>
      </w:r>
      <w:r w:rsidRPr="00EB3732">
        <w:rPr>
          <w:rFonts w:ascii="Tahoma" w:hAnsi="Tahoma" w:cs="Tahoma"/>
          <w:lang w:val="en-GB"/>
        </w:rPr>
        <w:t xml:space="preserve"> reorder </w:t>
      </w:r>
      <w:r w:rsidR="00FB6B8A">
        <w:rPr>
          <w:rFonts w:ascii="Tahoma" w:hAnsi="Tahoma" w:cs="Tahoma"/>
          <w:lang w:val="en-GB"/>
        </w:rPr>
        <w:t>the standard unit</w:t>
      </w:r>
      <w:r w:rsidRPr="00EB3732">
        <w:rPr>
          <w:rFonts w:ascii="Tahoma" w:hAnsi="Tahoma" w:cs="Tahoma"/>
          <w:lang w:val="en-GB"/>
        </w:rPr>
        <w:t xml:space="preserve"> using the order indicated in the original Excel or doc FDSTD file</w:t>
      </w:r>
      <w:r w:rsidR="00FB6B8A">
        <w:rPr>
          <w:rFonts w:ascii="Tahoma" w:hAnsi="Tahoma" w:cs="Tahoma"/>
          <w:lang w:val="en-GB"/>
        </w:rPr>
        <w:t>.</w:t>
      </w:r>
      <w:r w:rsidRPr="00EB3732">
        <w:rPr>
          <w:rFonts w:ascii="Tahoma" w:hAnsi="Tahoma" w:cs="Tahoma"/>
          <w:lang w:val="en-GB"/>
        </w:rPr>
        <w:t xml:space="preserve"> </w:t>
      </w:r>
      <w:r w:rsidR="00FB6B8A">
        <w:rPr>
          <w:rFonts w:ascii="Tahoma" w:hAnsi="Tahoma" w:cs="Tahoma"/>
          <w:lang w:val="en-GB"/>
        </w:rPr>
        <w:t>You have to p</w:t>
      </w:r>
      <w:r w:rsidRPr="00EB3732">
        <w:rPr>
          <w:rFonts w:ascii="Tahoma" w:hAnsi="Tahoma" w:cs="Tahoma"/>
          <w:lang w:val="en-GB"/>
        </w:rPr>
        <w:t xml:space="preserve">ut the NOT TO BE USED </w:t>
      </w:r>
      <w:r w:rsidR="00FB6B8A">
        <w:rPr>
          <w:rFonts w:ascii="Tahoma" w:hAnsi="Tahoma" w:cs="Tahoma"/>
          <w:lang w:val="en-GB"/>
        </w:rPr>
        <w:t xml:space="preserve">standard units (older ones) </w:t>
      </w:r>
      <w:r w:rsidRPr="00EB3732">
        <w:rPr>
          <w:rFonts w:ascii="Tahoma" w:hAnsi="Tahoma" w:cs="Tahoma"/>
          <w:lang w:val="en-GB"/>
        </w:rPr>
        <w:t xml:space="preserve">at the end of the list </w:t>
      </w:r>
      <w:r w:rsidR="00FB6B8A">
        <w:rPr>
          <w:rFonts w:ascii="Tahoma" w:hAnsi="Tahoma" w:cs="Tahoma"/>
          <w:lang w:val="en-GB"/>
        </w:rPr>
        <w:t>with higher D_ORDER</w:t>
      </w:r>
      <w:r w:rsidR="00605880">
        <w:rPr>
          <w:rFonts w:ascii="Tahoma" w:hAnsi="Tahoma" w:cs="Tahoma"/>
          <w:lang w:val="en-GB"/>
        </w:rPr>
        <w:t xml:space="preserve"> value.</w:t>
      </w:r>
    </w:p>
    <w:p w:rsidR="00605880" w:rsidDel="00E40CE4" w:rsidRDefault="00605880" w:rsidP="00004F9B">
      <w:pPr>
        <w:pStyle w:val="ListParagraph"/>
        <w:numPr>
          <w:ilvl w:val="0"/>
          <w:numId w:val="14"/>
        </w:numPr>
        <w:ind w:left="1134" w:hanging="283"/>
        <w:rPr>
          <w:del w:id="0" w:author="Casagrande Corinne" w:date="2015-12-10T17:54:00Z"/>
          <w:rFonts w:ascii="Tahoma" w:hAnsi="Tahoma" w:cs="Tahoma"/>
          <w:lang w:val="en-GB"/>
        </w:rPr>
      </w:pPr>
      <w:del w:id="1" w:author="Casagrande Corinne" w:date="2015-12-10T17:54:00Z">
        <w:r w:rsidDel="00E40CE4">
          <w:rPr>
            <w:rFonts w:ascii="Tahoma" w:hAnsi="Tahoma" w:cs="Tahoma"/>
            <w:lang w:val="en-GB"/>
          </w:rPr>
          <w:delText>#</w:delText>
        </w:r>
        <w:r w:rsidRPr="00605880" w:rsidDel="00E40CE4">
          <w:rPr>
            <w:rFonts w:ascii="Tahoma" w:hAnsi="Tahoma" w:cs="Tahoma"/>
            <w:lang w:val="en-GB"/>
          </w:rPr>
          <w:delText>STDU_UNIT</w:delText>
        </w:r>
        <w:r w:rsidDel="00E40CE4">
          <w:rPr>
            <w:rFonts w:ascii="Tahoma" w:hAnsi="Tahoma" w:cs="Tahoma"/>
            <w:lang w:val="en-GB"/>
          </w:rPr>
          <w:delText>:</w:delText>
        </w:r>
      </w:del>
    </w:p>
    <w:p w:rsidR="00605880" w:rsidDel="00E40CE4" w:rsidRDefault="00605880" w:rsidP="00892DBF">
      <w:pPr>
        <w:ind w:left="1134"/>
        <w:rPr>
          <w:del w:id="2" w:author="Casagrande Corinne" w:date="2015-12-10T17:54:00Z"/>
          <w:rFonts w:ascii="Tahoma" w:hAnsi="Tahoma" w:cs="Tahoma"/>
          <w:lang w:val="en-GB"/>
        </w:rPr>
      </w:pPr>
      <w:del w:id="3" w:author="Casagrande Corinne" w:date="2015-12-10T17:54:00Z">
        <w:r w:rsidDel="00E40CE4">
          <w:rPr>
            <w:rFonts w:ascii="Tahoma" w:hAnsi="Tahoma" w:cs="Tahoma"/>
            <w:lang w:val="en-GB"/>
          </w:rPr>
          <w:delText>Sea</w:delText>
        </w:r>
        <w:r w:rsidRPr="00EB3732" w:rsidDel="00E40CE4">
          <w:rPr>
            <w:rFonts w:ascii="Tahoma" w:hAnsi="Tahoma" w:cs="Tahoma"/>
            <w:lang w:val="en-GB"/>
          </w:rPr>
          <w:delText xml:space="preserve">rch on “$” in COMMENT to manage </w:delText>
        </w:r>
        <w:r w:rsidDel="00E40CE4">
          <w:rPr>
            <w:rFonts w:ascii="Tahoma" w:hAnsi="Tahoma" w:cs="Tahoma"/>
            <w:lang w:val="en-GB"/>
          </w:rPr>
          <w:delText xml:space="preserve">the </w:delText>
        </w:r>
        <w:r w:rsidRPr="00EB3732" w:rsidDel="00E40CE4">
          <w:rPr>
            <w:rFonts w:ascii="Tahoma" w:hAnsi="Tahoma" w:cs="Tahoma"/>
            <w:lang w:val="en-GB"/>
          </w:rPr>
          <w:delText>volumes</w:delText>
        </w:r>
        <w:r w:rsidDel="00E40CE4">
          <w:rPr>
            <w:rFonts w:ascii="Tahoma" w:hAnsi="Tahoma" w:cs="Tahoma"/>
            <w:lang w:val="en-GB"/>
          </w:rPr>
          <w:delText>.</w:delText>
        </w:r>
      </w:del>
    </w:p>
    <w:p w:rsidR="00605880" w:rsidDel="00E40CE4" w:rsidRDefault="00605880" w:rsidP="00004F9B">
      <w:pPr>
        <w:pStyle w:val="ListParagraph"/>
        <w:numPr>
          <w:ilvl w:val="0"/>
          <w:numId w:val="14"/>
        </w:numPr>
        <w:ind w:left="1134" w:hanging="283"/>
        <w:rPr>
          <w:del w:id="4" w:author="Casagrande Corinne" w:date="2015-12-10T17:54:00Z"/>
          <w:rFonts w:ascii="Tahoma" w:hAnsi="Tahoma" w:cs="Tahoma"/>
          <w:lang w:val="en-GB"/>
        </w:rPr>
      </w:pPr>
      <w:del w:id="5" w:author="Casagrande Corinne" w:date="2015-12-10T17:54:00Z">
        <w:r w:rsidDel="00E40CE4">
          <w:rPr>
            <w:rFonts w:ascii="Tahoma" w:hAnsi="Tahoma" w:cs="Tahoma"/>
            <w:lang w:val="en-GB"/>
          </w:rPr>
          <w:delText>#</w:delText>
        </w:r>
        <w:r w:rsidRPr="00605880" w:rsidDel="00E40CE4">
          <w:rPr>
            <w:rFonts w:ascii="Tahoma" w:hAnsi="Tahoma" w:cs="Tahoma"/>
            <w:lang w:val="en-GB"/>
          </w:rPr>
          <w:delText>STDU_</w:delText>
        </w:r>
        <w:r w:rsidDel="00E40CE4">
          <w:rPr>
            <w:rFonts w:ascii="Tahoma" w:hAnsi="Tahoma" w:cs="Tahoma"/>
            <w:lang w:val="en-GB"/>
          </w:rPr>
          <w:delText>QUANT:</w:delText>
        </w:r>
      </w:del>
    </w:p>
    <w:p w:rsidR="00605880" w:rsidDel="00E40CE4" w:rsidRDefault="00605880" w:rsidP="00892DBF">
      <w:pPr>
        <w:ind w:left="1134"/>
        <w:rPr>
          <w:del w:id="6" w:author="Casagrande Corinne" w:date="2015-12-10T17:54:00Z"/>
          <w:rFonts w:ascii="Tahoma" w:hAnsi="Tahoma" w:cs="Tahoma"/>
          <w:lang w:val="en-GB"/>
        </w:rPr>
      </w:pPr>
      <w:del w:id="7" w:author="Casagrande Corinne" w:date="2015-12-10T17:54:00Z">
        <w:r w:rsidDel="00E40CE4">
          <w:rPr>
            <w:rFonts w:ascii="Tahoma" w:hAnsi="Tahoma" w:cs="Tahoma"/>
            <w:lang w:val="en-GB"/>
          </w:rPr>
          <w:delText>Sea</w:delText>
        </w:r>
        <w:r w:rsidRPr="00EB3732" w:rsidDel="00E40CE4">
          <w:rPr>
            <w:rFonts w:ascii="Tahoma" w:hAnsi="Tahoma" w:cs="Tahoma"/>
            <w:lang w:val="en-GB"/>
          </w:rPr>
          <w:delText xml:space="preserve">rch on “$” in COMMENT to manage </w:delText>
        </w:r>
        <w:r w:rsidDel="00E40CE4">
          <w:rPr>
            <w:rFonts w:ascii="Tahoma" w:hAnsi="Tahoma" w:cs="Tahoma"/>
            <w:lang w:val="en-GB"/>
          </w:rPr>
          <w:delText>decimal figures.</w:delText>
        </w:r>
      </w:del>
    </w:p>
    <w:p w:rsidR="00605880" w:rsidRDefault="00605880" w:rsidP="00004F9B">
      <w:pPr>
        <w:pStyle w:val="ListParagraph"/>
        <w:numPr>
          <w:ilvl w:val="0"/>
          <w:numId w:val="14"/>
        </w:numPr>
        <w:ind w:left="1134" w:hanging="283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#</w:t>
      </w:r>
      <w:r w:rsidRPr="00EB3732">
        <w:rPr>
          <w:rFonts w:ascii="Tahoma" w:hAnsi="Tahoma" w:cs="Tahoma"/>
          <w:lang w:val="en-GB"/>
        </w:rPr>
        <w:t>COMMENT</w:t>
      </w:r>
      <w:r>
        <w:rPr>
          <w:rFonts w:ascii="Tahoma" w:hAnsi="Tahoma" w:cs="Tahoma"/>
          <w:lang w:val="en-GB"/>
        </w:rPr>
        <w:t>:</w:t>
      </w:r>
    </w:p>
    <w:p w:rsidR="00505D2A" w:rsidRDefault="00505D2A" w:rsidP="00892DBF">
      <w:pPr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Check if it is not truncated or if special characters are needed. If yes, </w:t>
      </w:r>
      <w:r w:rsidRPr="00EB3732">
        <w:rPr>
          <w:rFonts w:ascii="Tahoma" w:hAnsi="Tahoma" w:cs="Tahoma"/>
          <w:lang w:val="en-GB"/>
        </w:rPr>
        <w:t>retrieve the whole comments using the original Excel or doc FDSTD file</w:t>
      </w:r>
      <w:r>
        <w:rPr>
          <w:rFonts w:ascii="Tahoma" w:hAnsi="Tahoma" w:cs="Tahoma"/>
          <w:lang w:val="en-GB"/>
        </w:rPr>
        <w:t>.</w:t>
      </w:r>
    </w:p>
    <w:p w:rsidR="00605880" w:rsidDel="00E40CE4" w:rsidRDefault="00605880" w:rsidP="00892DBF">
      <w:pPr>
        <w:ind w:left="1134"/>
        <w:rPr>
          <w:del w:id="8" w:author="Casagrande Corinne" w:date="2015-12-10T17:54:00Z"/>
          <w:rFonts w:ascii="Tahoma" w:hAnsi="Tahoma" w:cs="Tahoma"/>
          <w:lang w:val="en-GB"/>
        </w:rPr>
      </w:pPr>
      <w:del w:id="9" w:author="Casagrande Corinne" w:date="2015-12-10T17:54:00Z">
        <w:r w:rsidDel="00E40CE4">
          <w:rPr>
            <w:rFonts w:ascii="Tahoma" w:hAnsi="Tahoma" w:cs="Tahoma"/>
            <w:lang w:val="en-GB"/>
          </w:rPr>
          <w:delText>D</w:delText>
        </w:r>
        <w:r w:rsidRPr="00EB3732" w:rsidDel="00E40CE4">
          <w:rPr>
            <w:rFonts w:ascii="Tahoma" w:hAnsi="Tahoma" w:cs="Tahoma"/>
            <w:lang w:val="en-GB"/>
          </w:rPr>
          <w:delText xml:space="preserve">elete flags </w:delText>
        </w:r>
        <w:r w:rsidDel="00E40CE4">
          <w:rPr>
            <w:rFonts w:ascii="Tahoma" w:hAnsi="Tahoma" w:cs="Tahoma"/>
            <w:lang w:val="en-GB"/>
          </w:rPr>
          <w:delText xml:space="preserve">(e.g. $) </w:delText>
        </w:r>
        <w:r w:rsidRPr="00EB3732" w:rsidDel="00E40CE4">
          <w:rPr>
            <w:rFonts w:ascii="Tahoma" w:hAnsi="Tahoma" w:cs="Tahoma"/>
            <w:lang w:val="en-GB"/>
          </w:rPr>
          <w:delText>from comments</w:delText>
        </w:r>
      </w:del>
    </w:p>
    <w:p w:rsidR="00312265" w:rsidRPr="00EB3732" w:rsidRDefault="00312265" w:rsidP="00D529A2">
      <w:pPr>
        <w:pStyle w:val="ListParagraph"/>
        <w:rPr>
          <w:rFonts w:ascii="Tahoma" w:hAnsi="Tahoma" w:cs="Tahoma"/>
          <w:lang w:val="en-GB"/>
        </w:rPr>
      </w:pPr>
    </w:p>
    <w:p w:rsidR="00D529A2" w:rsidRPr="00DE0D4A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DE0D4A">
        <w:rPr>
          <w:rFonts w:ascii="Tahoma" w:hAnsi="Tahoma" w:cs="Tahoma"/>
          <w:b/>
          <w:lang w:val="en-GB"/>
        </w:rPr>
        <w:t>M_STDPOR</w:t>
      </w:r>
    </w:p>
    <w:p w:rsidR="00DE0D4A" w:rsidRDefault="00DE0D4A" w:rsidP="00DE0D4A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 w:rsidRPr="00EB3732">
        <w:rPr>
          <w:rFonts w:ascii="Tahoma" w:hAnsi="Tahoma" w:cs="Tahoma"/>
          <w:lang w:val="en-GB"/>
        </w:rPr>
        <w:t>M_</w:t>
      </w:r>
      <w:r w:rsidRPr="00DD24A2">
        <w:rPr>
          <w:rFonts w:ascii="Tahoma" w:hAnsi="Tahoma" w:cs="Tahoma"/>
          <w:lang w:val="en-GB"/>
        </w:rPr>
        <w:t>STD</w:t>
      </w:r>
      <w:r w:rsidR="00D36EEA">
        <w:rPr>
          <w:rFonts w:ascii="Tahoma" w:hAnsi="Tahoma" w:cs="Tahoma"/>
          <w:lang w:val="en-GB"/>
        </w:rPr>
        <w:t>POR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>.</w:t>
      </w:r>
    </w:p>
    <w:p w:rsidR="00892DBF" w:rsidRPr="00144A8C" w:rsidRDefault="00892DBF" w:rsidP="00892DBF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Fill in the columns:</w:t>
      </w:r>
    </w:p>
    <w:p w:rsidR="00892DBF" w:rsidRDefault="00892DBF" w:rsidP="00004F9B">
      <w:pPr>
        <w:pStyle w:val="ListParagraph"/>
        <w:numPr>
          <w:ilvl w:val="0"/>
          <w:numId w:val="15"/>
        </w:numPr>
        <w:ind w:left="1134" w:hanging="283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#</w:t>
      </w:r>
      <w:r w:rsidRPr="00EB3732">
        <w:rPr>
          <w:rFonts w:ascii="Tahoma" w:hAnsi="Tahoma" w:cs="Tahoma"/>
          <w:lang w:val="en-GB"/>
        </w:rPr>
        <w:t>D_ORDER</w:t>
      </w:r>
      <w:r>
        <w:rPr>
          <w:rFonts w:ascii="Tahoma" w:hAnsi="Tahoma" w:cs="Tahoma"/>
          <w:lang w:val="en-GB"/>
        </w:rPr>
        <w:t xml:space="preserve">: </w:t>
      </w:r>
    </w:p>
    <w:p w:rsidR="00505D2A" w:rsidRDefault="00505D2A" w:rsidP="00892DBF">
      <w:pPr>
        <w:ind w:left="1134"/>
        <w:rPr>
          <w:rFonts w:ascii="Tahoma" w:hAnsi="Tahoma" w:cs="Tahoma"/>
        </w:rPr>
      </w:pPr>
      <w:r w:rsidRPr="00FB6B8A">
        <w:rPr>
          <w:rFonts w:ascii="Tahoma" w:hAnsi="Tahoma" w:cs="Tahoma"/>
          <w:u w:val="single"/>
          <w:lang w:val="en-GB"/>
        </w:rPr>
        <w:t>By default</w:t>
      </w:r>
      <w:r>
        <w:rPr>
          <w:rFonts w:ascii="Tahoma" w:hAnsi="Tahoma" w:cs="Tahoma"/>
          <w:lang w:val="en-GB"/>
        </w:rPr>
        <w:t xml:space="preserve"> </w:t>
      </w:r>
      <w:r w:rsidRPr="00EB3732">
        <w:rPr>
          <w:rFonts w:ascii="Tahoma" w:hAnsi="Tahoma" w:cs="Tahoma"/>
          <w:lang w:val="en-GB"/>
        </w:rPr>
        <w:t>#</w:t>
      </w:r>
      <w:r>
        <w:rPr>
          <w:rFonts w:ascii="Tahoma" w:hAnsi="Tahoma" w:cs="Tahoma"/>
          <w:lang w:val="en-GB"/>
        </w:rPr>
        <w:t>PORT</w:t>
      </w:r>
      <w:r w:rsidRPr="00EB3732">
        <w:rPr>
          <w:rFonts w:ascii="Tahoma" w:hAnsi="Tahoma" w:cs="Tahoma"/>
          <w:lang w:val="en-GB"/>
        </w:rPr>
        <w:t>_CODE = 0001 gives # D_ORDER =1.01</w:t>
      </w:r>
      <w:r>
        <w:rPr>
          <w:rFonts w:ascii="Tahoma" w:hAnsi="Tahoma" w:cs="Tahoma"/>
          <w:lang w:val="en-GB"/>
        </w:rPr>
        <w:t xml:space="preserve">. </w:t>
      </w:r>
      <w:r w:rsidRPr="00EB3732">
        <w:rPr>
          <w:rFonts w:ascii="Tahoma" w:hAnsi="Tahoma" w:cs="Tahoma"/>
          <w:lang w:val="en-GB"/>
        </w:rPr>
        <w:t>T</w:t>
      </w:r>
      <w:r>
        <w:rPr>
          <w:rFonts w:ascii="Tahoma" w:hAnsi="Tahoma" w:cs="Tahoma"/>
          <w:lang w:val="en-GB"/>
        </w:rPr>
        <w:t>h</w:t>
      </w:r>
      <w:r w:rsidRPr="00EB3732">
        <w:rPr>
          <w:rFonts w:ascii="Tahoma" w:hAnsi="Tahoma" w:cs="Tahoma"/>
          <w:lang w:val="en-GB"/>
        </w:rPr>
        <w:t xml:space="preserve">e formula </w:t>
      </w:r>
      <w:proofErr w:type="gramStart"/>
      <w:r w:rsidRPr="0013187F">
        <w:rPr>
          <w:rFonts w:ascii="Tahoma" w:hAnsi="Tahoma" w:cs="Tahoma"/>
          <w:i/>
        </w:rPr>
        <w:t>=(</w:t>
      </w:r>
      <w:proofErr w:type="gramEnd"/>
      <w:r w:rsidRPr="0013187F">
        <w:rPr>
          <w:rFonts w:ascii="Tahoma" w:hAnsi="Tahoma" w:cs="Tahoma"/>
          <w:i/>
        </w:rPr>
        <w:t>1+F2/100)</w:t>
      </w:r>
      <w:r w:rsidRPr="00EB3732">
        <w:rPr>
          <w:rFonts w:ascii="Tahoma" w:hAnsi="Tahoma" w:cs="Tahoma"/>
        </w:rPr>
        <w:t xml:space="preserve"> </w:t>
      </w:r>
      <w:r w:rsidRPr="00EB3732">
        <w:rPr>
          <w:rFonts w:ascii="Tahoma" w:hAnsi="Tahoma" w:cs="Tahoma"/>
          <w:lang w:val="en-GB"/>
        </w:rPr>
        <w:t>can be</w:t>
      </w:r>
      <w:r w:rsidRPr="00EB3732">
        <w:rPr>
          <w:rFonts w:ascii="Tahoma" w:hAnsi="Tahoma" w:cs="Tahoma"/>
        </w:rPr>
        <w:t xml:space="preserve"> used</w:t>
      </w:r>
      <w:r>
        <w:rPr>
          <w:rFonts w:ascii="Tahoma" w:hAnsi="Tahoma" w:cs="Tahoma"/>
        </w:rPr>
        <w:t>.</w:t>
      </w:r>
    </w:p>
    <w:p w:rsidR="00505D2A" w:rsidRDefault="00505D2A" w:rsidP="00892DBF">
      <w:pPr>
        <w:ind w:left="1134"/>
        <w:rPr>
          <w:rFonts w:ascii="Tahoma" w:hAnsi="Tahoma" w:cs="Tahoma"/>
          <w:lang w:val="en-GB"/>
        </w:rPr>
      </w:pPr>
      <w:r w:rsidRPr="00FB6B8A">
        <w:rPr>
          <w:rFonts w:ascii="Tahoma" w:hAnsi="Tahoma" w:cs="Tahoma"/>
          <w:u w:val="single"/>
          <w:lang w:val="en-GB"/>
        </w:rPr>
        <w:t>If needed</w:t>
      </w:r>
      <w:r w:rsidRPr="00EB3732">
        <w:rPr>
          <w:rFonts w:ascii="Tahoma" w:hAnsi="Tahoma" w:cs="Tahoma"/>
          <w:lang w:val="en-GB"/>
        </w:rPr>
        <w:t xml:space="preserve"> (</w:t>
      </w:r>
      <w:r>
        <w:rPr>
          <w:rFonts w:ascii="Tahoma" w:hAnsi="Tahoma" w:cs="Tahoma"/>
          <w:lang w:val="en-GB"/>
        </w:rPr>
        <w:t xml:space="preserve">for </w:t>
      </w:r>
      <w:r w:rsidRPr="00EB3732">
        <w:rPr>
          <w:rFonts w:ascii="Tahoma" w:hAnsi="Tahoma" w:cs="Tahoma"/>
          <w:lang w:val="en-GB"/>
        </w:rPr>
        <w:t xml:space="preserve">outdated </w:t>
      </w:r>
      <w:r>
        <w:rPr>
          <w:rFonts w:ascii="Tahoma" w:hAnsi="Tahoma" w:cs="Tahoma"/>
          <w:lang w:val="en-GB"/>
        </w:rPr>
        <w:t xml:space="preserve">or </w:t>
      </w:r>
      <w:r w:rsidRPr="00EB3732">
        <w:rPr>
          <w:rFonts w:ascii="Tahoma" w:hAnsi="Tahoma" w:cs="Tahoma"/>
          <w:lang w:val="en-GB"/>
        </w:rPr>
        <w:t>update</w:t>
      </w:r>
      <w:r>
        <w:rPr>
          <w:rFonts w:ascii="Tahoma" w:hAnsi="Tahoma" w:cs="Tahoma"/>
          <w:lang w:val="en-GB"/>
        </w:rPr>
        <w:t xml:space="preserve">d </w:t>
      </w:r>
      <w:r w:rsidRPr="00EB3732">
        <w:rPr>
          <w:rFonts w:ascii="Tahoma" w:hAnsi="Tahoma" w:cs="Tahoma"/>
          <w:lang w:val="en-GB"/>
        </w:rPr>
        <w:t>st</w:t>
      </w:r>
      <w:r>
        <w:rPr>
          <w:rFonts w:ascii="Tahoma" w:hAnsi="Tahoma" w:cs="Tahoma"/>
          <w:lang w:val="en-GB"/>
        </w:rPr>
        <w:t>andard portions)</w:t>
      </w:r>
      <w:r w:rsidRPr="00EB3732">
        <w:rPr>
          <w:rFonts w:ascii="Tahoma" w:hAnsi="Tahoma" w:cs="Tahoma"/>
          <w:lang w:val="en-GB"/>
        </w:rPr>
        <w:t xml:space="preserve"> reorder </w:t>
      </w:r>
      <w:r>
        <w:rPr>
          <w:rFonts w:ascii="Tahoma" w:hAnsi="Tahoma" w:cs="Tahoma"/>
          <w:lang w:val="en-GB"/>
        </w:rPr>
        <w:t>the standard portion</w:t>
      </w:r>
      <w:r w:rsidRPr="00EB3732">
        <w:rPr>
          <w:rFonts w:ascii="Tahoma" w:hAnsi="Tahoma" w:cs="Tahoma"/>
          <w:lang w:val="en-GB"/>
        </w:rPr>
        <w:t xml:space="preserve"> using the order indicated in the original Excel or doc FDSTD file</w:t>
      </w:r>
      <w:r>
        <w:rPr>
          <w:rFonts w:ascii="Tahoma" w:hAnsi="Tahoma" w:cs="Tahoma"/>
          <w:lang w:val="en-GB"/>
        </w:rPr>
        <w:t>.</w:t>
      </w:r>
      <w:r w:rsidRPr="00EB3732">
        <w:rPr>
          <w:rFonts w:ascii="Tahoma" w:hAnsi="Tahoma" w:cs="Tahoma"/>
          <w:lang w:val="en-GB"/>
        </w:rPr>
        <w:t xml:space="preserve"> </w:t>
      </w:r>
      <w:r>
        <w:rPr>
          <w:rFonts w:ascii="Tahoma" w:hAnsi="Tahoma" w:cs="Tahoma"/>
          <w:lang w:val="en-GB"/>
        </w:rPr>
        <w:t>You have to p</w:t>
      </w:r>
      <w:r w:rsidRPr="00EB3732">
        <w:rPr>
          <w:rFonts w:ascii="Tahoma" w:hAnsi="Tahoma" w:cs="Tahoma"/>
          <w:lang w:val="en-GB"/>
        </w:rPr>
        <w:t xml:space="preserve">ut the NOT TO BE USED </w:t>
      </w:r>
      <w:r>
        <w:rPr>
          <w:rFonts w:ascii="Tahoma" w:hAnsi="Tahoma" w:cs="Tahoma"/>
          <w:lang w:val="en-GB"/>
        </w:rPr>
        <w:t xml:space="preserve">standard portions (older ones) </w:t>
      </w:r>
      <w:r w:rsidRPr="00EB3732">
        <w:rPr>
          <w:rFonts w:ascii="Tahoma" w:hAnsi="Tahoma" w:cs="Tahoma"/>
          <w:lang w:val="en-GB"/>
        </w:rPr>
        <w:t xml:space="preserve">at the end of the list </w:t>
      </w:r>
      <w:r>
        <w:rPr>
          <w:rFonts w:ascii="Tahoma" w:hAnsi="Tahoma" w:cs="Tahoma"/>
          <w:lang w:val="en-GB"/>
        </w:rPr>
        <w:t>with higher D_ORDER value.</w:t>
      </w:r>
    </w:p>
    <w:p w:rsidR="00D36EEA" w:rsidDel="00E40CE4" w:rsidRDefault="00D36EEA" w:rsidP="00004F9B">
      <w:pPr>
        <w:pStyle w:val="ListParagraph"/>
        <w:numPr>
          <w:ilvl w:val="0"/>
          <w:numId w:val="15"/>
        </w:numPr>
        <w:ind w:left="1134" w:hanging="283"/>
        <w:rPr>
          <w:del w:id="10" w:author="Casagrande Corinne" w:date="2015-12-10T17:54:00Z"/>
          <w:rFonts w:ascii="Tahoma" w:hAnsi="Tahoma" w:cs="Tahoma"/>
          <w:lang w:val="en-GB"/>
        </w:rPr>
      </w:pPr>
      <w:del w:id="11" w:author="Casagrande Corinne" w:date="2015-12-10T17:54:00Z">
        <w:r w:rsidDel="00E40CE4">
          <w:rPr>
            <w:rFonts w:ascii="Tahoma" w:hAnsi="Tahoma" w:cs="Tahoma"/>
            <w:lang w:val="en-GB"/>
          </w:rPr>
          <w:delText>#</w:delText>
        </w:r>
        <w:r w:rsidRPr="00605880" w:rsidDel="00E40CE4">
          <w:rPr>
            <w:rFonts w:ascii="Tahoma" w:hAnsi="Tahoma" w:cs="Tahoma"/>
            <w:lang w:val="en-GB"/>
          </w:rPr>
          <w:delText>STD</w:delText>
        </w:r>
        <w:r w:rsidR="00505D2A" w:rsidDel="00E40CE4">
          <w:rPr>
            <w:rFonts w:ascii="Tahoma" w:hAnsi="Tahoma" w:cs="Tahoma"/>
            <w:lang w:val="en-GB"/>
          </w:rPr>
          <w:delText>P</w:delText>
        </w:r>
        <w:r w:rsidRPr="00605880" w:rsidDel="00E40CE4">
          <w:rPr>
            <w:rFonts w:ascii="Tahoma" w:hAnsi="Tahoma" w:cs="Tahoma"/>
            <w:lang w:val="en-GB"/>
          </w:rPr>
          <w:delText>_UNIT</w:delText>
        </w:r>
        <w:r w:rsidDel="00E40CE4">
          <w:rPr>
            <w:rFonts w:ascii="Tahoma" w:hAnsi="Tahoma" w:cs="Tahoma"/>
            <w:lang w:val="en-GB"/>
          </w:rPr>
          <w:delText xml:space="preserve">: </w:delText>
        </w:r>
      </w:del>
    </w:p>
    <w:p w:rsidR="00505D2A" w:rsidDel="00E40CE4" w:rsidRDefault="00505D2A" w:rsidP="00892DBF">
      <w:pPr>
        <w:ind w:left="1134"/>
        <w:rPr>
          <w:del w:id="12" w:author="Casagrande Corinne" w:date="2015-12-10T17:54:00Z"/>
          <w:rFonts w:ascii="Tahoma" w:hAnsi="Tahoma" w:cs="Tahoma"/>
          <w:lang w:val="en-GB"/>
        </w:rPr>
      </w:pPr>
      <w:del w:id="13" w:author="Casagrande Corinne" w:date="2015-12-10T17:54:00Z">
        <w:r w:rsidDel="00E40CE4">
          <w:rPr>
            <w:rFonts w:ascii="Tahoma" w:hAnsi="Tahoma" w:cs="Tahoma"/>
            <w:lang w:val="en-GB"/>
          </w:rPr>
          <w:delText>Add ‘G’ and Sea</w:delText>
        </w:r>
        <w:r w:rsidRPr="00EB3732" w:rsidDel="00E40CE4">
          <w:rPr>
            <w:rFonts w:ascii="Tahoma" w:hAnsi="Tahoma" w:cs="Tahoma"/>
            <w:lang w:val="en-GB"/>
          </w:rPr>
          <w:delText xml:space="preserve">rch on “$” in COMMENT to manage </w:delText>
        </w:r>
        <w:r w:rsidDel="00E40CE4">
          <w:rPr>
            <w:rFonts w:ascii="Tahoma" w:hAnsi="Tahoma" w:cs="Tahoma"/>
            <w:lang w:val="en-GB"/>
          </w:rPr>
          <w:delText xml:space="preserve">the </w:delText>
        </w:r>
        <w:r w:rsidRPr="00EB3732" w:rsidDel="00E40CE4">
          <w:rPr>
            <w:rFonts w:ascii="Tahoma" w:hAnsi="Tahoma" w:cs="Tahoma"/>
            <w:lang w:val="en-GB"/>
          </w:rPr>
          <w:delText>volumes</w:delText>
        </w:r>
        <w:r w:rsidDel="00E40CE4">
          <w:rPr>
            <w:rFonts w:ascii="Tahoma" w:hAnsi="Tahoma" w:cs="Tahoma"/>
            <w:lang w:val="en-GB"/>
          </w:rPr>
          <w:delText>.</w:delText>
        </w:r>
      </w:del>
    </w:p>
    <w:p w:rsidR="00505D2A" w:rsidDel="00E40CE4" w:rsidRDefault="00505D2A" w:rsidP="00004F9B">
      <w:pPr>
        <w:pStyle w:val="ListParagraph"/>
        <w:numPr>
          <w:ilvl w:val="0"/>
          <w:numId w:val="15"/>
        </w:numPr>
        <w:ind w:left="1134" w:hanging="283"/>
        <w:rPr>
          <w:del w:id="14" w:author="Casagrande Corinne" w:date="2015-12-10T17:54:00Z"/>
          <w:rFonts w:ascii="Tahoma" w:hAnsi="Tahoma" w:cs="Tahoma"/>
          <w:lang w:val="en-GB"/>
        </w:rPr>
      </w:pPr>
      <w:del w:id="15" w:author="Casagrande Corinne" w:date="2015-12-10T17:54:00Z">
        <w:r w:rsidDel="00E40CE4">
          <w:rPr>
            <w:rFonts w:ascii="Tahoma" w:hAnsi="Tahoma" w:cs="Tahoma"/>
            <w:lang w:val="en-GB"/>
          </w:rPr>
          <w:delText>#</w:delText>
        </w:r>
        <w:r w:rsidRPr="00605880" w:rsidDel="00E40CE4">
          <w:rPr>
            <w:rFonts w:ascii="Tahoma" w:hAnsi="Tahoma" w:cs="Tahoma"/>
            <w:lang w:val="en-GB"/>
          </w:rPr>
          <w:delText>STD</w:delText>
        </w:r>
        <w:r w:rsidDel="00E40CE4">
          <w:rPr>
            <w:rFonts w:ascii="Tahoma" w:hAnsi="Tahoma" w:cs="Tahoma"/>
            <w:lang w:val="en-GB"/>
          </w:rPr>
          <w:delText>P</w:delText>
        </w:r>
        <w:r w:rsidRPr="00605880" w:rsidDel="00E40CE4">
          <w:rPr>
            <w:rFonts w:ascii="Tahoma" w:hAnsi="Tahoma" w:cs="Tahoma"/>
            <w:lang w:val="en-GB"/>
          </w:rPr>
          <w:delText>_</w:delText>
        </w:r>
        <w:r w:rsidDel="00E40CE4">
          <w:rPr>
            <w:rFonts w:ascii="Tahoma" w:hAnsi="Tahoma" w:cs="Tahoma"/>
            <w:lang w:val="en-GB"/>
          </w:rPr>
          <w:delText>QUANT:</w:delText>
        </w:r>
      </w:del>
    </w:p>
    <w:p w:rsidR="00505D2A" w:rsidDel="00E40CE4" w:rsidRDefault="00505D2A" w:rsidP="00892DBF">
      <w:pPr>
        <w:ind w:left="1134"/>
        <w:rPr>
          <w:del w:id="16" w:author="Casagrande Corinne" w:date="2015-12-10T17:54:00Z"/>
          <w:rFonts w:ascii="Tahoma" w:hAnsi="Tahoma" w:cs="Tahoma"/>
          <w:lang w:val="en-GB"/>
        </w:rPr>
      </w:pPr>
      <w:del w:id="17" w:author="Casagrande Corinne" w:date="2015-12-10T17:54:00Z">
        <w:r w:rsidDel="00E40CE4">
          <w:rPr>
            <w:rFonts w:ascii="Tahoma" w:hAnsi="Tahoma" w:cs="Tahoma"/>
            <w:lang w:val="en-GB"/>
          </w:rPr>
          <w:delText>Sea</w:delText>
        </w:r>
        <w:r w:rsidRPr="00EB3732" w:rsidDel="00E40CE4">
          <w:rPr>
            <w:rFonts w:ascii="Tahoma" w:hAnsi="Tahoma" w:cs="Tahoma"/>
            <w:lang w:val="en-GB"/>
          </w:rPr>
          <w:delText xml:space="preserve">rch on “$” in COMMENT to manage </w:delText>
        </w:r>
        <w:r w:rsidDel="00E40CE4">
          <w:rPr>
            <w:rFonts w:ascii="Tahoma" w:hAnsi="Tahoma" w:cs="Tahoma"/>
            <w:lang w:val="en-GB"/>
          </w:rPr>
          <w:delText>decimal figures.</w:delText>
        </w:r>
      </w:del>
    </w:p>
    <w:p w:rsidR="00505D2A" w:rsidRDefault="00505D2A" w:rsidP="00004F9B">
      <w:pPr>
        <w:pStyle w:val="ListParagraph"/>
        <w:numPr>
          <w:ilvl w:val="0"/>
          <w:numId w:val="15"/>
        </w:numPr>
        <w:ind w:left="1134" w:hanging="283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#</w:t>
      </w:r>
      <w:r w:rsidRPr="00EB3732">
        <w:rPr>
          <w:rFonts w:ascii="Tahoma" w:hAnsi="Tahoma" w:cs="Tahoma"/>
          <w:lang w:val="en-GB"/>
        </w:rPr>
        <w:t>COMMENT</w:t>
      </w:r>
      <w:r>
        <w:rPr>
          <w:rFonts w:ascii="Tahoma" w:hAnsi="Tahoma" w:cs="Tahoma"/>
          <w:lang w:val="en-GB"/>
        </w:rPr>
        <w:t>:</w:t>
      </w:r>
    </w:p>
    <w:p w:rsidR="00505D2A" w:rsidRDefault="00505D2A" w:rsidP="00892DBF">
      <w:pPr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Check if it is not truncated or if special characters are needed. If yes, </w:t>
      </w:r>
      <w:r w:rsidRPr="00EB3732">
        <w:rPr>
          <w:rFonts w:ascii="Tahoma" w:hAnsi="Tahoma" w:cs="Tahoma"/>
          <w:lang w:val="en-GB"/>
        </w:rPr>
        <w:t>retrieve the whole comments using the original Excel or doc FDSTD file</w:t>
      </w:r>
      <w:r>
        <w:rPr>
          <w:rFonts w:ascii="Tahoma" w:hAnsi="Tahoma" w:cs="Tahoma"/>
          <w:lang w:val="en-GB"/>
        </w:rPr>
        <w:t>.</w:t>
      </w:r>
    </w:p>
    <w:p w:rsidR="00505D2A" w:rsidDel="00E40CE4" w:rsidRDefault="00505D2A" w:rsidP="00892DBF">
      <w:pPr>
        <w:ind w:left="1134"/>
        <w:rPr>
          <w:del w:id="18" w:author="Casagrande Corinne" w:date="2015-12-10T17:54:00Z"/>
          <w:rFonts w:ascii="Tahoma" w:hAnsi="Tahoma" w:cs="Tahoma"/>
          <w:lang w:val="en-GB"/>
        </w:rPr>
      </w:pPr>
      <w:del w:id="19" w:author="Casagrande Corinne" w:date="2015-12-10T17:54:00Z">
        <w:r w:rsidDel="00E40CE4">
          <w:rPr>
            <w:rFonts w:ascii="Tahoma" w:hAnsi="Tahoma" w:cs="Tahoma"/>
            <w:lang w:val="en-GB"/>
          </w:rPr>
          <w:delText>D</w:delText>
        </w:r>
        <w:r w:rsidRPr="00EB3732" w:rsidDel="00E40CE4">
          <w:rPr>
            <w:rFonts w:ascii="Tahoma" w:hAnsi="Tahoma" w:cs="Tahoma"/>
            <w:lang w:val="en-GB"/>
          </w:rPr>
          <w:delText xml:space="preserve">elete flags </w:delText>
        </w:r>
        <w:r w:rsidDel="00E40CE4">
          <w:rPr>
            <w:rFonts w:ascii="Tahoma" w:hAnsi="Tahoma" w:cs="Tahoma"/>
            <w:lang w:val="en-GB"/>
          </w:rPr>
          <w:delText xml:space="preserve">(e.g. $) </w:delText>
        </w:r>
        <w:r w:rsidRPr="00EB3732" w:rsidDel="00E40CE4">
          <w:rPr>
            <w:rFonts w:ascii="Tahoma" w:hAnsi="Tahoma" w:cs="Tahoma"/>
            <w:lang w:val="en-GB"/>
          </w:rPr>
          <w:delText>from comments</w:delText>
        </w:r>
      </w:del>
    </w:p>
    <w:p w:rsidR="00505D2A" w:rsidRDefault="00505D2A" w:rsidP="00505D2A">
      <w:pPr>
        <w:ind w:left="851"/>
        <w:rPr>
          <w:rFonts w:ascii="Tahoma" w:hAnsi="Tahoma" w:cs="Tahoma"/>
          <w:lang w:val="en-GB"/>
        </w:rPr>
      </w:pPr>
    </w:p>
    <w:p w:rsidR="00AF71D7" w:rsidRPr="00505D2A" w:rsidRDefault="00AF71D7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505D2A">
        <w:rPr>
          <w:rFonts w:ascii="Tahoma" w:hAnsi="Tahoma" w:cs="Tahoma"/>
          <w:b/>
          <w:lang w:val="en-GB"/>
        </w:rPr>
        <w:t>MAX</w:t>
      </w:r>
      <w:r>
        <w:rPr>
          <w:rFonts w:ascii="Tahoma" w:hAnsi="Tahoma" w:cs="Tahoma"/>
          <w:b/>
          <w:lang w:val="en-GB"/>
        </w:rPr>
        <w:t>R</w:t>
      </w:r>
      <w:r w:rsidRPr="00505D2A">
        <w:rPr>
          <w:rFonts w:ascii="Tahoma" w:hAnsi="Tahoma" w:cs="Tahoma"/>
          <w:b/>
          <w:lang w:val="en-GB"/>
        </w:rPr>
        <w:t>VAL</w:t>
      </w:r>
    </w:p>
    <w:p w:rsidR="00AF71D7" w:rsidRDefault="00AF71D7" w:rsidP="00AF71D7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 w:rsidRPr="00505D2A">
        <w:rPr>
          <w:rFonts w:ascii="Tahoma" w:hAnsi="Tahoma" w:cs="Tahoma"/>
          <w:lang w:val="en-GB"/>
        </w:rPr>
        <w:t>MAX</w:t>
      </w:r>
      <w:r>
        <w:rPr>
          <w:rFonts w:ascii="Tahoma" w:hAnsi="Tahoma" w:cs="Tahoma"/>
          <w:lang w:val="en-GB"/>
        </w:rPr>
        <w:t>R</w:t>
      </w:r>
      <w:r w:rsidRPr="00505D2A">
        <w:rPr>
          <w:rFonts w:ascii="Tahoma" w:hAnsi="Tahoma" w:cs="Tahoma"/>
          <w:lang w:val="en-GB"/>
        </w:rPr>
        <w:t>VAL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>.</w:t>
      </w:r>
    </w:p>
    <w:p w:rsidR="00AF71D7" w:rsidRDefault="00AF71D7" w:rsidP="00AF71D7">
      <w:pPr>
        <w:ind w:left="851"/>
        <w:rPr>
          <w:rFonts w:ascii="Tahoma" w:hAnsi="Tahoma" w:cs="Tahoma"/>
          <w:lang w:val="en-GB"/>
        </w:rPr>
      </w:pPr>
    </w:p>
    <w:p w:rsidR="00D529A2" w:rsidRPr="00505D2A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505D2A">
        <w:rPr>
          <w:rFonts w:ascii="Tahoma" w:hAnsi="Tahoma" w:cs="Tahoma"/>
          <w:b/>
          <w:lang w:val="en-GB"/>
        </w:rPr>
        <w:t>MAXVAL</w:t>
      </w:r>
    </w:p>
    <w:p w:rsidR="00505D2A" w:rsidRDefault="00505D2A" w:rsidP="00505D2A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 w:rsidRPr="00505D2A">
        <w:rPr>
          <w:rFonts w:ascii="Tahoma" w:hAnsi="Tahoma" w:cs="Tahoma"/>
          <w:lang w:val="en-GB"/>
        </w:rPr>
        <w:t>MAXVAL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>.</w:t>
      </w:r>
    </w:p>
    <w:p w:rsidR="00505D2A" w:rsidRDefault="00505D2A" w:rsidP="00505D2A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Insert additional specific values for e.g. powdered milk and coffee</w:t>
      </w:r>
    </w:p>
    <w:p w:rsidR="00D529A2" w:rsidRPr="00E40CE4" w:rsidRDefault="00D529A2" w:rsidP="00D529A2">
      <w:pPr>
        <w:pStyle w:val="ListParagraph"/>
        <w:rPr>
          <w:rFonts w:ascii="Tahoma" w:hAnsi="Tahoma" w:cs="Tahoma"/>
          <w:lang w:val="en-GB"/>
        </w:rPr>
      </w:pPr>
    </w:p>
    <w:p w:rsidR="00D529A2" w:rsidRPr="00505D2A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505D2A">
        <w:rPr>
          <w:rFonts w:ascii="Tahoma" w:hAnsi="Tahoma" w:cs="Tahoma"/>
          <w:b/>
          <w:lang w:val="en-GB"/>
        </w:rPr>
        <w:t>MIXEDING</w:t>
      </w:r>
    </w:p>
    <w:p w:rsidR="00505D2A" w:rsidRDefault="00505D2A" w:rsidP="00505D2A">
      <w:pPr>
        <w:ind w:left="851"/>
        <w:rPr>
          <w:rFonts w:ascii="Tahoma" w:hAnsi="Tahoma" w:cs="Tahoma"/>
          <w:lang w:val="en-GB"/>
        </w:rPr>
      </w:pPr>
      <w:r w:rsidRPr="00505D2A">
        <w:rPr>
          <w:rFonts w:ascii="Tahoma" w:hAnsi="Tahoma" w:cs="Tahoma"/>
          <w:lang w:val="en-GB"/>
        </w:rPr>
        <w:t>Copy the MIXED</w:t>
      </w:r>
      <w:r>
        <w:rPr>
          <w:rFonts w:ascii="Tahoma" w:hAnsi="Tahoma" w:cs="Tahoma"/>
          <w:lang w:val="en-GB"/>
        </w:rPr>
        <w:t>ING</w:t>
      </w:r>
      <w:r w:rsidRPr="00505D2A">
        <w:rPr>
          <w:rFonts w:ascii="Tahoma" w:hAnsi="Tahoma" w:cs="Tahoma"/>
          <w:lang w:val="en-GB"/>
        </w:rPr>
        <w:t xml:space="preserve"> worksheet </w:t>
      </w:r>
      <w:r>
        <w:rPr>
          <w:rFonts w:ascii="Tahoma" w:hAnsi="Tahoma" w:cs="Tahoma"/>
          <w:lang w:val="en-GB"/>
        </w:rPr>
        <w:t>f</w:t>
      </w:r>
      <w:r w:rsidRPr="00505D2A">
        <w:rPr>
          <w:rFonts w:ascii="Tahoma" w:hAnsi="Tahoma" w:cs="Tahoma"/>
          <w:lang w:val="en-GB"/>
        </w:rPr>
        <w:t>rom the export of the Recipe Manager application</w:t>
      </w:r>
    </w:p>
    <w:p w:rsidR="00505D2A" w:rsidRPr="00505D2A" w:rsidRDefault="00505D2A" w:rsidP="00505D2A">
      <w:pPr>
        <w:ind w:left="851"/>
        <w:rPr>
          <w:rFonts w:ascii="Tahoma" w:hAnsi="Tahoma" w:cs="Tahoma"/>
          <w:lang w:val="en-GB"/>
        </w:rPr>
      </w:pPr>
    </w:p>
    <w:p w:rsidR="00505D2A" w:rsidRPr="00505D2A" w:rsidRDefault="00505D2A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505D2A">
        <w:rPr>
          <w:rFonts w:ascii="Tahoma" w:hAnsi="Tahoma" w:cs="Tahoma"/>
          <w:b/>
          <w:lang w:val="en-GB"/>
        </w:rPr>
        <w:t>MIXEDING</w:t>
      </w:r>
      <w:r>
        <w:rPr>
          <w:rFonts w:ascii="Tahoma" w:hAnsi="Tahoma" w:cs="Tahoma"/>
          <w:b/>
          <w:lang w:val="en-GB"/>
        </w:rPr>
        <w:t>_QT</w:t>
      </w:r>
    </w:p>
    <w:p w:rsidR="00505D2A" w:rsidRDefault="00505D2A" w:rsidP="00505D2A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If it exists, c</w:t>
      </w:r>
      <w:r w:rsidRPr="00505D2A">
        <w:rPr>
          <w:rFonts w:ascii="Tahoma" w:hAnsi="Tahoma" w:cs="Tahoma"/>
          <w:lang w:val="en-GB"/>
        </w:rPr>
        <w:t>opy the MIXED</w:t>
      </w:r>
      <w:r>
        <w:rPr>
          <w:rFonts w:ascii="Tahoma" w:hAnsi="Tahoma" w:cs="Tahoma"/>
          <w:lang w:val="en-GB"/>
        </w:rPr>
        <w:t>ING_QT</w:t>
      </w:r>
      <w:r w:rsidRPr="00505D2A">
        <w:rPr>
          <w:rFonts w:ascii="Tahoma" w:hAnsi="Tahoma" w:cs="Tahoma"/>
          <w:lang w:val="en-GB"/>
        </w:rPr>
        <w:t xml:space="preserve"> worksheet </w:t>
      </w:r>
      <w:r>
        <w:rPr>
          <w:rFonts w:ascii="Tahoma" w:hAnsi="Tahoma" w:cs="Tahoma"/>
          <w:lang w:val="en-GB"/>
        </w:rPr>
        <w:t>f</w:t>
      </w:r>
      <w:r w:rsidRPr="00505D2A">
        <w:rPr>
          <w:rFonts w:ascii="Tahoma" w:hAnsi="Tahoma" w:cs="Tahoma"/>
          <w:lang w:val="en-GB"/>
        </w:rPr>
        <w:t>rom the export of the Recipe Manager application</w:t>
      </w:r>
    </w:p>
    <w:p w:rsidR="00D529A2" w:rsidRPr="00EB3732" w:rsidRDefault="00D529A2" w:rsidP="00D529A2">
      <w:pPr>
        <w:ind w:left="360"/>
        <w:rPr>
          <w:rFonts w:ascii="Tahoma" w:hAnsi="Tahoma" w:cs="Tahoma"/>
          <w:color w:val="4F6228" w:themeColor="accent3" w:themeShade="80"/>
          <w:lang w:val="en-GB"/>
        </w:rPr>
      </w:pPr>
    </w:p>
    <w:p w:rsidR="00505D2A" w:rsidRPr="00505D2A" w:rsidRDefault="00505D2A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505D2A">
        <w:rPr>
          <w:rFonts w:ascii="Tahoma" w:hAnsi="Tahoma" w:cs="Tahoma"/>
          <w:b/>
          <w:lang w:val="en-GB"/>
        </w:rPr>
        <w:t>MIXEDREC</w:t>
      </w:r>
    </w:p>
    <w:p w:rsidR="00505D2A" w:rsidRDefault="00505D2A" w:rsidP="00505D2A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 w:rsidRPr="00505D2A">
        <w:rPr>
          <w:rFonts w:ascii="Tahoma" w:hAnsi="Tahoma" w:cs="Tahoma"/>
          <w:lang w:val="en-GB"/>
        </w:rPr>
        <w:t>M</w:t>
      </w:r>
      <w:r>
        <w:rPr>
          <w:rFonts w:ascii="Tahoma" w:hAnsi="Tahoma" w:cs="Tahoma"/>
          <w:lang w:val="en-GB"/>
        </w:rPr>
        <w:t>IXEDREC</w:t>
      </w:r>
      <w:r w:rsidRPr="000215F4">
        <w:rPr>
          <w:rFonts w:ascii="Tahoma" w:hAnsi="Tahoma" w:cs="Tahoma"/>
          <w:lang w:val="en-GB"/>
        </w:rPr>
        <w:t xml:space="preserve"> worksheet </w:t>
      </w:r>
      <w:r>
        <w:rPr>
          <w:rFonts w:ascii="Tahoma" w:hAnsi="Tahoma" w:cs="Tahoma"/>
          <w:lang w:val="en-GB"/>
        </w:rPr>
        <w:t>f</w:t>
      </w:r>
      <w:r w:rsidRPr="00EB3732">
        <w:rPr>
          <w:rFonts w:ascii="Tahoma" w:hAnsi="Tahoma" w:cs="Tahoma"/>
          <w:lang w:val="en-GB"/>
        </w:rPr>
        <w:t>rom the export of the Recipe Manager application</w:t>
      </w:r>
    </w:p>
    <w:p w:rsidR="00505D2A" w:rsidRPr="00EB3732" w:rsidRDefault="00505D2A" w:rsidP="00505D2A">
      <w:pPr>
        <w:ind w:left="851"/>
        <w:rPr>
          <w:rFonts w:ascii="Tahoma" w:hAnsi="Tahoma" w:cs="Tahoma"/>
          <w:lang w:val="en-GB"/>
        </w:rPr>
      </w:pPr>
    </w:p>
    <w:p w:rsidR="005B0A46" w:rsidRPr="005B0A46" w:rsidRDefault="005B0A46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5B0A46">
        <w:rPr>
          <w:rFonts w:ascii="Tahoma" w:hAnsi="Tahoma" w:cs="Tahoma"/>
          <w:b/>
          <w:lang w:val="en-GB"/>
        </w:rPr>
        <w:t>MONTHS</w:t>
      </w:r>
    </w:p>
    <w:p w:rsidR="005B0A46" w:rsidRDefault="005B0A46" w:rsidP="005B0A46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 w:rsidRPr="005B0A46">
        <w:rPr>
          <w:rFonts w:ascii="Tahoma" w:hAnsi="Tahoma" w:cs="Tahoma"/>
          <w:lang w:val="en-GB"/>
        </w:rPr>
        <w:t>MONTHS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 xml:space="preserve">. </w:t>
      </w:r>
      <w:r w:rsidRPr="00EB3732">
        <w:rPr>
          <w:rFonts w:ascii="Tahoma" w:hAnsi="Tahoma" w:cs="Tahoma"/>
          <w:lang w:val="en-GB"/>
        </w:rPr>
        <w:t>A priori no change</w:t>
      </w:r>
    </w:p>
    <w:p w:rsidR="00E1675C" w:rsidRPr="00E1675C" w:rsidRDefault="00E1675C" w:rsidP="00E1675C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Note: MONTH  </w:t>
      </w:r>
      <w:r w:rsidRPr="00E1675C">
        <w:rPr>
          <w:rFonts w:ascii="Tahoma" w:hAnsi="Tahoma" w:cs="Tahoma"/>
          <w:lang w:val="en-GB"/>
        </w:rPr>
        <w:sym w:font="Wingdings" w:char="F0E0"/>
      </w:r>
      <w:r>
        <w:rPr>
          <w:rFonts w:ascii="Tahoma" w:hAnsi="Tahoma" w:cs="Tahoma"/>
          <w:lang w:val="en-GB"/>
        </w:rPr>
        <w:t xml:space="preserve">  20 characters</w:t>
      </w:r>
    </w:p>
    <w:p w:rsidR="005B0A46" w:rsidRPr="00EB3732" w:rsidRDefault="005B0A46" w:rsidP="005B0A46">
      <w:pPr>
        <w:ind w:left="360"/>
        <w:rPr>
          <w:rFonts w:ascii="Tahoma" w:hAnsi="Tahoma" w:cs="Tahoma"/>
          <w:lang w:val="en-GB"/>
        </w:rPr>
      </w:pPr>
    </w:p>
    <w:p w:rsidR="005B0A46" w:rsidRPr="005B0A46" w:rsidRDefault="005B0A46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5B0A46">
        <w:rPr>
          <w:rFonts w:ascii="Tahoma" w:hAnsi="Tahoma" w:cs="Tahoma"/>
          <w:b/>
          <w:lang w:val="en-GB"/>
        </w:rPr>
        <w:t>NUTLIMIT</w:t>
      </w:r>
    </w:p>
    <w:p w:rsidR="00892DBF" w:rsidRDefault="005B0A46" w:rsidP="005B0A46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 w:rsidRPr="005B0A46">
        <w:rPr>
          <w:rFonts w:ascii="Tahoma" w:hAnsi="Tahoma" w:cs="Tahoma"/>
          <w:lang w:val="en-GB"/>
        </w:rPr>
        <w:t>NUTLIMIT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 xml:space="preserve">. </w:t>
      </w:r>
      <w:proofErr w:type="gramStart"/>
      <w:r w:rsidRPr="00EB3732">
        <w:rPr>
          <w:rFonts w:ascii="Tahoma" w:hAnsi="Tahoma" w:cs="Tahoma"/>
          <w:lang w:val="en-GB"/>
        </w:rPr>
        <w:t>A priori no change</w:t>
      </w:r>
      <w:r w:rsidR="00DB1B31">
        <w:rPr>
          <w:rFonts w:ascii="Tahoma" w:hAnsi="Tahoma" w:cs="Tahoma"/>
          <w:lang w:val="en-GB"/>
        </w:rPr>
        <w:t>.</w:t>
      </w:r>
      <w:proofErr w:type="gramEnd"/>
      <w:r w:rsidR="00DB1B31">
        <w:rPr>
          <w:rFonts w:ascii="Tahoma" w:hAnsi="Tahoma" w:cs="Tahoma"/>
          <w:lang w:val="en-GB"/>
        </w:rPr>
        <w:t xml:space="preserve"> </w:t>
      </w:r>
    </w:p>
    <w:p w:rsidR="005B0A46" w:rsidRDefault="00DB1B31" w:rsidP="005B0A46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It is also available in the folder </w:t>
      </w:r>
      <w:r w:rsidR="00F442F1" w:rsidRPr="00F442F1">
        <w:rPr>
          <w:rFonts w:ascii="Tahoma" w:hAnsi="Tahoma" w:cs="Tahoma"/>
          <w:i/>
          <w:color w:val="0000FF"/>
          <w:lang w:val="en-GB"/>
        </w:rPr>
        <w:t>\</w:t>
      </w:r>
      <w:r w:rsidRPr="00F442F1">
        <w:rPr>
          <w:rFonts w:ascii="Tahoma" w:hAnsi="Tahoma" w:cs="Tahoma"/>
          <w:i/>
          <w:color w:val="0000FF"/>
          <w:lang w:val="en-GB"/>
        </w:rPr>
        <w:t>DEX\GLOBODIET_DB\3_COMMON\LIBRARY e-SMP\db3-files</w:t>
      </w:r>
    </w:p>
    <w:p w:rsidR="00E1675C" w:rsidRPr="00E1675C" w:rsidRDefault="00E1675C" w:rsidP="00E1675C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Notes: NAME &amp; UNIT  </w:t>
      </w:r>
      <w:r w:rsidRPr="00E1675C">
        <w:rPr>
          <w:rFonts w:ascii="Tahoma" w:hAnsi="Tahoma" w:cs="Tahoma"/>
          <w:lang w:val="en-GB"/>
        </w:rPr>
        <w:sym w:font="Wingdings" w:char="F0E0"/>
      </w:r>
      <w:r>
        <w:rPr>
          <w:rFonts w:ascii="Tahoma" w:hAnsi="Tahoma" w:cs="Tahoma"/>
          <w:lang w:val="en-GB"/>
        </w:rPr>
        <w:t xml:space="preserve">  50 characters</w:t>
      </w:r>
    </w:p>
    <w:p w:rsidR="00D529A2" w:rsidRPr="00EB3732" w:rsidRDefault="00D529A2" w:rsidP="00D529A2">
      <w:pPr>
        <w:rPr>
          <w:rFonts w:ascii="Tahoma" w:hAnsi="Tahoma" w:cs="Tahoma"/>
          <w:lang w:val="en-GB"/>
        </w:rPr>
      </w:pPr>
    </w:p>
    <w:p w:rsidR="00D529A2" w:rsidRPr="005B0A46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5B0A46">
        <w:rPr>
          <w:rFonts w:ascii="Tahoma" w:hAnsi="Tahoma" w:cs="Tahoma"/>
          <w:b/>
          <w:lang w:val="en-GB"/>
        </w:rPr>
        <w:t>NUTRIENT</w:t>
      </w:r>
    </w:p>
    <w:p w:rsidR="005B0A46" w:rsidRDefault="005B0A46" w:rsidP="005B0A46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 w:rsidRPr="005B0A46">
        <w:rPr>
          <w:rFonts w:ascii="Tahoma" w:hAnsi="Tahoma" w:cs="Tahoma"/>
          <w:lang w:val="en-GB"/>
        </w:rPr>
        <w:t>NUT</w:t>
      </w:r>
      <w:r>
        <w:rPr>
          <w:rFonts w:ascii="Tahoma" w:hAnsi="Tahoma" w:cs="Tahoma"/>
          <w:lang w:val="en-GB"/>
        </w:rPr>
        <w:t>R</w:t>
      </w:r>
      <w:r w:rsidRPr="005B0A46">
        <w:rPr>
          <w:rFonts w:ascii="Tahoma" w:hAnsi="Tahoma" w:cs="Tahoma"/>
          <w:lang w:val="en-GB"/>
        </w:rPr>
        <w:t>I</w:t>
      </w:r>
      <w:r>
        <w:rPr>
          <w:rFonts w:ascii="Tahoma" w:hAnsi="Tahoma" w:cs="Tahoma"/>
          <w:lang w:val="en-GB"/>
        </w:rPr>
        <w:t>ENT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 xml:space="preserve">. </w:t>
      </w:r>
      <w:r w:rsidRPr="00EB3732">
        <w:rPr>
          <w:rFonts w:ascii="Tahoma" w:hAnsi="Tahoma" w:cs="Tahoma"/>
          <w:lang w:val="en-GB"/>
        </w:rPr>
        <w:t>A priori no change</w:t>
      </w:r>
    </w:p>
    <w:p w:rsidR="00E40CE4" w:rsidRDefault="00E40CE4" w:rsidP="00E40CE4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It is also available in the folder </w:t>
      </w:r>
      <w:r w:rsidRPr="00F442F1">
        <w:rPr>
          <w:rFonts w:ascii="Tahoma" w:hAnsi="Tahoma" w:cs="Tahoma"/>
          <w:i/>
          <w:color w:val="0000FF"/>
          <w:lang w:val="en-GB"/>
        </w:rPr>
        <w:t>\DEX\GLOBODIET_DB\3_COMMON\LIBRARY e-SMP\db3-files</w:t>
      </w:r>
    </w:p>
    <w:p w:rsidR="00E1675C" w:rsidRPr="00E1675C" w:rsidRDefault="00E1675C" w:rsidP="00E1675C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Note: </w:t>
      </w:r>
      <w:r w:rsidR="006E2C20">
        <w:rPr>
          <w:rFonts w:ascii="Tahoma" w:hAnsi="Tahoma" w:cs="Tahoma"/>
          <w:lang w:val="en-GB"/>
        </w:rPr>
        <w:t>NTR_</w:t>
      </w:r>
      <w:r>
        <w:rPr>
          <w:rFonts w:ascii="Tahoma" w:hAnsi="Tahoma" w:cs="Tahoma"/>
          <w:lang w:val="en-GB"/>
        </w:rPr>
        <w:t xml:space="preserve">UNIT  </w:t>
      </w:r>
      <w:r w:rsidRPr="00E1675C">
        <w:rPr>
          <w:rFonts w:ascii="Tahoma" w:hAnsi="Tahoma" w:cs="Tahoma"/>
          <w:lang w:val="en-GB"/>
        </w:rPr>
        <w:sym w:font="Wingdings" w:char="F0E0"/>
      </w:r>
      <w:r>
        <w:rPr>
          <w:rFonts w:ascii="Tahoma" w:hAnsi="Tahoma" w:cs="Tahoma"/>
          <w:lang w:val="en-GB"/>
        </w:rPr>
        <w:t xml:space="preserve">  </w:t>
      </w:r>
      <w:r w:rsidR="006E2C20">
        <w:rPr>
          <w:rFonts w:ascii="Tahoma" w:hAnsi="Tahoma" w:cs="Tahoma"/>
          <w:lang w:val="en-GB"/>
        </w:rPr>
        <w:t>2</w:t>
      </w:r>
      <w:r>
        <w:rPr>
          <w:rFonts w:ascii="Tahoma" w:hAnsi="Tahoma" w:cs="Tahoma"/>
          <w:lang w:val="en-GB"/>
        </w:rPr>
        <w:t>0 characters</w:t>
      </w:r>
    </w:p>
    <w:p w:rsidR="00D529A2" w:rsidRPr="00EB3732" w:rsidRDefault="00D529A2" w:rsidP="00D529A2">
      <w:pPr>
        <w:rPr>
          <w:rFonts w:ascii="Tahoma" w:hAnsi="Tahoma" w:cs="Tahoma"/>
          <w:lang w:val="en-GB"/>
        </w:rPr>
      </w:pPr>
    </w:p>
    <w:p w:rsidR="00D529A2" w:rsidRPr="005B0A46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5B0A46">
        <w:rPr>
          <w:rFonts w:ascii="Tahoma" w:hAnsi="Tahoma" w:cs="Tahoma"/>
          <w:b/>
          <w:lang w:val="en-GB"/>
        </w:rPr>
        <w:t>PARAM</w:t>
      </w:r>
    </w:p>
    <w:p w:rsidR="00D529A2" w:rsidRPr="00EB3732" w:rsidRDefault="00D529A2" w:rsidP="005B0A46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Handled by Corinne</w:t>
      </w:r>
    </w:p>
    <w:p w:rsidR="00D529A2" w:rsidRPr="00EB3732" w:rsidRDefault="00D529A2" w:rsidP="00D529A2">
      <w:pPr>
        <w:rPr>
          <w:rFonts w:ascii="Tahoma" w:hAnsi="Tahoma" w:cs="Tahoma"/>
          <w:lang w:val="en-GB"/>
        </w:rPr>
      </w:pPr>
    </w:p>
    <w:p w:rsidR="00D529A2" w:rsidRPr="005B0A46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5B0A46">
        <w:rPr>
          <w:rFonts w:ascii="Tahoma" w:hAnsi="Tahoma" w:cs="Tahoma"/>
          <w:b/>
          <w:lang w:val="en-GB"/>
        </w:rPr>
        <w:t>PARAMDE</w:t>
      </w:r>
    </w:p>
    <w:p w:rsidR="00D529A2" w:rsidRPr="00EB3732" w:rsidRDefault="00D529A2" w:rsidP="005B0A46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Handled by Corinne</w:t>
      </w:r>
    </w:p>
    <w:p w:rsidR="00D529A2" w:rsidRPr="00EB3732" w:rsidRDefault="00D529A2" w:rsidP="00D529A2">
      <w:pPr>
        <w:rPr>
          <w:rFonts w:ascii="Tahoma" w:hAnsi="Tahoma" w:cs="Tahoma"/>
          <w:lang w:val="en-GB"/>
        </w:rPr>
      </w:pPr>
    </w:p>
    <w:p w:rsidR="00D529A2" w:rsidRPr="005B0A46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5B0A46">
        <w:rPr>
          <w:rFonts w:ascii="Tahoma" w:hAnsi="Tahoma" w:cs="Tahoma"/>
          <w:b/>
          <w:lang w:val="en-GB"/>
        </w:rPr>
        <w:t>POC</w:t>
      </w:r>
    </w:p>
    <w:p w:rsidR="005B0A46" w:rsidRDefault="005B0A46" w:rsidP="005B0A46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>
        <w:rPr>
          <w:rFonts w:ascii="Tahoma" w:hAnsi="Tahoma" w:cs="Tahoma"/>
          <w:lang w:val="en-GB"/>
        </w:rPr>
        <w:t>POC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 xml:space="preserve">. </w:t>
      </w:r>
    </w:p>
    <w:p w:rsidR="00892DBF" w:rsidRPr="00144A8C" w:rsidRDefault="00892DBF" w:rsidP="00892DBF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Fill in the </w:t>
      </w:r>
      <w:r w:rsidR="00F442F1">
        <w:rPr>
          <w:rFonts w:ascii="Tahoma" w:hAnsi="Tahoma" w:cs="Tahoma"/>
          <w:lang w:val="en-GB"/>
        </w:rPr>
        <w:t>column</w:t>
      </w:r>
      <w:r w:rsidRPr="00EB3732">
        <w:rPr>
          <w:rFonts w:ascii="Tahoma" w:hAnsi="Tahoma" w:cs="Tahoma"/>
          <w:lang w:val="en-GB"/>
        </w:rPr>
        <w:t>:</w:t>
      </w:r>
    </w:p>
    <w:p w:rsidR="00892DBF" w:rsidRDefault="00892DBF" w:rsidP="00004F9B">
      <w:pPr>
        <w:pStyle w:val="ListParagraph"/>
        <w:numPr>
          <w:ilvl w:val="0"/>
          <w:numId w:val="16"/>
        </w:numPr>
        <w:ind w:left="1134" w:hanging="283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#</w:t>
      </w:r>
      <w:r w:rsidRPr="00EB3732">
        <w:rPr>
          <w:rFonts w:ascii="Tahoma" w:hAnsi="Tahoma" w:cs="Tahoma"/>
          <w:lang w:val="en-GB"/>
        </w:rPr>
        <w:t>POC_OTHER</w:t>
      </w:r>
      <w:r>
        <w:rPr>
          <w:rFonts w:ascii="Tahoma" w:hAnsi="Tahoma" w:cs="Tahoma"/>
          <w:lang w:val="en-GB"/>
        </w:rPr>
        <w:t xml:space="preserve">: </w:t>
      </w:r>
    </w:p>
    <w:p w:rsidR="00D529A2" w:rsidRPr="00EB3732" w:rsidRDefault="005B0A46" w:rsidP="00892DBF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Fill in </w:t>
      </w:r>
      <w:r w:rsidR="00D529A2" w:rsidRPr="00EB3732">
        <w:rPr>
          <w:rFonts w:ascii="Tahoma" w:hAnsi="Tahoma" w:cs="Tahoma"/>
          <w:lang w:val="en-GB"/>
        </w:rPr>
        <w:t>1 if “other”</w:t>
      </w:r>
      <w:r>
        <w:rPr>
          <w:rFonts w:ascii="Tahoma" w:hAnsi="Tahoma" w:cs="Tahoma"/>
          <w:lang w:val="en-GB"/>
        </w:rPr>
        <w:t xml:space="preserve"> (e.g. coded 99)</w:t>
      </w:r>
      <w:r w:rsidR="00D529A2" w:rsidRPr="00EB3732">
        <w:rPr>
          <w:rFonts w:ascii="Tahoma" w:hAnsi="Tahoma" w:cs="Tahoma"/>
          <w:lang w:val="en-GB"/>
        </w:rPr>
        <w:t xml:space="preserve">, else </w:t>
      </w:r>
      <w:r>
        <w:rPr>
          <w:rFonts w:ascii="Tahoma" w:hAnsi="Tahoma" w:cs="Tahoma"/>
          <w:lang w:val="en-GB"/>
        </w:rPr>
        <w:t xml:space="preserve">Fill </w:t>
      </w:r>
      <w:r w:rsidR="00D529A2" w:rsidRPr="00EB3732">
        <w:rPr>
          <w:rFonts w:ascii="Tahoma" w:hAnsi="Tahoma" w:cs="Tahoma"/>
          <w:lang w:val="en-GB"/>
        </w:rPr>
        <w:t>0</w:t>
      </w:r>
    </w:p>
    <w:p w:rsidR="00D529A2" w:rsidRPr="00EB3732" w:rsidRDefault="00D529A2" w:rsidP="00D529A2">
      <w:pPr>
        <w:rPr>
          <w:rFonts w:ascii="Tahoma" w:hAnsi="Tahoma" w:cs="Tahoma"/>
          <w:lang w:val="en-GB"/>
        </w:rPr>
      </w:pPr>
    </w:p>
    <w:p w:rsidR="001E2EC1" w:rsidRPr="005B0A46" w:rsidRDefault="001E2EC1" w:rsidP="001E2EC1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5B0A46">
        <w:rPr>
          <w:rFonts w:ascii="Tahoma" w:hAnsi="Tahoma" w:cs="Tahoma"/>
          <w:b/>
          <w:lang w:val="en-GB"/>
        </w:rPr>
        <w:t>PROBQUE</w:t>
      </w:r>
    </w:p>
    <w:p w:rsidR="001E2EC1" w:rsidRDefault="001E2EC1" w:rsidP="001E2EC1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 w:rsidRPr="005B0A46">
        <w:rPr>
          <w:rFonts w:ascii="Tahoma" w:hAnsi="Tahoma" w:cs="Tahoma"/>
          <w:lang w:val="en-GB"/>
        </w:rPr>
        <w:t>PROBQUE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 xml:space="preserve">. </w:t>
      </w:r>
      <w:r w:rsidRPr="00EB3732">
        <w:rPr>
          <w:rFonts w:ascii="Tahoma" w:hAnsi="Tahoma" w:cs="Tahoma"/>
          <w:lang w:val="en-GB"/>
        </w:rPr>
        <w:t>A priori no change</w:t>
      </w:r>
    </w:p>
    <w:p w:rsidR="001E2EC1" w:rsidRDefault="001E2EC1" w:rsidP="001E2EC1">
      <w:pPr>
        <w:ind w:left="851"/>
        <w:rPr>
          <w:rFonts w:ascii="Tahoma" w:hAnsi="Tahoma" w:cs="Tahoma"/>
          <w:lang w:val="en-GB"/>
        </w:rPr>
      </w:pPr>
    </w:p>
    <w:p w:rsidR="00D529A2" w:rsidRPr="005B0A46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5B0A46">
        <w:rPr>
          <w:rFonts w:ascii="Tahoma" w:hAnsi="Tahoma" w:cs="Tahoma"/>
          <w:b/>
          <w:lang w:val="en-GB"/>
        </w:rPr>
        <w:t>PQ</w:t>
      </w:r>
      <w:r w:rsidR="001E2EC1">
        <w:rPr>
          <w:rFonts w:ascii="Tahoma" w:hAnsi="Tahoma" w:cs="Tahoma"/>
          <w:b/>
          <w:lang w:val="en-GB"/>
        </w:rPr>
        <w:t>PATH</w:t>
      </w:r>
    </w:p>
    <w:p w:rsidR="005B0A46" w:rsidRDefault="005B0A46" w:rsidP="005B0A46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 w:rsidRPr="005B0A46">
        <w:rPr>
          <w:rFonts w:ascii="Tahoma" w:hAnsi="Tahoma" w:cs="Tahoma"/>
          <w:lang w:val="en-GB"/>
        </w:rPr>
        <w:t>PQ</w:t>
      </w:r>
      <w:r w:rsidR="001E2EC1">
        <w:rPr>
          <w:rFonts w:ascii="Tahoma" w:hAnsi="Tahoma" w:cs="Tahoma"/>
          <w:lang w:val="en-GB"/>
        </w:rPr>
        <w:t>PATH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 xml:space="preserve">. </w:t>
      </w:r>
      <w:r w:rsidRPr="00EB3732">
        <w:rPr>
          <w:rFonts w:ascii="Tahoma" w:hAnsi="Tahoma" w:cs="Tahoma"/>
          <w:lang w:val="en-GB"/>
        </w:rPr>
        <w:t>A priori no change</w:t>
      </w:r>
    </w:p>
    <w:p w:rsidR="00D529A2" w:rsidRPr="00EB3732" w:rsidRDefault="00D529A2" w:rsidP="00D529A2">
      <w:pPr>
        <w:ind w:left="360"/>
        <w:rPr>
          <w:rFonts w:ascii="Tahoma" w:hAnsi="Tahoma" w:cs="Tahoma"/>
          <w:color w:val="7030A0"/>
          <w:lang w:val="en-GB"/>
        </w:rPr>
      </w:pPr>
    </w:p>
    <w:p w:rsidR="00D529A2" w:rsidRPr="00505D2A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505D2A">
        <w:rPr>
          <w:rFonts w:ascii="Tahoma" w:hAnsi="Tahoma" w:cs="Tahoma"/>
          <w:b/>
          <w:lang w:val="en-GB"/>
        </w:rPr>
        <w:t>QM_FOODS</w:t>
      </w:r>
    </w:p>
    <w:p w:rsidR="009263A0" w:rsidRDefault="009263A0" w:rsidP="009263A0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>
        <w:rPr>
          <w:rFonts w:ascii="Tahoma" w:hAnsi="Tahoma" w:cs="Tahoma"/>
          <w:lang w:val="en-GB"/>
        </w:rPr>
        <w:t>QM_FOODS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 xml:space="preserve">. </w:t>
      </w:r>
    </w:p>
    <w:p w:rsidR="00892DBF" w:rsidRPr="00144A8C" w:rsidRDefault="00E86305" w:rsidP="00892DBF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Delete Shape rows</w:t>
      </w:r>
      <w:r w:rsidR="00892DBF" w:rsidRPr="00EB3732">
        <w:rPr>
          <w:rFonts w:ascii="Tahoma" w:hAnsi="Tahoma" w:cs="Tahoma"/>
          <w:lang w:val="en-GB"/>
        </w:rPr>
        <w:t>:</w:t>
      </w:r>
    </w:p>
    <w:p w:rsidR="00670901" w:rsidRDefault="001578D5" w:rsidP="00004F9B">
      <w:pPr>
        <w:pStyle w:val="ListParagraph"/>
        <w:numPr>
          <w:ilvl w:val="0"/>
          <w:numId w:val="17"/>
        </w:numPr>
        <w:ind w:left="1134" w:hanging="283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Delete </w:t>
      </w:r>
      <w:r w:rsidR="00670901">
        <w:rPr>
          <w:rFonts w:ascii="Tahoma" w:hAnsi="Tahoma" w:cs="Tahoma"/>
          <w:lang w:val="en-GB"/>
        </w:rPr>
        <w:t xml:space="preserve">of Shape lines: </w:t>
      </w:r>
    </w:p>
    <w:p w:rsidR="009263A0" w:rsidRDefault="00E75711" w:rsidP="00892DBF">
      <w:pPr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F</w:t>
      </w:r>
      <w:r w:rsidRPr="00892DBF">
        <w:rPr>
          <w:rFonts w:ascii="Tahoma" w:hAnsi="Tahoma" w:cs="Tahoma"/>
          <w:lang w:val="en-GB"/>
        </w:rPr>
        <w:t xml:space="preserve">ilter on </w:t>
      </w:r>
      <w:r>
        <w:rPr>
          <w:rFonts w:ascii="Tahoma" w:hAnsi="Tahoma" w:cs="Tahoma"/>
          <w:lang w:val="en-GB"/>
        </w:rPr>
        <w:t xml:space="preserve">#METHOD =A Shape, </w:t>
      </w:r>
      <w:r w:rsidR="001578D5">
        <w:rPr>
          <w:rFonts w:ascii="Tahoma" w:hAnsi="Tahoma" w:cs="Tahoma"/>
          <w:lang w:val="en-GB"/>
        </w:rPr>
        <w:t>delete</w:t>
      </w:r>
      <w:r w:rsidR="009263A0" w:rsidRPr="00EB3732">
        <w:rPr>
          <w:rFonts w:ascii="Tahoma" w:hAnsi="Tahoma" w:cs="Tahoma"/>
          <w:lang w:val="en-GB"/>
        </w:rPr>
        <w:t xml:space="preserve"> the shapes </w:t>
      </w:r>
      <w:r w:rsidR="00E86305">
        <w:rPr>
          <w:rFonts w:ascii="Tahoma" w:hAnsi="Tahoma" w:cs="Tahoma"/>
          <w:lang w:val="en-GB"/>
        </w:rPr>
        <w:t xml:space="preserve">that are not needed </w:t>
      </w:r>
      <w:r w:rsidR="009263A0" w:rsidRPr="00EB3732">
        <w:rPr>
          <w:rFonts w:ascii="Tahoma" w:hAnsi="Tahoma" w:cs="Tahoma"/>
          <w:lang w:val="en-GB"/>
        </w:rPr>
        <w:t xml:space="preserve">according to the selection in </w:t>
      </w:r>
      <w:proofErr w:type="spellStart"/>
      <w:r w:rsidR="009263A0" w:rsidRPr="00EB3732">
        <w:rPr>
          <w:rFonts w:ascii="Tahoma" w:hAnsi="Tahoma" w:cs="Tahoma"/>
          <w:b/>
          <w:lang w:val="en-GB"/>
        </w:rPr>
        <w:t>FDQUANT_withShapes</w:t>
      </w:r>
      <w:proofErr w:type="spellEnd"/>
      <w:r w:rsidR="009263A0" w:rsidRPr="00EB3732">
        <w:rPr>
          <w:rFonts w:ascii="Tahoma" w:hAnsi="Tahoma" w:cs="Tahoma"/>
          <w:lang w:val="en-GB"/>
        </w:rPr>
        <w:t xml:space="preserve"> </w:t>
      </w:r>
    </w:p>
    <w:p w:rsidR="00D529A2" w:rsidRPr="00EB3732" w:rsidRDefault="00D529A2" w:rsidP="00D529A2">
      <w:pPr>
        <w:ind w:left="360"/>
        <w:rPr>
          <w:rFonts w:ascii="Tahoma" w:hAnsi="Tahoma" w:cs="Tahoma"/>
          <w:color w:val="7030A0"/>
          <w:lang w:val="en-GB"/>
        </w:rPr>
      </w:pPr>
    </w:p>
    <w:p w:rsidR="00D529A2" w:rsidRPr="009263A0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9263A0">
        <w:rPr>
          <w:rFonts w:ascii="Tahoma" w:hAnsi="Tahoma" w:cs="Tahoma"/>
          <w:b/>
          <w:lang w:val="en-GB"/>
        </w:rPr>
        <w:t>QM_GROUP</w:t>
      </w:r>
    </w:p>
    <w:p w:rsidR="009263A0" w:rsidRDefault="009263A0" w:rsidP="009263A0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>
        <w:rPr>
          <w:rFonts w:ascii="Tahoma" w:hAnsi="Tahoma" w:cs="Tahoma"/>
          <w:lang w:val="en-GB"/>
        </w:rPr>
        <w:t>QM_GROUP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 xml:space="preserve">. </w:t>
      </w:r>
    </w:p>
    <w:p w:rsidR="00892DBF" w:rsidRPr="00144A8C" w:rsidRDefault="00892DBF" w:rsidP="00892DBF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Fill in the columns</w:t>
      </w:r>
      <w:r w:rsidR="00004F9B">
        <w:rPr>
          <w:rFonts w:ascii="Tahoma" w:hAnsi="Tahoma" w:cs="Tahoma"/>
          <w:lang w:val="en-GB"/>
        </w:rPr>
        <w:t>/delete rows</w:t>
      </w:r>
      <w:r w:rsidRPr="00EB3732">
        <w:rPr>
          <w:rFonts w:ascii="Tahoma" w:hAnsi="Tahoma" w:cs="Tahoma"/>
          <w:lang w:val="en-GB"/>
        </w:rPr>
        <w:t>:</w:t>
      </w:r>
    </w:p>
    <w:p w:rsidR="00892DBF" w:rsidRDefault="0013187F" w:rsidP="00004F9B">
      <w:pPr>
        <w:pStyle w:val="ListParagraph"/>
        <w:numPr>
          <w:ilvl w:val="0"/>
          <w:numId w:val="18"/>
        </w:numPr>
        <w:ind w:left="1134" w:hanging="283"/>
        <w:rPr>
          <w:rFonts w:ascii="Tahoma" w:hAnsi="Tahoma" w:cs="Tahoma"/>
          <w:lang w:val="en-GB"/>
        </w:rPr>
      </w:pPr>
      <w:r w:rsidRPr="00892DBF">
        <w:rPr>
          <w:rFonts w:ascii="Tahoma" w:hAnsi="Tahoma" w:cs="Tahoma"/>
          <w:lang w:val="en-GB"/>
        </w:rPr>
        <w:t>#COMMENT</w:t>
      </w:r>
      <w:r w:rsidR="00892DBF">
        <w:rPr>
          <w:rFonts w:ascii="Tahoma" w:hAnsi="Tahoma" w:cs="Tahoma"/>
          <w:lang w:val="en-GB"/>
        </w:rPr>
        <w:t xml:space="preserve">: </w:t>
      </w:r>
    </w:p>
    <w:p w:rsidR="00D529A2" w:rsidRPr="00892DBF" w:rsidRDefault="00892DBF" w:rsidP="00004F9B">
      <w:pPr>
        <w:pStyle w:val="ListParagraph"/>
        <w:numPr>
          <w:ilvl w:val="0"/>
          <w:numId w:val="19"/>
        </w:numPr>
        <w:ind w:left="1276" w:hanging="142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F</w:t>
      </w:r>
      <w:r w:rsidRPr="00892DBF">
        <w:rPr>
          <w:rFonts w:ascii="Tahoma" w:hAnsi="Tahoma" w:cs="Tahoma"/>
          <w:lang w:val="en-GB"/>
        </w:rPr>
        <w:t xml:space="preserve">ilter on </w:t>
      </w:r>
      <w:r w:rsidR="0013187F">
        <w:rPr>
          <w:rFonts w:ascii="Tahoma" w:hAnsi="Tahoma" w:cs="Tahoma"/>
          <w:lang w:val="en-GB"/>
        </w:rPr>
        <w:t>#METHOD =</w:t>
      </w:r>
      <w:r w:rsidR="00D529A2" w:rsidRPr="0013187F">
        <w:rPr>
          <w:rFonts w:ascii="Tahoma" w:hAnsi="Tahoma" w:cs="Tahoma"/>
          <w:b/>
          <w:lang w:val="en-GB"/>
        </w:rPr>
        <w:t>P</w:t>
      </w:r>
      <w:r>
        <w:rPr>
          <w:rFonts w:ascii="Tahoma" w:hAnsi="Tahoma" w:cs="Tahoma"/>
          <w:lang w:val="en-GB"/>
        </w:rPr>
        <w:t xml:space="preserve"> &amp;</w:t>
      </w:r>
      <w:r w:rsidR="00D529A2" w:rsidRPr="00892DBF">
        <w:rPr>
          <w:rFonts w:ascii="Tahoma" w:hAnsi="Tahoma" w:cs="Tahoma"/>
          <w:lang w:val="en-GB"/>
        </w:rPr>
        <w:t xml:space="preserve"> #METH_CODE</w:t>
      </w:r>
      <w:r>
        <w:rPr>
          <w:rFonts w:ascii="Tahoma" w:hAnsi="Tahoma" w:cs="Tahoma"/>
          <w:lang w:val="en-GB"/>
        </w:rPr>
        <w:t>,</w:t>
      </w:r>
      <w:r w:rsidR="00D529A2" w:rsidRPr="00892DBF">
        <w:rPr>
          <w:rFonts w:ascii="Tahoma" w:hAnsi="Tahoma" w:cs="Tahoma"/>
          <w:lang w:val="en-GB"/>
        </w:rPr>
        <w:t xml:space="preserve"> fill in </w:t>
      </w:r>
      <w:r>
        <w:rPr>
          <w:rFonts w:ascii="Tahoma" w:hAnsi="Tahoma" w:cs="Tahoma"/>
          <w:lang w:val="en-GB"/>
        </w:rPr>
        <w:t xml:space="preserve">the </w:t>
      </w:r>
      <w:r w:rsidR="00D529A2" w:rsidRPr="00892DBF">
        <w:rPr>
          <w:rFonts w:ascii="Tahoma" w:hAnsi="Tahoma" w:cs="Tahoma"/>
          <w:lang w:val="en-GB"/>
        </w:rPr>
        <w:t xml:space="preserve">missing #COMMENT using the </w:t>
      </w:r>
      <w:r w:rsidR="00D529A2" w:rsidRPr="00892DBF">
        <w:rPr>
          <w:rFonts w:ascii="Tahoma" w:hAnsi="Tahoma" w:cs="Tahoma"/>
          <w:b/>
          <w:lang w:val="en-GB"/>
        </w:rPr>
        <w:t>FDQMDETAIL</w:t>
      </w:r>
      <w:r w:rsidR="00D529A2" w:rsidRPr="00892DBF">
        <w:rPr>
          <w:rFonts w:ascii="Tahoma" w:hAnsi="Tahoma" w:cs="Tahoma"/>
          <w:lang w:val="en-GB"/>
        </w:rPr>
        <w:t xml:space="preserve"> file</w:t>
      </w:r>
    </w:p>
    <w:p w:rsidR="00D529A2" w:rsidRPr="00892DBF" w:rsidRDefault="00892DBF" w:rsidP="00004F9B">
      <w:pPr>
        <w:pStyle w:val="ListParagraph"/>
        <w:numPr>
          <w:ilvl w:val="0"/>
          <w:numId w:val="19"/>
        </w:numPr>
        <w:ind w:left="1276" w:hanging="142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F</w:t>
      </w:r>
      <w:r w:rsidRPr="00892DBF">
        <w:rPr>
          <w:rFonts w:ascii="Tahoma" w:hAnsi="Tahoma" w:cs="Tahoma"/>
          <w:lang w:val="en-GB"/>
        </w:rPr>
        <w:t xml:space="preserve">ilter on </w:t>
      </w:r>
      <w:r w:rsidR="00D529A2" w:rsidRPr="00892DBF">
        <w:rPr>
          <w:rFonts w:ascii="Tahoma" w:hAnsi="Tahoma" w:cs="Tahoma"/>
          <w:lang w:val="en-GB"/>
        </w:rPr>
        <w:t>#METHOD =</w:t>
      </w:r>
      <w:r w:rsidR="00D529A2" w:rsidRPr="0013187F">
        <w:rPr>
          <w:rFonts w:ascii="Tahoma" w:hAnsi="Tahoma" w:cs="Tahoma"/>
          <w:b/>
          <w:lang w:val="en-GB"/>
        </w:rPr>
        <w:t>H</w:t>
      </w:r>
      <w:r w:rsidR="00D529A2" w:rsidRPr="00892DBF">
        <w:rPr>
          <w:rFonts w:ascii="Tahoma" w:hAnsi="Tahoma" w:cs="Tahoma"/>
          <w:lang w:val="en-GB"/>
        </w:rPr>
        <w:t xml:space="preserve">, </w:t>
      </w:r>
      <w:r w:rsidR="00825A27">
        <w:rPr>
          <w:rFonts w:ascii="Tahoma" w:hAnsi="Tahoma" w:cs="Tahoma"/>
          <w:lang w:val="en-GB"/>
        </w:rPr>
        <w:t xml:space="preserve">fill in </w:t>
      </w:r>
      <w:r>
        <w:rPr>
          <w:rFonts w:ascii="Tahoma" w:hAnsi="Tahoma" w:cs="Tahoma"/>
          <w:lang w:val="en-GB"/>
        </w:rPr>
        <w:t xml:space="preserve">the </w:t>
      </w:r>
      <w:r w:rsidR="00825A27">
        <w:rPr>
          <w:rFonts w:ascii="Tahoma" w:hAnsi="Tahoma" w:cs="Tahoma"/>
          <w:lang w:val="en-GB"/>
        </w:rPr>
        <w:t xml:space="preserve">missing </w:t>
      </w:r>
      <w:r w:rsidRPr="00892DBF">
        <w:rPr>
          <w:rFonts w:ascii="Tahoma" w:hAnsi="Tahoma" w:cs="Tahoma"/>
          <w:lang w:val="en-GB"/>
        </w:rPr>
        <w:t xml:space="preserve">#COMMENT </w:t>
      </w:r>
      <w:r w:rsidR="00D529A2" w:rsidRPr="00892DBF">
        <w:rPr>
          <w:rFonts w:ascii="Tahoma" w:hAnsi="Tahoma" w:cs="Tahoma"/>
          <w:lang w:val="en-GB"/>
        </w:rPr>
        <w:t>in the local language</w:t>
      </w:r>
    </w:p>
    <w:p w:rsidR="00D529A2" w:rsidRPr="00892DBF" w:rsidRDefault="00892DBF" w:rsidP="00004F9B">
      <w:pPr>
        <w:pStyle w:val="ListParagraph"/>
        <w:numPr>
          <w:ilvl w:val="0"/>
          <w:numId w:val="19"/>
        </w:numPr>
        <w:ind w:left="1276" w:hanging="142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F</w:t>
      </w:r>
      <w:r w:rsidRPr="00892DBF">
        <w:rPr>
          <w:rFonts w:ascii="Tahoma" w:hAnsi="Tahoma" w:cs="Tahoma"/>
          <w:lang w:val="en-GB"/>
        </w:rPr>
        <w:t xml:space="preserve">ilter on </w:t>
      </w:r>
      <w:r w:rsidR="00D529A2" w:rsidRPr="00892DBF">
        <w:rPr>
          <w:rFonts w:ascii="Tahoma" w:hAnsi="Tahoma" w:cs="Tahoma"/>
          <w:lang w:val="en-GB"/>
        </w:rPr>
        <w:t>#METHOD =</w:t>
      </w:r>
      <w:r w:rsidR="00D529A2" w:rsidRPr="0013187F">
        <w:rPr>
          <w:rFonts w:ascii="Tahoma" w:hAnsi="Tahoma" w:cs="Tahoma"/>
          <w:b/>
          <w:lang w:val="en-GB"/>
        </w:rPr>
        <w:t>S</w:t>
      </w:r>
      <w:r w:rsidR="00D529A2" w:rsidRPr="00892DBF">
        <w:rPr>
          <w:rFonts w:ascii="Tahoma" w:hAnsi="Tahoma" w:cs="Tahoma"/>
          <w:lang w:val="en-GB"/>
        </w:rPr>
        <w:t xml:space="preserve">, </w:t>
      </w:r>
      <w:r w:rsidR="00825A27">
        <w:rPr>
          <w:rFonts w:ascii="Tahoma" w:hAnsi="Tahoma" w:cs="Tahoma"/>
          <w:lang w:val="en-GB"/>
        </w:rPr>
        <w:t>fill in the missing</w:t>
      </w:r>
      <w:r w:rsidR="00D529A2" w:rsidRPr="00892DBF">
        <w:rPr>
          <w:rFonts w:ascii="Tahoma" w:hAnsi="Tahoma" w:cs="Tahoma"/>
          <w:lang w:val="en-GB"/>
        </w:rPr>
        <w:t xml:space="preserve"> #COMMENT using the </w:t>
      </w:r>
      <w:r w:rsidR="00D529A2" w:rsidRPr="00892DBF">
        <w:rPr>
          <w:rFonts w:ascii="Tahoma" w:hAnsi="Tahoma" w:cs="Tahoma"/>
          <w:b/>
          <w:lang w:val="en-GB"/>
        </w:rPr>
        <w:t>FDQMDETAIL</w:t>
      </w:r>
      <w:r w:rsidR="00D529A2" w:rsidRPr="00892DBF">
        <w:rPr>
          <w:rFonts w:ascii="Tahoma" w:hAnsi="Tahoma" w:cs="Tahoma"/>
          <w:lang w:val="en-GB"/>
        </w:rPr>
        <w:t xml:space="preserve"> file if it exists</w:t>
      </w:r>
      <w:r w:rsidR="00825A27">
        <w:rPr>
          <w:rFonts w:ascii="Tahoma" w:hAnsi="Tahoma" w:cs="Tahoma"/>
          <w:lang w:val="en-GB"/>
        </w:rPr>
        <w:t>.</w:t>
      </w:r>
    </w:p>
    <w:p w:rsidR="00D529A2" w:rsidRDefault="00825A27" w:rsidP="00004F9B">
      <w:pPr>
        <w:pStyle w:val="ListParagraph"/>
        <w:numPr>
          <w:ilvl w:val="0"/>
          <w:numId w:val="19"/>
        </w:numPr>
        <w:ind w:left="1276" w:hanging="142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F</w:t>
      </w:r>
      <w:r w:rsidRPr="00892DBF">
        <w:rPr>
          <w:rFonts w:ascii="Tahoma" w:hAnsi="Tahoma" w:cs="Tahoma"/>
          <w:lang w:val="en-GB"/>
        </w:rPr>
        <w:t xml:space="preserve">ilter on </w:t>
      </w:r>
      <w:r w:rsidR="00D529A2" w:rsidRPr="00892DBF">
        <w:rPr>
          <w:rFonts w:ascii="Tahoma" w:hAnsi="Tahoma" w:cs="Tahoma"/>
          <w:lang w:val="en-GB"/>
        </w:rPr>
        <w:t>#METHOD =</w:t>
      </w:r>
      <w:r w:rsidR="00D529A2" w:rsidRPr="0013187F">
        <w:rPr>
          <w:rFonts w:ascii="Tahoma" w:hAnsi="Tahoma" w:cs="Tahoma"/>
          <w:b/>
          <w:lang w:val="en-GB"/>
        </w:rPr>
        <w:t>U</w:t>
      </w:r>
      <w:r w:rsidR="00D529A2" w:rsidRPr="00892DBF">
        <w:rPr>
          <w:rFonts w:ascii="Tahoma" w:hAnsi="Tahoma" w:cs="Tahoma"/>
          <w:lang w:val="en-GB"/>
        </w:rPr>
        <w:t xml:space="preserve">, fill in </w:t>
      </w:r>
      <w:r>
        <w:rPr>
          <w:rFonts w:ascii="Tahoma" w:hAnsi="Tahoma" w:cs="Tahoma"/>
          <w:lang w:val="en-GB"/>
        </w:rPr>
        <w:t xml:space="preserve">the </w:t>
      </w:r>
      <w:r w:rsidR="00D529A2" w:rsidRPr="00892DBF">
        <w:rPr>
          <w:rFonts w:ascii="Tahoma" w:hAnsi="Tahoma" w:cs="Tahoma"/>
          <w:lang w:val="en-GB"/>
        </w:rPr>
        <w:t xml:space="preserve">missing #COMMENT using the </w:t>
      </w:r>
      <w:r w:rsidR="00D529A2" w:rsidRPr="00892DBF">
        <w:rPr>
          <w:rFonts w:ascii="Tahoma" w:hAnsi="Tahoma" w:cs="Tahoma"/>
          <w:b/>
          <w:lang w:val="en-GB"/>
        </w:rPr>
        <w:t>FDQMDETAIL</w:t>
      </w:r>
      <w:r w:rsidR="00D529A2" w:rsidRPr="00892DBF">
        <w:rPr>
          <w:rFonts w:ascii="Tahoma" w:hAnsi="Tahoma" w:cs="Tahoma"/>
          <w:lang w:val="en-GB"/>
        </w:rPr>
        <w:t xml:space="preserve"> file if it exists</w:t>
      </w:r>
    </w:p>
    <w:p w:rsidR="00670901" w:rsidRDefault="00670901" w:rsidP="00004F9B">
      <w:pPr>
        <w:pStyle w:val="ListParagraph"/>
        <w:numPr>
          <w:ilvl w:val="0"/>
          <w:numId w:val="19"/>
        </w:numPr>
        <w:ind w:left="1276" w:hanging="142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Be sure the truncated comments are fixed using the </w:t>
      </w:r>
      <w:r w:rsidRPr="00EB3732">
        <w:rPr>
          <w:rFonts w:ascii="Tahoma" w:hAnsi="Tahoma" w:cs="Tahoma"/>
          <w:b/>
          <w:lang w:val="en-GB"/>
        </w:rPr>
        <w:t>FDQMDETAIL</w:t>
      </w:r>
      <w:r w:rsidRPr="00EB3732">
        <w:rPr>
          <w:rFonts w:ascii="Tahoma" w:hAnsi="Tahoma" w:cs="Tahoma"/>
          <w:lang w:val="en-GB"/>
        </w:rPr>
        <w:t xml:space="preserve"> file</w:t>
      </w:r>
    </w:p>
    <w:p w:rsidR="00E75711" w:rsidRPr="00E75711" w:rsidRDefault="00E75711" w:rsidP="00004F9B">
      <w:pPr>
        <w:pStyle w:val="ListParagraph"/>
        <w:numPr>
          <w:ilvl w:val="0"/>
          <w:numId w:val="18"/>
        </w:numPr>
        <w:rPr>
          <w:rFonts w:ascii="Tahoma" w:hAnsi="Tahoma" w:cs="Tahoma"/>
          <w:lang w:val="en-GB"/>
        </w:rPr>
      </w:pPr>
      <w:r w:rsidRPr="00E75711">
        <w:rPr>
          <w:rFonts w:ascii="Tahoma" w:hAnsi="Tahoma" w:cs="Tahoma"/>
          <w:lang w:val="en-GB"/>
        </w:rPr>
        <w:t>Delete Shape rows:</w:t>
      </w:r>
    </w:p>
    <w:p w:rsidR="00E75711" w:rsidRPr="00E75711" w:rsidRDefault="00E75711" w:rsidP="00004F9B">
      <w:pPr>
        <w:pStyle w:val="ListParagraph"/>
        <w:numPr>
          <w:ilvl w:val="0"/>
          <w:numId w:val="19"/>
        </w:numPr>
        <w:ind w:left="1276" w:hanging="142"/>
        <w:rPr>
          <w:rFonts w:ascii="Tahoma" w:hAnsi="Tahoma" w:cs="Tahoma"/>
          <w:lang w:val="en-GB"/>
        </w:rPr>
      </w:pPr>
      <w:r w:rsidRPr="00E75711">
        <w:rPr>
          <w:rFonts w:ascii="Tahoma" w:hAnsi="Tahoma" w:cs="Tahoma"/>
          <w:lang w:val="en-GB"/>
        </w:rPr>
        <w:t xml:space="preserve">Filter on #METHOD =A Shape, delete the shapes that are not needed according to the selection in </w:t>
      </w:r>
      <w:r w:rsidRPr="00EB3732">
        <w:rPr>
          <w:rFonts w:ascii="Tahoma" w:hAnsi="Tahoma" w:cs="Tahoma"/>
          <w:b/>
          <w:lang w:val="en-GB"/>
        </w:rPr>
        <w:t>FDQMDETAIL</w:t>
      </w:r>
      <w:r>
        <w:rPr>
          <w:rFonts w:ascii="Tahoma" w:hAnsi="Tahoma" w:cs="Tahoma"/>
          <w:b/>
          <w:lang w:val="en-GB"/>
        </w:rPr>
        <w:t xml:space="preserve"> </w:t>
      </w:r>
      <w:r w:rsidRPr="00E75711">
        <w:rPr>
          <w:rFonts w:ascii="Tahoma" w:hAnsi="Tahoma" w:cs="Tahoma"/>
          <w:lang w:val="en-GB"/>
        </w:rPr>
        <w:t>file</w:t>
      </w:r>
    </w:p>
    <w:p w:rsidR="006E2C20" w:rsidRPr="006E2C20" w:rsidRDefault="006E2C20" w:rsidP="006E2C20">
      <w:pPr>
        <w:ind w:left="851"/>
        <w:rPr>
          <w:rFonts w:ascii="Tahoma" w:hAnsi="Tahoma" w:cs="Tahoma"/>
          <w:lang w:val="en-GB"/>
        </w:rPr>
      </w:pPr>
      <w:r w:rsidRPr="006E2C20">
        <w:rPr>
          <w:rFonts w:ascii="Tahoma" w:hAnsi="Tahoma" w:cs="Tahoma"/>
          <w:lang w:val="en-GB"/>
        </w:rPr>
        <w:t>Note</w:t>
      </w:r>
      <w:r>
        <w:rPr>
          <w:rFonts w:ascii="Tahoma" w:hAnsi="Tahoma" w:cs="Tahoma"/>
          <w:lang w:val="en-GB"/>
        </w:rPr>
        <w:t>: COMMENT</w:t>
      </w:r>
      <w:r w:rsidRPr="006E2C20">
        <w:rPr>
          <w:rFonts w:ascii="Tahoma" w:hAnsi="Tahoma" w:cs="Tahoma"/>
          <w:lang w:val="en-GB"/>
        </w:rPr>
        <w:t xml:space="preserve">  </w:t>
      </w:r>
      <w:r w:rsidRPr="00E1675C">
        <w:rPr>
          <w:lang w:val="en-GB"/>
        </w:rPr>
        <w:sym w:font="Wingdings" w:char="F0E0"/>
      </w:r>
      <w:r w:rsidRPr="006E2C20">
        <w:rPr>
          <w:rFonts w:ascii="Tahoma" w:hAnsi="Tahoma" w:cs="Tahoma"/>
          <w:lang w:val="en-GB"/>
        </w:rPr>
        <w:t xml:space="preserve"> </w:t>
      </w:r>
      <w:r>
        <w:rPr>
          <w:rFonts w:ascii="Tahoma" w:hAnsi="Tahoma" w:cs="Tahoma"/>
          <w:lang w:val="en-GB"/>
        </w:rPr>
        <w:t xml:space="preserve"> 200</w:t>
      </w:r>
      <w:r w:rsidRPr="006E2C20">
        <w:rPr>
          <w:rFonts w:ascii="Tahoma" w:hAnsi="Tahoma" w:cs="Tahoma"/>
          <w:lang w:val="en-GB"/>
        </w:rPr>
        <w:t xml:space="preserve"> characters</w:t>
      </w:r>
    </w:p>
    <w:p w:rsidR="00F442F1" w:rsidRPr="00EB3732" w:rsidRDefault="00F442F1" w:rsidP="00D529A2">
      <w:pPr>
        <w:rPr>
          <w:rFonts w:ascii="Tahoma" w:hAnsi="Tahoma" w:cs="Tahoma"/>
          <w:lang w:val="en-GB"/>
        </w:rPr>
      </w:pPr>
    </w:p>
    <w:p w:rsidR="00D529A2" w:rsidRPr="0013187F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13187F">
        <w:rPr>
          <w:rFonts w:ascii="Tahoma" w:hAnsi="Tahoma" w:cs="Tahoma"/>
          <w:b/>
          <w:lang w:val="en-GB"/>
        </w:rPr>
        <w:t>QM_RCLASS</w:t>
      </w:r>
    </w:p>
    <w:p w:rsidR="0013187F" w:rsidRPr="0013187F" w:rsidRDefault="0013187F" w:rsidP="0013187F">
      <w:pPr>
        <w:pStyle w:val="ListParagraph"/>
        <w:ind w:left="851"/>
        <w:rPr>
          <w:rFonts w:ascii="Tahoma" w:hAnsi="Tahoma" w:cs="Tahoma"/>
          <w:lang w:val="en-GB"/>
        </w:rPr>
      </w:pPr>
      <w:r w:rsidRPr="0013187F">
        <w:rPr>
          <w:rFonts w:ascii="Tahoma" w:hAnsi="Tahoma" w:cs="Tahoma"/>
          <w:lang w:val="en-GB"/>
        </w:rPr>
        <w:t>Copy the QM_</w:t>
      </w:r>
      <w:r>
        <w:rPr>
          <w:rFonts w:ascii="Tahoma" w:hAnsi="Tahoma" w:cs="Tahoma"/>
          <w:lang w:val="en-GB"/>
        </w:rPr>
        <w:t>RCLASS</w:t>
      </w:r>
      <w:r w:rsidRPr="0013187F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13187F">
        <w:rPr>
          <w:rFonts w:ascii="Tahoma" w:hAnsi="Tahoma" w:cs="Tahoma"/>
          <w:lang w:val="en-GB"/>
        </w:rPr>
        <w:t>ExternalTables</w:t>
      </w:r>
      <w:proofErr w:type="spellEnd"/>
      <w:r w:rsidRPr="0013187F">
        <w:rPr>
          <w:rFonts w:ascii="Tahoma" w:hAnsi="Tahoma" w:cs="Tahoma"/>
          <w:lang w:val="en-GB"/>
        </w:rPr>
        <w:t xml:space="preserve"> to the final </w:t>
      </w:r>
      <w:proofErr w:type="spellStart"/>
      <w:r w:rsidRPr="0013187F">
        <w:rPr>
          <w:rFonts w:ascii="Tahoma" w:hAnsi="Tahoma" w:cs="Tahoma"/>
          <w:lang w:val="en-GB"/>
        </w:rPr>
        <w:t>ExternalTable</w:t>
      </w:r>
      <w:proofErr w:type="spellEnd"/>
      <w:r w:rsidRPr="0013187F">
        <w:rPr>
          <w:rFonts w:ascii="Tahoma" w:hAnsi="Tahoma" w:cs="Tahoma"/>
          <w:lang w:val="en-GB"/>
        </w:rPr>
        <w:t xml:space="preserve">. </w:t>
      </w:r>
    </w:p>
    <w:p w:rsidR="00004F9B" w:rsidRPr="00004F9B" w:rsidRDefault="00004F9B" w:rsidP="00004F9B">
      <w:pPr>
        <w:ind w:left="131" w:firstLine="720"/>
        <w:rPr>
          <w:rFonts w:ascii="Tahoma" w:hAnsi="Tahoma" w:cs="Tahoma"/>
          <w:lang w:val="en-GB"/>
        </w:rPr>
      </w:pPr>
      <w:r w:rsidRPr="00004F9B">
        <w:rPr>
          <w:rFonts w:ascii="Tahoma" w:hAnsi="Tahoma" w:cs="Tahoma"/>
          <w:lang w:val="en-GB"/>
        </w:rPr>
        <w:t>Fill in the columns/delete rows:</w:t>
      </w:r>
    </w:p>
    <w:p w:rsidR="0013187F" w:rsidRDefault="0013187F" w:rsidP="00004F9B">
      <w:pPr>
        <w:pStyle w:val="ListParagraph"/>
        <w:numPr>
          <w:ilvl w:val="0"/>
          <w:numId w:val="20"/>
        </w:numPr>
        <w:ind w:left="1134" w:hanging="283"/>
        <w:rPr>
          <w:rFonts w:ascii="Tahoma" w:hAnsi="Tahoma" w:cs="Tahoma"/>
          <w:lang w:val="en-GB"/>
        </w:rPr>
      </w:pPr>
      <w:r w:rsidRPr="00892DBF">
        <w:rPr>
          <w:rFonts w:ascii="Tahoma" w:hAnsi="Tahoma" w:cs="Tahoma"/>
          <w:lang w:val="en-GB"/>
        </w:rPr>
        <w:t>#COMMENT</w:t>
      </w:r>
      <w:r>
        <w:rPr>
          <w:rFonts w:ascii="Tahoma" w:hAnsi="Tahoma" w:cs="Tahoma"/>
          <w:lang w:val="en-GB"/>
        </w:rPr>
        <w:t xml:space="preserve">: </w:t>
      </w:r>
    </w:p>
    <w:p w:rsidR="0013187F" w:rsidRPr="00892DBF" w:rsidRDefault="0013187F" w:rsidP="00004F9B">
      <w:pPr>
        <w:pStyle w:val="ListParagraph"/>
        <w:numPr>
          <w:ilvl w:val="0"/>
          <w:numId w:val="19"/>
        </w:numPr>
        <w:ind w:left="1276" w:hanging="142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F</w:t>
      </w:r>
      <w:r w:rsidRPr="00892DBF">
        <w:rPr>
          <w:rFonts w:ascii="Tahoma" w:hAnsi="Tahoma" w:cs="Tahoma"/>
          <w:lang w:val="en-GB"/>
        </w:rPr>
        <w:t xml:space="preserve">ilter on </w:t>
      </w:r>
      <w:r>
        <w:rPr>
          <w:rFonts w:ascii="Tahoma" w:hAnsi="Tahoma" w:cs="Tahoma"/>
          <w:lang w:val="en-GB"/>
        </w:rPr>
        <w:t>#METHOD =</w:t>
      </w:r>
      <w:r w:rsidRPr="0013187F">
        <w:rPr>
          <w:rFonts w:ascii="Tahoma" w:hAnsi="Tahoma" w:cs="Tahoma"/>
          <w:b/>
          <w:lang w:val="en-GB"/>
        </w:rPr>
        <w:t>P</w:t>
      </w:r>
      <w:r>
        <w:rPr>
          <w:rFonts w:ascii="Tahoma" w:hAnsi="Tahoma" w:cs="Tahoma"/>
          <w:lang w:val="en-GB"/>
        </w:rPr>
        <w:t xml:space="preserve"> &amp;</w:t>
      </w:r>
      <w:r w:rsidRPr="00892DBF">
        <w:rPr>
          <w:rFonts w:ascii="Tahoma" w:hAnsi="Tahoma" w:cs="Tahoma"/>
          <w:lang w:val="en-GB"/>
        </w:rPr>
        <w:t xml:space="preserve"> #METH_CODE</w:t>
      </w:r>
      <w:r>
        <w:rPr>
          <w:rFonts w:ascii="Tahoma" w:hAnsi="Tahoma" w:cs="Tahoma"/>
          <w:lang w:val="en-GB"/>
        </w:rPr>
        <w:t>,</w:t>
      </w:r>
      <w:r w:rsidRPr="00892DBF">
        <w:rPr>
          <w:rFonts w:ascii="Tahoma" w:hAnsi="Tahoma" w:cs="Tahoma"/>
          <w:lang w:val="en-GB"/>
        </w:rPr>
        <w:t xml:space="preserve"> fill in </w:t>
      </w:r>
      <w:r>
        <w:rPr>
          <w:rFonts w:ascii="Tahoma" w:hAnsi="Tahoma" w:cs="Tahoma"/>
          <w:lang w:val="en-GB"/>
        </w:rPr>
        <w:t xml:space="preserve">the </w:t>
      </w:r>
      <w:r w:rsidRPr="00892DBF">
        <w:rPr>
          <w:rFonts w:ascii="Tahoma" w:hAnsi="Tahoma" w:cs="Tahoma"/>
          <w:lang w:val="en-GB"/>
        </w:rPr>
        <w:t xml:space="preserve">missing #COMMENT using the </w:t>
      </w:r>
      <w:r>
        <w:rPr>
          <w:rFonts w:ascii="Tahoma" w:hAnsi="Tahoma" w:cs="Tahoma"/>
          <w:b/>
          <w:lang w:val="en-GB"/>
        </w:rPr>
        <w:t>RCP</w:t>
      </w:r>
      <w:r w:rsidRPr="00892DBF">
        <w:rPr>
          <w:rFonts w:ascii="Tahoma" w:hAnsi="Tahoma" w:cs="Tahoma"/>
          <w:b/>
          <w:lang w:val="en-GB"/>
        </w:rPr>
        <w:t>QMDETAIL</w:t>
      </w:r>
      <w:r w:rsidRPr="00892DBF">
        <w:rPr>
          <w:rFonts w:ascii="Tahoma" w:hAnsi="Tahoma" w:cs="Tahoma"/>
          <w:lang w:val="en-GB"/>
        </w:rPr>
        <w:t xml:space="preserve"> file</w:t>
      </w:r>
    </w:p>
    <w:p w:rsidR="0013187F" w:rsidRPr="00892DBF" w:rsidRDefault="0013187F" w:rsidP="00004F9B">
      <w:pPr>
        <w:pStyle w:val="ListParagraph"/>
        <w:numPr>
          <w:ilvl w:val="0"/>
          <w:numId w:val="19"/>
        </w:numPr>
        <w:ind w:left="1276" w:hanging="142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F</w:t>
      </w:r>
      <w:r w:rsidRPr="00892DBF">
        <w:rPr>
          <w:rFonts w:ascii="Tahoma" w:hAnsi="Tahoma" w:cs="Tahoma"/>
          <w:lang w:val="en-GB"/>
        </w:rPr>
        <w:t>ilter on #METHOD =</w:t>
      </w:r>
      <w:r w:rsidRPr="0013187F">
        <w:rPr>
          <w:rFonts w:ascii="Tahoma" w:hAnsi="Tahoma" w:cs="Tahoma"/>
          <w:b/>
          <w:lang w:val="en-GB"/>
        </w:rPr>
        <w:t>H</w:t>
      </w:r>
      <w:r w:rsidRPr="00892DBF">
        <w:rPr>
          <w:rFonts w:ascii="Tahoma" w:hAnsi="Tahoma" w:cs="Tahoma"/>
          <w:lang w:val="en-GB"/>
        </w:rPr>
        <w:t xml:space="preserve">, </w:t>
      </w:r>
      <w:r>
        <w:rPr>
          <w:rFonts w:ascii="Tahoma" w:hAnsi="Tahoma" w:cs="Tahoma"/>
          <w:lang w:val="en-GB"/>
        </w:rPr>
        <w:t xml:space="preserve">fill in the missing </w:t>
      </w:r>
      <w:r w:rsidRPr="00892DBF">
        <w:rPr>
          <w:rFonts w:ascii="Tahoma" w:hAnsi="Tahoma" w:cs="Tahoma"/>
          <w:lang w:val="en-GB"/>
        </w:rPr>
        <w:t>#COMMENT in the local language</w:t>
      </w:r>
    </w:p>
    <w:p w:rsidR="0013187F" w:rsidRDefault="0013187F" w:rsidP="00004F9B">
      <w:pPr>
        <w:pStyle w:val="ListParagraph"/>
        <w:numPr>
          <w:ilvl w:val="0"/>
          <w:numId w:val="19"/>
        </w:numPr>
        <w:ind w:left="1276" w:hanging="142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F</w:t>
      </w:r>
      <w:r w:rsidRPr="00892DBF">
        <w:rPr>
          <w:rFonts w:ascii="Tahoma" w:hAnsi="Tahoma" w:cs="Tahoma"/>
          <w:lang w:val="en-GB"/>
        </w:rPr>
        <w:t>ilter on #METHOD =</w:t>
      </w:r>
      <w:r w:rsidRPr="0013187F">
        <w:rPr>
          <w:rFonts w:ascii="Tahoma" w:hAnsi="Tahoma" w:cs="Tahoma"/>
          <w:b/>
          <w:lang w:val="en-GB"/>
        </w:rPr>
        <w:t>U</w:t>
      </w:r>
      <w:r w:rsidRPr="00892DBF">
        <w:rPr>
          <w:rFonts w:ascii="Tahoma" w:hAnsi="Tahoma" w:cs="Tahoma"/>
          <w:lang w:val="en-GB"/>
        </w:rPr>
        <w:t xml:space="preserve">, fill in </w:t>
      </w:r>
      <w:r>
        <w:rPr>
          <w:rFonts w:ascii="Tahoma" w:hAnsi="Tahoma" w:cs="Tahoma"/>
          <w:lang w:val="en-GB"/>
        </w:rPr>
        <w:t xml:space="preserve">the </w:t>
      </w:r>
      <w:r w:rsidRPr="00892DBF">
        <w:rPr>
          <w:rFonts w:ascii="Tahoma" w:hAnsi="Tahoma" w:cs="Tahoma"/>
          <w:lang w:val="en-GB"/>
        </w:rPr>
        <w:t xml:space="preserve">missing #COMMENT using the </w:t>
      </w:r>
      <w:r>
        <w:rPr>
          <w:rFonts w:ascii="Tahoma" w:hAnsi="Tahoma" w:cs="Tahoma"/>
          <w:b/>
          <w:lang w:val="en-GB"/>
        </w:rPr>
        <w:t>RCP</w:t>
      </w:r>
      <w:r w:rsidRPr="00892DBF">
        <w:rPr>
          <w:rFonts w:ascii="Tahoma" w:hAnsi="Tahoma" w:cs="Tahoma"/>
          <w:b/>
          <w:lang w:val="en-GB"/>
        </w:rPr>
        <w:t>QMDETAIL</w:t>
      </w:r>
      <w:r w:rsidRPr="00892DBF">
        <w:rPr>
          <w:rFonts w:ascii="Tahoma" w:hAnsi="Tahoma" w:cs="Tahoma"/>
          <w:lang w:val="en-GB"/>
        </w:rPr>
        <w:t xml:space="preserve"> file if it exists</w:t>
      </w:r>
    </w:p>
    <w:p w:rsidR="00670901" w:rsidRPr="00670901" w:rsidRDefault="00670901" w:rsidP="00004F9B">
      <w:pPr>
        <w:pStyle w:val="ListParagraph"/>
        <w:numPr>
          <w:ilvl w:val="0"/>
          <w:numId w:val="19"/>
        </w:numPr>
        <w:ind w:left="1276" w:hanging="142"/>
        <w:rPr>
          <w:rFonts w:ascii="Tahoma" w:hAnsi="Tahoma" w:cs="Tahoma"/>
          <w:lang w:val="en-GB"/>
        </w:rPr>
      </w:pPr>
      <w:r w:rsidRPr="00670901">
        <w:rPr>
          <w:rFonts w:ascii="Tahoma" w:hAnsi="Tahoma" w:cs="Tahoma"/>
          <w:lang w:val="en-GB"/>
        </w:rPr>
        <w:t xml:space="preserve">Be sure the truncated comments are fixed using the </w:t>
      </w:r>
      <w:r w:rsidRPr="00670901">
        <w:rPr>
          <w:rFonts w:ascii="Tahoma" w:hAnsi="Tahoma" w:cs="Tahoma"/>
          <w:b/>
          <w:lang w:val="en-GB"/>
        </w:rPr>
        <w:t>FDQMDETAIL</w:t>
      </w:r>
      <w:r w:rsidRPr="00670901">
        <w:rPr>
          <w:rFonts w:ascii="Tahoma" w:hAnsi="Tahoma" w:cs="Tahoma"/>
          <w:lang w:val="en-GB"/>
        </w:rPr>
        <w:t xml:space="preserve"> file</w:t>
      </w:r>
    </w:p>
    <w:p w:rsidR="00004F9B" w:rsidRPr="00E75711" w:rsidRDefault="00004F9B" w:rsidP="00004F9B">
      <w:pPr>
        <w:pStyle w:val="ListParagraph"/>
        <w:numPr>
          <w:ilvl w:val="0"/>
          <w:numId w:val="20"/>
        </w:numPr>
        <w:ind w:left="1134" w:hanging="283"/>
        <w:rPr>
          <w:rFonts w:ascii="Tahoma" w:hAnsi="Tahoma" w:cs="Tahoma"/>
          <w:lang w:val="en-GB"/>
        </w:rPr>
      </w:pPr>
      <w:r w:rsidRPr="00E75711">
        <w:rPr>
          <w:rFonts w:ascii="Tahoma" w:hAnsi="Tahoma" w:cs="Tahoma"/>
          <w:lang w:val="en-GB"/>
        </w:rPr>
        <w:t>Delete Shape rows:</w:t>
      </w:r>
    </w:p>
    <w:p w:rsidR="00004F9B" w:rsidRPr="00E75711" w:rsidRDefault="00004F9B" w:rsidP="00004F9B">
      <w:pPr>
        <w:pStyle w:val="ListParagraph"/>
        <w:numPr>
          <w:ilvl w:val="0"/>
          <w:numId w:val="19"/>
        </w:numPr>
        <w:ind w:left="1276" w:hanging="142"/>
        <w:rPr>
          <w:rFonts w:ascii="Tahoma" w:hAnsi="Tahoma" w:cs="Tahoma"/>
          <w:lang w:val="en-GB"/>
        </w:rPr>
      </w:pPr>
      <w:r w:rsidRPr="00E75711">
        <w:rPr>
          <w:rFonts w:ascii="Tahoma" w:hAnsi="Tahoma" w:cs="Tahoma"/>
          <w:lang w:val="en-GB"/>
        </w:rPr>
        <w:t xml:space="preserve">Filter on #METHOD =A Shape, delete the shapes that are not needed according to the selection in </w:t>
      </w:r>
      <w:r>
        <w:rPr>
          <w:rFonts w:ascii="Tahoma" w:hAnsi="Tahoma" w:cs="Tahoma"/>
          <w:b/>
          <w:lang w:val="en-GB"/>
        </w:rPr>
        <w:t>RCP</w:t>
      </w:r>
      <w:r w:rsidRPr="00892DBF">
        <w:rPr>
          <w:rFonts w:ascii="Tahoma" w:hAnsi="Tahoma" w:cs="Tahoma"/>
          <w:b/>
          <w:lang w:val="en-GB"/>
        </w:rPr>
        <w:t>QMDETAIL</w:t>
      </w:r>
      <w:r w:rsidRPr="00892DBF">
        <w:rPr>
          <w:rFonts w:ascii="Tahoma" w:hAnsi="Tahoma" w:cs="Tahoma"/>
          <w:lang w:val="en-GB"/>
        </w:rPr>
        <w:t xml:space="preserve"> </w:t>
      </w:r>
      <w:r w:rsidRPr="00E75711">
        <w:rPr>
          <w:rFonts w:ascii="Tahoma" w:hAnsi="Tahoma" w:cs="Tahoma"/>
          <w:lang w:val="en-GB"/>
        </w:rPr>
        <w:t>file</w:t>
      </w:r>
    </w:p>
    <w:p w:rsidR="006E2C20" w:rsidRPr="006E2C20" w:rsidRDefault="006E2C20" w:rsidP="006E2C20">
      <w:pPr>
        <w:ind w:left="851"/>
        <w:rPr>
          <w:rFonts w:ascii="Tahoma" w:hAnsi="Tahoma" w:cs="Tahoma"/>
          <w:lang w:val="en-GB"/>
        </w:rPr>
      </w:pPr>
      <w:r w:rsidRPr="006E2C20">
        <w:rPr>
          <w:rFonts w:ascii="Tahoma" w:hAnsi="Tahoma" w:cs="Tahoma"/>
          <w:lang w:val="en-GB"/>
        </w:rPr>
        <w:t xml:space="preserve">Note: COMMENT  </w:t>
      </w:r>
      <w:r w:rsidRPr="006E2C20">
        <w:rPr>
          <w:rFonts w:ascii="Tahoma" w:hAnsi="Tahoma" w:cs="Tahoma"/>
          <w:lang w:val="en-GB"/>
        </w:rPr>
        <w:sym w:font="Wingdings" w:char="F0E0"/>
      </w:r>
      <w:r w:rsidRPr="006E2C20">
        <w:rPr>
          <w:rFonts w:ascii="Tahoma" w:hAnsi="Tahoma" w:cs="Tahoma"/>
          <w:lang w:val="en-GB"/>
        </w:rPr>
        <w:t xml:space="preserve">  200 characters</w:t>
      </w:r>
    </w:p>
    <w:p w:rsidR="0013187F" w:rsidRPr="00EB3732" w:rsidRDefault="0013187F" w:rsidP="0013187F">
      <w:pPr>
        <w:pStyle w:val="ListParagraph"/>
        <w:rPr>
          <w:rFonts w:ascii="Tahoma" w:hAnsi="Tahoma" w:cs="Tahoma"/>
          <w:lang w:val="en-GB"/>
        </w:rPr>
      </w:pPr>
    </w:p>
    <w:p w:rsidR="00D529A2" w:rsidRPr="00670901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670901">
        <w:rPr>
          <w:rFonts w:ascii="Tahoma" w:hAnsi="Tahoma" w:cs="Tahoma"/>
          <w:b/>
          <w:lang w:val="en-GB"/>
        </w:rPr>
        <w:t>QM_RECIP</w:t>
      </w:r>
    </w:p>
    <w:p w:rsidR="00670901" w:rsidRDefault="00670901" w:rsidP="00670901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>
        <w:rPr>
          <w:rFonts w:ascii="Tahoma" w:hAnsi="Tahoma" w:cs="Tahoma"/>
          <w:lang w:val="en-GB"/>
        </w:rPr>
        <w:t>QM_RECIP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 xml:space="preserve">. </w:t>
      </w:r>
    </w:p>
    <w:p w:rsidR="00004F9B" w:rsidRPr="00144A8C" w:rsidRDefault="00004F9B" w:rsidP="00004F9B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Delete Shape rows</w:t>
      </w:r>
      <w:r w:rsidRPr="00EB3732">
        <w:rPr>
          <w:rFonts w:ascii="Tahoma" w:hAnsi="Tahoma" w:cs="Tahoma"/>
          <w:lang w:val="en-GB"/>
        </w:rPr>
        <w:t>:</w:t>
      </w:r>
    </w:p>
    <w:p w:rsidR="00004F9B" w:rsidRDefault="00004F9B" w:rsidP="00004F9B">
      <w:pPr>
        <w:pStyle w:val="ListParagraph"/>
        <w:numPr>
          <w:ilvl w:val="0"/>
          <w:numId w:val="34"/>
        </w:numPr>
        <w:ind w:left="1134" w:hanging="283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Delete of Shape lines: </w:t>
      </w:r>
    </w:p>
    <w:p w:rsidR="00004F9B" w:rsidRDefault="00004F9B" w:rsidP="00004F9B">
      <w:pPr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F</w:t>
      </w:r>
      <w:r w:rsidRPr="00892DBF">
        <w:rPr>
          <w:rFonts w:ascii="Tahoma" w:hAnsi="Tahoma" w:cs="Tahoma"/>
          <w:lang w:val="en-GB"/>
        </w:rPr>
        <w:t xml:space="preserve">ilter on </w:t>
      </w:r>
      <w:r>
        <w:rPr>
          <w:rFonts w:ascii="Tahoma" w:hAnsi="Tahoma" w:cs="Tahoma"/>
          <w:lang w:val="en-GB"/>
        </w:rPr>
        <w:t>#METHOD =A Shape, delete</w:t>
      </w:r>
      <w:r w:rsidRPr="00EB3732">
        <w:rPr>
          <w:rFonts w:ascii="Tahoma" w:hAnsi="Tahoma" w:cs="Tahoma"/>
          <w:lang w:val="en-GB"/>
        </w:rPr>
        <w:t xml:space="preserve"> the shapes </w:t>
      </w:r>
      <w:r>
        <w:rPr>
          <w:rFonts w:ascii="Tahoma" w:hAnsi="Tahoma" w:cs="Tahoma"/>
          <w:lang w:val="en-GB"/>
        </w:rPr>
        <w:t xml:space="preserve">that are not needed </w:t>
      </w:r>
      <w:r w:rsidRPr="00EB3732">
        <w:rPr>
          <w:rFonts w:ascii="Tahoma" w:hAnsi="Tahoma" w:cs="Tahoma"/>
          <w:lang w:val="en-GB"/>
        </w:rPr>
        <w:t xml:space="preserve">according to the selection in </w:t>
      </w:r>
      <w:proofErr w:type="spellStart"/>
      <w:r>
        <w:rPr>
          <w:rFonts w:ascii="Tahoma" w:hAnsi="Tahoma" w:cs="Tahoma"/>
          <w:b/>
          <w:lang w:val="en-GB"/>
        </w:rPr>
        <w:t>RCP</w:t>
      </w:r>
      <w:r w:rsidRPr="00EB3732">
        <w:rPr>
          <w:rFonts w:ascii="Tahoma" w:hAnsi="Tahoma" w:cs="Tahoma"/>
          <w:b/>
          <w:lang w:val="en-GB"/>
        </w:rPr>
        <w:t>QUANT_withShapes</w:t>
      </w:r>
      <w:proofErr w:type="spellEnd"/>
      <w:r w:rsidRPr="00EB3732">
        <w:rPr>
          <w:rFonts w:ascii="Tahoma" w:hAnsi="Tahoma" w:cs="Tahoma"/>
          <w:lang w:val="en-GB"/>
        </w:rPr>
        <w:t xml:space="preserve"> </w:t>
      </w:r>
    </w:p>
    <w:p w:rsidR="00670901" w:rsidRDefault="00670901" w:rsidP="0013187F">
      <w:pPr>
        <w:pStyle w:val="ListParagraph"/>
        <w:rPr>
          <w:rFonts w:ascii="Tahoma" w:hAnsi="Tahoma" w:cs="Tahoma"/>
          <w:lang w:val="en-GB"/>
        </w:rPr>
      </w:pPr>
    </w:p>
    <w:p w:rsidR="00D529A2" w:rsidRPr="00415A84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415A84">
        <w:rPr>
          <w:rFonts w:ascii="Tahoma" w:hAnsi="Tahoma" w:cs="Tahoma"/>
          <w:b/>
          <w:lang w:val="en-GB"/>
        </w:rPr>
        <w:t>R_BRAND</w:t>
      </w:r>
    </w:p>
    <w:p w:rsidR="00415A84" w:rsidRPr="00415A84" w:rsidRDefault="00415A84" w:rsidP="00415A84">
      <w:pPr>
        <w:ind w:left="851"/>
        <w:rPr>
          <w:rFonts w:ascii="Tahoma" w:hAnsi="Tahoma" w:cs="Tahoma"/>
          <w:lang w:val="en-GB"/>
        </w:rPr>
      </w:pPr>
      <w:r w:rsidRPr="00415A84">
        <w:rPr>
          <w:rFonts w:ascii="Tahoma" w:hAnsi="Tahoma" w:cs="Tahoma"/>
          <w:lang w:val="en-GB"/>
        </w:rPr>
        <w:t xml:space="preserve">Copy the </w:t>
      </w:r>
      <w:r>
        <w:rPr>
          <w:rFonts w:ascii="Tahoma" w:hAnsi="Tahoma" w:cs="Tahoma"/>
          <w:lang w:val="en-GB"/>
        </w:rPr>
        <w:t>R_BRAND</w:t>
      </w:r>
      <w:r w:rsidRPr="00415A8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415A84">
        <w:rPr>
          <w:rFonts w:ascii="Tahoma" w:hAnsi="Tahoma" w:cs="Tahoma"/>
          <w:lang w:val="en-GB"/>
        </w:rPr>
        <w:t>ExternalTables</w:t>
      </w:r>
      <w:proofErr w:type="spellEnd"/>
      <w:r w:rsidRPr="00415A84">
        <w:rPr>
          <w:rFonts w:ascii="Tahoma" w:hAnsi="Tahoma" w:cs="Tahoma"/>
          <w:lang w:val="en-GB"/>
        </w:rPr>
        <w:t xml:space="preserve"> to the final </w:t>
      </w:r>
      <w:proofErr w:type="spellStart"/>
      <w:r w:rsidRPr="00415A84">
        <w:rPr>
          <w:rFonts w:ascii="Tahoma" w:hAnsi="Tahoma" w:cs="Tahoma"/>
          <w:lang w:val="en-GB"/>
        </w:rPr>
        <w:t>ExternalTable</w:t>
      </w:r>
      <w:proofErr w:type="spellEnd"/>
      <w:r w:rsidRPr="00415A84">
        <w:rPr>
          <w:rFonts w:ascii="Tahoma" w:hAnsi="Tahoma" w:cs="Tahoma"/>
          <w:lang w:val="en-GB"/>
        </w:rPr>
        <w:t xml:space="preserve">. </w:t>
      </w:r>
      <w:r>
        <w:rPr>
          <w:rFonts w:ascii="Tahoma" w:hAnsi="Tahoma" w:cs="Tahoma"/>
          <w:lang w:val="en-GB"/>
        </w:rPr>
        <w:t>Can be empty and only column titles are available.</w:t>
      </w:r>
    </w:p>
    <w:p w:rsidR="0013187F" w:rsidRDefault="0013187F" w:rsidP="0013187F">
      <w:pPr>
        <w:pStyle w:val="ListParagraph"/>
        <w:rPr>
          <w:rFonts w:ascii="Tahoma" w:hAnsi="Tahoma" w:cs="Tahoma"/>
          <w:lang w:val="en-GB"/>
        </w:rPr>
      </w:pPr>
    </w:p>
    <w:p w:rsidR="00415A84" w:rsidRPr="00415A84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415A84">
        <w:rPr>
          <w:rFonts w:ascii="Tahoma" w:hAnsi="Tahoma" w:cs="Tahoma"/>
          <w:b/>
          <w:lang w:val="en-GB"/>
        </w:rPr>
        <w:t xml:space="preserve">R_DESCFACE </w:t>
      </w:r>
    </w:p>
    <w:p w:rsidR="00415A84" w:rsidRPr="00144A8C" w:rsidRDefault="00415A84" w:rsidP="00415A84">
      <w:pPr>
        <w:ind w:left="851"/>
        <w:rPr>
          <w:rFonts w:ascii="Tahoma" w:hAnsi="Tahoma" w:cs="Tahoma"/>
          <w:lang w:val="en-GB"/>
        </w:rPr>
      </w:pPr>
      <w:r w:rsidRPr="00144A8C">
        <w:rPr>
          <w:rFonts w:ascii="Tahoma" w:hAnsi="Tahoma" w:cs="Tahoma"/>
          <w:lang w:val="en-GB"/>
        </w:rPr>
        <w:t xml:space="preserve">Copy the </w:t>
      </w:r>
      <w:r>
        <w:rPr>
          <w:rFonts w:ascii="Tahoma" w:hAnsi="Tahoma" w:cs="Tahoma"/>
          <w:lang w:val="en-GB"/>
        </w:rPr>
        <w:t>R_DESCFACE</w:t>
      </w:r>
      <w:r w:rsidRPr="00144A8C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144A8C">
        <w:rPr>
          <w:rFonts w:ascii="Tahoma" w:hAnsi="Tahoma" w:cs="Tahoma"/>
          <w:lang w:val="en-GB"/>
        </w:rPr>
        <w:t>ExternalTables</w:t>
      </w:r>
      <w:proofErr w:type="spellEnd"/>
      <w:r w:rsidRPr="00144A8C">
        <w:rPr>
          <w:rFonts w:ascii="Tahoma" w:hAnsi="Tahoma" w:cs="Tahoma"/>
          <w:lang w:val="en-GB"/>
        </w:rPr>
        <w:t xml:space="preserve"> to the final </w:t>
      </w:r>
      <w:proofErr w:type="spellStart"/>
      <w:r w:rsidRPr="00144A8C">
        <w:rPr>
          <w:rFonts w:ascii="Tahoma" w:hAnsi="Tahoma" w:cs="Tahoma"/>
          <w:lang w:val="en-GB"/>
        </w:rPr>
        <w:t>ExternalTable</w:t>
      </w:r>
      <w:proofErr w:type="spellEnd"/>
      <w:r>
        <w:rPr>
          <w:rFonts w:ascii="Tahoma" w:hAnsi="Tahoma" w:cs="Tahoma"/>
          <w:lang w:val="en-GB"/>
        </w:rPr>
        <w:t>.</w:t>
      </w:r>
    </w:p>
    <w:p w:rsidR="00415A84" w:rsidRPr="00EB3732" w:rsidRDefault="00415A84" w:rsidP="00415A84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Fill in the columns:</w:t>
      </w:r>
    </w:p>
    <w:p w:rsidR="00415A84" w:rsidRDefault="00415A84" w:rsidP="00004F9B">
      <w:pPr>
        <w:pStyle w:val="ListParagraph"/>
        <w:numPr>
          <w:ilvl w:val="0"/>
          <w:numId w:val="21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</w:t>
      </w:r>
      <w:r>
        <w:rPr>
          <w:rFonts w:ascii="Tahoma" w:hAnsi="Tahoma" w:cs="Tahoma"/>
          <w:lang w:val="en-GB"/>
        </w:rPr>
        <w:t>R</w:t>
      </w:r>
      <w:r w:rsidRPr="00EB3732">
        <w:rPr>
          <w:rFonts w:ascii="Tahoma" w:hAnsi="Tahoma" w:cs="Tahoma"/>
          <w:lang w:val="en-GB"/>
        </w:rPr>
        <w:t>DESCR_NAME</w:t>
      </w:r>
      <w:r>
        <w:rPr>
          <w:rFonts w:ascii="Tahoma" w:hAnsi="Tahoma" w:cs="Tahoma"/>
          <w:lang w:val="en-GB"/>
        </w:rPr>
        <w:t>:</w:t>
      </w:r>
    </w:p>
    <w:p w:rsidR="00415A84" w:rsidRDefault="00415A84" w:rsidP="00415A84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If special characters</w:t>
      </w:r>
      <w:r>
        <w:rPr>
          <w:rFonts w:ascii="Tahoma" w:hAnsi="Tahoma" w:cs="Tahoma"/>
          <w:lang w:val="en-GB"/>
        </w:rPr>
        <w:t>,</w:t>
      </w:r>
      <w:r w:rsidRPr="00EB3732">
        <w:rPr>
          <w:rFonts w:ascii="Tahoma" w:hAnsi="Tahoma" w:cs="Tahoma"/>
          <w:lang w:val="en-GB"/>
        </w:rPr>
        <w:t xml:space="preserve"> copy the correct labels</w:t>
      </w:r>
      <w:r>
        <w:rPr>
          <w:rFonts w:ascii="Tahoma" w:hAnsi="Tahoma" w:cs="Tahoma"/>
          <w:lang w:val="en-GB"/>
        </w:rPr>
        <w:t xml:space="preserve"> according to </w:t>
      </w:r>
      <w:r w:rsidRPr="00415A84">
        <w:rPr>
          <w:rFonts w:ascii="Tahoma" w:hAnsi="Tahoma" w:cs="Tahoma"/>
          <w:lang w:val="en-GB"/>
        </w:rPr>
        <w:t>RCPFADECODE</w:t>
      </w:r>
      <w:r>
        <w:rPr>
          <w:rFonts w:ascii="Tahoma" w:hAnsi="Tahoma" w:cs="Tahoma"/>
          <w:lang w:val="en-GB"/>
        </w:rPr>
        <w:t xml:space="preserve"> file.</w:t>
      </w:r>
    </w:p>
    <w:p w:rsidR="00415A84" w:rsidRDefault="00415A84" w:rsidP="00004F9B">
      <w:pPr>
        <w:pStyle w:val="ListParagraph"/>
        <w:numPr>
          <w:ilvl w:val="0"/>
          <w:numId w:val="21"/>
        </w:numPr>
        <w:ind w:left="1134" w:hanging="283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#RDESCR_TYPE:</w:t>
      </w:r>
    </w:p>
    <w:p w:rsidR="00415A84" w:rsidRDefault="00AB1384" w:rsidP="00415A84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For the facet 01 Recipe production, i</w:t>
      </w:r>
      <w:r w:rsidR="00415A84" w:rsidRPr="00EB3732">
        <w:rPr>
          <w:rFonts w:ascii="Tahoma" w:hAnsi="Tahoma" w:cs="Tahoma"/>
          <w:lang w:val="en-GB"/>
        </w:rPr>
        <w:t xml:space="preserve">dentify the descriptors </w:t>
      </w:r>
      <w:r>
        <w:rPr>
          <w:rFonts w:ascii="Tahoma" w:hAnsi="Tahoma" w:cs="Tahoma"/>
          <w:lang w:val="en-GB"/>
        </w:rPr>
        <w:t xml:space="preserve">‘prepared at home’ with </w:t>
      </w:r>
      <w:del w:id="20" w:author="Viktoria Knaze" w:date="2016-05-06T10:01:00Z">
        <w:r w:rsidDel="00B66F6E">
          <w:rPr>
            <w:rFonts w:ascii="Tahoma" w:hAnsi="Tahoma" w:cs="Tahoma"/>
            <w:lang w:val="en-GB"/>
          </w:rPr>
          <w:delText xml:space="preserve">others </w:delText>
        </w:r>
      </w:del>
      <w:proofErr w:type="spellStart"/>
      <w:r w:rsidR="00415A84" w:rsidRPr="00EB3732">
        <w:rPr>
          <w:rFonts w:ascii="Tahoma" w:hAnsi="Tahoma" w:cs="Tahoma"/>
          <w:lang w:val="en-GB"/>
        </w:rPr>
        <w:t>with</w:t>
      </w:r>
      <w:proofErr w:type="spellEnd"/>
      <w:r w:rsidR="00415A84" w:rsidRPr="00EB3732">
        <w:rPr>
          <w:rFonts w:ascii="Tahoma" w:hAnsi="Tahoma" w:cs="Tahoma"/>
          <w:lang w:val="en-GB"/>
        </w:rPr>
        <w:t xml:space="preserve"> “1”, enter “0” for the other descriptors</w:t>
      </w:r>
      <w:r>
        <w:rPr>
          <w:rFonts w:ascii="Tahoma" w:hAnsi="Tahoma" w:cs="Tahoma"/>
          <w:lang w:val="en-GB"/>
        </w:rPr>
        <w:t xml:space="preserve"> whatever the facet.</w:t>
      </w:r>
    </w:p>
    <w:p w:rsidR="00415A84" w:rsidRDefault="00415A84" w:rsidP="00004F9B">
      <w:pPr>
        <w:pStyle w:val="ListParagraph"/>
        <w:numPr>
          <w:ilvl w:val="0"/>
          <w:numId w:val="21"/>
        </w:numPr>
        <w:ind w:left="1134" w:hanging="283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#RDESCR_KNOWN:</w:t>
      </w:r>
    </w:p>
    <w:p w:rsidR="00AB1384" w:rsidRDefault="00AB1384" w:rsidP="00AB1384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For the facet 00 </w:t>
      </w:r>
      <w:r w:rsidR="0075399D">
        <w:rPr>
          <w:rFonts w:ascii="Tahoma" w:hAnsi="Tahoma" w:cs="Tahoma"/>
          <w:lang w:val="en-GB"/>
        </w:rPr>
        <w:t>‘</w:t>
      </w:r>
      <w:r w:rsidRPr="00AB1384">
        <w:rPr>
          <w:rFonts w:ascii="Tahoma" w:hAnsi="Tahoma" w:cs="Tahoma"/>
          <w:lang w:val="en-GB"/>
        </w:rPr>
        <w:t>Known/Unknown</w:t>
      </w:r>
      <w:r w:rsidR="0075399D">
        <w:rPr>
          <w:rFonts w:ascii="Tahoma" w:hAnsi="Tahoma" w:cs="Tahoma"/>
          <w:lang w:val="en-GB"/>
        </w:rPr>
        <w:t>’</w:t>
      </w:r>
      <w:r>
        <w:rPr>
          <w:rFonts w:ascii="Tahoma" w:hAnsi="Tahoma" w:cs="Tahoma"/>
          <w:lang w:val="en-GB"/>
        </w:rPr>
        <w:t>, i</w:t>
      </w:r>
      <w:r w:rsidRPr="00EB3732">
        <w:rPr>
          <w:rFonts w:ascii="Tahoma" w:hAnsi="Tahoma" w:cs="Tahoma"/>
          <w:lang w:val="en-GB"/>
        </w:rPr>
        <w:t xml:space="preserve">dentify the descriptors </w:t>
      </w:r>
      <w:r>
        <w:rPr>
          <w:rFonts w:ascii="Tahoma" w:hAnsi="Tahoma" w:cs="Tahoma"/>
          <w:lang w:val="en-GB"/>
        </w:rPr>
        <w:t xml:space="preserve">‘known’ </w:t>
      </w:r>
      <w:r w:rsidRPr="00EB3732">
        <w:rPr>
          <w:rFonts w:ascii="Tahoma" w:hAnsi="Tahoma" w:cs="Tahoma"/>
          <w:lang w:val="en-GB"/>
        </w:rPr>
        <w:t>with “</w:t>
      </w:r>
      <w:del w:id="21" w:author="Viktoria Knaze" w:date="2016-05-06T09:58:00Z">
        <w:r w:rsidRPr="00EB3732" w:rsidDel="00B66F6E">
          <w:rPr>
            <w:rFonts w:ascii="Tahoma" w:hAnsi="Tahoma" w:cs="Tahoma"/>
            <w:lang w:val="en-GB"/>
          </w:rPr>
          <w:delText>1</w:delText>
        </w:r>
      </w:del>
      <w:ins w:id="22" w:author="Viktoria Knaze" w:date="2016-05-06T09:58:00Z">
        <w:r w:rsidR="00B66F6E">
          <w:rPr>
            <w:rFonts w:ascii="Tahoma" w:hAnsi="Tahoma" w:cs="Tahoma"/>
            <w:lang w:val="en-GB"/>
          </w:rPr>
          <w:t>2</w:t>
        </w:r>
      </w:ins>
      <w:r w:rsidRPr="00EB3732">
        <w:rPr>
          <w:rFonts w:ascii="Tahoma" w:hAnsi="Tahoma" w:cs="Tahoma"/>
          <w:lang w:val="en-GB"/>
        </w:rPr>
        <w:t xml:space="preserve">”, </w:t>
      </w:r>
      <w:r>
        <w:rPr>
          <w:rFonts w:ascii="Tahoma" w:hAnsi="Tahoma" w:cs="Tahoma"/>
          <w:lang w:val="en-GB"/>
        </w:rPr>
        <w:t>the descriptor ‘unknown’ with “</w:t>
      </w:r>
      <w:del w:id="23" w:author="Viktoria Knaze" w:date="2016-05-06T09:58:00Z">
        <w:r w:rsidDel="00B66F6E">
          <w:rPr>
            <w:rFonts w:ascii="Tahoma" w:hAnsi="Tahoma" w:cs="Tahoma"/>
            <w:lang w:val="en-GB"/>
          </w:rPr>
          <w:delText>2</w:delText>
        </w:r>
      </w:del>
      <w:ins w:id="24" w:author="Viktoria Knaze" w:date="2016-05-06T09:58:00Z">
        <w:r w:rsidR="00B66F6E">
          <w:rPr>
            <w:rFonts w:ascii="Tahoma" w:hAnsi="Tahoma" w:cs="Tahoma"/>
            <w:lang w:val="en-GB"/>
          </w:rPr>
          <w:t>1</w:t>
        </w:r>
      </w:ins>
      <w:r>
        <w:rPr>
          <w:rFonts w:ascii="Tahoma" w:hAnsi="Tahoma" w:cs="Tahoma"/>
          <w:lang w:val="en-GB"/>
        </w:rPr>
        <w:t>” and e</w:t>
      </w:r>
      <w:r w:rsidRPr="00EB3732">
        <w:rPr>
          <w:rFonts w:ascii="Tahoma" w:hAnsi="Tahoma" w:cs="Tahoma"/>
          <w:lang w:val="en-GB"/>
        </w:rPr>
        <w:t>nter “0” for the other descriptors</w:t>
      </w:r>
      <w:r>
        <w:rPr>
          <w:rFonts w:ascii="Tahoma" w:hAnsi="Tahoma" w:cs="Tahoma"/>
          <w:lang w:val="en-GB"/>
        </w:rPr>
        <w:t xml:space="preserve"> whatever the facet.</w:t>
      </w:r>
    </w:p>
    <w:p w:rsidR="00415A84" w:rsidRDefault="00415A84" w:rsidP="00004F9B">
      <w:pPr>
        <w:pStyle w:val="ListParagraph"/>
        <w:numPr>
          <w:ilvl w:val="0"/>
          <w:numId w:val="21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</w:t>
      </w:r>
      <w:r>
        <w:rPr>
          <w:rFonts w:ascii="Tahoma" w:hAnsi="Tahoma" w:cs="Tahoma"/>
          <w:lang w:val="en-GB"/>
        </w:rPr>
        <w:t>R</w:t>
      </w:r>
      <w:r w:rsidRPr="00EB3732">
        <w:rPr>
          <w:rFonts w:ascii="Tahoma" w:hAnsi="Tahoma" w:cs="Tahoma"/>
          <w:lang w:val="en-GB"/>
        </w:rPr>
        <w:t>DESC</w:t>
      </w:r>
      <w:r>
        <w:rPr>
          <w:rFonts w:ascii="Tahoma" w:hAnsi="Tahoma" w:cs="Tahoma"/>
          <w:lang w:val="en-GB"/>
        </w:rPr>
        <w:t>R</w:t>
      </w:r>
      <w:r w:rsidRPr="00EB3732">
        <w:rPr>
          <w:rFonts w:ascii="Tahoma" w:hAnsi="Tahoma" w:cs="Tahoma"/>
          <w:lang w:val="en-GB"/>
        </w:rPr>
        <w:t>_OTHER:</w:t>
      </w:r>
    </w:p>
    <w:p w:rsidR="00415A84" w:rsidRPr="00EB3732" w:rsidRDefault="00415A84" w:rsidP="00415A84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I</w:t>
      </w:r>
      <w:r w:rsidRPr="00EB3732">
        <w:rPr>
          <w:rFonts w:ascii="Tahoma" w:hAnsi="Tahoma" w:cs="Tahoma"/>
          <w:lang w:val="en-GB"/>
        </w:rPr>
        <w:t>dentify the descriptors “other option” (filter on “other” in the country language) with “1”, enter “0” for the other descriptors</w:t>
      </w:r>
    </w:p>
    <w:p w:rsidR="00415A84" w:rsidRDefault="00415A84" w:rsidP="00004F9B">
      <w:pPr>
        <w:pStyle w:val="ListParagraph"/>
        <w:numPr>
          <w:ilvl w:val="0"/>
          <w:numId w:val="21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</w:t>
      </w:r>
      <w:r>
        <w:rPr>
          <w:rFonts w:ascii="Tahoma" w:hAnsi="Tahoma" w:cs="Tahoma"/>
          <w:lang w:val="en-GB"/>
        </w:rPr>
        <w:t>R</w:t>
      </w:r>
      <w:r w:rsidRPr="00EB3732">
        <w:rPr>
          <w:rFonts w:ascii="Tahoma" w:hAnsi="Tahoma" w:cs="Tahoma"/>
          <w:lang w:val="en-GB"/>
        </w:rPr>
        <w:t>DESC</w:t>
      </w:r>
      <w:r>
        <w:rPr>
          <w:rFonts w:ascii="Tahoma" w:hAnsi="Tahoma" w:cs="Tahoma"/>
          <w:lang w:val="en-GB"/>
        </w:rPr>
        <w:t>R</w:t>
      </w:r>
      <w:r w:rsidRPr="00EB3732">
        <w:rPr>
          <w:rFonts w:ascii="Tahoma" w:hAnsi="Tahoma" w:cs="Tahoma"/>
          <w:lang w:val="en-GB"/>
        </w:rPr>
        <w:t xml:space="preserve">_SINGLE: </w:t>
      </w:r>
    </w:p>
    <w:p w:rsidR="00415A84" w:rsidRDefault="00415A84" w:rsidP="00415A84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Identify the descriptors of those facets which cannot be combined with others with “1”, enter “0” for the other descriptors.</w:t>
      </w:r>
    </w:p>
    <w:p w:rsidR="00415A84" w:rsidRDefault="00415A84" w:rsidP="0013187F">
      <w:pPr>
        <w:pStyle w:val="ListParagraph"/>
        <w:rPr>
          <w:rFonts w:ascii="Tahoma" w:hAnsi="Tahoma" w:cs="Tahoma"/>
          <w:lang w:val="en-GB"/>
        </w:rPr>
      </w:pPr>
    </w:p>
    <w:p w:rsidR="00AB1384" w:rsidRPr="00261653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261653">
        <w:rPr>
          <w:rFonts w:ascii="Tahoma" w:hAnsi="Tahoma" w:cs="Tahoma"/>
          <w:b/>
          <w:lang w:val="en-GB"/>
        </w:rPr>
        <w:t>R_FACET</w:t>
      </w:r>
    </w:p>
    <w:p w:rsidR="00261653" w:rsidRDefault="00261653" w:rsidP="00261653">
      <w:pPr>
        <w:ind w:left="851"/>
        <w:rPr>
          <w:rFonts w:ascii="Tahoma" w:hAnsi="Tahoma" w:cs="Tahoma"/>
          <w:lang w:val="en-GB"/>
        </w:rPr>
      </w:pPr>
      <w:r w:rsidRPr="00144A8C">
        <w:rPr>
          <w:rFonts w:ascii="Tahoma" w:hAnsi="Tahoma" w:cs="Tahoma"/>
          <w:lang w:val="en-GB"/>
        </w:rPr>
        <w:t xml:space="preserve">Copy the </w:t>
      </w:r>
      <w:r>
        <w:rPr>
          <w:rFonts w:ascii="Tahoma" w:hAnsi="Tahoma" w:cs="Tahoma"/>
          <w:lang w:val="en-GB"/>
        </w:rPr>
        <w:t>R_FACET</w:t>
      </w:r>
      <w:r w:rsidRPr="00144A8C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144A8C">
        <w:rPr>
          <w:rFonts w:ascii="Tahoma" w:hAnsi="Tahoma" w:cs="Tahoma"/>
          <w:lang w:val="en-GB"/>
        </w:rPr>
        <w:t>ExternalTables</w:t>
      </w:r>
      <w:proofErr w:type="spellEnd"/>
      <w:r w:rsidRPr="00144A8C">
        <w:rPr>
          <w:rFonts w:ascii="Tahoma" w:hAnsi="Tahoma" w:cs="Tahoma"/>
          <w:lang w:val="en-GB"/>
        </w:rPr>
        <w:t xml:space="preserve"> to the final </w:t>
      </w:r>
      <w:proofErr w:type="spellStart"/>
      <w:r w:rsidRPr="00144A8C">
        <w:rPr>
          <w:rFonts w:ascii="Tahoma" w:hAnsi="Tahoma" w:cs="Tahoma"/>
          <w:lang w:val="en-GB"/>
        </w:rPr>
        <w:t>ExternalTable</w:t>
      </w:r>
      <w:proofErr w:type="spellEnd"/>
      <w:r>
        <w:rPr>
          <w:rFonts w:ascii="Tahoma" w:hAnsi="Tahoma" w:cs="Tahoma"/>
          <w:lang w:val="en-GB"/>
        </w:rPr>
        <w:t>.</w:t>
      </w:r>
    </w:p>
    <w:p w:rsidR="00261653" w:rsidRPr="00144A8C" w:rsidRDefault="00261653" w:rsidP="00261653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Fill in the columns:</w:t>
      </w:r>
    </w:p>
    <w:p w:rsidR="00261653" w:rsidRDefault="00261653" w:rsidP="00004F9B">
      <w:pPr>
        <w:pStyle w:val="ListParagraph"/>
        <w:numPr>
          <w:ilvl w:val="0"/>
          <w:numId w:val="22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</w:t>
      </w:r>
      <w:r>
        <w:rPr>
          <w:rFonts w:ascii="Tahoma" w:hAnsi="Tahoma" w:cs="Tahoma"/>
          <w:lang w:val="en-GB"/>
        </w:rPr>
        <w:t>R</w:t>
      </w:r>
      <w:r w:rsidRPr="00EB3732">
        <w:rPr>
          <w:rFonts w:ascii="Tahoma" w:hAnsi="Tahoma" w:cs="Tahoma"/>
          <w:lang w:val="en-GB"/>
        </w:rPr>
        <w:t xml:space="preserve">FACET_TYPE: </w:t>
      </w:r>
    </w:p>
    <w:p w:rsidR="00261653" w:rsidRPr="00EB3732" w:rsidRDefault="00261653" w:rsidP="00261653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1 for brand</w:t>
      </w:r>
      <w:r>
        <w:rPr>
          <w:rFonts w:ascii="Tahoma" w:hAnsi="Tahoma" w:cs="Tahoma"/>
          <w:lang w:val="en-GB"/>
        </w:rPr>
        <w:t xml:space="preserve"> (facet 02) </w:t>
      </w:r>
      <w:r w:rsidRPr="00EB3732">
        <w:rPr>
          <w:rFonts w:ascii="Tahoma" w:hAnsi="Tahoma" w:cs="Tahoma"/>
          <w:lang w:val="en-GB"/>
        </w:rPr>
        <w:t>else 0</w:t>
      </w:r>
    </w:p>
    <w:p w:rsidR="00261653" w:rsidRDefault="00261653" w:rsidP="00004F9B">
      <w:pPr>
        <w:pStyle w:val="ListParagraph"/>
        <w:numPr>
          <w:ilvl w:val="0"/>
          <w:numId w:val="22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</w:t>
      </w:r>
      <w:r>
        <w:rPr>
          <w:rFonts w:ascii="Tahoma" w:hAnsi="Tahoma" w:cs="Tahoma"/>
          <w:lang w:val="en-GB"/>
        </w:rPr>
        <w:t>R</w:t>
      </w:r>
      <w:r w:rsidRPr="00EB3732">
        <w:rPr>
          <w:rFonts w:ascii="Tahoma" w:hAnsi="Tahoma" w:cs="Tahoma"/>
          <w:lang w:val="en-GB"/>
        </w:rPr>
        <w:t xml:space="preserve">FACET_TYPE_S: </w:t>
      </w:r>
    </w:p>
    <w:p w:rsidR="00261653" w:rsidRDefault="00261653" w:rsidP="00261653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1 to allow multiple choices </w:t>
      </w:r>
    </w:p>
    <w:p w:rsidR="00261653" w:rsidRDefault="00261653" w:rsidP="00261653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Write 1 for facets 0</w:t>
      </w:r>
      <w:r>
        <w:rPr>
          <w:rFonts w:ascii="Tahoma" w:hAnsi="Tahoma" w:cs="Tahoma"/>
          <w:lang w:val="en-GB"/>
        </w:rPr>
        <w:t>3 ‘</w:t>
      </w:r>
      <w:r w:rsidRPr="00261653">
        <w:rPr>
          <w:rFonts w:ascii="Tahoma" w:hAnsi="Tahoma" w:cs="Tahoma"/>
          <w:lang w:val="en-GB"/>
        </w:rPr>
        <w:t>Recipe preservation method</w:t>
      </w:r>
      <w:r>
        <w:rPr>
          <w:rFonts w:ascii="Tahoma" w:hAnsi="Tahoma" w:cs="Tahoma"/>
          <w:lang w:val="en-GB"/>
        </w:rPr>
        <w:t>’</w:t>
      </w:r>
      <w:r w:rsidRPr="00261653">
        <w:rPr>
          <w:rFonts w:ascii="Tahoma" w:hAnsi="Tahoma" w:cs="Tahoma"/>
          <w:lang w:val="en-GB"/>
        </w:rPr>
        <w:t xml:space="preserve"> </w:t>
      </w:r>
      <w:r>
        <w:rPr>
          <w:rFonts w:ascii="Tahoma" w:hAnsi="Tahoma" w:cs="Tahoma"/>
          <w:lang w:val="en-GB"/>
        </w:rPr>
        <w:t>if agreed by the coordinators</w:t>
      </w:r>
      <w:r w:rsidRPr="00EB3732">
        <w:rPr>
          <w:rFonts w:ascii="Tahoma" w:hAnsi="Tahoma" w:cs="Tahoma"/>
          <w:lang w:val="en-GB"/>
        </w:rPr>
        <w:t xml:space="preserve">, </w:t>
      </w:r>
    </w:p>
    <w:p w:rsidR="00261653" w:rsidRPr="00EB3732" w:rsidRDefault="00261653" w:rsidP="00261653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0 for the other facets</w:t>
      </w:r>
    </w:p>
    <w:p w:rsidR="00261653" w:rsidRDefault="00261653" w:rsidP="00004F9B">
      <w:pPr>
        <w:pStyle w:val="ListParagraph"/>
        <w:numPr>
          <w:ilvl w:val="0"/>
          <w:numId w:val="22"/>
        </w:numPr>
        <w:ind w:left="1134" w:hanging="283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#RFACET_MAIN:</w:t>
      </w:r>
    </w:p>
    <w:p w:rsidR="0075399D" w:rsidRDefault="0075399D" w:rsidP="0075399D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1 to </w:t>
      </w:r>
      <w:r>
        <w:rPr>
          <w:rFonts w:ascii="Tahoma" w:hAnsi="Tahoma" w:cs="Tahoma"/>
          <w:lang w:val="en-GB"/>
        </w:rPr>
        <w:t>identify the main facets with non-</w:t>
      </w:r>
      <w:r w:rsidRPr="0075399D">
        <w:rPr>
          <w:rFonts w:ascii="Tahoma" w:hAnsi="Tahoma" w:cs="Tahoma"/>
          <w:lang w:val="en-GB"/>
        </w:rPr>
        <w:t>modified descriptor</w:t>
      </w:r>
    </w:p>
    <w:p w:rsidR="0075399D" w:rsidRDefault="0075399D" w:rsidP="0075399D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Write 1 for facets </w:t>
      </w:r>
      <w:r>
        <w:rPr>
          <w:rFonts w:ascii="Tahoma" w:hAnsi="Tahoma" w:cs="Tahoma"/>
          <w:lang w:val="en-GB"/>
        </w:rPr>
        <w:t>00 &amp; 01 (‘</w:t>
      </w:r>
      <w:r w:rsidRPr="00AB1384">
        <w:rPr>
          <w:rFonts w:ascii="Tahoma" w:hAnsi="Tahoma" w:cs="Tahoma"/>
          <w:lang w:val="en-GB"/>
        </w:rPr>
        <w:t>Known/Unknown</w:t>
      </w:r>
      <w:r>
        <w:rPr>
          <w:rFonts w:ascii="Tahoma" w:hAnsi="Tahoma" w:cs="Tahoma"/>
          <w:lang w:val="en-GB"/>
        </w:rPr>
        <w:t>’ &amp; ‘</w:t>
      </w:r>
      <w:r w:rsidRPr="0075399D">
        <w:rPr>
          <w:rFonts w:ascii="Tahoma" w:hAnsi="Tahoma" w:cs="Tahoma"/>
          <w:lang w:val="en-GB"/>
        </w:rPr>
        <w:t>Recipe production</w:t>
      </w:r>
      <w:r>
        <w:rPr>
          <w:rFonts w:ascii="Tahoma" w:hAnsi="Tahoma" w:cs="Tahoma"/>
          <w:lang w:val="en-GB"/>
        </w:rPr>
        <w:t>’) if agreed by the coordinators</w:t>
      </w:r>
      <w:r w:rsidRPr="00EB3732">
        <w:rPr>
          <w:rFonts w:ascii="Tahoma" w:hAnsi="Tahoma" w:cs="Tahoma"/>
          <w:lang w:val="en-GB"/>
        </w:rPr>
        <w:t xml:space="preserve">, </w:t>
      </w:r>
    </w:p>
    <w:p w:rsidR="0075399D" w:rsidRPr="00EB3732" w:rsidRDefault="0075399D" w:rsidP="0075399D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0 for the other facets</w:t>
      </w:r>
    </w:p>
    <w:p w:rsidR="00261653" w:rsidRDefault="00261653" w:rsidP="00004F9B">
      <w:pPr>
        <w:pStyle w:val="ListParagraph"/>
        <w:numPr>
          <w:ilvl w:val="0"/>
          <w:numId w:val="22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</w:t>
      </w:r>
      <w:r>
        <w:rPr>
          <w:rFonts w:ascii="Tahoma" w:hAnsi="Tahoma" w:cs="Tahoma"/>
          <w:lang w:val="en-GB"/>
        </w:rPr>
        <w:t>R</w:t>
      </w:r>
      <w:r w:rsidRPr="00EB3732">
        <w:rPr>
          <w:rFonts w:ascii="Tahoma" w:hAnsi="Tahoma" w:cs="Tahoma"/>
          <w:lang w:val="en-GB"/>
        </w:rPr>
        <w:t xml:space="preserve">FACET_QUEST: </w:t>
      </w:r>
    </w:p>
    <w:p w:rsidR="00261653" w:rsidRDefault="00261653" w:rsidP="00261653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Q</w:t>
      </w:r>
      <w:r w:rsidRPr="00EB3732">
        <w:rPr>
          <w:rFonts w:ascii="Tahoma" w:hAnsi="Tahoma" w:cs="Tahoma"/>
          <w:lang w:val="en-GB"/>
        </w:rPr>
        <w:t xml:space="preserve">uestion to be asked by the interviewers. </w:t>
      </w:r>
    </w:p>
    <w:p w:rsidR="00261653" w:rsidRPr="00EB3732" w:rsidRDefault="00261653" w:rsidP="00261653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If not provided, you can copy the text of #</w:t>
      </w:r>
      <w:r>
        <w:rPr>
          <w:rFonts w:ascii="Tahoma" w:hAnsi="Tahoma" w:cs="Tahoma"/>
          <w:lang w:val="en-GB"/>
        </w:rPr>
        <w:t>R</w:t>
      </w:r>
      <w:r w:rsidRPr="00EB3732">
        <w:rPr>
          <w:rFonts w:ascii="Tahoma" w:hAnsi="Tahoma" w:cs="Tahoma"/>
          <w:lang w:val="en-GB"/>
        </w:rPr>
        <w:t>FACET_</w:t>
      </w:r>
      <w:r>
        <w:rPr>
          <w:rFonts w:ascii="Tahoma" w:hAnsi="Tahoma" w:cs="Tahoma"/>
          <w:lang w:val="en-GB"/>
        </w:rPr>
        <w:t>TEXT</w:t>
      </w:r>
    </w:p>
    <w:p w:rsidR="006E2C20" w:rsidRPr="006E2C20" w:rsidRDefault="006E2C20" w:rsidP="006E2C20">
      <w:pPr>
        <w:ind w:left="851"/>
        <w:rPr>
          <w:rFonts w:ascii="Tahoma" w:hAnsi="Tahoma" w:cs="Tahoma"/>
          <w:lang w:val="en-GB"/>
        </w:rPr>
      </w:pPr>
      <w:r w:rsidRPr="006E2C20">
        <w:rPr>
          <w:rFonts w:ascii="Tahoma" w:hAnsi="Tahoma" w:cs="Tahoma"/>
          <w:lang w:val="en-GB"/>
        </w:rPr>
        <w:t>Note</w:t>
      </w:r>
      <w:r>
        <w:rPr>
          <w:rFonts w:ascii="Tahoma" w:hAnsi="Tahoma" w:cs="Tahoma"/>
          <w:lang w:val="en-GB"/>
        </w:rPr>
        <w:t>: RFACET_QUEST</w:t>
      </w:r>
      <w:r w:rsidRPr="006E2C20">
        <w:rPr>
          <w:rFonts w:ascii="Tahoma" w:hAnsi="Tahoma" w:cs="Tahoma"/>
          <w:lang w:val="en-GB"/>
        </w:rPr>
        <w:t xml:space="preserve">  </w:t>
      </w:r>
      <w:r w:rsidRPr="00E1675C">
        <w:rPr>
          <w:lang w:val="en-GB"/>
        </w:rPr>
        <w:sym w:font="Wingdings" w:char="F0E0"/>
      </w:r>
      <w:r w:rsidRPr="006E2C20">
        <w:rPr>
          <w:rFonts w:ascii="Tahoma" w:hAnsi="Tahoma" w:cs="Tahoma"/>
          <w:lang w:val="en-GB"/>
        </w:rPr>
        <w:t xml:space="preserve"> </w:t>
      </w:r>
      <w:r>
        <w:rPr>
          <w:rFonts w:ascii="Tahoma" w:hAnsi="Tahoma" w:cs="Tahoma"/>
          <w:lang w:val="en-GB"/>
        </w:rPr>
        <w:t xml:space="preserve"> 300</w:t>
      </w:r>
      <w:r w:rsidRPr="006E2C20">
        <w:rPr>
          <w:rFonts w:ascii="Tahoma" w:hAnsi="Tahoma" w:cs="Tahoma"/>
          <w:lang w:val="en-GB"/>
        </w:rPr>
        <w:t xml:space="preserve"> characters</w:t>
      </w:r>
    </w:p>
    <w:p w:rsidR="00261653" w:rsidRDefault="00261653" w:rsidP="0013187F">
      <w:pPr>
        <w:pStyle w:val="ListParagraph"/>
        <w:rPr>
          <w:rFonts w:ascii="Tahoma" w:hAnsi="Tahoma" w:cs="Tahoma"/>
          <w:lang w:val="en-GB"/>
        </w:rPr>
      </w:pPr>
    </w:p>
    <w:p w:rsidR="00D529A2" w:rsidRPr="0075399D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75399D">
        <w:rPr>
          <w:rFonts w:ascii="Tahoma" w:hAnsi="Tahoma" w:cs="Tahoma"/>
          <w:b/>
          <w:lang w:val="en-GB"/>
        </w:rPr>
        <w:t>R_FACETRUL</w:t>
      </w:r>
    </w:p>
    <w:p w:rsidR="0075399D" w:rsidRPr="0075399D" w:rsidRDefault="0075399D" w:rsidP="0075399D">
      <w:pPr>
        <w:ind w:left="851"/>
        <w:rPr>
          <w:rFonts w:ascii="Tahoma" w:hAnsi="Tahoma" w:cs="Tahoma"/>
          <w:lang w:val="en-GB"/>
        </w:rPr>
      </w:pPr>
      <w:r w:rsidRPr="0075399D">
        <w:rPr>
          <w:rFonts w:ascii="Tahoma" w:hAnsi="Tahoma" w:cs="Tahoma"/>
          <w:lang w:val="en-GB"/>
        </w:rPr>
        <w:t>Copy the R_FACET</w:t>
      </w:r>
      <w:r>
        <w:rPr>
          <w:rFonts w:ascii="Tahoma" w:hAnsi="Tahoma" w:cs="Tahoma"/>
          <w:lang w:val="en-GB"/>
        </w:rPr>
        <w:t>RUL</w:t>
      </w:r>
      <w:r w:rsidRPr="0075399D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75399D">
        <w:rPr>
          <w:rFonts w:ascii="Tahoma" w:hAnsi="Tahoma" w:cs="Tahoma"/>
          <w:lang w:val="en-GB"/>
        </w:rPr>
        <w:t>ExternalTables</w:t>
      </w:r>
      <w:proofErr w:type="spellEnd"/>
      <w:r w:rsidRPr="0075399D">
        <w:rPr>
          <w:rFonts w:ascii="Tahoma" w:hAnsi="Tahoma" w:cs="Tahoma"/>
          <w:lang w:val="en-GB"/>
        </w:rPr>
        <w:t xml:space="preserve"> to the final </w:t>
      </w:r>
      <w:proofErr w:type="spellStart"/>
      <w:r w:rsidRPr="0075399D">
        <w:rPr>
          <w:rFonts w:ascii="Tahoma" w:hAnsi="Tahoma" w:cs="Tahoma"/>
          <w:lang w:val="en-GB"/>
        </w:rPr>
        <w:t>ExternalTable</w:t>
      </w:r>
      <w:proofErr w:type="spellEnd"/>
      <w:r w:rsidRPr="0075399D">
        <w:rPr>
          <w:rFonts w:ascii="Tahoma" w:hAnsi="Tahoma" w:cs="Tahoma"/>
          <w:lang w:val="en-GB"/>
        </w:rPr>
        <w:t>.</w:t>
      </w:r>
    </w:p>
    <w:p w:rsidR="00D529A2" w:rsidRPr="00EB3732" w:rsidRDefault="00D529A2" w:rsidP="0013187F">
      <w:pPr>
        <w:pStyle w:val="ListParagraph"/>
        <w:rPr>
          <w:rFonts w:ascii="Tahoma" w:hAnsi="Tahoma" w:cs="Tahoma"/>
          <w:lang w:val="en-GB"/>
        </w:rPr>
      </w:pPr>
    </w:p>
    <w:p w:rsidR="00AF71D7" w:rsidRPr="00F442F1" w:rsidRDefault="00AF71D7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F442F1">
        <w:rPr>
          <w:rFonts w:ascii="Tahoma" w:hAnsi="Tahoma" w:cs="Tahoma"/>
          <w:b/>
          <w:lang w:val="en-GB"/>
        </w:rPr>
        <w:t>R_GROUPFAC</w:t>
      </w:r>
    </w:p>
    <w:p w:rsidR="00AF71D7" w:rsidRDefault="00AF71D7" w:rsidP="00AF71D7">
      <w:pPr>
        <w:ind w:left="851"/>
        <w:rPr>
          <w:rFonts w:ascii="Tahoma" w:hAnsi="Tahoma" w:cs="Tahoma"/>
          <w:lang w:val="en-GB"/>
        </w:rPr>
      </w:pPr>
      <w:r w:rsidRPr="0075399D">
        <w:rPr>
          <w:rFonts w:ascii="Tahoma" w:hAnsi="Tahoma" w:cs="Tahoma"/>
          <w:lang w:val="en-GB"/>
        </w:rPr>
        <w:t>Copy the R_</w:t>
      </w:r>
      <w:r>
        <w:rPr>
          <w:rFonts w:ascii="Tahoma" w:hAnsi="Tahoma" w:cs="Tahoma"/>
          <w:lang w:val="en-GB"/>
        </w:rPr>
        <w:t>GROUPFAC</w:t>
      </w:r>
      <w:r w:rsidRPr="0075399D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75399D">
        <w:rPr>
          <w:rFonts w:ascii="Tahoma" w:hAnsi="Tahoma" w:cs="Tahoma"/>
          <w:lang w:val="en-GB"/>
        </w:rPr>
        <w:t>ExternalTables</w:t>
      </w:r>
      <w:proofErr w:type="spellEnd"/>
      <w:r w:rsidRPr="0075399D">
        <w:rPr>
          <w:rFonts w:ascii="Tahoma" w:hAnsi="Tahoma" w:cs="Tahoma"/>
          <w:lang w:val="en-GB"/>
        </w:rPr>
        <w:t xml:space="preserve"> to the final </w:t>
      </w:r>
      <w:proofErr w:type="spellStart"/>
      <w:r w:rsidRPr="0075399D">
        <w:rPr>
          <w:rFonts w:ascii="Tahoma" w:hAnsi="Tahoma" w:cs="Tahoma"/>
          <w:lang w:val="en-GB"/>
        </w:rPr>
        <w:t>ExternalTable</w:t>
      </w:r>
      <w:proofErr w:type="spellEnd"/>
      <w:r w:rsidRPr="0075399D">
        <w:rPr>
          <w:rFonts w:ascii="Tahoma" w:hAnsi="Tahoma" w:cs="Tahoma"/>
          <w:lang w:val="en-GB"/>
        </w:rPr>
        <w:t>.</w:t>
      </w:r>
    </w:p>
    <w:p w:rsidR="00004F9B" w:rsidRPr="000215F4" w:rsidRDefault="00004F9B" w:rsidP="00004F9B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The columns </w:t>
      </w:r>
      <w:r w:rsidRPr="00EB3732">
        <w:rPr>
          <w:rFonts w:ascii="Tahoma" w:hAnsi="Tahoma" w:cs="Tahoma"/>
          <w:lang w:val="en-GB"/>
        </w:rPr>
        <w:t>#ORDER_</w:t>
      </w:r>
      <w:r w:rsidRPr="00F11D1A">
        <w:rPr>
          <w:rFonts w:ascii="Tahoma" w:hAnsi="Tahoma" w:cs="Tahoma"/>
          <w:lang w:val="en-GB"/>
        </w:rPr>
        <w:t xml:space="preserve"> </w:t>
      </w:r>
      <w:r w:rsidRPr="00EB3732">
        <w:rPr>
          <w:rFonts w:ascii="Tahoma" w:hAnsi="Tahoma" w:cs="Tahoma"/>
          <w:lang w:val="en-GB"/>
        </w:rPr>
        <w:t>FAC</w:t>
      </w:r>
      <w:r>
        <w:rPr>
          <w:rFonts w:ascii="Tahoma" w:hAnsi="Tahoma" w:cs="Tahoma"/>
          <w:lang w:val="en-GB"/>
        </w:rPr>
        <w:t xml:space="preserve"> and </w:t>
      </w:r>
      <w:r w:rsidRPr="00EB3732">
        <w:rPr>
          <w:rFonts w:ascii="Tahoma" w:hAnsi="Tahoma" w:cs="Tahoma"/>
          <w:lang w:val="en-GB"/>
        </w:rPr>
        <w:t>#ORDER_DES</w:t>
      </w:r>
      <w:r>
        <w:rPr>
          <w:rFonts w:ascii="Tahoma" w:hAnsi="Tahoma" w:cs="Tahoma"/>
          <w:lang w:val="en-GB"/>
        </w:rPr>
        <w:t xml:space="preserve">C are filled whatever in case of problem, the instructions to fill them are: </w:t>
      </w:r>
    </w:p>
    <w:p w:rsidR="00AF71D7" w:rsidRDefault="00AF71D7" w:rsidP="00004F9B">
      <w:pPr>
        <w:pStyle w:val="ListParagraph"/>
        <w:numPr>
          <w:ilvl w:val="0"/>
          <w:numId w:val="29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#ORDER_</w:t>
      </w:r>
      <w:r w:rsidRPr="00F11D1A">
        <w:rPr>
          <w:rFonts w:ascii="Tahoma" w:hAnsi="Tahoma" w:cs="Tahoma"/>
          <w:lang w:val="en-GB"/>
        </w:rPr>
        <w:t xml:space="preserve"> </w:t>
      </w:r>
      <w:r w:rsidRPr="00EB3732">
        <w:rPr>
          <w:rFonts w:ascii="Tahoma" w:hAnsi="Tahoma" w:cs="Tahoma"/>
          <w:lang w:val="en-GB"/>
        </w:rPr>
        <w:t xml:space="preserve">FAC: </w:t>
      </w:r>
    </w:p>
    <w:p w:rsidR="00AF71D7" w:rsidRDefault="00AF71D7" w:rsidP="00AF71D7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E</w:t>
      </w:r>
      <w:r w:rsidRPr="00EB3732">
        <w:rPr>
          <w:rFonts w:ascii="Tahoma" w:hAnsi="Tahoma" w:cs="Tahoma"/>
          <w:lang w:val="en-GB"/>
        </w:rPr>
        <w:t xml:space="preserve">nter </w:t>
      </w:r>
      <w:r>
        <w:rPr>
          <w:rFonts w:ascii="Tahoma" w:hAnsi="Tahoma" w:cs="Tahoma"/>
          <w:lang w:val="en-GB"/>
        </w:rPr>
        <w:t>1</w:t>
      </w:r>
      <w:r w:rsidRPr="00EB3732">
        <w:rPr>
          <w:rFonts w:ascii="Tahoma" w:hAnsi="Tahoma" w:cs="Tahoma"/>
          <w:lang w:val="en-GB"/>
        </w:rPr>
        <w:t xml:space="preserve"> </w:t>
      </w:r>
      <w:r>
        <w:rPr>
          <w:rFonts w:ascii="Tahoma" w:hAnsi="Tahoma" w:cs="Tahoma"/>
          <w:lang w:val="en-GB"/>
        </w:rPr>
        <w:t xml:space="preserve">in row 2. </w:t>
      </w:r>
    </w:p>
    <w:p w:rsidR="00AF71D7" w:rsidRDefault="00AF71D7" w:rsidP="00AF71D7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In the other row enter the formula:</w:t>
      </w:r>
    </w:p>
    <w:p w:rsidR="00AF71D7" w:rsidRPr="00F11D1A" w:rsidRDefault="00AF71D7" w:rsidP="00AF71D7">
      <w:pPr>
        <w:pStyle w:val="ListParagraph"/>
        <w:ind w:left="1134"/>
        <w:rPr>
          <w:rFonts w:ascii="Tahoma" w:hAnsi="Tahoma" w:cs="Tahoma"/>
          <w:i/>
          <w:sz w:val="20"/>
          <w:szCs w:val="20"/>
          <w:lang w:val="en-GB"/>
        </w:rPr>
      </w:pPr>
      <w:r w:rsidRPr="00380679">
        <w:rPr>
          <w:rFonts w:ascii="Tahoma" w:hAnsi="Tahoma" w:cs="Tahoma"/>
          <w:i/>
          <w:sz w:val="20"/>
          <w:szCs w:val="20"/>
          <w:lang w:val="en-GB"/>
        </w:rPr>
        <w:t>=IF(AND(A2=A3,B2=B3,C2=C3),G2, IF( AND(A2=A3,B2=B3),G2+1,1) )</w:t>
      </w:r>
    </w:p>
    <w:p w:rsidR="00AF71D7" w:rsidRDefault="00AF71D7" w:rsidP="00004F9B">
      <w:pPr>
        <w:pStyle w:val="ListParagraph"/>
        <w:numPr>
          <w:ilvl w:val="0"/>
          <w:numId w:val="29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#ORDER_DES</w:t>
      </w:r>
      <w:r>
        <w:rPr>
          <w:rFonts w:ascii="Tahoma" w:hAnsi="Tahoma" w:cs="Tahoma"/>
          <w:lang w:val="en-GB"/>
        </w:rPr>
        <w:t>C</w:t>
      </w:r>
      <w:r w:rsidRPr="00EB3732">
        <w:rPr>
          <w:rFonts w:ascii="Tahoma" w:hAnsi="Tahoma" w:cs="Tahoma"/>
          <w:lang w:val="en-GB"/>
        </w:rPr>
        <w:t xml:space="preserve">: </w:t>
      </w:r>
    </w:p>
    <w:p w:rsidR="00AF71D7" w:rsidRDefault="00AF71D7" w:rsidP="00AF71D7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E</w:t>
      </w:r>
      <w:r w:rsidRPr="00EB3732">
        <w:rPr>
          <w:rFonts w:ascii="Tahoma" w:hAnsi="Tahoma" w:cs="Tahoma"/>
          <w:lang w:val="en-GB"/>
        </w:rPr>
        <w:t xml:space="preserve">nter </w:t>
      </w:r>
      <w:r>
        <w:rPr>
          <w:rFonts w:ascii="Tahoma" w:hAnsi="Tahoma" w:cs="Tahoma"/>
          <w:lang w:val="en-GB"/>
        </w:rPr>
        <w:t>1</w:t>
      </w:r>
      <w:r w:rsidRPr="00EB3732">
        <w:rPr>
          <w:rFonts w:ascii="Tahoma" w:hAnsi="Tahoma" w:cs="Tahoma"/>
          <w:lang w:val="en-GB"/>
        </w:rPr>
        <w:t xml:space="preserve"> </w:t>
      </w:r>
      <w:r>
        <w:rPr>
          <w:rFonts w:ascii="Tahoma" w:hAnsi="Tahoma" w:cs="Tahoma"/>
          <w:lang w:val="en-GB"/>
        </w:rPr>
        <w:t xml:space="preserve">in row 2. </w:t>
      </w:r>
    </w:p>
    <w:p w:rsidR="00AF71D7" w:rsidRDefault="00AF71D7" w:rsidP="00AF71D7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In the other row enter the formula:</w:t>
      </w:r>
    </w:p>
    <w:p w:rsidR="00AF71D7" w:rsidRPr="00F11D1A" w:rsidRDefault="00AF71D7" w:rsidP="00AF71D7">
      <w:pPr>
        <w:pStyle w:val="ListParagraph"/>
        <w:ind w:left="1134"/>
        <w:rPr>
          <w:rFonts w:ascii="Tahoma" w:hAnsi="Tahoma" w:cs="Tahoma"/>
          <w:i/>
          <w:sz w:val="20"/>
          <w:szCs w:val="20"/>
          <w:lang w:val="en-GB"/>
        </w:rPr>
      </w:pPr>
      <w:r w:rsidRPr="00380679">
        <w:rPr>
          <w:rFonts w:ascii="Tahoma" w:hAnsi="Tahoma" w:cs="Tahoma"/>
          <w:i/>
          <w:sz w:val="20"/>
          <w:szCs w:val="20"/>
          <w:lang w:val="en-GB"/>
        </w:rPr>
        <w:t>=</w:t>
      </w:r>
      <w:proofErr w:type="gramStart"/>
      <w:r w:rsidRPr="00380679">
        <w:rPr>
          <w:rFonts w:ascii="Tahoma" w:hAnsi="Tahoma" w:cs="Tahoma"/>
          <w:i/>
          <w:sz w:val="20"/>
          <w:szCs w:val="20"/>
          <w:lang w:val="en-GB"/>
        </w:rPr>
        <w:t>IF(</w:t>
      </w:r>
      <w:proofErr w:type="gramEnd"/>
      <w:r w:rsidRPr="00380679">
        <w:rPr>
          <w:rFonts w:ascii="Tahoma" w:hAnsi="Tahoma" w:cs="Tahoma"/>
          <w:i/>
          <w:sz w:val="20"/>
          <w:szCs w:val="20"/>
          <w:lang w:val="en-GB"/>
        </w:rPr>
        <w:t>AND(A2=A3,B2=B3,G2=G3),H2+1,1)</w:t>
      </w:r>
    </w:p>
    <w:p w:rsidR="00004F9B" w:rsidRDefault="00004F9B" w:rsidP="00004F9B">
      <w:pPr>
        <w:pStyle w:val="ListParagraph"/>
        <w:ind w:left="851"/>
        <w:rPr>
          <w:rFonts w:ascii="Tahoma" w:hAnsi="Tahoma" w:cs="Tahoma"/>
          <w:b/>
          <w:lang w:val="en-GB"/>
        </w:rPr>
      </w:pPr>
    </w:p>
    <w:p w:rsidR="00D529A2" w:rsidRPr="00F442F1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F442F1">
        <w:rPr>
          <w:rFonts w:ascii="Tahoma" w:hAnsi="Tahoma" w:cs="Tahoma"/>
          <w:b/>
          <w:lang w:val="en-GB"/>
        </w:rPr>
        <w:t>R_RCPFAEX</w:t>
      </w:r>
    </w:p>
    <w:p w:rsidR="00D529A2" w:rsidRDefault="00F442F1" w:rsidP="00F442F1">
      <w:pPr>
        <w:ind w:left="851"/>
        <w:rPr>
          <w:rFonts w:ascii="Tahoma" w:hAnsi="Tahoma" w:cs="Tahoma"/>
          <w:lang w:val="en-GB"/>
        </w:rPr>
      </w:pPr>
      <w:r w:rsidRPr="00F442F1">
        <w:rPr>
          <w:rFonts w:ascii="Tahoma" w:hAnsi="Tahoma" w:cs="Tahoma"/>
          <w:lang w:val="en-GB"/>
        </w:rPr>
        <w:t xml:space="preserve">Copy the </w:t>
      </w:r>
      <w:r>
        <w:rPr>
          <w:rFonts w:ascii="Tahoma" w:hAnsi="Tahoma" w:cs="Tahoma"/>
          <w:lang w:val="en-GB"/>
        </w:rPr>
        <w:t>RCP</w:t>
      </w:r>
      <w:r w:rsidRPr="00F442F1">
        <w:rPr>
          <w:rFonts w:ascii="Tahoma" w:hAnsi="Tahoma" w:cs="Tahoma"/>
          <w:lang w:val="en-GB"/>
        </w:rPr>
        <w:t xml:space="preserve">FAEX worksheet from the temporary </w:t>
      </w:r>
      <w:proofErr w:type="spellStart"/>
      <w:r w:rsidRPr="00F442F1">
        <w:rPr>
          <w:rFonts w:ascii="Tahoma" w:hAnsi="Tahoma" w:cs="Tahoma"/>
          <w:lang w:val="en-GB"/>
        </w:rPr>
        <w:t>ExternalTables</w:t>
      </w:r>
      <w:proofErr w:type="spellEnd"/>
      <w:r w:rsidRPr="00F442F1">
        <w:rPr>
          <w:rFonts w:ascii="Tahoma" w:hAnsi="Tahoma" w:cs="Tahoma"/>
          <w:lang w:val="en-GB"/>
        </w:rPr>
        <w:t xml:space="preserve"> to the final </w:t>
      </w:r>
      <w:proofErr w:type="spellStart"/>
      <w:r w:rsidRPr="00F442F1">
        <w:rPr>
          <w:rFonts w:ascii="Tahoma" w:hAnsi="Tahoma" w:cs="Tahoma"/>
          <w:lang w:val="en-GB"/>
        </w:rPr>
        <w:t>ExternalTable</w:t>
      </w:r>
      <w:proofErr w:type="spellEnd"/>
      <w:r w:rsidRPr="00F442F1">
        <w:rPr>
          <w:rFonts w:ascii="Tahoma" w:hAnsi="Tahoma" w:cs="Tahoma"/>
          <w:lang w:val="en-GB"/>
        </w:rPr>
        <w:t>.</w:t>
      </w:r>
    </w:p>
    <w:p w:rsidR="00F442F1" w:rsidRDefault="00F442F1" w:rsidP="00844FFC">
      <w:pPr>
        <w:pStyle w:val="ListParagraph"/>
        <w:rPr>
          <w:rFonts w:ascii="Tahoma" w:hAnsi="Tahoma" w:cs="Tahoma"/>
          <w:lang w:val="en-GB"/>
        </w:rPr>
      </w:pPr>
    </w:p>
    <w:p w:rsidR="00957F3A" w:rsidRPr="00844FFC" w:rsidRDefault="00957F3A" w:rsidP="00957F3A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844FFC">
        <w:rPr>
          <w:rFonts w:ascii="Tahoma" w:hAnsi="Tahoma" w:cs="Tahoma"/>
          <w:b/>
          <w:lang w:val="en-GB"/>
        </w:rPr>
        <w:t>R</w:t>
      </w:r>
      <w:r>
        <w:rPr>
          <w:rFonts w:ascii="Tahoma" w:hAnsi="Tahoma" w:cs="Tahoma"/>
          <w:b/>
          <w:lang w:val="en-GB"/>
        </w:rPr>
        <w:t>AWCOOK</w:t>
      </w:r>
    </w:p>
    <w:p w:rsidR="00957F3A" w:rsidRDefault="00957F3A" w:rsidP="00957F3A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proofErr w:type="spellStart"/>
      <w:r w:rsidRPr="00380679">
        <w:rPr>
          <w:rFonts w:ascii="Tahoma" w:hAnsi="Tahoma" w:cs="Tahoma"/>
          <w:lang w:val="en-GB"/>
        </w:rPr>
        <w:t>R</w:t>
      </w:r>
      <w:r>
        <w:rPr>
          <w:rFonts w:ascii="Tahoma" w:hAnsi="Tahoma" w:cs="Tahoma"/>
          <w:lang w:val="en-GB"/>
        </w:rPr>
        <w:t>awcook</w:t>
      </w:r>
      <w:proofErr w:type="spellEnd"/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 xml:space="preserve">. </w:t>
      </w:r>
      <w:proofErr w:type="gramStart"/>
      <w:r w:rsidRPr="00EB3732">
        <w:rPr>
          <w:rFonts w:ascii="Tahoma" w:hAnsi="Tahoma" w:cs="Tahoma"/>
          <w:lang w:val="en-GB"/>
        </w:rPr>
        <w:t>A priori no change</w:t>
      </w:r>
      <w:r>
        <w:rPr>
          <w:rFonts w:ascii="Tahoma" w:hAnsi="Tahoma" w:cs="Tahoma"/>
          <w:lang w:val="en-GB"/>
        </w:rPr>
        <w:t>.</w:t>
      </w:r>
      <w:proofErr w:type="gramEnd"/>
    </w:p>
    <w:p w:rsidR="00957F3A" w:rsidRDefault="00957F3A" w:rsidP="00957F3A">
      <w:pPr>
        <w:pStyle w:val="ListParagraph"/>
        <w:numPr>
          <w:ilvl w:val="0"/>
          <w:numId w:val="35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</w:t>
      </w:r>
      <w:r>
        <w:rPr>
          <w:rFonts w:ascii="Tahoma" w:hAnsi="Tahoma" w:cs="Tahoma"/>
          <w:lang w:val="en-GB"/>
        </w:rPr>
        <w:t>RC_FACTOR</w:t>
      </w:r>
      <w:r w:rsidRPr="00EB3732">
        <w:rPr>
          <w:rFonts w:ascii="Tahoma" w:hAnsi="Tahoma" w:cs="Tahoma"/>
          <w:lang w:val="en-GB"/>
        </w:rPr>
        <w:t xml:space="preserve">: </w:t>
      </w:r>
    </w:p>
    <w:p w:rsidR="00957F3A" w:rsidRDefault="00957F3A" w:rsidP="00957F3A">
      <w:pPr>
        <w:ind w:left="1080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Coefficients should be &gt;0 (not null)</w:t>
      </w:r>
    </w:p>
    <w:p w:rsidR="00957F3A" w:rsidRPr="00957F3A" w:rsidRDefault="00957F3A" w:rsidP="00957F3A">
      <w:pPr>
        <w:ind w:left="1080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Controls on coefficients &gt;5</w:t>
      </w:r>
    </w:p>
    <w:p w:rsidR="00957F3A" w:rsidRPr="00EB3732" w:rsidRDefault="00957F3A" w:rsidP="00844FFC">
      <w:pPr>
        <w:pStyle w:val="ListParagraph"/>
        <w:rPr>
          <w:rFonts w:ascii="Tahoma" w:hAnsi="Tahoma" w:cs="Tahoma"/>
          <w:lang w:val="en-GB"/>
        </w:rPr>
      </w:pPr>
    </w:p>
    <w:p w:rsidR="00D529A2" w:rsidRPr="00844FFC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844FFC">
        <w:rPr>
          <w:rFonts w:ascii="Tahoma" w:hAnsi="Tahoma" w:cs="Tahoma"/>
          <w:b/>
          <w:lang w:val="en-GB"/>
        </w:rPr>
        <w:t>RCP_PATH</w:t>
      </w:r>
    </w:p>
    <w:p w:rsidR="00E40CE4" w:rsidRDefault="00844FFC" w:rsidP="00E40CE4">
      <w:pPr>
        <w:pStyle w:val="ListParagraph"/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 w:rsidR="00380679" w:rsidRPr="00380679">
        <w:rPr>
          <w:rFonts w:ascii="Tahoma" w:hAnsi="Tahoma" w:cs="Tahoma"/>
          <w:lang w:val="en-GB"/>
        </w:rPr>
        <w:t>RCP_PATH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 xml:space="preserve">. </w:t>
      </w:r>
      <w:proofErr w:type="gramStart"/>
      <w:r w:rsidRPr="00EB3732">
        <w:rPr>
          <w:rFonts w:ascii="Tahoma" w:hAnsi="Tahoma" w:cs="Tahoma"/>
          <w:lang w:val="en-GB"/>
        </w:rPr>
        <w:t>A priori no change</w:t>
      </w:r>
      <w:r w:rsidR="00E40CE4">
        <w:rPr>
          <w:rFonts w:ascii="Tahoma" w:hAnsi="Tahoma" w:cs="Tahoma"/>
          <w:lang w:val="en-GB"/>
        </w:rPr>
        <w:t>.</w:t>
      </w:r>
      <w:proofErr w:type="gramEnd"/>
      <w:r w:rsidR="00E40CE4">
        <w:rPr>
          <w:rFonts w:ascii="Tahoma" w:hAnsi="Tahoma" w:cs="Tahoma"/>
          <w:lang w:val="en-GB"/>
        </w:rPr>
        <w:t xml:space="preserve"> It is also available in the folder </w:t>
      </w:r>
      <w:r w:rsidR="00E40CE4" w:rsidRPr="00DB1B31">
        <w:rPr>
          <w:rFonts w:ascii="Tahoma" w:hAnsi="Tahoma" w:cs="Tahoma"/>
          <w:color w:val="0000FF"/>
          <w:lang w:val="en-GB"/>
        </w:rPr>
        <w:t>\DEX\GLOBODIET_DB\3_COMMON\LIBRARY e-SMP\db3-files</w:t>
      </w:r>
      <w:r w:rsidR="00E40CE4">
        <w:rPr>
          <w:rFonts w:ascii="Tahoma" w:hAnsi="Tahoma" w:cs="Tahoma"/>
          <w:lang w:val="en-GB"/>
        </w:rPr>
        <w:t>.</w:t>
      </w:r>
    </w:p>
    <w:p w:rsidR="00004F9B" w:rsidRDefault="00004F9B" w:rsidP="00844FFC">
      <w:pPr>
        <w:ind w:left="851"/>
        <w:rPr>
          <w:rFonts w:ascii="Tahoma" w:hAnsi="Tahoma" w:cs="Tahoma"/>
          <w:lang w:val="en-GB"/>
        </w:rPr>
      </w:pPr>
    </w:p>
    <w:p w:rsidR="00AF71D7" w:rsidRPr="00F11D1A" w:rsidRDefault="00AF71D7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>
        <w:rPr>
          <w:rFonts w:ascii="Tahoma" w:hAnsi="Tahoma" w:cs="Tahoma"/>
          <w:b/>
          <w:lang w:val="en-GB"/>
        </w:rPr>
        <w:t>RGROUPS</w:t>
      </w:r>
    </w:p>
    <w:p w:rsidR="00AF71D7" w:rsidRDefault="00AF71D7" w:rsidP="00AF71D7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 w:rsidRPr="005B0A46">
        <w:rPr>
          <w:rFonts w:ascii="Tahoma" w:hAnsi="Tahoma" w:cs="Tahoma"/>
          <w:lang w:val="en-GB"/>
        </w:rPr>
        <w:t>RGROUPS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>.</w:t>
      </w:r>
    </w:p>
    <w:p w:rsidR="00AF71D7" w:rsidRDefault="00AF71D7" w:rsidP="00AF71D7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Fill in the column</w:t>
      </w:r>
      <w:r>
        <w:rPr>
          <w:rFonts w:ascii="Tahoma" w:hAnsi="Tahoma" w:cs="Tahoma"/>
          <w:lang w:val="en-GB"/>
        </w:rPr>
        <w:t xml:space="preserve">: </w:t>
      </w:r>
    </w:p>
    <w:p w:rsidR="00AF71D7" w:rsidRDefault="00AF71D7" w:rsidP="00004F9B">
      <w:pPr>
        <w:pStyle w:val="ListParagraph"/>
        <w:numPr>
          <w:ilvl w:val="0"/>
          <w:numId w:val="27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#NAMES_SHORT: </w:t>
      </w:r>
    </w:p>
    <w:p w:rsidR="00AF71D7" w:rsidRPr="00EB3732" w:rsidRDefault="00AF71D7" w:rsidP="00AF71D7">
      <w:pPr>
        <w:ind w:left="851" w:firstLine="283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Fill with </w:t>
      </w:r>
      <w:r w:rsidRPr="00EB3732">
        <w:rPr>
          <w:rFonts w:ascii="Tahoma" w:hAnsi="Tahoma" w:cs="Tahoma"/>
          <w:lang w:val="en-GB"/>
        </w:rPr>
        <w:t>N</w:t>
      </w:r>
      <w:r>
        <w:rPr>
          <w:rFonts w:ascii="Tahoma" w:hAnsi="Tahoma" w:cs="Tahoma"/>
          <w:lang w:val="en-GB"/>
        </w:rPr>
        <w:t xml:space="preserve">ame </w:t>
      </w:r>
      <w:r w:rsidRPr="00EB3732">
        <w:rPr>
          <w:rFonts w:ascii="Tahoma" w:hAnsi="Tahoma" w:cs="Tahoma"/>
          <w:lang w:val="en-GB"/>
        </w:rPr>
        <w:t>limited to 20 characters</w:t>
      </w:r>
    </w:p>
    <w:p w:rsidR="00D529A2" w:rsidRDefault="00D529A2" w:rsidP="00D529A2">
      <w:pPr>
        <w:rPr>
          <w:rFonts w:ascii="Tahoma" w:hAnsi="Tahoma" w:cs="Tahoma"/>
          <w:lang w:val="en-GB"/>
        </w:rPr>
      </w:pPr>
    </w:p>
    <w:p w:rsidR="001E2EC1" w:rsidRPr="00F442F1" w:rsidRDefault="001E2EC1" w:rsidP="001E2EC1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F442F1">
        <w:rPr>
          <w:rFonts w:ascii="Tahoma" w:hAnsi="Tahoma" w:cs="Tahoma"/>
          <w:b/>
          <w:lang w:val="en-GB"/>
        </w:rPr>
        <w:t>RP</w:t>
      </w:r>
      <w:r>
        <w:rPr>
          <w:rFonts w:ascii="Tahoma" w:hAnsi="Tahoma" w:cs="Tahoma"/>
          <w:b/>
          <w:lang w:val="en-GB"/>
        </w:rPr>
        <w:t>QPATH</w:t>
      </w:r>
    </w:p>
    <w:p w:rsidR="001E2EC1" w:rsidRDefault="001E2EC1" w:rsidP="001E2EC1">
      <w:pPr>
        <w:ind w:left="851"/>
        <w:rPr>
          <w:rFonts w:ascii="Tahoma" w:hAnsi="Tahoma" w:cs="Tahoma"/>
          <w:lang w:val="en-GB"/>
        </w:rPr>
      </w:pPr>
      <w:r w:rsidRPr="00F442F1">
        <w:rPr>
          <w:rFonts w:ascii="Tahoma" w:hAnsi="Tahoma" w:cs="Tahoma"/>
          <w:lang w:val="en-GB"/>
        </w:rPr>
        <w:t xml:space="preserve">Copy the </w:t>
      </w:r>
      <w:r>
        <w:rPr>
          <w:rFonts w:ascii="Tahoma" w:hAnsi="Tahoma" w:cs="Tahoma"/>
          <w:lang w:val="en-GB"/>
        </w:rPr>
        <w:t>RPQPATH</w:t>
      </w:r>
      <w:r w:rsidRPr="00F442F1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F442F1">
        <w:rPr>
          <w:rFonts w:ascii="Tahoma" w:hAnsi="Tahoma" w:cs="Tahoma"/>
          <w:lang w:val="en-GB"/>
        </w:rPr>
        <w:t>ExternalTables</w:t>
      </w:r>
      <w:proofErr w:type="spellEnd"/>
      <w:r w:rsidRPr="00F442F1">
        <w:rPr>
          <w:rFonts w:ascii="Tahoma" w:hAnsi="Tahoma" w:cs="Tahoma"/>
          <w:lang w:val="en-GB"/>
        </w:rPr>
        <w:t xml:space="preserve"> to the final </w:t>
      </w:r>
      <w:proofErr w:type="spellStart"/>
      <w:r w:rsidRPr="00F442F1">
        <w:rPr>
          <w:rFonts w:ascii="Tahoma" w:hAnsi="Tahoma" w:cs="Tahoma"/>
          <w:lang w:val="en-GB"/>
        </w:rPr>
        <w:t>ExternalTable</w:t>
      </w:r>
      <w:proofErr w:type="spellEnd"/>
      <w:r w:rsidRPr="00F442F1">
        <w:rPr>
          <w:rFonts w:ascii="Tahoma" w:hAnsi="Tahoma" w:cs="Tahoma"/>
          <w:lang w:val="en-GB"/>
        </w:rPr>
        <w:t>.</w:t>
      </w:r>
      <w:r>
        <w:rPr>
          <w:rFonts w:ascii="Tahoma" w:hAnsi="Tahoma" w:cs="Tahoma"/>
          <w:lang w:val="en-GB"/>
        </w:rPr>
        <w:t xml:space="preserve"> </w:t>
      </w:r>
      <w:proofErr w:type="gramStart"/>
      <w:r w:rsidRPr="00EB3732">
        <w:rPr>
          <w:rFonts w:ascii="Tahoma" w:hAnsi="Tahoma" w:cs="Tahoma"/>
          <w:lang w:val="en-GB"/>
        </w:rPr>
        <w:t>A priori no change</w:t>
      </w:r>
      <w:r>
        <w:rPr>
          <w:rFonts w:ascii="Tahoma" w:hAnsi="Tahoma" w:cs="Tahoma"/>
          <w:lang w:val="en-GB"/>
        </w:rPr>
        <w:t>.</w:t>
      </w:r>
      <w:proofErr w:type="gramEnd"/>
    </w:p>
    <w:p w:rsidR="001E2EC1" w:rsidRDefault="001E2EC1" w:rsidP="001E2EC1">
      <w:pPr>
        <w:pStyle w:val="ListParagraph"/>
        <w:rPr>
          <w:rFonts w:ascii="Tahoma" w:hAnsi="Tahoma" w:cs="Tahoma"/>
          <w:lang w:val="en-GB"/>
        </w:rPr>
      </w:pPr>
    </w:p>
    <w:p w:rsidR="00AF71D7" w:rsidRPr="00F11D1A" w:rsidRDefault="00AF71D7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>
        <w:rPr>
          <w:rFonts w:ascii="Tahoma" w:hAnsi="Tahoma" w:cs="Tahoma"/>
          <w:b/>
          <w:lang w:val="en-GB"/>
        </w:rPr>
        <w:t>RSUBGR</w:t>
      </w:r>
    </w:p>
    <w:p w:rsidR="00AF71D7" w:rsidRDefault="00AF71D7" w:rsidP="00AF71D7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 w:rsidRPr="005B0A46">
        <w:rPr>
          <w:rFonts w:ascii="Tahoma" w:hAnsi="Tahoma" w:cs="Tahoma"/>
          <w:lang w:val="en-GB"/>
        </w:rPr>
        <w:t>RSUBGR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 xml:space="preserve">. </w:t>
      </w:r>
    </w:p>
    <w:p w:rsidR="00AF71D7" w:rsidRDefault="00AF71D7" w:rsidP="00AF71D7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Fill in the column</w:t>
      </w:r>
      <w:r>
        <w:rPr>
          <w:rFonts w:ascii="Tahoma" w:hAnsi="Tahoma" w:cs="Tahoma"/>
          <w:lang w:val="en-GB"/>
        </w:rPr>
        <w:t xml:space="preserve">: </w:t>
      </w:r>
    </w:p>
    <w:p w:rsidR="00AF71D7" w:rsidRDefault="00AF71D7" w:rsidP="00004F9B">
      <w:pPr>
        <w:pStyle w:val="ListParagraph"/>
        <w:numPr>
          <w:ilvl w:val="0"/>
          <w:numId w:val="28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#NAMES_SHORT: </w:t>
      </w:r>
    </w:p>
    <w:p w:rsidR="00AF71D7" w:rsidRPr="00EB3732" w:rsidRDefault="00AF71D7" w:rsidP="00AF71D7">
      <w:pPr>
        <w:ind w:left="851" w:firstLine="283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Fill with </w:t>
      </w:r>
      <w:r w:rsidRPr="00EB3732">
        <w:rPr>
          <w:rFonts w:ascii="Tahoma" w:hAnsi="Tahoma" w:cs="Tahoma"/>
          <w:lang w:val="en-GB"/>
        </w:rPr>
        <w:t>N</w:t>
      </w:r>
      <w:r>
        <w:rPr>
          <w:rFonts w:ascii="Tahoma" w:hAnsi="Tahoma" w:cs="Tahoma"/>
          <w:lang w:val="en-GB"/>
        </w:rPr>
        <w:t xml:space="preserve">ame </w:t>
      </w:r>
      <w:r w:rsidRPr="00EB3732">
        <w:rPr>
          <w:rFonts w:ascii="Tahoma" w:hAnsi="Tahoma" w:cs="Tahoma"/>
          <w:lang w:val="en-GB"/>
        </w:rPr>
        <w:t>limited to 20 characters</w:t>
      </w:r>
    </w:p>
    <w:p w:rsidR="00AF71D7" w:rsidRPr="00EB3732" w:rsidRDefault="00AF71D7" w:rsidP="00AF71D7">
      <w:pPr>
        <w:pStyle w:val="ListParagraph"/>
        <w:rPr>
          <w:rFonts w:ascii="Tahoma" w:hAnsi="Tahoma" w:cs="Tahoma"/>
          <w:lang w:val="en-GB"/>
        </w:rPr>
      </w:pPr>
    </w:p>
    <w:p w:rsidR="00D529A2" w:rsidRPr="00844FFC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844FFC">
        <w:rPr>
          <w:rFonts w:ascii="Tahoma" w:hAnsi="Tahoma" w:cs="Tahoma"/>
          <w:b/>
          <w:lang w:val="en-GB"/>
        </w:rPr>
        <w:t>SPECDAY</w:t>
      </w:r>
    </w:p>
    <w:p w:rsidR="00844FFC" w:rsidRDefault="00844FFC" w:rsidP="00844FFC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 w:rsidRPr="00844FFC">
        <w:rPr>
          <w:rFonts w:ascii="Tahoma" w:hAnsi="Tahoma" w:cs="Tahoma"/>
          <w:lang w:val="en-GB"/>
        </w:rPr>
        <w:t>SPECDAY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 xml:space="preserve">. </w:t>
      </w:r>
      <w:proofErr w:type="gramStart"/>
      <w:r w:rsidRPr="00EB3732">
        <w:rPr>
          <w:rFonts w:ascii="Tahoma" w:hAnsi="Tahoma" w:cs="Tahoma"/>
          <w:lang w:val="en-GB"/>
        </w:rPr>
        <w:t>A priori no change</w:t>
      </w:r>
      <w:r w:rsidR="001E2EC1">
        <w:rPr>
          <w:rFonts w:ascii="Tahoma" w:hAnsi="Tahoma" w:cs="Tahoma"/>
          <w:lang w:val="en-GB"/>
        </w:rPr>
        <w:t>.</w:t>
      </w:r>
      <w:proofErr w:type="gramEnd"/>
    </w:p>
    <w:p w:rsidR="00D529A2" w:rsidRPr="00EB3732" w:rsidRDefault="00D529A2" w:rsidP="00D529A2">
      <w:pPr>
        <w:rPr>
          <w:rFonts w:ascii="Tahoma" w:hAnsi="Tahoma" w:cs="Tahoma"/>
          <w:lang w:val="en-GB"/>
        </w:rPr>
      </w:pPr>
    </w:p>
    <w:p w:rsidR="00D529A2" w:rsidRPr="00844FFC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844FFC">
        <w:rPr>
          <w:rFonts w:ascii="Tahoma" w:hAnsi="Tahoma" w:cs="Tahoma"/>
          <w:b/>
          <w:lang w:val="en-GB"/>
        </w:rPr>
        <w:t>SPECDIET</w:t>
      </w:r>
    </w:p>
    <w:p w:rsidR="00844FFC" w:rsidRDefault="00844FFC" w:rsidP="00844FFC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 w:rsidRPr="00844FFC">
        <w:rPr>
          <w:rFonts w:ascii="Tahoma" w:hAnsi="Tahoma" w:cs="Tahoma"/>
          <w:lang w:val="en-GB"/>
        </w:rPr>
        <w:t>SPECD</w:t>
      </w:r>
      <w:r>
        <w:rPr>
          <w:rFonts w:ascii="Tahoma" w:hAnsi="Tahoma" w:cs="Tahoma"/>
          <w:lang w:val="en-GB"/>
        </w:rPr>
        <w:t>IET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 xml:space="preserve">. </w:t>
      </w:r>
      <w:r w:rsidRPr="00EB3732">
        <w:rPr>
          <w:rFonts w:ascii="Tahoma" w:hAnsi="Tahoma" w:cs="Tahoma"/>
          <w:lang w:val="en-GB"/>
        </w:rPr>
        <w:t>A priori no change</w:t>
      </w:r>
    </w:p>
    <w:p w:rsidR="00D529A2" w:rsidRPr="00EB3732" w:rsidRDefault="00D529A2" w:rsidP="00D529A2">
      <w:pPr>
        <w:rPr>
          <w:rFonts w:ascii="Tahoma" w:hAnsi="Tahoma" w:cs="Tahoma"/>
          <w:lang w:val="en-GB"/>
        </w:rPr>
      </w:pPr>
    </w:p>
    <w:p w:rsidR="00DB01E3" w:rsidRPr="00BA5EB2" w:rsidRDefault="00DB01E3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BA5EB2">
        <w:rPr>
          <w:rFonts w:ascii="Tahoma" w:hAnsi="Tahoma" w:cs="Tahoma"/>
          <w:b/>
          <w:lang w:val="en-GB"/>
        </w:rPr>
        <w:t>SPFACOOK</w:t>
      </w:r>
    </w:p>
    <w:p w:rsidR="00E718BC" w:rsidRDefault="00DB01E3" w:rsidP="00DB01E3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 w:rsidRPr="00BA5EB2">
        <w:rPr>
          <w:rFonts w:ascii="Tahoma" w:hAnsi="Tahoma" w:cs="Tahoma"/>
          <w:lang w:val="en-GB"/>
        </w:rPr>
        <w:t>SPFACOOK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>.</w:t>
      </w:r>
      <w:ins w:id="25" w:author="Viktoria Knaze" w:date="2015-12-09T15:31:00Z">
        <w:r w:rsidR="003D4A9D">
          <w:rPr>
            <w:rFonts w:ascii="Tahoma" w:hAnsi="Tahoma" w:cs="Tahoma"/>
            <w:lang w:val="en-GB"/>
          </w:rPr>
          <w:t xml:space="preserve"> </w:t>
        </w:r>
      </w:ins>
    </w:p>
    <w:p w:rsidR="00DB01E3" w:rsidRPr="00D06EEB" w:rsidRDefault="003D4A9D" w:rsidP="00D06EEB">
      <w:pPr>
        <w:pStyle w:val="ListParagraph"/>
        <w:numPr>
          <w:ilvl w:val="1"/>
          <w:numId w:val="5"/>
        </w:numPr>
        <w:ind w:left="1701" w:hanging="425"/>
        <w:rPr>
          <w:rFonts w:ascii="Tahoma" w:hAnsi="Tahoma" w:cs="Tahoma"/>
          <w:lang w:val="en-GB"/>
          <w:rPrChange w:id="26" w:author="Viktoria Knaze" w:date="2016-05-06T11:28:00Z">
            <w:rPr>
              <w:lang w:val="en-GB"/>
            </w:rPr>
          </w:rPrChange>
        </w:rPr>
        <w:pPrChange w:id="27" w:author="Viktoria Knaze" w:date="2016-05-06T11:28:00Z">
          <w:pPr>
            <w:ind w:left="851"/>
          </w:pPr>
        </w:pPrChange>
      </w:pPr>
      <w:ins w:id="28" w:author="Viktoria Knaze" w:date="2015-12-09T15:31:00Z">
        <w:r>
          <w:rPr>
            <w:rFonts w:ascii="Tahoma" w:hAnsi="Tahoma" w:cs="Tahoma"/>
            <w:lang w:val="en-GB"/>
          </w:rPr>
          <w:t>Further customization may be needed if the country uses different percentages for some specific foods (e.g. powdered sugar) belonging to groups comprising either the Fat/Sauce/Sweeteners (e.g. sugar group), thus compare with the previous External version of this worksheet (customized/added foods are highlighted).</w:t>
        </w:r>
      </w:ins>
      <w:ins w:id="29" w:author="Viktoria Knaze" w:date="2016-05-06T11:28:00Z">
        <w:r w:rsidR="00D06EEB">
          <w:rPr>
            <w:rFonts w:ascii="Tahoma" w:hAnsi="Tahoma" w:cs="Tahoma"/>
            <w:lang w:val="en-GB"/>
          </w:rPr>
          <w:t xml:space="preserve"> Use </w:t>
        </w:r>
        <w:proofErr w:type="spellStart"/>
        <w:r w:rsidR="00D06EEB" w:rsidRPr="00EB3732">
          <w:rPr>
            <w:rFonts w:ascii="Tahoma" w:hAnsi="Tahoma" w:cs="Tahoma"/>
            <w:lang w:val="en-GB"/>
          </w:rPr>
          <w:t>PCTFSS_special</w:t>
        </w:r>
        <w:proofErr w:type="spellEnd"/>
        <w:r w:rsidR="00D06EEB" w:rsidRPr="00EB3732">
          <w:rPr>
            <w:rFonts w:ascii="Tahoma" w:hAnsi="Tahoma" w:cs="Tahoma"/>
            <w:lang w:val="en-GB"/>
          </w:rPr>
          <w:t xml:space="preserve"> rules</w:t>
        </w:r>
        <w:r w:rsidR="00D06EEB">
          <w:rPr>
            <w:rFonts w:ascii="Tahoma" w:hAnsi="Tahoma" w:cs="Tahoma"/>
            <w:lang w:val="en-GB"/>
          </w:rPr>
          <w:t xml:space="preserve"> if filling them in for the first time.</w:t>
        </w:r>
      </w:ins>
    </w:p>
    <w:p w:rsidR="00DB01E3" w:rsidRPr="00EB3732" w:rsidRDefault="00DB01E3" w:rsidP="00DB01E3">
      <w:pPr>
        <w:pStyle w:val="ListParagraph"/>
        <w:rPr>
          <w:rFonts w:ascii="Tahoma" w:hAnsi="Tahoma" w:cs="Tahoma"/>
          <w:lang w:val="en-GB"/>
        </w:rPr>
      </w:pPr>
    </w:p>
    <w:p w:rsidR="00DB01E3" w:rsidRPr="00BA5EB2" w:rsidRDefault="00DB01E3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BA5EB2">
        <w:rPr>
          <w:rFonts w:ascii="Tahoma" w:hAnsi="Tahoma" w:cs="Tahoma"/>
          <w:b/>
          <w:lang w:val="en-GB"/>
        </w:rPr>
        <w:t>SPFACORE</w:t>
      </w:r>
    </w:p>
    <w:p w:rsidR="00E718BC" w:rsidRDefault="00DB01E3" w:rsidP="00DB01E3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 w:rsidRPr="00BA5EB2">
        <w:rPr>
          <w:rFonts w:ascii="Tahoma" w:hAnsi="Tahoma" w:cs="Tahoma"/>
          <w:lang w:val="en-GB"/>
        </w:rPr>
        <w:t>SPFACO</w:t>
      </w:r>
      <w:r>
        <w:rPr>
          <w:rFonts w:ascii="Tahoma" w:hAnsi="Tahoma" w:cs="Tahoma"/>
          <w:lang w:val="en-GB"/>
        </w:rPr>
        <w:t>RE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>.</w:t>
      </w:r>
      <w:ins w:id="30" w:author="Viktoria Knaze" w:date="2015-12-09T15:26:00Z">
        <w:r w:rsidR="003D4A9D">
          <w:rPr>
            <w:rFonts w:ascii="Tahoma" w:hAnsi="Tahoma" w:cs="Tahoma"/>
            <w:lang w:val="en-GB"/>
          </w:rPr>
          <w:t xml:space="preserve"> </w:t>
        </w:r>
      </w:ins>
    </w:p>
    <w:p w:rsidR="00DB01E3" w:rsidRDefault="003D4A9D" w:rsidP="00DB01E3">
      <w:pPr>
        <w:ind w:left="851"/>
        <w:rPr>
          <w:rFonts w:ascii="Tahoma" w:hAnsi="Tahoma" w:cs="Tahoma"/>
          <w:lang w:val="en-GB"/>
        </w:rPr>
      </w:pPr>
      <w:ins w:id="31" w:author="Viktoria Knaze" w:date="2015-12-09T15:26:00Z">
        <w:r>
          <w:rPr>
            <w:rFonts w:ascii="Tahoma" w:hAnsi="Tahoma" w:cs="Tahoma"/>
            <w:lang w:val="en-GB"/>
          </w:rPr>
          <w:t xml:space="preserve">Further customization may be needed if the country </w:t>
        </w:r>
      </w:ins>
      <w:ins w:id="32" w:author="Viktoria Knaze" w:date="2015-12-09T15:28:00Z">
        <w:r>
          <w:rPr>
            <w:rFonts w:ascii="Tahoma" w:hAnsi="Tahoma" w:cs="Tahoma"/>
            <w:lang w:val="en-GB"/>
          </w:rPr>
          <w:t xml:space="preserve">uses </w:t>
        </w:r>
      </w:ins>
      <w:ins w:id="33" w:author="Viktoria Knaze" w:date="2015-12-09T15:27:00Z">
        <w:r>
          <w:rPr>
            <w:rFonts w:ascii="Tahoma" w:hAnsi="Tahoma" w:cs="Tahoma"/>
            <w:lang w:val="en-GB"/>
          </w:rPr>
          <w:t>different</w:t>
        </w:r>
      </w:ins>
      <w:ins w:id="34" w:author="Viktoria Knaze" w:date="2015-12-09T15:26:00Z">
        <w:r>
          <w:rPr>
            <w:rFonts w:ascii="Tahoma" w:hAnsi="Tahoma" w:cs="Tahoma"/>
            <w:lang w:val="en-GB"/>
          </w:rPr>
          <w:t xml:space="preserve"> percentages for</w:t>
        </w:r>
      </w:ins>
      <w:ins w:id="35" w:author="Viktoria Knaze" w:date="2015-12-09T15:27:00Z">
        <w:r>
          <w:rPr>
            <w:rFonts w:ascii="Tahoma" w:hAnsi="Tahoma" w:cs="Tahoma"/>
            <w:lang w:val="en-GB"/>
          </w:rPr>
          <w:t xml:space="preserve"> </w:t>
        </w:r>
      </w:ins>
      <w:ins w:id="36" w:author="Viktoria Knaze" w:date="2015-12-09T15:28:00Z">
        <w:r>
          <w:rPr>
            <w:rFonts w:ascii="Tahoma" w:hAnsi="Tahoma" w:cs="Tahoma"/>
            <w:lang w:val="en-GB"/>
          </w:rPr>
          <w:t xml:space="preserve">some specific </w:t>
        </w:r>
      </w:ins>
      <w:ins w:id="37" w:author="Viktoria Knaze" w:date="2015-12-09T15:27:00Z">
        <w:r>
          <w:rPr>
            <w:rFonts w:ascii="Tahoma" w:hAnsi="Tahoma" w:cs="Tahoma"/>
            <w:lang w:val="en-GB"/>
          </w:rPr>
          <w:t xml:space="preserve">foods </w:t>
        </w:r>
      </w:ins>
      <w:ins w:id="38" w:author="Viktoria Knaze" w:date="2015-12-09T15:28:00Z">
        <w:r>
          <w:rPr>
            <w:rFonts w:ascii="Tahoma" w:hAnsi="Tahoma" w:cs="Tahoma"/>
            <w:lang w:val="en-GB"/>
          </w:rPr>
          <w:t xml:space="preserve">(e.g. powdered sugar) </w:t>
        </w:r>
      </w:ins>
      <w:ins w:id="39" w:author="Viktoria Knaze" w:date="2015-12-09T15:30:00Z">
        <w:r>
          <w:rPr>
            <w:rFonts w:ascii="Tahoma" w:hAnsi="Tahoma" w:cs="Tahoma"/>
            <w:lang w:val="en-GB"/>
          </w:rPr>
          <w:t>belonging to</w:t>
        </w:r>
      </w:ins>
      <w:ins w:id="40" w:author="Viktoria Knaze" w:date="2015-12-09T15:29:00Z">
        <w:r>
          <w:rPr>
            <w:rFonts w:ascii="Tahoma" w:hAnsi="Tahoma" w:cs="Tahoma"/>
            <w:lang w:val="en-GB"/>
          </w:rPr>
          <w:t xml:space="preserve"> </w:t>
        </w:r>
      </w:ins>
      <w:ins w:id="41" w:author="Viktoria Knaze" w:date="2015-12-09T15:31:00Z">
        <w:r>
          <w:rPr>
            <w:rFonts w:ascii="Tahoma" w:hAnsi="Tahoma" w:cs="Tahoma"/>
            <w:lang w:val="en-GB"/>
          </w:rPr>
          <w:t xml:space="preserve">groups comprising </w:t>
        </w:r>
      </w:ins>
      <w:ins w:id="42" w:author="Viktoria Knaze" w:date="2015-12-09T15:29:00Z">
        <w:r>
          <w:rPr>
            <w:rFonts w:ascii="Tahoma" w:hAnsi="Tahoma" w:cs="Tahoma"/>
            <w:lang w:val="en-GB"/>
          </w:rPr>
          <w:t>either the</w:t>
        </w:r>
      </w:ins>
      <w:ins w:id="43" w:author="Viktoria Knaze" w:date="2015-12-09T15:27:00Z">
        <w:r>
          <w:rPr>
            <w:rFonts w:ascii="Tahoma" w:hAnsi="Tahoma" w:cs="Tahoma"/>
            <w:lang w:val="en-GB"/>
          </w:rPr>
          <w:t xml:space="preserve"> F</w:t>
        </w:r>
      </w:ins>
      <w:ins w:id="44" w:author="Viktoria Knaze" w:date="2015-12-09T15:30:00Z">
        <w:r>
          <w:rPr>
            <w:rFonts w:ascii="Tahoma" w:hAnsi="Tahoma" w:cs="Tahoma"/>
            <w:lang w:val="en-GB"/>
          </w:rPr>
          <w:t>at</w:t>
        </w:r>
      </w:ins>
      <w:ins w:id="45" w:author="Viktoria Knaze" w:date="2015-12-09T15:29:00Z">
        <w:r>
          <w:rPr>
            <w:rFonts w:ascii="Tahoma" w:hAnsi="Tahoma" w:cs="Tahoma"/>
            <w:lang w:val="en-GB"/>
          </w:rPr>
          <w:t>/</w:t>
        </w:r>
      </w:ins>
      <w:ins w:id="46" w:author="Viktoria Knaze" w:date="2015-12-09T15:27:00Z">
        <w:r>
          <w:rPr>
            <w:rFonts w:ascii="Tahoma" w:hAnsi="Tahoma" w:cs="Tahoma"/>
            <w:lang w:val="en-GB"/>
          </w:rPr>
          <w:t>S</w:t>
        </w:r>
      </w:ins>
      <w:ins w:id="47" w:author="Viktoria Knaze" w:date="2015-12-09T15:30:00Z">
        <w:r>
          <w:rPr>
            <w:rFonts w:ascii="Tahoma" w:hAnsi="Tahoma" w:cs="Tahoma"/>
            <w:lang w:val="en-GB"/>
          </w:rPr>
          <w:t>auce</w:t>
        </w:r>
      </w:ins>
      <w:ins w:id="48" w:author="Viktoria Knaze" w:date="2015-12-09T15:29:00Z">
        <w:r>
          <w:rPr>
            <w:rFonts w:ascii="Tahoma" w:hAnsi="Tahoma" w:cs="Tahoma"/>
            <w:lang w:val="en-GB"/>
          </w:rPr>
          <w:t>/</w:t>
        </w:r>
      </w:ins>
      <w:ins w:id="49" w:author="Viktoria Knaze" w:date="2015-12-09T15:27:00Z">
        <w:r>
          <w:rPr>
            <w:rFonts w:ascii="Tahoma" w:hAnsi="Tahoma" w:cs="Tahoma"/>
            <w:lang w:val="en-GB"/>
          </w:rPr>
          <w:t>S</w:t>
        </w:r>
      </w:ins>
      <w:ins w:id="50" w:author="Viktoria Knaze" w:date="2015-12-09T15:30:00Z">
        <w:r>
          <w:rPr>
            <w:rFonts w:ascii="Tahoma" w:hAnsi="Tahoma" w:cs="Tahoma"/>
            <w:lang w:val="en-GB"/>
          </w:rPr>
          <w:t>weetener</w:t>
        </w:r>
      </w:ins>
      <w:ins w:id="51" w:author="Viktoria Knaze" w:date="2015-12-09T15:31:00Z">
        <w:r>
          <w:rPr>
            <w:rFonts w:ascii="Tahoma" w:hAnsi="Tahoma" w:cs="Tahoma"/>
            <w:lang w:val="en-GB"/>
          </w:rPr>
          <w:t>s</w:t>
        </w:r>
      </w:ins>
      <w:ins w:id="52" w:author="Viktoria Knaze" w:date="2015-12-09T15:27:00Z">
        <w:r>
          <w:rPr>
            <w:rFonts w:ascii="Tahoma" w:hAnsi="Tahoma" w:cs="Tahoma"/>
            <w:lang w:val="en-GB"/>
          </w:rPr>
          <w:t xml:space="preserve"> </w:t>
        </w:r>
      </w:ins>
      <w:ins w:id="53" w:author="Viktoria Knaze" w:date="2015-12-09T15:29:00Z">
        <w:r>
          <w:rPr>
            <w:rFonts w:ascii="Tahoma" w:hAnsi="Tahoma" w:cs="Tahoma"/>
            <w:lang w:val="en-GB"/>
          </w:rPr>
          <w:t>(e.g. sugar group)</w:t>
        </w:r>
      </w:ins>
      <w:ins w:id="54" w:author="Viktoria Knaze" w:date="2015-12-09T15:27:00Z">
        <w:r>
          <w:rPr>
            <w:rFonts w:ascii="Tahoma" w:hAnsi="Tahoma" w:cs="Tahoma"/>
            <w:lang w:val="en-GB"/>
          </w:rPr>
          <w:t xml:space="preserve">, thus compare with the previous External version of this </w:t>
        </w:r>
      </w:ins>
      <w:ins w:id="55" w:author="Viktoria Knaze" w:date="2015-12-09T15:30:00Z">
        <w:r>
          <w:rPr>
            <w:rFonts w:ascii="Tahoma" w:hAnsi="Tahoma" w:cs="Tahoma"/>
            <w:lang w:val="en-GB"/>
          </w:rPr>
          <w:t>worksheet</w:t>
        </w:r>
      </w:ins>
      <w:ins w:id="56" w:author="Viktoria Knaze" w:date="2015-12-09T15:27:00Z">
        <w:r>
          <w:rPr>
            <w:rFonts w:ascii="Tahoma" w:hAnsi="Tahoma" w:cs="Tahoma"/>
            <w:lang w:val="en-GB"/>
          </w:rPr>
          <w:t xml:space="preserve"> (customized/added foods are highlighted).</w:t>
        </w:r>
      </w:ins>
    </w:p>
    <w:p w:rsidR="00DB01E3" w:rsidRDefault="00DB01E3" w:rsidP="00DB01E3">
      <w:pPr>
        <w:rPr>
          <w:rFonts w:ascii="Tahoma" w:hAnsi="Tahoma" w:cs="Tahoma"/>
          <w:highlight w:val="yellow"/>
          <w:lang w:val="en-GB"/>
        </w:rPr>
      </w:pPr>
    </w:p>
    <w:p w:rsidR="00DB01E3" w:rsidRPr="00BA5EB2" w:rsidRDefault="00DB01E3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>
        <w:rPr>
          <w:rFonts w:ascii="Tahoma" w:hAnsi="Tahoma" w:cs="Tahoma"/>
          <w:b/>
          <w:lang w:val="en-GB"/>
        </w:rPr>
        <w:t>SPFD</w:t>
      </w:r>
      <w:r w:rsidRPr="00BA5EB2">
        <w:rPr>
          <w:rFonts w:ascii="Tahoma" w:hAnsi="Tahoma" w:cs="Tahoma"/>
          <w:b/>
          <w:lang w:val="en-GB"/>
        </w:rPr>
        <w:t>CO</w:t>
      </w:r>
      <w:r>
        <w:rPr>
          <w:rFonts w:ascii="Tahoma" w:hAnsi="Tahoma" w:cs="Tahoma"/>
          <w:b/>
          <w:lang w:val="en-GB"/>
        </w:rPr>
        <w:t>OK</w:t>
      </w:r>
    </w:p>
    <w:p w:rsidR="00DB01E3" w:rsidRDefault="00DB01E3" w:rsidP="00DB01E3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>
        <w:rPr>
          <w:rFonts w:ascii="Tahoma" w:hAnsi="Tahoma" w:cs="Tahoma"/>
          <w:lang w:val="en-GB"/>
        </w:rPr>
        <w:t>SPFD</w:t>
      </w:r>
      <w:r w:rsidRPr="00BA5EB2">
        <w:rPr>
          <w:rFonts w:ascii="Tahoma" w:hAnsi="Tahoma" w:cs="Tahoma"/>
          <w:lang w:val="en-GB"/>
        </w:rPr>
        <w:t>COOK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>.</w:t>
      </w:r>
    </w:p>
    <w:p w:rsidR="00DB01E3" w:rsidRPr="00EB3732" w:rsidRDefault="00DB01E3" w:rsidP="00DB01E3">
      <w:pPr>
        <w:rPr>
          <w:rFonts w:ascii="Tahoma" w:hAnsi="Tahoma" w:cs="Tahoma"/>
          <w:highlight w:val="yellow"/>
          <w:lang w:val="en-GB"/>
        </w:rPr>
      </w:pPr>
    </w:p>
    <w:p w:rsidR="00D529A2" w:rsidRPr="00380679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380679">
        <w:rPr>
          <w:rFonts w:ascii="Tahoma" w:hAnsi="Tahoma" w:cs="Tahoma"/>
          <w:b/>
          <w:lang w:val="en-GB"/>
        </w:rPr>
        <w:t>STATUS</w:t>
      </w:r>
    </w:p>
    <w:p w:rsidR="00380679" w:rsidRDefault="00380679" w:rsidP="00380679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This table is d</w:t>
      </w:r>
      <w:r w:rsidRPr="00EB3732">
        <w:rPr>
          <w:rFonts w:ascii="Tahoma" w:hAnsi="Tahoma" w:cs="Tahoma"/>
          <w:lang w:val="en-GB"/>
        </w:rPr>
        <w:t>efined by the coordinators</w:t>
      </w:r>
      <w:r>
        <w:rPr>
          <w:rFonts w:ascii="Tahoma" w:hAnsi="Tahoma" w:cs="Tahoma"/>
          <w:lang w:val="en-GB"/>
        </w:rPr>
        <w:t xml:space="preserve"> and use the local Excel file. </w:t>
      </w:r>
    </w:p>
    <w:p w:rsidR="00380679" w:rsidRDefault="00380679" w:rsidP="00380679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The following lines are mandatory:</w:t>
      </w:r>
    </w:p>
    <w:p w:rsidR="00380679" w:rsidRDefault="00380679" w:rsidP="00380679">
      <w:pPr>
        <w:tabs>
          <w:tab w:val="left" w:pos="1418"/>
          <w:tab w:val="left" w:pos="2694"/>
        </w:tabs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00</w:t>
      </w:r>
      <w:r>
        <w:rPr>
          <w:rFonts w:ascii="Tahoma" w:hAnsi="Tahoma" w:cs="Tahoma"/>
          <w:lang w:val="en-GB"/>
        </w:rPr>
        <w:tab/>
        <w:t>New</w:t>
      </w:r>
      <w:r>
        <w:rPr>
          <w:rFonts w:ascii="Tahoma" w:hAnsi="Tahoma" w:cs="Tahoma"/>
          <w:lang w:val="en-GB"/>
        </w:rPr>
        <w:tab/>
        <w:t>0</w:t>
      </w:r>
    </w:p>
    <w:p w:rsidR="00380679" w:rsidRDefault="00380679" w:rsidP="00380679">
      <w:pPr>
        <w:tabs>
          <w:tab w:val="left" w:pos="1418"/>
          <w:tab w:val="left" w:pos="2694"/>
        </w:tabs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99</w:t>
      </w:r>
      <w:r>
        <w:rPr>
          <w:rFonts w:ascii="Tahoma" w:hAnsi="Tahoma" w:cs="Tahoma"/>
          <w:lang w:val="en-GB"/>
        </w:rPr>
        <w:tab/>
        <w:t>Action done</w:t>
      </w:r>
      <w:r>
        <w:rPr>
          <w:rFonts w:ascii="Tahoma" w:hAnsi="Tahoma" w:cs="Tahoma"/>
          <w:lang w:val="en-GB"/>
        </w:rPr>
        <w:tab/>
        <w:t>0</w:t>
      </w:r>
    </w:p>
    <w:p w:rsidR="00380679" w:rsidRPr="00EB3732" w:rsidRDefault="00380679" w:rsidP="00380679">
      <w:pPr>
        <w:tabs>
          <w:tab w:val="left" w:pos="1418"/>
          <w:tab w:val="left" w:pos="2694"/>
        </w:tabs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999</w:t>
      </w:r>
      <w:r>
        <w:rPr>
          <w:rFonts w:ascii="Tahoma" w:hAnsi="Tahoma" w:cs="Tahoma"/>
          <w:lang w:val="en-GB"/>
        </w:rPr>
        <w:tab/>
        <w:t>Deleted</w:t>
      </w:r>
      <w:r>
        <w:rPr>
          <w:rFonts w:ascii="Tahoma" w:hAnsi="Tahoma" w:cs="Tahoma"/>
          <w:lang w:val="en-GB"/>
        </w:rPr>
        <w:tab/>
        <w:t>0</w:t>
      </w:r>
    </w:p>
    <w:p w:rsidR="00380679" w:rsidRDefault="00380679" w:rsidP="00004F9B">
      <w:pPr>
        <w:pStyle w:val="ListParagraph"/>
        <w:numPr>
          <w:ilvl w:val="0"/>
          <w:numId w:val="30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#S_HIDE</w:t>
      </w:r>
      <w:r w:rsidR="00B34A80">
        <w:rPr>
          <w:rFonts w:ascii="Tahoma" w:hAnsi="Tahoma" w:cs="Tahoma"/>
          <w:lang w:val="en-GB"/>
        </w:rPr>
        <w:t>:</w:t>
      </w:r>
    </w:p>
    <w:p w:rsidR="00B34A80" w:rsidRDefault="00B34A80" w:rsidP="00B34A80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1</w:t>
      </w:r>
      <w:r>
        <w:rPr>
          <w:rFonts w:ascii="Tahoma" w:hAnsi="Tahoma" w:cs="Tahoma"/>
          <w:lang w:val="en-GB"/>
        </w:rPr>
        <w:t xml:space="preserve"> =</w:t>
      </w:r>
      <w:r w:rsidRPr="00EB3732">
        <w:rPr>
          <w:rFonts w:ascii="Tahoma" w:hAnsi="Tahoma" w:cs="Tahoma"/>
          <w:lang w:val="en-GB"/>
        </w:rPr>
        <w:t xml:space="preserve"> </w:t>
      </w:r>
      <w:r w:rsidRPr="00B34A80">
        <w:rPr>
          <w:rFonts w:ascii="Tahoma" w:hAnsi="Tahoma" w:cs="Tahoma"/>
          <w:lang w:val="en-GB"/>
        </w:rPr>
        <w:t xml:space="preserve">the status is </w:t>
      </w:r>
      <w:r>
        <w:rPr>
          <w:rFonts w:ascii="Tahoma" w:hAnsi="Tahoma" w:cs="Tahoma"/>
          <w:lang w:val="en-GB"/>
        </w:rPr>
        <w:t xml:space="preserve">not displayed </w:t>
      </w:r>
      <w:r w:rsidRPr="00B34A80">
        <w:rPr>
          <w:rFonts w:ascii="Tahoma" w:hAnsi="Tahoma" w:cs="Tahoma"/>
          <w:lang w:val="en-GB"/>
        </w:rPr>
        <w:t>on screen</w:t>
      </w:r>
      <w:r>
        <w:rPr>
          <w:rFonts w:ascii="Tahoma" w:hAnsi="Tahoma" w:cs="Tahoma"/>
          <w:lang w:val="en-GB"/>
        </w:rPr>
        <w:t xml:space="preserve"> (hidden) to lighten the viewing</w:t>
      </w:r>
      <w:r w:rsidRPr="00B34A80">
        <w:rPr>
          <w:rFonts w:ascii="Tahoma" w:hAnsi="Tahoma" w:cs="Tahoma"/>
          <w:lang w:val="en-GB"/>
        </w:rPr>
        <w:t xml:space="preserve"> </w:t>
      </w:r>
    </w:p>
    <w:p w:rsidR="00B34A80" w:rsidRPr="00EB3732" w:rsidRDefault="00B34A80" w:rsidP="00B34A80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0 = </w:t>
      </w:r>
      <w:r w:rsidRPr="00B34A80">
        <w:rPr>
          <w:rFonts w:ascii="Tahoma" w:hAnsi="Tahoma" w:cs="Tahoma"/>
          <w:lang w:val="en-GB"/>
        </w:rPr>
        <w:t xml:space="preserve">the status is </w:t>
      </w:r>
      <w:r>
        <w:rPr>
          <w:rFonts w:ascii="Tahoma" w:hAnsi="Tahoma" w:cs="Tahoma"/>
          <w:lang w:val="en-GB"/>
        </w:rPr>
        <w:t>display on screen (default)</w:t>
      </w:r>
    </w:p>
    <w:p w:rsidR="00D529A2" w:rsidRPr="00EB3732" w:rsidRDefault="00D529A2" w:rsidP="00D529A2">
      <w:pPr>
        <w:rPr>
          <w:rFonts w:ascii="Tahoma" w:hAnsi="Tahoma" w:cs="Tahoma"/>
          <w:color w:val="4F6228" w:themeColor="accent3" w:themeShade="80"/>
          <w:lang w:val="en-GB"/>
        </w:rPr>
      </w:pPr>
    </w:p>
    <w:p w:rsidR="00D529A2" w:rsidRPr="00B34A80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B34A80">
        <w:rPr>
          <w:rFonts w:ascii="Tahoma" w:hAnsi="Tahoma" w:cs="Tahoma"/>
          <w:b/>
          <w:lang w:val="en-GB"/>
        </w:rPr>
        <w:t>SUBGROUP</w:t>
      </w:r>
    </w:p>
    <w:p w:rsidR="00F76C39" w:rsidRDefault="00F76C39" w:rsidP="00F76C39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 w:rsidRPr="00844FFC">
        <w:rPr>
          <w:rFonts w:ascii="Tahoma" w:hAnsi="Tahoma" w:cs="Tahoma"/>
          <w:lang w:val="en-GB"/>
        </w:rPr>
        <w:t>S</w:t>
      </w:r>
      <w:r>
        <w:rPr>
          <w:rFonts w:ascii="Tahoma" w:hAnsi="Tahoma" w:cs="Tahoma"/>
          <w:lang w:val="en-GB"/>
        </w:rPr>
        <w:t>UBGROUP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 xml:space="preserve">. </w:t>
      </w:r>
    </w:p>
    <w:p w:rsidR="00F76C39" w:rsidRDefault="00F76C39" w:rsidP="00F76C39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Fill in the column</w:t>
      </w:r>
      <w:r w:rsidR="00E9667E">
        <w:rPr>
          <w:rFonts w:ascii="Tahoma" w:hAnsi="Tahoma" w:cs="Tahoma"/>
          <w:lang w:val="en-GB"/>
        </w:rPr>
        <w:t>s</w:t>
      </w:r>
      <w:r>
        <w:rPr>
          <w:rFonts w:ascii="Tahoma" w:hAnsi="Tahoma" w:cs="Tahoma"/>
          <w:lang w:val="en-GB"/>
        </w:rPr>
        <w:t xml:space="preserve">: </w:t>
      </w:r>
    </w:p>
    <w:p w:rsidR="00F76C39" w:rsidRDefault="00F76C39" w:rsidP="00004F9B">
      <w:pPr>
        <w:pStyle w:val="ListParagraph"/>
        <w:numPr>
          <w:ilvl w:val="0"/>
          <w:numId w:val="31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#NAME</w:t>
      </w:r>
      <w:r>
        <w:rPr>
          <w:rFonts w:ascii="Tahoma" w:hAnsi="Tahoma" w:cs="Tahoma"/>
          <w:lang w:val="en-GB"/>
        </w:rPr>
        <w:t>:</w:t>
      </w:r>
    </w:p>
    <w:p w:rsidR="00F76C39" w:rsidRDefault="00F76C39" w:rsidP="00F76C39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Insert two blanks/spaces in front of labels of sub-sub-groups</w:t>
      </w:r>
    </w:p>
    <w:p w:rsidR="00F76C39" w:rsidRDefault="00F76C39" w:rsidP="00004F9B">
      <w:pPr>
        <w:pStyle w:val="ListParagraph"/>
        <w:numPr>
          <w:ilvl w:val="0"/>
          <w:numId w:val="31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#NAME</w:t>
      </w:r>
      <w:r>
        <w:rPr>
          <w:rFonts w:ascii="Tahoma" w:hAnsi="Tahoma" w:cs="Tahoma"/>
          <w:lang w:val="en-GB"/>
        </w:rPr>
        <w:t>_SHORT:</w:t>
      </w:r>
    </w:p>
    <w:p w:rsidR="00F76C39" w:rsidRDefault="00F76C39" w:rsidP="00F76C39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Copy labels from #NAME, limit to 20 characters</w:t>
      </w:r>
    </w:p>
    <w:p w:rsidR="00F76C39" w:rsidRDefault="00F76C39" w:rsidP="00004F9B">
      <w:pPr>
        <w:pStyle w:val="ListParagraph"/>
        <w:numPr>
          <w:ilvl w:val="0"/>
          <w:numId w:val="31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#SGRP_FSS</w:t>
      </w:r>
      <w:r>
        <w:rPr>
          <w:rFonts w:ascii="Tahoma" w:hAnsi="Tahoma" w:cs="Tahoma"/>
          <w:lang w:val="en-GB"/>
        </w:rPr>
        <w:t>:</w:t>
      </w:r>
    </w:p>
    <w:p w:rsidR="00F76C39" w:rsidRDefault="00F76C39" w:rsidP="00FD60FB">
      <w:pPr>
        <w:pStyle w:val="ListParagraph"/>
        <w:ind w:left="1276" w:hanging="142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1 </w:t>
      </w:r>
      <w:r>
        <w:rPr>
          <w:rFonts w:ascii="Tahoma" w:hAnsi="Tahoma" w:cs="Tahoma"/>
          <w:lang w:val="en-GB"/>
        </w:rPr>
        <w:t xml:space="preserve">for </w:t>
      </w:r>
      <w:r w:rsidRPr="00EB3732">
        <w:rPr>
          <w:rFonts w:ascii="Tahoma" w:hAnsi="Tahoma" w:cs="Tahoma"/>
          <w:lang w:val="en-GB"/>
        </w:rPr>
        <w:t>food sub-groups considered as fats, sauces or sweeteners</w:t>
      </w:r>
      <w:r w:rsidR="00FD60FB">
        <w:rPr>
          <w:rFonts w:ascii="Tahoma" w:hAnsi="Tahoma" w:cs="Tahoma"/>
          <w:lang w:val="en-GB"/>
        </w:rPr>
        <w:t xml:space="preserve"> added </w:t>
      </w:r>
      <w:r>
        <w:rPr>
          <w:rFonts w:ascii="Tahoma" w:hAnsi="Tahoma" w:cs="Tahoma"/>
          <w:lang w:val="en-GB"/>
        </w:rPr>
        <w:t>(</w:t>
      </w:r>
      <w:r w:rsidR="00FD60FB">
        <w:rPr>
          <w:rFonts w:ascii="Tahoma" w:hAnsi="Tahoma" w:cs="Tahoma"/>
          <w:lang w:val="en-GB"/>
        </w:rPr>
        <w:t xml:space="preserve">e.g. </w:t>
      </w:r>
      <w:r>
        <w:rPr>
          <w:rFonts w:ascii="Tahoma" w:hAnsi="Tahoma" w:cs="Tahoma"/>
          <w:lang w:val="en-GB"/>
        </w:rPr>
        <w:t>050700</w:t>
      </w:r>
      <w:del w:id="57" w:author="Viktoria Knaze" w:date="2016-05-06T11:41:00Z">
        <w:r w:rsidDel="0049411F">
          <w:rPr>
            <w:rFonts w:ascii="Tahoma" w:hAnsi="Tahoma" w:cs="Tahoma"/>
            <w:lang w:val="en-GB"/>
          </w:rPr>
          <w:delText>,</w:delText>
        </w:r>
      </w:del>
      <w:ins w:id="58" w:author="Viktoria Knaze" w:date="2016-05-06T11:41:00Z">
        <w:r w:rsidR="0049411F">
          <w:rPr>
            <w:rFonts w:ascii="Tahoma" w:hAnsi="Tahoma" w:cs="Tahoma"/>
            <w:lang w:val="en-GB"/>
          </w:rPr>
          <w:t>-</w:t>
        </w:r>
      </w:ins>
      <w:del w:id="59" w:author="Viktoria Knaze" w:date="2016-05-06T11:41:00Z">
        <w:r w:rsidDel="0049411F">
          <w:rPr>
            <w:rFonts w:ascii="Tahoma" w:hAnsi="Tahoma" w:cs="Tahoma"/>
            <w:lang w:val="en-GB"/>
          </w:rPr>
          <w:delText xml:space="preserve"> 050701, </w:delText>
        </w:r>
      </w:del>
      <w:r>
        <w:rPr>
          <w:rFonts w:ascii="Tahoma" w:hAnsi="Tahoma" w:cs="Tahoma"/>
          <w:lang w:val="en-GB"/>
        </w:rPr>
        <w:t xml:space="preserve">050702, </w:t>
      </w:r>
      <w:ins w:id="60" w:author="Viktoria Knaze" w:date="2016-05-06T11:37:00Z">
        <w:r w:rsidR="0049411F">
          <w:rPr>
            <w:rFonts w:ascii="Tahoma" w:hAnsi="Tahoma" w:cs="Tahoma"/>
            <w:lang w:val="en-GB"/>
          </w:rPr>
          <w:t xml:space="preserve">all of </w:t>
        </w:r>
      </w:ins>
      <w:r>
        <w:rPr>
          <w:rFonts w:ascii="Tahoma" w:hAnsi="Tahoma" w:cs="Tahoma"/>
          <w:lang w:val="en-GB"/>
        </w:rPr>
        <w:t>10, 1101</w:t>
      </w:r>
      <w:ins w:id="61" w:author="Viktoria Knaze" w:date="2016-05-06T11:38:00Z">
        <w:r w:rsidR="0049411F">
          <w:rPr>
            <w:rFonts w:ascii="Tahoma" w:hAnsi="Tahoma" w:cs="Tahoma"/>
            <w:lang w:val="en-GB"/>
          </w:rPr>
          <w:t>00</w:t>
        </w:r>
      </w:ins>
      <w:ins w:id="62" w:author="Viktoria Knaze" w:date="2016-05-06T11:40:00Z">
        <w:r w:rsidR="0049411F">
          <w:rPr>
            <w:rFonts w:ascii="Tahoma" w:hAnsi="Tahoma" w:cs="Tahoma"/>
            <w:lang w:val="en-GB"/>
          </w:rPr>
          <w:t>-</w:t>
        </w:r>
      </w:ins>
      <w:del w:id="63" w:author="Viktoria Knaze" w:date="2016-05-06T11:38:00Z">
        <w:r w:rsidDel="0049411F">
          <w:rPr>
            <w:rFonts w:ascii="Tahoma" w:hAnsi="Tahoma" w:cs="Tahoma"/>
            <w:lang w:val="en-GB"/>
          </w:rPr>
          <w:delText>,</w:delText>
        </w:r>
      </w:del>
      <w:del w:id="64" w:author="Viktoria Knaze" w:date="2016-05-06T11:40:00Z">
        <w:r w:rsidDel="0049411F">
          <w:rPr>
            <w:rFonts w:ascii="Tahoma" w:hAnsi="Tahoma" w:cs="Tahoma"/>
            <w:lang w:val="en-GB"/>
          </w:rPr>
          <w:delText xml:space="preserve"> </w:delText>
        </w:r>
      </w:del>
      <w:ins w:id="65" w:author="Viktoria Knaze" w:date="2016-05-06T11:38:00Z">
        <w:r w:rsidR="0049411F">
          <w:rPr>
            <w:rFonts w:ascii="Tahoma" w:hAnsi="Tahoma" w:cs="Tahoma"/>
            <w:lang w:val="en-GB"/>
          </w:rPr>
          <w:t xml:space="preserve">110106, </w:t>
        </w:r>
      </w:ins>
      <w:r w:rsidR="00FD60FB">
        <w:rPr>
          <w:rFonts w:ascii="Tahoma" w:hAnsi="Tahoma" w:cs="Tahoma"/>
          <w:lang w:val="en-GB"/>
        </w:rPr>
        <w:t>110200, 110203 and 1501</w:t>
      </w:r>
      <w:ins w:id="66" w:author="Viktoria Knaze" w:date="2016-05-06T11:39:00Z">
        <w:r w:rsidR="0049411F">
          <w:rPr>
            <w:rFonts w:ascii="Tahoma" w:hAnsi="Tahoma" w:cs="Tahoma"/>
            <w:lang w:val="en-GB"/>
          </w:rPr>
          <w:t>00-150103</w:t>
        </w:r>
      </w:ins>
      <w:ins w:id="67" w:author="Viktoria Knaze" w:date="2016-05-06T11:40:00Z">
        <w:r w:rsidR="0049411F">
          <w:rPr>
            <w:rFonts w:ascii="Tahoma" w:hAnsi="Tahoma" w:cs="Tahoma"/>
            <w:lang w:val="en-GB"/>
          </w:rPr>
          <w:t xml:space="preserve"> are the typical sub/sub classes</w:t>
        </w:r>
      </w:ins>
      <w:r w:rsidR="00FD60FB">
        <w:rPr>
          <w:rFonts w:ascii="Tahoma" w:hAnsi="Tahoma" w:cs="Tahoma"/>
          <w:lang w:val="en-GB"/>
        </w:rPr>
        <w:t>)</w:t>
      </w:r>
      <w:r w:rsidRPr="00EB3732">
        <w:rPr>
          <w:rFonts w:ascii="Tahoma" w:hAnsi="Tahoma" w:cs="Tahoma"/>
          <w:lang w:val="en-GB"/>
        </w:rPr>
        <w:t xml:space="preserve"> </w:t>
      </w:r>
    </w:p>
    <w:p w:rsidR="00F76C39" w:rsidRDefault="00F76C39" w:rsidP="00F76C39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0 for the others</w:t>
      </w:r>
    </w:p>
    <w:p w:rsidR="00F76C39" w:rsidRDefault="00F76C39" w:rsidP="00004F9B">
      <w:pPr>
        <w:pStyle w:val="ListParagraph"/>
        <w:numPr>
          <w:ilvl w:val="0"/>
          <w:numId w:val="31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#SGRP_FLO</w:t>
      </w:r>
      <w:r>
        <w:rPr>
          <w:rFonts w:ascii="Tahoma" w:hAnsi="Tahoma" w:cs="Tahoma"/>
          <w:lang w:val="en-GB"/>
        </w:rPr>
        <w:t>:</w:t>
      </w:r>
    </w:p>
    <w:p w:rsidR="00FD60FB" w:rsidRDefault="00FD60FB" w:rsidP="00FD60FB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1 for </w:t>
      </w:r>
      <w:r w:rsidRPr="00EB3732">
        <w:rPr>
          <w:rFonts w:ascii="Tahoma" w:hAnsi="Tahoma" w:cs="Tahoma"/>
          <w:lang w:val="en-GB"/>
        </w:rPr>
        <w:t>sub-groups considered</w:t>
      </w:r>
      <w:r>
        <w:rPr>
          <w:rFonts w:ascii="Tahoma" w:hAnsi="Tahoma" w:cs="Tahoma"/>
          <w:lang w:val="en-GB"/>
        </w:rPr>
        <w:t xml:space="preserve"> with possible fat-left-over percentage. U</w:t>
      </w:r>
      <w:r w:rsidRPr="00EB3732">
        <w:rPr>
          <w:rFonts w:ascii="Tahoma" w:hAnsi="Tahoma" w:cs="Tahoma"/>
          <w:lang w:val="en-GB"/>
        </w:rPr>
        <w:t>s</w:t>
      </w:r>
      <w:r>
        <w:rPr>
          <w:rFonts w:ascii="Tahoma" w:hAnsi="Tahoma" w:cs="Tahoma"/>
          <w:lang w:val="en-GB"/>
        </w:rPr>
        <w:t>e</w:t>
      </w:r>
      <w:r w:rsidRPr="00EB3732">
        <w:rPr>
          <w:rFonts w:ascii="Tahoma" w:hAnsi="Tahoma" w:cs="Tahoma"/>
          <w:lang w:val="en-GB"/>
        </w:rPr>
        <w:t xml:space="preserve"> the local PCTFATLEFT file </w:t>
      </w:r>
      <w:r>
        <w:rPr>
          <w:rFonts w:ascii="Tahoma" w:hAnsi="Tahoma" w:cs="Tahoma"/>
          <w:lang w:val="en-GB"/>
        </w:rPr>
        <w:t xml:space="preserve">(e.g. 050700, 050701, 050702, 10, 110105, 110200, </w:t>
      </w:r>
      <w:proofErr w:type="gramStart"/>
      <w:r>
        <w:rPr>
          <w:rFonts w:ascii="Tahoma" w:hAnsi="Tahoma" w:cs="Tahoma"/>
          <w:lang w:val="en-GB"/>
        </w:rPr>
        <w:t>1501</w:t>
      </w:r>
      <w:proofErr w:type="gramEnd"/>
      <w:r>
        <w:rPr>
          <w:rFonts w:ascii="Tahoma" w:hAnsi="Tahoma" w:cs="Tahoma"/>
          <w:lang w:val="en-GB"/>
        </w:rPr>
        <w:t>)</w:t>
      </w:r>
    </w:p>
    <w:p w:rsidR="00F76C39" w:rsidRPr="00F76C39" w:rsidRDefault="00FD60FB" w:rsidP="00FD60FB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0 for the others </w:t>
      </w:r>
    </w:p>
    <w:p w:rsidR="00F76C39" w:rsidRDefault="00F76C39" w:rsidP="00004F9B">
      <w:pPr>
        <w:pStyle w:val="ListParagraph"/>
        <w:numPr>
          <w:ilvl w:val="0"/>
          <w:numId w:val="31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#SGRP_FDC</w:t>
      </w:r>
    </w:p>
    <w:p w:rsidR="00FD60FB" w:rsidRDefault="00FD60FB" w:rsidP="00FD60FB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1 for sub-groups </w:t>
      </w:r>
      <w:r w:rsidRPr="00EB3732">
        <w:rPr>
          <w:rFonts w:ascii="Tahoma" w:hAnsi="Tahoma" w:cs="Tahoma"/>
          <w:lang w:val="en-GB"/>
        </w:rPr>
        <w:t>considered as fats to be used during cooking</w:t>
      </w:r>
      <w:r>
        <w:rPr>
          <w:rFonts w:ascii="Tahoma" w:hAnsi="Tahoma" w:cs="Tahoma"/>
          <w:lang w:val="en-GB"/>
        </w:rPr>
        <w:t xml:space="preserve"> (e.g. group 10)</w:t>
      </w:r>
    </w:p>
    <w:p w:rsidR="00FD60FB" w:rsidRDefault="00FD60FB" w:rsidP="00FD60FB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0 for the others</w:t>
      </w:r>
      <w:r w:rsidRPr="00EB3732">
        <w:rPr>
          <w:rFonts w:ascii="Tahoma" w:hAnsi="Tahoma" w:cs="Tahoma"/>
          <w:lang w:val="en-GB"/>
        </w:rPr>
        <w:t xml:space="preserve"> </w:t>
      </w:r>
    </w:p>
    <w:p w:rsidR="00D529A2" w:rsidRPr="00EB3732" w:rsidRDefault="00D529A2" w:rsidP="00D529A2">
      <w:pPr>
        <w:pStyle w:val="ListParagraph"/>
        <w:rPr>
          <w:rFonts w:ascii="Tahoma" w:hAnsi="Tahoma" w:cs="Tahoma"/>
          <w:lang w:val="en-GB"/>
        </w:rPr>
      </w:pPr>
    </w:p>
    <w:p w:rsidR="00D529A2" w:rsidRPr="00A76348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A76348">
        <w:rPr>
          <w:rFonts w:ascii="Tahoma" w:hAnsi="Tahoma" w:cs="Tahoma"/>
          <w:b/>
          <w:lang w:val="en-GB"/>
        </w:rPr>
        <w:t>SUBSTIT</w:t>
      </w:r>
    </w:p>
    <w:p w:rsidR="00E40CE4" w:rsidRDefault="00A76348" w:rsidP="00E40CE4">
      <w:pPr>
        <w:pStyle w:val="ListParagraph"/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 w:rsidRPr="005B0A46">
        <w:rPr>
          <w:rFonts w:ascii="Tahoma" w:hAnsi="Tahoma" w:cs="Tahoma"/>
          <w:lang w:val="en-GB"/>
        </w:rPr>
        <w:t>SU</w:t>
      </w:r>
      <w:r>
        <w:rPr>
          <w:rFonts w:ascii="Tahoma" w:hAnsi="Tahoma" w:cs="Tahoma"/>
          <w:lang w:val="en-GB"/>
        </w:rPr>
        <w:t>BSTIT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 xml:space="preserve">. </w:t>
      </w:r>
      <w:r w:rsidR="00437D65">
        <w:rPr>
          <w:rFonts w:ascii="Tahoma" w:hAnsi="Tahoma" w:cs="Tahoma"/>
          <w:lang w:val="en-GB"/>
        </w:rPr>
        <w:t>Table m</w:t>
      </w:r>
      <w:r w:rsidRPr="00EB3732">
        <w:rPr>
          <w:rFonts w:ascii="Tahoma" w:hAnsi="Tahoma" w:cs="Tahoma"/>
          <w:lang w:val="en-GB"/>
        </w:rPr>
        <w:t>aintain</w:t>
      </w:r>
      <w:r w:rsidR="00437D65">
        <w:rPr>
          <w:rFonts w:ascii="Tahoma" w:hAnsi="Tahoma" w:cs="Tahoma"/>
          <w:lang w:val="en-GB"/>
        </w:rPr>
        <w:t xml:space="preserve">s </w:t>
      </w:r>
      <w:r w:rsidRPr="00EB3732">
        <w:rPr>
          <w:rFonts w:ascii="Tahoma" w:hAnsi="Tahoma" w:cs="Tahoma"/>
          <w:lang w:val="en-GB"/>
        </w:rPr>
        <w:t xml:space="preserve">by IARC, </w:t>
      </w:r>
      <w:r w:rsidR="00437D65" w:rsidRPr="00EB3732">
        <w:rPr>
          <w:rFonts w:ascii="Tahoma" w:hAnsi="Tahoma" w:cs="Tahoma"/>
          <w:lang w:val="en-GB"/>
        </w:rPr>
        <w:t xml:space="preserve">normally </w:t>
      </w:r>
      <w:r w:rsidRPr="00EB3732">
        <w:rPr>
          <w:rFonts w:ascii="Tahoma" w:hAnsi="Tahoma" w:cs="Tahoma"/>
          <w:lang w:val="en-GB"/>
        </w:rPr>
        <w:t>common to all projects</w:t>
      </w:r>
      <w:r>
        <w:rPr>
          <w:rFonts w:ascii="Tahoma" w:hAnsi="Tahoma" w:cs="Tahoma"/>
          <w:lang w:val="en-GB"/>
        </w:rPr>
        <w:t>.</w:t>
      </w:r>
      <w:r w:rsidR="001411B9">
        <w:rPr>
          <w:rFonts w:ascii="Tahoma" w:hAnsi="Tahoma" w:cs="Tahoma"/>
          <w:lang w:val="en-GB"/>
        </w:rPr>
        <w:t xml:space="preserve"> </w:t>
      </w:r>
      <w:r w:rsidR="00E40CE4">
        <w:rPr>
          <w:rFonts w:ascii="Tahoma" w:hAnsi="Tahoma" w:cs="Tahoma"/>
          <w:lang w:val="en-GB"/>
        </w:rPr>
        <w:t xml:space="preserve">It is also available in the folder </w:t>
      </w:r>
      <w:r w:rsidR="00E40CE4" w:rsidRPr="00DB1B31">
        <w:rPr>
          <w:rFonts w:ascii="Tahoma" w:hAnsi="Tahoma" w:cs="Tahoma"/>
          <w:color w:val="0000FF"/>
          <w:lang w:val="en-GB"/>
        </w:rPr>
        <w:t>\DEX\GLOBODIET_DB\3_COMMON\LIBRARY e-SMP\db3-files</w:t>
      </w:r>
      <w:r w:rsidR="00E40CE4">
        <w:rPr>
          <w:rFonts w:ascii="Tahoma" w:hAnsi="Tahoma" w:cs="Tahoma"/>
          <w:lang w:val="en-GB"/>
        </w:rPr>
        <w:t>.</w:t>
      </w:r>
    </w:p>
    <w:p w:rsidR="00A76348" w:rsidRDefault="001411B9" w:rsidP="00A76348">
      <w:pPr>
        <w:ind w:left="851"/>
        <w:rPr>
          <w:rFonts w:ascii="Tahoma" w:hAnsi="Tahoma" w:cs="Tahoma"/>
          <w:lang w:val="en-GB"/>
        </w:rPr>
      </w:pPr>
      <w:ins w:id="68" w:author="Viktoria Knaze" w:date="2015-12-02T11:24:00Z">
        <w:r>
          <w:rPr>
            <w:rFonts w:ascii="Tahoma" w:hAnsi="Tahoma" w:cs="Tahoma"/>
            <w:lang w:val="en-GB"/>
          </w:rPr>
          <w:t xml:space="preserve">If updating </w:t>
        </w:r>
      </w:ins>
      <w:ins w:id="69" w:author="Viktoria Knaze" w:date="2015-12-02T11:25:00Z">
        <w:r>
          <w:rPr>
            <w:rFonts w:ascii="Tahoma" w:hAnsi="Tahoma" w:cs="Tahoma"/>
            <w:lang w:val="en-GB"/>
          </w:rPr>
          <w:t>and old</w:t>
        </w:r>
      </w:ins>
      <w:ins w:id="70" w:author="Viktoria Knaze" w:date="2015-12-02T11:24:00Z">
        <w:r>
          <w:rPr>
            <w:rFonts w:ascii="Tahoma" w:hAnsi="Tahoma" w:cs="Tahoma"/>
            <w:lang w:val="en-GB"/>
          </w:rPr>
          <w:t xml:space="preserve"> External Table </w:t>
        </w:r>
      </w:ins>
      <w:ins w:id="71" w:author="Viktoria Knaze" w:date="2015-12-02T11:25:00Z">
        <w:r>
          <w:rPr>
            <w:rFonts w:ascii="Tahoma" w:hAnsi="Tahoma" w:cs="Tahoma"/>
            <w:lang w:val="en-GB"/>
          </w:rPr>
          <w:t>exists from a previous long running study)</w:t>
        </w:r>
      </w:ins>
      <w:ins w:id="72" w:author="Viktoria Knaze" w:date="2015-12-02T11:24:00Z">
        <w:r>
          <w:rPr>
            <w:rFonts w:ascii="Tahoma" w:hAnsi="Tahoma" w:cs="Tahoma"/>
            <w:lang w:val="en-GB"/>
          </w:rPr>
          <w:t>, double</w:t>
        </w:r>
      </w:ins>
      <w:ins w:id="73" w:author="Viktoria Knaze" w:date="2015-12-02T11:25:00Z">
        <w:r>
          <w:rPr>
            <w:rFonts w:ascii="Tahoma" w:hAnsi="Tahoma" w:cs="Tahoma"/>
            <w:lang w:val="en-GB"/>
          </w:rPr>
          <w:t xml:space="preserve"> check that there are no customizations to substitutable groups in this worksheet (</w:t>
        </w:r>
      </w:ins>
      <w:ins w:id="74" w:author="Viktoria Knaze" w:date="2015-12-02T11:26:00Z">
        <w:r>
          <w:rPr>
            <w:rFonts w:ascii="Tahoma" w:hAnsi="Tahoma" w:cs="Tahoma"/>
            <w:lang w:val="en-GB"/>
          </w:rPr>
          <w:t xml:space="preserve">i.e. </w:t>
        </w:r>
      </w:ins>
      <w:ins w:id="75" w:author="Viktoria Knaze" w:date="2015-12-02T11:25:00Z">
        <w:r>
          <w:rPr>
            <w:rFonts w:ascii="Tahoma" w:hAnsi="Tahoma" w:cs="Tahoma"/>
            <w:lang w:val="en-GB"/>
          </w:rPr>
          <w:t xml:space="preserve">compare </w:t>
        </w:r>
      </w:ins>
      <w:ins w:id="76" w:author="Viktoria Knaze" w:date="2015-12-02T11:26:00Z">
        <w:r>
          <w:rPr>
            <w:rFonts w:ascii="Tahoma" w:hAnsi="Tahoma" w:cs="Tahoma"/>
            <w:lang w:val="en-GB"/>
          </w:rPr>
          <w:t xml:space="preserve">the </w:t>
        </w:r>
      </w:ins>
      <w:ins w:id="77" w:author="Viktoria Knaze" w:date="2015-12-02T11:25:00Z">
        <w:r>
          <w:rPr>
            <w:rFonts w:ascii="Tahoma" w:hAnsi="Tahoma" w:cs="Tahoma"/>
            <w:lang w:val="en-GB"/>
          </w:rPr>
          <w:t xml:space="preserve">old </w:t>
        </w:r>
      </w:ins>
      <w:ins w:id="78" w:author="Viktoria Knaze" w:date="2015-12-02T11:26:00Z">
        <w:r>
          <w:rPr>
            <w:rFonts w:ascii="Tahoma" w:hAnsi="Tahoma" w:cs="Tahoma"/>
            <w:lang w:val="en-GB"/>
          </w:rPr>
          <w:t xml:space="preserve">against the </w:t>
        </w:r>
      </w:ins>
      <w:ins w:id="79" w:author="Viktoria Knaze" w:date="2015-12-02T11:25:00Z">
        <w:r>
          <w:rPr>
            <w:rFonts w:ascii="Tahoma" w:hAnsi="Tahoma" w:cs="Tahoma"/>
            <w:lang w:val="en-GB"/>
          </w:rPr>
          <w:t xml:space="preserve">new </w:t>
        </w:r>
      </w:ins>
      <w:ins w:id="80" w:author="Viktoria Knaze" w:date="2015-12-02T11:26:00Z">
        <w:r>
          <w:rPr>
            <w:rFonts w:ascii="Tahoma" w:hAnsi="Tahoma" w:cs="Tahoma"/>
            <w:lang w:val="en-GB"/>
          </w:rPr>
          <w:t>found in</w:t>
        </w:r>
      </w:ins>
      <w:ins w:id="81" w:author="Viktoria Knaze" w:date="2015-12-02T11:25:00Z">
        <w:r>
          <w:rPr>
            <w:rFonts w:ascii="Tahoma" w:hAnsi="Tahoma" w:cs="Tahoma"/>
            <w:lang w:val="en-GB"/>
          </w:rPr>
          <w:t xml:space="preserve"> the </w:t>
        </w:r>
      </w:ins>
      <w:ins w:id="82" w:author="Viktoria Knaze" w:date="2015-12-02T11:26:00Z">
        <w:r>
          <w:rPr>
            <w:rFonts w:ascii="Tahoma" w:hAnsi="Tahoma" w:cs="Tahoma"/>
            <w:lang w:val="en-GB"/>
          </w:rPr>
          <w:t>temporary</w:t>
        </w:r>
      </w:ins>
      <w:ins w:id="83" w:author="Viktoria Knaze" w:date="2015-12-02T11:25:00Z">
        <w:r>
          <w:rPr>
            <w:rFonts w:ascii="Tahoma" w:hAnsi="Tahoma" w:cs="Tahoma"/>
            <w:lang w:val="en-GB"/>
          </w:rPr>
          <w:t xml:space="preserve"> Ext Table).</w:t>
        </w:r>
      </w:ins>
    </w:p>
    <w:p w:rsidR="00D529A2" w:rsidRPr="00EB3732" w:rsidRDefault="00D529A2" w:rsidP="00D529A2">
      <w:pPr>
        <w:rPr>
          <w:rFonts w:ascii="Tahoma" w:hAnsi="Tahoma" w:cs="Tahoma"/>
          <w:lang w:val="en-GB"/>
        </w:rPr>
      </w:pPr>
    </w:p>
    <w:p w:rsidR="00D529A2" w:rsidRPr="00FD60FB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FD60FB">
        <w:rPr>
          <w:rFonts w:ascii="Tahoma" w:hAnsi="Tahoma" w:cs="Tahoma"/>
          <w:b/>
          <w:lang w:val="en-GB"/>
        </w:rPr>
        <w:t>SUPPLEMENTS</w:t>
      </w:r>
    </w:p>
    <w:p w:rsidR="00FD60FB" w:rsidRDefault="00FD60FB" w:rsidP="00FD60FB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>
        <w:rPr>
          <w:rFonts w:ascii="Tahoma" w:hAnsi="Tahoma" w:cs="Tahoma"/>
          <w:lang w:val="en-GB"/>
        </w:rPr>
        <w:t>SUPPLEMENT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>.</w:t>
      </w:r>
      <w:r w:rsidR="00E40CE4">
        <w:rPr>
          <w:rFonts w:ascii="Tahoma" w:hAnsi="Tahoma" w:cs="Tahoma"/>
          <w:lang w:val="en-GB"/>
        </w:rPr>
        <w:t xml:space="preserve"> </w:t>
      </w:r>
      <w:r w:rsidR="00E718BC">
        <w:rPr>
          <w:rFonts w:ascii="Tahoma" w:hAnsi="Tahoma" w:cs="Tahoma"/>
          <w:lang w:val="en-GB"/>
        </w:rPr>
        <w:t xml:space="preserve"> </w:t>
      </w:r>
    </w:p>
    <w:p w:rsidR="00E9667E" w:rsidRDefault="00E9667E" w:rsidP="00E9667E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Fill in the column</w:t>
      </w:r>
      <w:r>
        <w:rPr>
          <w:rFonts w:ascii="Tahoma" w:hAnsi="Tahoma" w:cs="Tahoma"/>
          <w:lang w:val="en-GB"/>
        </w:rPr>
        <w:t xml:space="preserve">s: </w:t>
      </w:r>
    </w:p>
    <w:p w:rsidR="00E9667E" w:rsidRDefault="00E9667E" w:rsidP="00004F9B">
      <w:pPr>
        <w:pStyle w:val="ListParagraph"/>
        <w:numPr>
          <w:ilvl w:val="0"/>
          <w:numId w:val="32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#NAME</w:t>
      </w:r>
      <w:r>
        <w:rPr>
          <w:rFonts w:ascii="Tahoma" w:hAnsi="Tahoma" w:cs="Tahoma"/>
          <w:lang w:val="en-GB"/>
        </w:rPr>
        <w:t>:</w:t>
      </w:r>
    </w:p>
    <w:p w:rsidR="00E9667E" w:rsidRDefault="00E9667E" w:rsidP="00E9667E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Correct names that have been truncated</w:t>
      </w:r>
      <w:r>
        <w:rPr>
          <w:rFonts w:ascii="Tahoma" w:hAnsi="Tahoma" w:cs="Tahoma"/>
          <w:lang w:val="en-GB"/>
        </w:rPr>
        <w:t xml:space="preserve"> or with special characters</w:t>
      </w:r>
      <w:r w:rsidRPr="00EB3732">
        <w:rPr>
          <w:rFonts w:ascii="Tahoma" w:hAnsi="Tahoma" w:cs="Tahoma"/>
          <w:lang w:val="en-GB"/>
        </w:rPr>
        <w:t xml:space="preserve"> using </w:t>
      </w:r>
      <w:proofErr w:type="spellStart"/>
      <w:r w:rsidRPr="00E9667E">
        <w:rPr>
          <w:rFonts w:ascii="Tahoma" w:hAnsi="Tahoma" w:cs="Tahoma"/>
          <w:lang w:val="en-GB"/>
        </w:rPr>
        <w:t>VITAMINS.end</w:t>
      </w:r>
      <w:proofErr w:type="spellEnd"/>
      <w:r w:rsidRPr="00EB3732">
        <w:rPr>
          <w:rFonts w:ascii="Tahoma" w:hAnsi="Tahoma" w:cs="Tahoma"/>
          <w:lang w:val="en-GB"/>
        </w:rPr>
        <w:t>. 100 characters max (convert in Courier New, add arrow to build a ruler of 100 characters)</w:t>
      </w:r>
    </w:p>
    <w:p w:rsidR="00E9667E" w:rsidRDefault="00E9667E" w:rsidP="00004F9B">
      <w:pPr>
        <w:pStyle w:val="ListParagraph"/>
        <w:numPr>
          <w:ilvl w:val="0"/>
          <w:numId w:val="32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#NAME</w:t>
      </w:r>
      <w:r>
        <w:rPr>
          <w:rFonts w:ascii="Tahoma" w:hAnsi="Tahoma" w:cs="Tahoma"/>
          <w:lang w:val="en-GB"/>
        </w:rPr>
        <w:t>_SHORT:</w:t>
      </w:r>
    </w:p>
    <w:p w:rsidR="00E9667E" w:rsidRDefault="00E9667E" w:rsidP="00E9667E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Copy labels from #NAME, limit to 20 characters</w:t>
      </w:r>
    </w:p>
    <w:p w:rsidR="00E9667E" w:rsidRDefault="00E9667E" w:rsidP="00004F9B">
      <w:pPr>
        <w:pStyle w:val="ListParagraph"/>
        <w:numPr>
          <w:ilvl w:val="0"/>
          <w:numId w:val="32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</w:t>
      </w:r>
      <w:r>
        <w:rPr>
          <w:rFonts w:ascii="Tahoma" w:hAnsi="Tahoma" w:cs="Tahoma"/>
          <w:lang w:val="en-GB"/>
        </w:rPr>
        <w:t>TYPE:</w:t>
      </w:r>
    </w:p>
    <w:p w:rsidR="00E9667E" w:rsidRDefault="00E9667E" w:rsidP="00E9667E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“GI” for generic items (</w:t>
      </w:r>
      <w:proofErr w:type="spellStart"/>
      <w:r>
        <w:rPr>
          <w:rFonts w:ascii="Tahoma" w:hAnsi="Tahoma" w:cs="Tahoma"/>
          <w:lang w:val="en-GB"/>
        </w:rPr>
        <w:t>n.s</w:t>
      </w:r>
      <w:proofErr w:type="spellEnd"/>
      <w:r>
        <w:rPr>
          <w:rFonts w:ascii="Tahoma" w:hAnsi="Tahoma" w:cs="Tahoma"/>
          <w:lang w:val="en-GB"/>
        </w:rPr>
        <w:t>.), else blank</w:t>
      </w:r>
    </w:p>
    <w:p w:rsidR="00E9667E" w:rsidRDefault="00E9667E" w:rsidP="00004F9B">
      <w:pPr>
        <w:pStyle w:val="ListParagraph"/>
        <w:numPr>
          <w:ilvl w:val="0"/>
          <w:numId w:val="32"/>
        </w:numPr>
        <w:ind w:left="1134" w:hanging="283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#DS_CLASS:</w:t>
      </w:r>
    </w:p>
    <w:p w:rsidR="00E9667E" w:rsidRDefault="00E9667E" w:rsidP="00E9667E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If values are available in the </w:t>
      </w:r>
      <w:r w:rsidRPr="00E9667E">
        <w:rPr>
          <w:rFonts w:ascii="Tahoma" w:hAnsi="Tahoma" w:cs="Tahoma"/>
          <w:lang w:val="en-GB"/>
        </w:rPr>
        <w:t>DS_CLASSIF</w:t>
      </w:r>
      <w:r>
        <w:rPr>
          <w:rFonts w:ascii="Tahoma" w:hAnsi="Tahoma" w:cs="Tahoma"/>
          <w:lang w:val="en-GB"/>
        </w:rPr>
        <w:t xml:space="preserve"> table, this column can be filled or not. </w:t>
      </w:r>
    </w:p>
    <w:p w:rsidR="00E9667E" w:rsidRDefault="00E9667E" w:rsidP="00E9667E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If no classification, this column is empty   </w:t>
      </w:r>
    </w:p>
    <w:p w:rsidR="00E9667E" w:rsidRDefault="00E9667E" w:rsidP="00004F9B">
      <w:pPr>
        <w:pStyle w:val="ListParagraph"/>
        <w:numPr>
          <w:ilvl w:val="0"/>
          <w:numId w:val="32"/>
        </w:numPr>
        <w:ind w:left="1134" w:hanging="283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#DS_FACET:</w:t>
      </w:r>
    </w:p>
    <w:p w:rsidR="00E9667E" w:rsidRDefault="00E9667E" w:rsidP="00E9667E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To indicate in which order the facets have to be displayed, enter the facet codes separated with comma</w:t>
      </w:r>
    </w:p>
    <w:p w:rsidR="00E9667E" w:rsidRDefault="00E9667E" w:rsidP="00E9667E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Facet 99 is mandatory and has to be at the end of the list.</w:t>
      </w:r>
    </w:p>
    <w:p w:rsidR="00E9667E" w:rsidRDefault="00E9667E" w:rsidP="00E9667E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Example: “</w:t>
      </w:r>
      <w:r w:rsidRPr="00E9667E">
        <w:rPr>
          <w:rFonts w:ascii="Tahoma" w:hAnsi="Tahoma" w:cs="Tahoma"/>
          <w:lang w:val="en-GB"/>
        </w:rPr>
        <w:t>01</w:t>
      </w:r>
      <w:proofErr w:type="gramStart"/>
      <w:r w:rsidRPr="00E9667E">
        <w:rPr>
          <w:rFonts w:ascii="Tahoma" w:hAnsi="Tahoma" w:cs="Tahoma"/>
          <w:lang w:val="en-GB"/>
        </w:rPr>
        <w:t>,02,03,99</w:t>
      </w:r>
      <w:proofErr w:type="gramEnd"/>
      <w:r>
        <w:rPr>
          <w:rFonts w:ascii="Tahoma" w:hAnsi="Tahoma" w:cs="Tahoma"/>
          <w:lang w:val="en-GB"/>
        </w:rPr>
        <w:t>”</w:t>
      </w:r>
    </w:p>
    <w:p w:rsidR="00E9667E" w:rsidRDefault="00E9667E" w:rsidP="00FD60FB">
      <w:pPr>
        <w:ind w:left="851"/>
        <w:rPr>
          <w:rFonts w:ascii="Tahoma" w:hAnsi="Tahoma" w:cs="Tahoma"/>
          <w:lang w:val="en-GB"/>
        </w:rPr>
      </w:pPr>
    </w:p>
    <w:p w:rsidR="00D529A2" w:rsidRPr="00E9667E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E9667E">
        <w:rPr>
          <w:rFonts w:ascii="Tahoma" w:hAnsi="Tahoma" w:cs="Tahoma"/>
          <w:b/>
          <w:lang w:val="en-GB"/>
        </w:rPr>
        <w:t>THICKNESS</w:t>
      </w:r>
    </w:p>
    <w:p w:rsidR="00D529A2" w:rsidRPr="00EB3732" w:rsidRDefault="00D529A2" w:rsidP="00E9667E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Insert the local Excel file.</w:t>
      </w:r>
    </w:p>
    <w:p w:rsidR="00975B7E" w:rsidRPr="00EB3732" w:rsidRDefault="00975B7E">
      <w:pPr>
        <w:rPr>
          <w:rFonts w:ascii="Tahoma" w:hAnsi="Tahoma" w:cs="Tahoma"/>
          <w:b/>
          <w:lang w:val="en-GB"/>
        </w:rPr>
      </w:pPr>
    </w:p>
    <w:p w:rsidR="005A4A65" w:rsidRDefault="005A4A65">
      <w:pPr>
        <w:rPr>
          <w:rFonts w:ascii="Tahoma" w:hAnsi="Tahoma" w:cs="Tahoma"/>
          <w:b/>
          <w:lang w:val="en-GB"/>
        </w:rPr>
      </w:pPr>
      <w:r>
        <w:rPr>
          <w:rFonts w:ascii="Tahoma" w:hAnsi="Tahoma" w:cs="Tahoma"/>
          <w:b/>
          <w:lang w:val="en-GB"/>
        </w:rPr>
        <w:br w:type="page"/>
      </w:r>
    </w:p>
    <w:p w:rsidR="00C72CB3" w:rsidRPr="00EB3732" w:rsidRDefault="00C72CB3" w:rsidP="00004F9B">
      <w:pPr>
        <w:pStyle w:val="ListParagraph"/>
        <w:numPr>
          <w:ilvl w:val="1"/>
          <w:numId w:val="2"/>
        </w:numPr>
        <w:ind w:left="567" w:hanging="567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 xml:space="preserve">Import the final </w:t>
      </w:r>
      <w:proofErr w:type="spellStart"/>
      <w:r w:rsidRPr="00EB3732">
        <w:rPr>
          <w:rFonts w:ascii="Tahoma" w:hAnsi="Tahoma" w:cs="Tahoma"/>
          <w:b/>
          <w:lang w:val="en-GB"/>
        </w:rPr>
        <w:t>ExternalTable</w:t>
      </w:r>
      <w:r w:rsidR="002A77BA" w:rsidRPr="00EB3732">
        <w:rPr>
          <w:rFonts w:ascii="Tahoma" w:hAnsi="Tahoma" w:cs="Tahoma"/>
          <w:b/>
          <w:lang w:val="en-GB"/>
        </w:rPr>
        <w:t>s</w:t>
      </w:r>
      <w:proofErr w:type="spellEnd"/>
      <w:r w:rsidRPr="00EB3732">
        <w:rPr>
          <w:rFonts w:ascii="Tahoma" w:hAnsi="Tahoma" w:cs="Tahoma"/>
          <w:b/>
          <w:lang w:val="en-GB"/>
        </w:rPr>
        <w:t xml:space="preserve"> file</w:t>
      </w:r>
    </w:p>
    <w:p w:rsidR="004C149F" w:rsidRPr="00EB3732" w:rsidRDefault="004C149F">
      <w:pPr>
        <w:rPr>
          <w:rFonts w:ascii="Tahoma" w:hAnsi="Tahoma" w:cs="Tahoma"/>
          <w:lang w:val="en-GB"/>
        </w:rPr>
      </w:pPr>
    </w:p>
    <w:p w:rsidR="004C149F" w:rsidRPr="00EB3732" w:rsidRDefault="004C149F" w:rsidP="00004F9B">
      <w:pPr>
        <w:pStyle w:val="ListParagraph"/>
        <w:numPr>
          <w:ilvl w:val="0"/>
          <w:numId w:val="3"/>
        </w:numPr>
        <w:ind w:left="851" w:right="-143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Once the </w:t>
      </w:r>
      <w:proofErr w:type="spellStart"/>
      <w:r w:rsidRPr="00EB3732">
        <w:rPr>
          <w:rFonts w:ascii="Tahoma" w:hAnsi="Tahoma" w:cs="Tahoma"/>
          <w:lang w:val="en-GB"/>
        </w:rPr>
        <w:t>ExternalTable</w:t>
      </w:r>
      <w:r w:rsidR="002A77BA" w:rsidRPr="00EB3732">
        <w:rPr>
          <w:rFonts w:ascii="Tahoma" w:hAnsi="Tahoma" w:cs="Tahoma"/>
          <w:lang w:val="en-GB"/>
        </w:rPr>
        <w:t>s</w:t>
      </w:r>
      <w:proofErr w:type="spellEnd"/>
      <w:r w:rsidRPr="00EB3732">
        <w:rPr>
          <w:rFonts w:ascii="Tahoma" w:hAnsi="Tahoma" w:cs="Tahoma"/>
          <w:lang w:val="en-GB"/>
        </w:rPr>
        <w:t xml:space="preserve"> is ready, you can import it in the Access database by clicking on the following button:</w:t>
      </w:r>
    </w:p>
    <w:p w:rsidR="004C149F" w:rsidRPr="00EB3732" w:rsidRDefault="004C149F" w:rsidP="004C149F">
      <w:pPr>
        <w:pStyle w:val="ListParagraph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3B1B4FFF" wp14:editId="21D8B7B7">
            <wp:extent cx="3081600" cy="608400"/>
            <wp:effectExtent l="0" t="0" r="5080" b="127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81600" cy="6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71D" w:rsidRPr="00EB3732" w:rsidRDefault="0090171D" w:rsidP="0090171D">
      <w:pPr>
        <w:pStyle w:val="ListParagraph"/>
        <w:rPr>
          <w:rFonts w:ascii="Tahoma" w:hAnsi="Tahoma" w:cs="Tahoma"/>
          <w:lang w:val="en-GB"/>
        </w:rPr>
      </w:pPr>
    </w:p>
    <w:p w:rsidR="004C149F" w:rsidRPr="00EB3732" w:rsidRDefault="004C149F" w:rsidP="00004F9B">
      <w:pPr>
        <w:pStyle w:val="ListParagraph"/>
        <w:numPr>
          <w:ilvl w:val="0"/>
          <w:numId w:val="3"/>
        </w:numPr>
        <w:ind w:left="851" w:right="-143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You have to enter the final </w:t>
      </w:r>
      <w:proofErr w:type="spellStart"/>
      <w:r w:rsidRPr="00EB3732">
        <w:rPr>
          <w:rFonts w:ascii="Tahoma" w:hAnsi="Tahoma" w:cs="Tahoma"/>
          <w:lang w:val="en-GB"/>
        </w:rPr>
        <w:t>ExternalTable</w:t>
      </w:r>
      <w:r w:rsidR="002A77BA" w:rsidRPr="00EB3732">
        <w:rPr>
          <w:rFonts w:ascii="Tahoma" w:hAnsi="Tahoma" w:cs="Tahoma"/>
          <w:lang w:val="en-GB"/>
        </w:rPr>
        <w:t>s</w:t>
      </w:r>
      <w:proofErr w:type="spellEnd"/>
      <w:r w:rsidRPr="00EB3732">
        <w:rPr>
          <w:rFonts w:ascii="Tahoma" w:hAnsi="Tahoma" w:cs="Tahoma"/>
          <w:lang w:val="en-GB"/>
        </w:rPr>
        <w:t xml:space="preserve"> </w:t>
      </w:r>
      <w:r w:rsidR="0090171D" w:rsidRPr="00EB3732">
        <w:rPr>
          <w:rFonts w:ascii="Tahoma" w:hAnsi="Tahoma" w:cs="Tahoma"/>
          <w:lang w:val="en-GB"/>
        </w:rPr>
        <w:t xml:space="preserve">with </w:t>
      </w:r>
      <w:proofErr w:type="spellStart"/>
      <w:r w:rsidR="0090171D" w:rsidRPr="00EB3732">
        <w:rPr>
          <w:rFonts w:ascii="Tahoma" w:hAnsi="Tahoma" w:cs="Tahoma"/>
          <w:lang w:val="en-GB"/>
        </w:rPr>
        <w:t>xls</w:t>
      </w:r>
      <w:proofErr w:type="spellEnd"/>
      <w:r w:rsidR="0090171D" w:rsidRPr="00EB3732">
        <w:rPr>
          <w:rFonts w:ascii="Tahoma" w:hAnsi="Tahoma" w:cs="Tahoma"/>
          <w:lang w:val="en-GB"/>
        </w:rPr>
        <w:t xml:space="preserve"> as extension (not </w:t>
      </w:r>
      <w:proofErr w:type="spellStart"/>
      <w:r w:rsidR="0090171D" w:rsidRPr="00EB3732">
        <w:rPr>
          <w:rFonts w:ascii="Tahoma" w:hAnsi="Tahoma" w:cs="Tahoma"/>
          <w:lang w:val="en-GB"/>
        </w:rPr>
        <w:t>xlsx</w:t>
      </w:r>
      <w:proofErr w:type="spellEnd"/>
      <w:r w:rsidR="0090171D" w:rsidRPr="00EB3732">
        <w:rPr>
          <w:rFonts w:ascii="Tahoma" w:hAnsi="Tahoma" w:cs="Tahoma"/>
          <w:lang w:val="en-GB"/>
        </w:rPr>
        <w:t xml:space="preserve">) </w:t>
      </w:r>
      <w:r w:rsidRPr="00EB3732">
        <w:rPr>
          <w:rFonts w:ascii="Tahoma" w:hAnsi="Tahoma" w:cs="Tahoma"/>
          <w:lang w:val="en-GB"/>
        </w:rPr>
        <w:t xml:space="preserve">in your </w:t>
      </w:r>
      <w:r w:rsidR="0090171D" w:rsidRPr="00EB3732">
        <w:rPr>
          <w:rFonts w:ascii="Tahoma" w:hAnsi="Tahoma" w:cs="Tahoma"/>
          <w:lang w:val="en-GB"/>
        </w:rPr>
        <w:t xml:space="preserve">folder and then select the Open button to import it: </w:t>
      </w:r>
      <w:r w:rsidRPr="00EB3732">
        <w:rPr>
          <w:rFonts w:ascii="Tahoma" w:hAnsi="Tahoma" w:cs="Tahoma"/>
          <w:lang w:val="en-GB"/>
        </w:rPr>
        <w:t xml:space="preserve"> </w:t>
      </w:r>
    </w:p>
    <w:p w:rsidR="004C149F" w:rsidRPr="00EB3732" w:rsidRDefault="004C149F" w:rsidP="0091496B">
      <w:pPr>
        <w:ind w:left="709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120CA54D" wp14:editId="0A2E28D5">
            <wp:extent cx="3297600" cy="38124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97600" cy="381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71D" w:rsidRPr="00EB3732" w:rsidRDefault="0090171D" w:rsidP="0090171D">
      <w:pPr>
        <w:rPr>
          <w:rFonts w:ascii="Tahoma" w:hAnsi="Tahoma" w:cs="Tahoma"/>
          <w:lang w:val="en-GB"/>
        </w:rPr>
      </w:pPr>
    </w:p>
    <w:p w:rsidR="0090171D" w:rsidRPr="00EB3732" w:rsidRDefault="0090171D" w:rsidP="00004F9B">
      <w:pPr>
        <w:pStyle w:val="ListParagraph"/>
        <w:numPr>
          <w:ilvl w:val="0"/>
          <w:numId w:val="3"/>
        </w:numPr>
        <w:ind w:left="851" w:right="-143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The application is running displaying a green pipe and messages that give information on the table management: </w:t>
      </w:r>
    </w:p>
    <w:p w:rsidR="0090171D" w:rsidRPr="00EB3732" w:rsidRDefault="0090171D" w:rsidP="0090171D">
      <w:pPr>
        <w:pStyle w:val="ListParagraph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27E12D27" wp14:editId="048DE65F">
            <wp:extent cx="2397600" cy="3646800"/>
            <wp:effectExtent l="0" t="0" r="317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600" cy="364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85D" w:rsidRPr="00EB3732" w:rsidRDefault="008A585D" w:rsidP="008A585D">
      <w:pPr>
        <w:pStyle w:val="ListParagraph"/>
        <w:rPr>
          <w:rFonts w:ascii="Tahoma" w:hAnsi="Tahoma" w:cs="Tahoma"/>
          <w:lang w:val="en-GB"/>
        </w:rPr>
      </w:pPr>
    </w:p>
    <w:p w:rsidR="008A585D" w:rsidRPr="00EB3732" w:rsidRDefault="008A585D" w:rsidP="00004F9B">
      <w:pPr>
        <w:pStyle w:val="ListParagraph"/>
        <w:numPr>
          <w:ilvl w:val="0"/>
          <w:numId w:val="3"/>
        </w:numPr>
        <w:ind w:left="851" w:right="-143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Once the import is done, a message is displayed at the bottom of the window. </w:t>
      </w:r>
    </w:p>
    <w:p w:rsidR="0090171D" w:rsidRPr="00EB3732" w:rsidRDefault="008A585D" w:rsidP="00434082">
      <w:pPr>
        <w:pStyle w:val="ListParagraph"/>
        <w:ind w:left="851" w:right="-14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This message is green when the import is well done:</w:t>
      </w:r>
    </w:p>
    <w:p w:rsidR="008A585D" w:rsidRPr="00EB3732" w:rsidRDefault="008A585D" w:rsidP="0091496B">
      <w:pPr>
        <w:ind w:left="709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52CB7CA3" wp14:editId="637966E8">
            <wp:extent cx="2246400" cy="2199600"/>
            <wp:effectExtent l="0" t="0" r="190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7"/>
                    <a:srcRect t="35860"/>
                    <a:stretch/>
                  </pic:blipFill>
                  <pic:spPr bwMode="auto">
                    <a:xfrm>
                      <a:off x="0" y="0"/>
                      <a:ext cx="2246400" cy="219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585D" w:rsidRPr="00EB3732" w:rsidRDefault="008A585D" w:rsidP="00434082">
      <w:pPr>
        <w:pStyle w:val="ListParagraph"/>
        <w:ind w:left="851" w:right="-143"/>
        <w:rPr>
          <w:rFonts w:ascii="Tahoma" w:hAnsi="Tahoma" w:cs="Tahoma"/>
          <w:lang w:val="en-GB"/>
        </w:rPr>
      </w:pPr>
    </w:p>
    <w:p w:rsidR="008A585D" w:rsidRPr="00EB3732" w:rsidRDefault="008A585D" w:rsidP="00004F9B">
      <w:pPr>
        <w:pStyle w:val="ListParagraph"/>
        <w:numPr>
          <w:ilvl w:val="0"/>
          <w:numId w:val="3"/>
        </w:numPr>
        <w:ind w:left="851" w:right="-143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This message is red when a mistake occurred:</w:t>
      </w:r>
    </w:p>
    <w:p w:rsidR="008A585D" w:rsidRPr="00EB3732" w:rsidRDefault="0091496B" w:rsidP="0091496B">
      <w:pPr>
        <w:pStyle w:val="ListParagraph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436DCF7D" wp14:editId="66BDB5E4">
            <wp:extent cx="2246400" cy="2199600"/>
            <wp:effectExtent l="0" t="0" r="190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8"/>
                    <a:srcRect t="37055"/>
                    <a:stretch/>
                  </pic:blipFill>
                  <pic:spPr bwMode="auto">
                    <a:xfrm>
                      <a:off x="0" y="0"/>
                      <a:ext cx="2246400" cy="219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585D" w:rsidRPr="00EB3732" w:rsidRDefault="008A585D" w:rsidP="008A585D">
      <w:pPr>
        <w:pStyle w:val="ListParagraph"/>
        <w:rPr>
          <w:rFonts w:ascii="Tahoma" w:hAnsi="Tahoma" w:cs="Tahoma"/>
          <w:lang w:val="en-GB"/>
        </w:rPr>
      </w:pPr>
    </w:p>
    <w:p w:rsidR="008A585D" w:rsidRPr="00EB3732" w:rsidRDefault="008A585D" w:rsidP="00004F9B">
      <w:pPr>
        <w:pStyle w:val="ListParagraph"/>
        <w:numPr>
          <w:ilvl w:val="0"/>
          <w:numId w:val="3"/>
        </w:numPr>
        <w:ind w:left="851" w:right="-143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By clicking on the </w:t>
      </w: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16F7D09C" wp14:editId="3C0AAFE9">
            <wp:extent cx="964800" cy="201600"/>
            <wp:effectExtent l="0" t="0" r="6985" b="825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64800" cy="2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732">
        <w:rPr>
          <w:rFonts w:ascii="Tahoma" w:hAnsi="Tahoma" w:cs="Tahoma"/>
          <w:lang w:val="en-GB"/>
        </w:rPr>
        <w:t xml:space="preserve"> button, it is possible to open the log file generated during the import of the External Table. This file gives details on this import in Access database. </w:t>
      </w:r>
    </w:p>
    <w:p w:rsidR="008A585D" w:rsidRPr="00EB3732" w:rsidRDefault="008A585D" w:rsidP="00434082">
      <w:pPr>
        <w:pStyle w:val="ListParagraph"/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Example of messages for a well done import:</w:t>
      </w:r>
    </w:p>
    <w:p w:rsidR="008A585D" w:rsidRPr="00EB3732" w:rsidRDefault="008A585D" w:rsidP="0091496B">
      <w:pPr>
        <w:pStyle w:val="ListParagraph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010B632D" wp14:editId="2CE86D8C">
            <wp:extent cx="2221200" cy="3571200"/>
            <wp:effectExtent l="0" t="0" r="825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21200" cy="357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84" w:name="_GoBack"/>
      <w:bookmarkEnd w:id="84"/>
    </w:p>
    <w:p w:rsidR="0091496B" w:rsidRPr="00EB3732" w:rsidRDefault="0091496B" w:rsidP="008A585D">
      <w:pPr>
        <w:pStyle w:val="ListParagraph"/>
        <w:rPr>
          <w:rFonts w:ascii="Tahoma" w:hAnsi="Tahoma" w:cs="Tahoma"/>
          <w:lang w:val="en-GB"/>
        </w:rPr>
      </w:pPr>
    </w:p>
    <w:p w:rsidR="008A585D" w:rsidRPr="00EB3732" w:rsidRDefault="00B3386D" w:rsidP="00434082">
      <w:pPr>
        <w:pStyle w:val="ListParagraph"/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When problems occurred, the displayed </w:t>
      </w:r>
      <w:r w:rsidR="008A585D" w:rsidRPr="00EB3732">
        <w:rPr>
          <w:rFonts w:ascii="Tahoma" w:hAnsi="Tahoma" w:cs="Tahoma"/>
          <w:lang w:val="en-GB"/>
        </w:rPr>
        <w:t>messages</w:t>
      </w:r>
      <w:r w:rsidRPr="00EB3732">
        <w:rPr>
          <w:rFonts w:ascii="Tahoma" w:hAnsi="Tahoma" w:cs="Tahoma"/>
          <w:lang w:val="en-GB"/>
        </w:rPr>
        <w:t xml:space="preserve"> give details on which sheet the problem occurred and on type of problem. </w:t>
      </w:r>
    </w:p>
    <w:p w:rsidR="0091496B" w:rsidRPr="00EB3732" w:rsidRDefault="00B3386D" w:rsidP="00004F9B">
      <w:pPr>
        <w:pStyle w:val="ListParagraph"/>
        <w:numPr>
          <w:ilvl w:val="1"/>
          <w:numId w:val="5"/>
        </w:numPr>
        <w:ind w:left="1418" w:hanging="425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Example 1: </w:t>
      </w:r>
      <w:r w:rsidR="0091496B" w:rsidRPr="00EB3732">
        <w:rPr>
          <w:rFonts w:ascii="Tahoma" w:hAnsi="Tahoma" w:cs="Tahoma"/>
          <w:lang w:val="en-GB"/>
        </w:rPr>
        <w:t xml:space="preserve">A non-waited message “to be adapted” is still available in the FCO </w:t>
      </w:r>
      <w:r w:rsidRPr="00EB3732">
        <w:rPr>
          <w:rFonts w:ascii="Tahoma" w:hAnsi="Tahoma" w:cs="Tahoma"/>
          <w:lang w:val="en-GB"/>
        </w:rPr>
        <w:t>sheet:</w:t>
      </w:r>
    </w:p>
    <w:p w:rsidR="0091496B" w:rsidRPr="00EB3732" w:rsidRDefault="0091496B" w:rsidP="0091496B">
      <w:pPr>
        <w:pStyle w:val="ListParagraph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6BBF502D" wp14:editId="2573BC28">
            <wp:extent cx="2685600" cy="3441600"/>
            <wp:effectExtent l="0" t="0" r="635" b="698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600" cy="34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496B" w:rsidRPr="00EB3732" w:rsidRDefault="00B3386D" w:rsidP="00004F9B">
      <w:pPr>
        <w:pStyle w:val="ListParagraph"/>
        <w:numPr>
          <w:ilvl w:val="1"/>
          <w:numId w:val="5"/>
        </w:numPr>
        <w:ind w:left="1418" w:hanging="425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Example 2: In GROUPS table, the </w:t>
      </w:r>
      <w:proofErr w:type="spellStart"/>
      <w:r w:rsidRPr="00EB3732">
        <w:rPr>
          <w:rFonts w:ascii="Tahoma" w:hAnsi="Tahoma" w:cs="Tahoma"/>
          <w:lang w:val="en-GB"/>
        </w:rPr>
        <w:t>Name_Short</w:t>
      </w:r>
      <w:proofErr w:type="spellEnd"/>
      <w:r w:rsidRPr="00EB3732">
        <w:rPr>
          <w:rFonts w:ascii="Tahoma" w:hAnsi="Tahoma" w:cs="Tahoma"/>
          <w:lang w:val="en-GB"/>
        </w:rPr>
        <w:t xml:space="preserve"> label of is too long to be imported in the field of Access table: </w:t>
      </w:r>
    </w:p>
    <w:p w:rsidR="0091496B" w:rsidRPr="00EB3732" w:rsidRDefault="00B3386D" w:rsidP="00B3386D">
      <w:pPr>
        <w:pStyle w:val="ListParagraph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640618AE" wp14:editId="58EDB65B">
            <wp:extent cx="2433600" cy="4618800"/>
            <wp:effectExtent l="0" t="0" r="508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33600" cy="461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2C4" w:rsidRPr="00EB3732" w:rsidRDefault="006532C4">
      <w:pPr>
        <w:rPr>
          <w:rFonts w:ascii="Tahoma" w:hAnsi="Tahoma" w:cs="Tahoma"/>
          <w:lang w:val="en-GB"/>
        </w:rPr>
      </w:pPr>
    </w:p>
    <w:p w:rsidR="00B3386D" w:rsidRPr="00EB3732" w:rsidRDefault="00B3386D">
      <w:pPr>
        <w:rPr>
          <w:rFonts w:ascii="Tahoma" w:hAnsi="Tahoma" w:cs="Tahoma"/>
          <w:lang w:val="en-GB"/>
        </w:rPr>
      </w:pPr>
    </w:p>
    <w:p w:rsidR="00C72CB3" w:rsidRPr="00EB3732" w:rsidRDefault="00C72CB3" w:rsidP="00004F9B">
      <w:pPr>
        <w:pStyle w:val="ListParagraph"/>
        <w:numPr>
          <w:ilvl w:val="1"/>
          <w:numId w:val="2"/>
        </w:numPr>
        <w:ind w:left="567" w:hanging="567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>Generation of GloboDiet parameter database in SQL format</w:t>
      </w:r>
    </w:p>
    <w:p w:rsidR="00321408" w:rsidRPr="00EB3732" w:rsidRDefault="00321408">
      <w:pPr>
        <w:rPr>
          <w:rFonts w:ascii="Tahoma" w:hAnsi="Tahoma" w:cs="Tahoma"/>
          <w:lang w:val="en-GB"/>
        </w:rPr>
      </w:pPr>
    </w:p>
    <w:p w:rsidR="00321408" w:rsidRPr="00EB3732" w:rsidRDefault="00321408" w:rsidP="00004F9B">
      <w:pPr>
        <w:pStyle w:val="ListParagraph"/>
        <w:numPr>
          <w:ilvl w:val="0"/>
          <w:numId w:val="3"/>
        </w:numPr>
        <w:ind w:left="851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Once </w:t>
      </w:r>
      <w:r w:rsidR="00367865" w:rsidRPr="00EB3732">
        <w:rPr>
          <w:rFonts w:ascii="Tahoma" w:hAnsi="Tahoma" w:cs="Tahoma"/>
          <w:lang w:val="en-GB"/>
        </w:rPr>
        <w:t xml:space="preserve">you do not have error message during the </w:t>
      </w:r>
      <w:r w:rsidRPr="00EB3732">
        <w:rPr>
          <w:rFonts w:ascii="Tahoma" w:hAnsi="Tahoma" w:cs="Tahoma"/>
          <w:lang w:val="en-GB"/>
        </w:rPr>
        <w:t xml:space="preserve">import of the final </w:t>
      </w:r>
      <w:proofErr w:type="spellStart"/>
      <w:r w:rsidRPr="00EB3732">
        <w:rPr>
          <w:rFonts w:ascii="Tahoma" w:hAnsi="Tahoma" w:cs="Tahoma"/>
          <w:lang w:val="en-GB"/>
        </w:rPr>
        <w:t>ExternalTable</w:t>
      </w:r>
      <w:r w:rsidR="002A77BA" w:rsidRPr="00EB3732">
        <w:rPr>
          <w:rFonts w:ascii="Tahoma" w:hAnsi="Tahoma" w:cs="Tahoma"/>
          <w:lang w:val="en-GB"/>
        </w:rPr>
        <w:t>s</w:t>
      </w:r>
      <w:proofErr w:type="spellEnd"/>
      <w:r w:rsidRPr="00EB3732">
        <w:rPr>
          <w:rFonts w:ascii="Tahoma" w:hAnsi="Tahoma" w:cs="Tahoma"/>
          <w:lang w:val="en-GB"/>
        </w:rPr>
        <w:t xml:space="preserve">, you can </w:t>
      </w:r>
      <w:r w:rsidR="00367865" w:rsidRPr="00EB3732">
        <w:rPr>
          <w:rFonts w:ascii="Tahoma" w:hAnsi="Tahoma" w:cs="Tahoma"/>
          <w:lang w:val="en-GB"/>
        </w:rPr>
        <w:t xml:space="preserve">generate the SQL GloboDiet parameter database </w:t>
      </w:r>
      <w:r w:rsidRPr="00EB3732">
        <w:rPr>
          <w:rFonts w:ascii="Tahoma" w:hAnsi="Tahoma" w:cs="Tahoma"/>
          <w:lang w:val="en-GB"/>
        </w:rPr>
        <w:t>by clicking on the following button:</w:t>
      </w:r>
    </w:p>
    <w:p w:rsidR="00367865" w:rsidRPr="00EB3732" w:rsidRDefault="00367865" w:rsidP="00321408">
      <w:pPr>
        <w:pStyle w:val="ListParagraph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3279B785" wp14:editId="028249D4">
            <wp:extent cx="752475" cy="619125"/>
            <wp:effectExtent l="0" t="0" r="9525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408" w:rsidRPr="00EB3732" w:rsidRDefault="00321408" w:rsidP="00321408">
      <w:pPr>
        <w:pStyle w:val="ListParagraph"/>
        <w:rPr>
          <w:rFonts w:ascii="Tahoma" w:hAnsi="Tahoma" w:cs="Tahoma"/>
          <w:lang w:val="en-GB"/>
        </w:rPr>
      </w:pPr>
    </w:p>
    <w:p w:rsidR="00367865" w:rsidRPr="00EB3732" w:rsidRDefault="00367865" w:rsidP="00004F9B">
      <w:pPr>
        <w:pStyle w:val="ListParagraph"/>
        <w:numPr>
          <w:ilvl w:val="0"/>
          <w:numId w:val="3"/>
        </w:numPr>
        <w:ind w:left="851" w:right="-143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The application is running displaying a green pipe: </w:t>
      </w:r>
    </w:p>
    <w:p w:rsidR="00321408" w:rsidRPr="00EB3732" w:rsidRDefault="00367865" w:rsidP="00367865">
      <w:pPr>
        <w:pStyle w:val="ListParagraph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5B56FBB1" wp14:editId="33029F8D">
            <wp:extent cx="2363638" cy="1745109"/>
            <wp:effectExtent l="0" t="0" r="0" b="762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3"/>
                    <a:srcRect t="51638"/>
                    <a:stretch/>
                  </pic:blipFill>
                  <pic:spPr bwMode="auto">
                    <a:xfrm>
                      <a:off x="0" y="0"/>
                      <a:ext cx="2365200" cy="1746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7865" w:rsidRPr="00EB3732" w:rsidRDefault="00367865" w:rsidP="00004F9B">
      <w:pPr>
        <w:pStyle w:val="ListParagraph"/>
        <w:numPr>
          <w:ilvl w:val="0"/>
          <w:numId w:val="3"/>
        </w:numPr>
        <w:ind w:left="851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At the end of the transformation, the following green message is displayed:</w:t>
      </w:r>
    </w:p>
    <w:p w:rsidR="00367865" w:rsidRPr="00EB3732" w:rsidRDefault="00367865" w:rsidP="00367865">
      <w:pPr>
        <w:pStyle w:val="ListParagraph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06AFC46F" wp14:editId="200F927E">
            <wp:extent cx="2365200" cy="1764000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4"/>
                    <a:srcRect t="51126"/>
                    <a:stretch/>
                  </pic:blipFill>
                  <pic:spPr bwMode="auto">
                    <a:xfrm>
                      <a:off x="0" y="0"/>
                      <a:ext cx="2365200" cy="176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7865" w:rsidRPr="00EB3732" w:rsidRDefault="00367865" w:rsidP="00367865">
      <w:pPr>
        <w:pStyle w:val="ListParagraph"/>
        <w:jc w:val="center"/>
        <w:rPr>
          <w:rFonts w:ascii="Tahoma" w:hAnsi="Tahoma" w:cs="Tahoma"/>
          <w:lang w:val="en-GB"/>
        </w:rPr>
      </w:pPr>
    </w:p>
    <w:p w:rsidR="00367865" w:rsidRPr="00EB3732" w:rsidRDefault="00367865" w:rsidP="00004F9B">
      <w:pPr>
        <w:pStyle w:val="ListParagraph"/>
        <w:numPr>
          <w:ilvl w:val="0"/>
          <w:numId w:val="3"/>
        </w:numPr>
        <w:ind w:left="851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Note: it is possible that instead of the previous green message, the following red message is displayed. In this case, you just have to click a second time on the SQL tools icon</w:t>
      </w: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1073C025" wp14:editId="439F1326">
            <wp:extent cx="370800" cy="3060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800" cy="3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732">
        <w:rPr>
          <w:rFonts w:ascii="Tahoma" w:hAnsi="Tahoma" w:cs="Tahoma"/>
          <w:lang w:val="en-GB"/>
        </w:rPr>
        <w:t xml:space="preserve"> to re-run the generation of the SQL database:</w:t>
      </w:r>
    </w:p>
    <w:p w:rsidR="00367865" w:rsidRPr="00EB3732" w:rsidRDefault="00367865" w:rsidP="00367865">
      <w:pPr>
        <w:pStyle w:val="ListParagraph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48AE6C20" wp14:editId="6676E0DD">
            <wp:extent cx="2365200" cy="1764000"/>
            <wp:effectExtent l="0" t="0" r="0" b="825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5"/>
                    <a:srcRect t="49725"/>
                    <a:stretch/>
                  </pic:blipFill>
                  <pic:spPr bwMode="auto">
                    <a:xfrm>
                      <a:off x="0" y="0"/>
                      <a:ext cx="2365200" cy="176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7AB4" w:rsidRPr="00EB3732" w:rsidRDefault="007C7AB4" w:rsidP="00367865">
      <w:pPr>
        <w:pStyle w:val="ListParagraph"/>
        <w:jc w:val="center"/>
        <w:rPr>
          <w:rFonts w:ascii="Tahoma" w:hAnsi="Tahoma" w:cs="Tahoma"/>
          <w:lang w:val="en-GB"/>
        </w:rPr>
      </w:pPr>
    </w:p>
    <w:p w:rsidR="007C7AB4" w:rsidRPr="00EB3732" w:rsidRDefault="007C7AB4" w:rsidP="00004F9B">
      <w:pPr>
        <w:pStyle w:val="ListParagraph"/>
        <w:numPr>
          <w:ilvl w:val="0"/>
          <w:numId w:val="3"/>
        </w:numPr>
        <w:ind w:left="851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At the end of this process, a GloboDiet parameter database has been generated. </w:t>
      </w:r>
    </w:p>
    <w:p w:rsidR="00367865" w:rsidRPr="00EB3732" w:rsidRDefault="007C7AB4" w:rsidP="007C7AB4">
      <w:pPr>
        <w:pStyle w:val="ListParagraph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b/>
          <w:lang w:val="en-GB"/>
        </w:rPr>
        <w:t xml:space="preserve">The file called </w:t>
      </w:r>
      <w:proofErr w:type="spellStart"/>
      <w:r w:rsidRPr="00EB3732">
        <w:rPr>
          <w:rFonts w:ascii="Tahoma" w:hAnsi="Tahoma" w:cs="Tahoma"/>
          <w:b/>
          <w:color w:val="0000FF"/>
          <w:lang w:val="en-GB"/>
        </w:rPr>
        <w:t>GloboDiet_</w:t>
      </w:r>
      <w:r w:rsidRPr="00EB3732">
        <w:rPr>
          <w:rFonts w:ascii="Tahoma" w:hAnsi="Tahoma" w:cs="Tahoma"/>
          <w:b/>
          <w:i/>
          <w:color w:val="0000FF"/>
          <w:lang w:val="en-GB"/>
        </w:rPr>
        <w:t>date</w:t>
      </w:r>
      <w:r w:rsidRPr="00EB3732">
        <w:rPr>
          <w:rFonts w:ascii="Tahoma" w:hAnsi="Tahoma" w:cs="Tahoma"/>
          <w:b/>
          <w:color w:val="0000FF"/>
          <w:lang w:val="en-GB"/>
        </w:rPr>
        <w:t>.bak</w:t>
      </w:r>
      <w:proofErr w:type="spellEnd"/>
      <w:r w:rsidRPr="00EB3732">
        <w:rPr>
          <w:rFonts w:ascii="Tahoma" w:hAnsi="Tahoma" w:cs="Tahoma"/>
          <w:b/>
          <w:lang w:val="en-GB"/>
        </w:rPr>
        <w:t xml:space="preserve"> is available</w:t>
      </w:r>
      <w:r w:rsidRPr="00EB3732">
        <w:rPr>
          <w:rFonts w:ascii="Tahoma" w:hAnsi="Tahoma" w:cs="Tahoma"/>
          <w:lang w:val="en-GB"/>
        </w:rPr>
        <w:t xml:space="preserve"> in the folder displayed at the top of Migration window (in the example below D:\GloboDiet_AUT\1_db3-files).</w:t>
      </w:r>
    </w:p>
    <w:p w:rsidR="003F2C0F" w:rsidRPr="00EB3732" w:rsidRDefault="003F2C0F" w:rsidP="003F2C0F">
      <w:pPr>
        <w:pStyle w:val="ListParagraph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799D64EF" wp14:editId="26361F2F">
            <wp:extent cx="2363638" cy="759124"/>
            <wp:effectExtent l="0" t="0" r="0" b="317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6"/>
                    <a:srcRect b="78962"/>
                    <a:stretch/>
                  </pic:blipFill>
                  <pic:spPr bwMode="auto">
                    <a:xfrm>
                      <a:off x="0" y="0"/>
                      <a:ext cx="2365200" cy="759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2C0F" w:rsidRPr="00EB3732" w:rsidRDefault="003F2C0F" w:rsidP="003F2C0F">
      <w:pPr>
        <w:pStyle w:val="ListParagraph"/>
        <w:jc w:val="center"/>
        <w:rPr>
          <w:rFonts w:ascii="Tahoma" w:hAnsi="Tahoma" w:cs="Tahoma"/>
          <w:lang w:val="en-GB"/>
        </w:rPr>
      </w:pPr>
    </w:p>
    <w:p w:rsidR="003F2C0F" w:rsidRPr="00EB3732" w:rsidRDefault="007C7AB4" w:rsidP="00004F9B">
      <w:pPr>
        <w:pStyle w:val="ListParagraph"/>
        <w:numPr>
          <w:ilvl w:val="0"/>
          <w:numId w:val="3"/>
        </w:numPr>
        <w:ind w:left="851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To finish, you will have to</w:t>
      </w:r>
      <w:r w:rsidR="003F2C0F" w:rsidRPr="00EB3732">
        <w:rPr>
          <w:rFonts w:ascii="Tahoma" w:hAnsi="Tahoma" w:cs="Tahoma"/>
          <w:lang w:val="en-GB"/>
        </w:rPr>
        <w:t>:</w:t>
      </w:r>
    </w:p>
    <w:p w:rsidR="003F2C0F" w:rsidRPr="00EB3732" w:rsidRDefault="003F2C0F" w:rsidP="00004F9B">
      <w:pPr>
        <w:pStyle w:val="ListParagraph"/>
        <w:numPr>
          <w:ilvl w:val="1"/>
          <w:numId w:val="5"/>
        </w:numPr>
        <w:ind w:left="1418" w:hanging="425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b/>
          <w:lang w:val="en-GB"/>
        </w:rPr>
        <w:t>C</w:t>
      </w:r>
      <w:r w:rsidR="007C7AB4" w:rsidRPr="00EB3732">
        <w:rPr>
          <w:rFonts w:ascii="Tahoma" w:hAnsi="Tahoma" w:cs="Tahoma"/>
          <w:b/>
          <w:lang w:val="en-GB"/>
        </w:rPr>
        <w:t>hange th</w:t>
      </w:r>
      <w:r w:rsidRPr="00EB3732">
        <w:rPr>
          <w:rFonts w:ascii="Tahoma" w:hAnsi="Tahoma" w:cs="Tahoma"/>
          <w:b/>
          <w:lang w:val="en-GB"/>
        </w:rPr>
        <w:t xml:space="preserve">e database </w:t>
      </w:r>
      <w:r w:rsidR="007C7AB4" w:rsidRPr="00EB3732">
        <w:rPr>
          <w:rFonts w:ascii="Tahoma" w:hAnsi="Tahoma" w:cs="Tahoma"/>
          <w:b/>
          <w:lang w:val="en-GB"/>
        </w:rPr>
        <w:t>mane</w:t>
      </w:r>
      <w:r w:rsidR="007C7AB4" w:rsidRPr="00EB3732">
        <w:rPr>
          <w:rFonts w:ascii="Tahoma" w:hAnsi="Tahoma" w:cs="Tahoma"/>
          <w:lang w:val="en-GB"/>
        </w:rPr>
        <w:t xml:space="preserve"> by adding the country abbreviation (e.g. </w:t>
      </w:r>
      <w:r w:rsidR="007C7AB4" w:rsidRPr="00EB3732">
        <w:rPr>
          <w:rFonts w:ascii="Tahoma" w:hAnsi="Tahoma" w:cs="Tahoma"/>
          <w:color w:val="0000FF"/>
          <w:lang w:val="en-GB"/>
        </w:rPr>
        <w:t>GloboDiet_AUT_</w:t>
      </w:r>
      <w:r w:rsidRPr="00EB3732">
        <w:rPr>
          <w:rFonts w:ascii="Tahoma" w:hAnsi="Tahoma" w:cs="Tahoma"/>
          <w:i/>
          <w:color w:val="0000FF"/>
          <w:lang w:val="en-GB"/>
        </w:rPr>
        <w:t>20151005</w:t>
      </w:r>
      <w:r w:rsidR="007C7AB4" w:rsidRPr="00EB3732">
        <w:rPr>
          <w:rFonts w:ascii="Tahoma" w:hAnsi="Tahoma" w:cs="Tahoma"/>
          <w:color w:val="0000FF"/>
          <w:lang w:val="en-GB"/>
        </w:rPr>
        <w:t>.bak</w:t>
      </w:r>
      <w:r w:rsidR="007C7AB4" w:rsidRPr="00EB3732">
        <w:rPr>
          <w:rFonts w:ascii="Tahoma" w:hAnsi="Tahoma" w:cs="Tahoma"/>
          <w:lang w:val="en-GB"/>
        </w:rPr>
        <w:t xml:space="preserve">) </w:t>
      </w:r>
    </w:p>
    <w:p w:rsidR="007C7AB4" w:rsidRPr="00EB3732" w:rsidRDefault="003F2C0F" w:rsidP="00004F9B">
      <w:pPr>
        <w:pStyle w:val="ListParagraph"/>
        <w:numPr>
          <w:ilvl w:val="1"/>
          <w:numId w:val="5"/>
        </w:numPr>
        <w:ind w:left="1418" w:hanging="425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b/>
          <w:lang w:val="en-GB"/>
        </w:rPr>
        <w:t>C</w:t>
      </w:r>
      <w:r w:rsidR="007C7AB4" w:rsidRPr="00EB3732">
        <w:rPr>
          <w:rFonts w:ascii="Tahoma" w:hAnsi="Tahoma" w:cs="Tahoma"/>
          <w:b/>
          <w:lang w:val="en-GB"/>
        </w:rPr>
        <w:t xml:space="preserve">opy this file on the </w:t>
      </w:r>
      <w:r w:rsidRPr="00EB3732">
        <w:rPr>
          <w:rFonts w:ascii="Tahoma" w:hAnsi="Tahoma" w:cs="Tahoma"/>
          <w:b/>
          <w:lang w:val="en-GB"/>
        </w:rPr>
        <w:t xml:space="preserve">Version </w:t>
      </w:r>
      <w:r w:rsidR="007C7AB4" w:rsidRPr="00EB3732">
        <w:rPr>
          <w:rFonts w:ascii="Tahoma" w:hAnsi="Tahoma" w:cs="Tahoma"/>
          <w:b/>
          <w:lang w:val="en-GB"/>
        </w:rPr>
        <w:t xml:space="preserve">folder </w:t>
      </w:r>
      <w:r w:rsidRPr="00EB3732">
        <w:rPr>
          <w:rFonts w:ascii="Tahoma" w:hAnsi="Tahoma" w:cs="Tahoma"/>
          <w:b/>
          <w:lang w:val="en-GB"/>
        </w:rPr>
        <w:t xml:space="preserve">attached to the database Country </w:t>
      </w:r>
      <w:r w:rsidRPr="00EB3732">
        <w:rPr>
          <w:rFonts w:ascii="Tahoma" w:hAnsi="Tahoma" w:cs="Tahoma"/>
          <w:lang w:val="en-GB"/>
        </w:rPr>
        <w:t xml:space="preserve">(e.g. in </w:t>
      </w:r>
      <w:r w:rsidR="007C7AB4" w:rsidRPr="00EB3732">
        <w:rPr>
          <w:rFonts w:ascii="Tahoma" w:hAnsi="Tahoma" w:cs="Tahoma"/>
          <w:lang w:val="en-GB"/>
        </w:rPr>
        <w:t>\DEX\GLOBODIET_DB\</w:t>
      </w:r>
      <w:r w:rsidRPr="00EB3732">
        <w:rPr>
          <w:rFonts w:ascii="Tahoma" w:hAnsi="Tahoma" w:cs="Tahoma"/>
          <w:lang w:val="en-GB"/>
        </w:rPr>
        <w:t>AUT</w:t>
      </w:r>
      <w:r w:rsidR="007C7AB4" w:rsidRPr="00EB3732">
        <w:rPr>
          <w:rFonts w:ascii="Tahoma" w:hAnsi="Tahoma" w:cs="Tahoma"/>
          <w:lang w:val="en-GB"/>
        </w:rPr>
        <w:t>\VERSION</w:t>
      </w:r>
    </w:p>
    <w:p w:rsidR="003F2C0F" w:rsidRPr="00EB3732" w:rsidRDefault="003F2C0F" w:rsidP="003F2C0F">
      <w:pPr>
        <w:rPr>
          <w:rFonts w:ascii="Tahoma" w:hAnsi="Tahoma" w:cs="Tahoma"/>
          <w:lang w:val="en-GB"/>
        </w:rPr>
      </w:pPr>
    </w:p>
    <w:p w:rsidR="00E35622" w:rsidRDefault="00E35622">
      <w:pPr>
        <w:rPr>
          <w:rFonts w:ascii="Tahoma" w:hAnsi="Tahoma" w:cs="Tahoma"/>
          <w:lang w:val="en-GB"/>
        </w:rPr>
      </w:pPr>
    </w:p>
    <w:p w:rsidR="00930AEA" w:rsidRDefault="00930AEA" w:rsidP="00930AEA">
      <w:pPr>
        <w:pStyle w:val="ListParagraph"/>
        <w:numPr>
          <w:ilvl w:val="1"/>
          <w:numId w:val="2"/>
        </w:numPr>
        <w:ind w:left="567" w:hanging="567"/>
        <w:rPr>
          <w:rFonts w:ascii="Tahoma" w:hAnsi="Tahoma" w:cs="Tahoma"/>
          <w:b/>
          <w:lang w:val="en-GB"/>
        </w:rPr>
      </w:pPr>
      <w:r>
        <w:rPr>
          <w:rFonts w:ascii="Tahoma" w:hAnsi="Tahoma" w:cs="Tahoma"/>
          <w:b/>
          <w:lang w:val="en-GB"/>
        </w:rPr>
        <w:t>Final controls on the generated SQL database.</w:t>
      </w:r>
    </w:p>
    <w:p w:rsidR="00930AEA" w:rsidRDefault="00930AEA">
      <w:pPr>
        <w:rPr>
          <w:rFonts w:ascii="Tahoma" w:hAnsi="Tahoma" w:cs="Tahoma"/>
          <w:lang w:val="en-GB"/>
        </w:rPr>
      </w:pPr>
    </w:p>
    <w:p w:rsidR="00930AEA" w:rsidRDefault="00930AEA" w:rsidP="00930AEA">
      <w:pPr>
        <w:ind w:left="567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Once the GloboDiet parameter database is generated (</w:t>
      </w:r>
      <w:proofErr w:type="spellStart"/>
      <w:r>
        <w:rPr>
          <w:rFonts w:ascii="Tahoma" w:hAnsi="Tahoma" w:cs="Tahoma"/>
          <w:lang w:val="en-GB"/>
        </w:rPr>
        <w:t>GloboDiet_xxxx.bak</w:t>
      </w:r>
      <w:proofErr w:type="spellEnd"/>
      <w:r>
        <w:rPr>
          <w:rFonts w:ascii="Tahoma" w:hAnsi="Tahoma" w:cs="Tahoma"/>
          <w:lang w:val="en-GB"/>
        </w:rPr>
        <w:t xml:space="preserve"> file), a series of controls are running (by Corinne) in SQL and </w:t>
      </w:r>
      <w:r w:rsidR="00AD65E5">
        <w:rPr>
          <w:rFonts w:ascii="Tahoma" w:hAnsi="Tahoma" w:cs="Tahoma"/>
          <w:lang w:val="en-GB"/>
        </w:rPr>
        <w:t>a report is generated with errors and warnings. These controls are:</w:t>
      </w:r>
    </w:p>
    <w:p w:rsidR="00A37D84" w:rsidRDefault="00A37D84" w:rsidP="00A37D84">
      <w:pPr>
        <w:pStyle w:val="ListParagraph"/>
        <w:numPr>
          <w:ilvl w:val="1"/>
          <w:numId w:val="36"/>
        </w:numPr>
        <w:contextualSpacing w:val="0"/>
      </w:pPr>
      <w:r>
        <w:t>Controls on extreme values (</w:t>
      </w:r>
      <w:r w:rsidR="00AC0543">
        <w:t>=</w:t>
      </w:r>
      <w:r>
        <w:t xml:space="preserve">0 </w:t>
      </w:r>
      <w:r w:rsidR="00AC0543">
        <w:t xml:space="preserve">&amp; </w:t>
      </w:r>
      <w:r>
        <w:t xml:space="preserve">&gt;1) for coefficients (Density, Edible &amp; </w:t>
      </w:r>
      <w:proofErr w:type="spellStart"/>
      <w:r>
        <w:t>Rawcook</w:t>
      </w:r>
      <w:proofErr w:type="spellEnd"/>
      <w:r>
        <w:t>)</w:t>
      </w:r>
    </w:p>
    <w:p w:rsidR="00C00110" w:rsidRDefault="00C00110" w:rsidP="00C00110">
      <w:pPr>
        <w:pStyle w:val="ListParagraph"/>
        <w:ind w:left="1440"/>
        <w:contextualSpacing w:val="0"/>
      </w:pPr>
    </w:p>
    <w:p w:rsidR="00A37D84" w:rsidRDefault="00A37D84" w:rsidP="00A37D84">
      <w:pPr>
        <w:pStyle w:val="ListParagraph"/>
        <w:numPr>
          <w:ilvl w:val="1"/>
          <w:numId w:val="36"/>
        </w:numPr>
        <w:contextualSpacing w:val="0"/>
      </w:pPr>
      <w:r>
        <w:t>Controls on extreme values (</w:t>
      </w:r>
      <w:r w:rsidR="00AC0543">
        <w:t>=0 &amp; &gt;0.9</w:t>
      </w:r>
      <w:r>
        <w:t>) for percentages (PCTFSS for foods and recipes and PCTFAT)</w:t>
      </w:r>
    </w:p>
    <w:p w:rsidR="00C00110" w:rsidRDefault="00C00110" w:rsidP="00C00110">
      <w:pPr>
        <w:pStyle w:val="ListParagraph"/>
        <w:ind w:left="1440"/>
        <w:contextualSpacing w:val="0"/>
      </w:pPr>
    </w:p>
    <w:p w:rsidR="00AC0543" w:rsidRDefault="00A37D84" w:rsidP="00A37D84">
      <w:pPr>
        <w:pStyle w:val="ListParagraph"/>
        <w:numPr>
          <w:ilvl w:val="1"/>
          <w:numId w:val="36"/>
        </w:numPr>
        <w:contextualSpacing w:val="0"/>
      </w:pPr>
      <w:r>
        <w:t>Controls on the use of Shapes</w:t>
      </w:r>
      <w:r w:rsidR="00AC0543">
        <w:t>:</w:t>
      </w:r>
    </w:p>
    <w:p w:rsidR="00AC0543" w:rsidRDefault="00AC0543" w:rsidP="00AC0543">
      <w:pPr>
        <w:pStyle w:val="ListParagraph"/>
        <w:numPr>
          <w:ilvl w:val="2"/>
          <w:numId w:val="36"/>
        </w:numPr>
        <w:contextualSpacing w:val="0"/>
      </w:pPr>
      <w:r>
        <w:t>Coherence between the use of shapes:</w:t>
      </w:r>
    </w:p>
    <w:p w:rsidR="00A37D84" w:rsidRDefault="00AC0543" w:rsidP="00AC0543">
      <w:pPr>
        <w:pStyle w:val="ListParagraph"/>
        <w:numPr>
          <w:ilvl w:val="3"/>
          <w:numId w:val="36"/>
        </w:numPr>
        <w:contextualSpacing w:val="0"/>
      </w:pPr>
      <w:r>
        <w:t xml:space="preserve">For foods and for its attached (sub)group (tables </w:t>
      </w:r>
      <w:r w:rsidRPr="00AC0543">
        <w:t xml:space="preserve">QM_FOODS </w:t>
      </w:r>
      <w:r>
        <w:t xml:space="preserve">&amp; </w:t>
      </w:r>
      <w:r w:rsidRPr="00AC0543">
        <w:t>QM_GROUP</w:t>
      </w:r>
      <w:r w:rsidR="00A37D84">
        <w:t>)</w:t>
      </w:r>
    </w:p>
    <w:p w:rsidR="00AC0543" w:rsidRDefault="00AC0543" w:rsidP="00AC0543">
      <w:pPr>
        <w:pStyle w:val="ListParagraph"/>
        <w:numPr>
          <w:ilvl w:val="3"/>
          <w:numId w:val="36"/>
        </w:numPr>
        <w:contextualSpacing w:val="0"/>
      </w:pPr>
      <w:r>
        <w:t xml:space="preserve">For recipes and its attached (sub)group (tables </w:t>
      </w:r>
      <w:r w:rsidRPr="00AC0543">
        <w:t>QM_</w:t>
      </w:r>
      <w:r>
        <w:t>RECIP</w:t>
      </w:r>
      <w:r w:rsidRPr="00AC0543">
        <w:t xml:space="preserve"> </w:t>
      </w:r>
      <w:r>
        <w:t xml:space="preserve">&amp; </w:t>
      </w:r>
      <w:r w:rsidRPr="00AC0543">
        <w:t>QM_</w:t>
      </w:r>
      <w:r>
        <w:t>RCLAS)</w:t>
      </w:r>
    </w:p>
    <w:p w:rsidR="00AC0543" w:rsidRDefault="00AC0543" w:rsidP="00AC0543">
      <w:pPr>
        <w:pStyle w:val="ListParagraph"/>
        <w:numPr>
          <w:ilvl w:val="2"/>
          <w:numId w:val="36"/>
        </w:numPr>
        <w:contextualSpacing w:val="0"/>
      </w:pPr>
      <w:r>
        <w:t xml:space="preserve">Coherence between the use of Shapes </w:t>
      </w:r>
      <w:r w:rsidR="00C00110">
        <w:t xml:space="preserve">for foods and recipes </w:t>
      </w:r>
      <w:r>
        <w:t>and the defined Thickness</w:t>
      </w:r>
      <w:r w:rsidR="00C00110">
        <w:t xml:space="preserve"> </w:t>
      </w:r>
      <w:r>
        <w:t xml:space="preserve">(tables </w:t>
      </w:r>
      <w:r w:rsidR="00C00110">
        <w:t xml:space="preserve">THICKNESS, </w:t>
      </w:r>
      <w:r w:rsidR="00C00110" w:rsidRPr="00AC0543">
        <w:t>QM_GROUP</w:t>
      </w:r>
      <w:r w:rsidR="00C00110">
        <w:t xml:space="preserve"> &amp; </w:t>
      </w:r>
      <w:r w:rsidR="00C00110" w:rsidRPr="00AC0543">
        <w:t>QM_</w:t>
      </w:r>
      <w:r w:rsidR="00C00110">
        <w:t>RECIP). The condition is “if shapes are defined for a food/subgroup, thicknesses have to be available in the thickness table”</w:t>
      </w:r>
    </w:p>
    <w:p w:rsidR="00C00110" w:rsidRDefault="00C00110" w:rsidP="00C00110">
      <w:pPr>
        <w:pStyle w:val="ListParagraph"/>
        <w:ind w:left="1440"/>
        <w:contextualSpacing w:val="0"/>
      </w:pPr>
    </w:p>
    <w:p w:rsidR="00A37D84" w:rsidRDefault="00A37D84" w:rsidP="00A37D84">
      <w:pPr>
        <w:pStyle w:val="ListParagraph"/>
        <w:numPr>
          <w:ilvl w:val="1"/>
          <w:numId w:val="36"/>
        </w:numPr>
        <w:contextualSpacing w:val="0"/>
      </w:pPr>
      <w:r>
        <w:t>Controls on Food cooking method descriptors</w:t>
      </w:r>
      <w:r w:rsidR="00C00110">
        <w:t xml:space="preserve"> (table DESCFACE et column </w:t>
      </w:r>
      <w:proofErr w:type="spellStart"/>
      <w:r w:rsidR="00C00110">
        <w:t>Facet_Code</w:t>
      </w:r>
      <w:proofErr w:type="spellEnd"/>
      <w:r w:rsidR="00C00110">
        <w:t>=’03’)</w:t>
      </w:r>
      <w:r>
        <w:t>:</w:t>
      </w:r>
    </w:p>
    <w:p w:rsidR="00C00110" w:rsidRDefault="00A37D84" w:rsidP="00A37D84">
      <w:pPr>
        <w:pStyle w:val="ListParagraph"/>
        <w:numPr>
          <w:ilvl w:val="2"/>
          <w:numId w:val="36"/>
        </w:numPr>
        <w:contextualSpacing w:val="0"/>
      </w:pPr>
      <w:r>
        <w:t>Correct list of very fatty descriptors</w:t>
      </w:r>
      <w:r w:rsidR="00C00110">
        <w:t>:</w:t>
      </w:r>
    </w:p>
    <w:p w:rsidR="00A37D84" w:rsidRDefault="00A37D84" w:rsidP="00C00110">
      <w:pPr>
        <w:pStyle w:val="ListParagraph"/>
        <w:ind w:left="2160"/>
        <w:contextualSpacing w:val="0"/>
      </w:pPr>
      <w:proofErr w:type="spellStart"/>
      <w:r>
        <w:t>Desc_cook</w:t>
      </w:r>
      <w:proofErr w:type="spellEnd"/>
      <w:r>
        <w:t>=3</w:t>
      </w:r>
      <w:r w:rsidR="00C00110">
        <w:t xml:space="preserve"> and </w:t>
      </w:r>
      <w:proofErr w:type="spellStart"/>
      <w:r w:rsidR="00C00110">
        <w:t>Descr_Code</w:t>
      </w:r>
      <w:proofErr w:type="spellEnd"/>
      <w:r w:rsidR="00C00110">
        <w:t xml:space="preserve"> in </w:t>
      </w:r>
      <w:r w:rsidR="00C00110" w:rsidRPr="00C00110">
        <w:t>('10','24','52','56','62')</w:t>
      </w:r>
    </w:p>
    <w:p w:rsidR="00C00110" w:rsidRDefault="00A37D84" w:rsidP="00A37D84">
      <w:pPr>
        <w:pStyle w:val="ListParagraph"/>
        <w:numPr>
          <w:ilvl w:val="2"/>
          <w:numId w:val="36"/>
        </w:numPr>
        <w:contextualSpacing w:val="0"/>
      </w:pPr>
      <w:r>
        <w:t>Correct list of fatty descriptors</w:t>
      </w:r>
      <w:r w:rsidR="00C00110">
        <w:t>:</w:t>
      </w:r>
    </w:p>
    <w:p w:rsidR="00C00110" w:rsidRDefault="00A37D84" w:rsidP="00C00110">
      <w:pPr>
        <w:pStyle w:val="ListParagraph"/>
        <w:ind w:left="2160"/>
        <w:contextualSpacing w:val="0"/>
      </w:pPr>
      <w:proofErr w:type="spellStart"/>
      <w:r>
        <w:t>Desc_cook</w:t>
      </w:r>
      <w:proofErr w:type="spellEnd"/>
      <w:r>
        <w:t>=2</w:t>
      </w:r>
      <w:r w:rsidR="00C00110">
        <w:t xml:space="preserve"> and </w:t>
      </w:r>
      <w:proofErr w:type="spellStart"/>
      <w:r w:rsidR="00C00110">
        <w:t>Descr_Code</w:t>
      </w:r>
      <w:proofErr w:type="spellEnd"/>
      <w:r w:rsidR="00C00110">
        <w:t xml:space="preserve"> in (</w:t>
      </w:r>
      <w:r w:rsidR="00C00110" w:rsidRPr="00C00110">
        <w:t>'18','20','25','26','53','57','08','09',</w:t>
      </w:r>
      <w:r w:rsidR="00C00110">
        <w:t xml:space="preserve"> </w:t>
      </w:r>
      <w:r w:rsidR="00C00110" w:rsidRPr="00C00110">
        <w:t>'11','95','07','16','27','28','29','30','31','36','54','59','63'</w:t>
      </w:r>
      <w:r w:rsidR="00C00110">
        <w:t>)</w:t>
      </w:r>
    </w:p>
    <w:p w:rsidR="00C00110" w:rsidRDefault="00A37D84" w:rsidP="00A37D84">
      <w:pPr>
        <w:pStyle w:val="ListParagraph"/>
        <w:numPr>
          <w:ilvl w:val="2"/>
          <w:numId w:val="36"/>
        </w:numPr>
        <w:contextualSpacing w:val="0"/>
      </w:pPr>
      <w:r>
        <w:t>Correct list of no fatty descriptors</w:t>
      </w:r>
    </w:p>
    <w:p w:rsidR="00C00110" w:rsidRDefault="00A37D84" w:rsidP="00C00110">
      <w:pPr>
        <w:pStyle w:val="ListParagraph"/>
        <w:ind w:left="2160" w:right="-284"/>
        <w:contextualSpacing w:val="0"/>
      </w:pPr>
      <w:proofErr w:type="spellStart"/>
      <w:r>
        <w:t>Desc_cook</w:t>
      </w:r>
      <w:proofErr w:type="spellEnd"/>
      <w:r>
        <w:t>=0</w:t>
      </w:r>
      <w:r w:rsidR="00C00110">
        <w:t xml:space="preserve"> and </w:t>
      </w:r>
      <w:proofErr w:type="spellStart"/>
      <w:r w:rsidR="00C00110">
        <w:t>Descr_Code</w:t>
      </w:r>
      <w:proofErr w:type="spellEnd"/>
      <w:r w:rsidR="00C00110">
        <w:t xml:space="preserve"> in </w:t>
      </w:r>
      <w:r w:rsidR="00C00110" w:rsidRPr="00C00110">
        <w:t>('10','24','52','56','18','20','25','26',</w:t>
      </w:r>
      <w:r w:rsidR="00C00110">
        <w:t xml:space="preserve"> </w:t>
      </w:r>
      <w:r w:rsidR="00C00110" w:rsidRPr="00C00110">
        <w:t>'53','57','08','09','11','95','07','16','27','28','29','30','31','36','54','59','62','63','99')</w:t>
      </w:r>
    </w:p>
    <w:p w:rsidR="00C00110" w:rsidRDefault="00A37D84" w:rsidP="00A37D84">
      <w:pPr>
        <w:pStyle w:val="ListParagraph"/>
        <w:numPr>
          <w:ilvl w:val="2"/>
          <w:numId w:val="36"/>
        </w:numPr>
        <w:contextualSpacing w:val="0"/>
      </w:pPr>
      <w:r>
        <w:t>Correct list of raw descriptors</w:t>
      </w:r>
      <w:r w:rsidR="00C00110">
        <w:t>:</w:t>
      </w:r>
    </w:p>
    <w:p w:rsidR="00A37D84" w:rsidRDefault="00A37D84" w:rsidP="00C00110">
      <w:pPr>
        <w:pStyle w:val="ListParagraph"/>
        <w:ind w:left="2160"/>
        <w:contextualSpacing w:val="0"/>
      </w:pPr>
      <w:proofErr w:type="spellStart"/>
      <w:r>
        <w:t>Desc_cook</w:t>
      </w:r>
      <w:proofErr w:type="spellEnd"/>
      <w:r>
        <w:t>=1</w:t>
      </w:r>
      <w:r w:rsidR="00C00110">
        <w:t xml:space="preserve"> and </w:t>
      </w:r>
      <w:proofErr w:type="spellStart"/>
      <w:r w:rsidR="00C00110">
        <w:t>Descr_Code</w:t>
      </w:r>
      <w:proofErr w:type="spellEnd"/>
      <w:r w:rsidR="00C00110">
        <w:t>=’99’</w:t>
      </w:r>
    </w:p>
    <w:p w:rsidR="00C00110" w:rsidRDefault="00C00110" w:rsidP="00C00110">
      <w:pPr>
        <w:pStyle w:val="ListParagraph"/>
        <w:ind w:left="1440"/>
        <w:contextualSpacing w:val="0"/>
      </w:pPr>
    </w:p>
    <w:p w:rsidR="00A37D84" w:rsidRDefault="00A37D84" w:rsidP="00A37D84">
      <w:pPr>
        <w:pStyle w:val="ListParagraph"/>
        <w:numPr>
          <w:ilvl w:val="1"/>
          <w:numId w:val="36"/>
        </w:numPr>
        <w:contextualSpacing w:val="0"/>
      </w:pPr>
      <w:r>
        <w:t>Coherence between foods described with facets ‘cooking method’ and with dried descriptors (</w:t>
      </w:r>
      <w:r w:rsidR="00AD4CF8">
        <w:t xml:space="preserve">Facet coded 04 and descriptors </w:t>
      </w:r>
      <w:r>
        <w:t>0403, 0412, 0418) and the available raw-to-cooked coefficients.</w:t>
      </w:r>
    </w:p>
    <w:p w:rsidR="00AD4CF8" w:rsidRDefault="00AD4CF8" w:rsidP="00AD4CF8">
      <w:pPr>
        <w:pStyle w:val="ListParagraph"/>
        <w:numPr>
          <w:ilvl w:val="2"/>
          <w:numId w:val="36"/>
        </w:numPr>
        <w:contextualSpacing w:val="0"/>
      </w:pPr>
      <w:r>
        <w:t>In GROUPFAC table, selection of (sub)groups for which he facet 03 is asked (</w:t>
      </w:r>
      <w:proofErr w:type="spellStart"/>
      <w:r>
        <w:t>Facet_Code</w:t>
      </w:r>
      <w:proofErr w:type="spellEnd"/>
      <w:r w:rsidRPr="00AD4CF8">
        <w:t>='03'</w:t>
      </w:r>
      <w:r>
        <w:t>) as well as the dried descriptors (</w:t>
      </w:r>
      <w:proofErr w:type="spellStart"/>
      <w:r>
        <w:t>Facet_Code</w:t>
      </w:r>
      <w:proofErr w:type="spellEnd"/>
      <w:r w:rsidRPr="00AD4CF8">
        <w:t xml:space="preserve">='04' and </w:t>
      </w:r>
      <w:proofErr w:type="spellStart"/>
      <w:r w:rsidRPr="00AD4CF8">
        <w:t>Descr_Code</w:t>
      </w:r>
      <w:proofErr w:type="spellEnd"/>
      <w:r w:rsidRPr="00AD4CF8">
        <w:t xml:space="preserve"> in ('18','12','03')</w:t>
      </w:r>
      <w:r>
        <w:t>)</w:t>
      </w:r>
    </w:p>
    <w:p w:rsidR="00060620" w:rsidRDefault="00AD4CF8" w:rsidP="00AD4CF8">
      <w:pPr>
        <w:pStyle w:val="ListParagraph"/>
        <w:numPr>
          <w:ilvl w:val="2"/>
          <w:numId w:val="36"/>
        </w:numPr>
        <w:contextualSpacing w:val="0"/>
      </w:pPr>
      <w:r>
        <w:t>For these subgroups, list of the foods that do not have raw-t</w:t>
      </w:r>
      <w:r w:rsidR="00060620">
        <w:t>o</w:t>
      </w:r>
      <w:r>
        <w:t xml:space="preserve">-cook coefficients </w:t>
      </w:r>
      <w:r w:rsidR="00060620">
        <w:t>for dried descriptors:</w:t>
      </w:r>
    </w:p>
    <w:p w:rsidR="00AD4CF8" w:rsidRDefault="00060620" w:rsidP="00060620">
      <w:pPr>
        <w:pStyle w:val="ListParagraph"/>
        <w:ind w:left="2160"/>
        <w:contextualSpacing w:val="0"/>
      </w:pPr>
      <w:r>
        <w:t>T</w:t>
      </w:r>
      <w:r w:rsidR="00AD4CF8">
        <w:t>able</w:t>
      </w:r>
      <w:r>
        <w:t>s</w:t>
      </w:r>
      <w:r w:rsidR="00AD4CF8">
        <w:t xml:space="preserve"> FOODFAEX</w:t>
      </w:r>
      <w:r>
        <w:t xml:space="preserve"> &amp; (</w:t>
      </w:r>
      <w:proofErr w:type="spellStart"/>
      <w:r w:rsidRPr="00060620">
        <w:t>Facet_Code</w:t>
      </w:r>
      <w:proofErr w:type="spellEnd"/>
      <w:r>
        <w:t xml:space="preserve">=’04’ or </w:t>
      </w:r>
      <w:proofErr w:type="spellStart"/>
      <w:r w:rsidRPr="00060620">
        <w:t>Facet_Code</w:t>
      </w:r>
      <w:proofErr w:type="spellEnd"/>
      <w:r>
        <w:t>=’03’ for the previous (sub</w:t>
      </w:r>
      <w:proofErr w:type="gramStart"/>
      <w:r>
        <w:t>)groups</w:t>
      </w:r>
      <w:proofErr w:type="gramEnd"/>
      <w:r>
        <w:t>) + table RAWCOOK</w:t>
      </w:r>
    </w:p>
    <w:p w:rsidR="00AD4CF8" w:rsidRDefault="00AD4CF8" w:rsidP="00AD4CF8">
      <w:pPr>
        <w:ind w:left="1440"/>
      </w:pPr>
    </w:p>
    <w:p w:rsidR="00A37D84" w:rsidRDefault="00A37D84" w:rsidP="00A37D84">
      <w:pPr>
        <w:pStyle w:val="ListParagraph"/>
        <w:numPr>
          <w:ilvl w:val="1"/>
          <w:numId w:val="36"/>
        </w:numPr>
        <w:contextualSpacing w:val="0"/>
      </w:pPr>
      <w:r>
        <w:t>Controls on recipe files:</w:t>
      </w:r>
    </w:p>
    <w:p w:rsidR="00060620" w:rsidRDefault="00A37D84" w:rsidP="00A37D84">
      <w:pPr>
        <w:pStyle w:val="ListParagraph"/>
        <w:numPr>
          <w:ilvl w:val="2"/>
          <w:numId w:val="36"/>
        </w:numPr>
        <w:contextualSpacing w:val="0"/>
      </w:pPr>
      <w:r>
        <w:t xml:space="preserve">Coherence between Recipes </w:t>
      </w:r>
      <w:r w:rsidR="00060620">
        <w:t>and its attached ingredients:</w:t>
      </w:r>
    </w:p>
    <w:p w:rsidR="00A37D84" w:rsidRDefault="00060620" w:rsidP="00060620">
      <w:pPr>
        <w:pStyle w:val="ListParagraph"/>
        <w:ind w:left="2160"/>
        <w:contextualSpacing w:val="0"/>
      </w:pPr>
      <w:r>
        <w:t xml:space="preserve">The Recipe codes </w:t>
      </w:r>
      <w:r w:rsidR="00A37D84">
        <w:t xml:space="preserve">available in </w:t>
      </w:r>
      <w:r>
        <w:t xml:space="preserve">table MIXEDREC should also be available </w:t>
      </w:r>
      <w:r w:rsidR="00A37D84">
        <w:t xml:space="preserve">in </w:t>
      </w:r>
      <w:r>
        <w:t>MIXEDING table</w:t>
      </w:r>
    </w:p>
    <w:p w:rsidR="00060620" w:rsidRDefault="00060620" w:rsidP="00060620">
      <w:pPr>
        <w:pStyle w:val="ListParagraph"/>
        <w:ind w:left="2160"/>
        <w:contextualSpacing w:val="0"/>
      </w:pPr>
      <w:r>
        <w:t>The Recipe codes available in table MIXEDING should also be available in MIXEDREC table</w:t>
      </w:r>
    </w:p>
    <w:p w:rsidR="00A37D84" w:rsidRPr="00E20B6F" w:rsidRDefault="00A37D84" w:rsidP="00A37D84">
      <w:pPr>
        <w:pStyle w:val="ListParagraph"/>
        <w:numPr>
          <w:ilvl w:val="2"/>
          <w:numId w:val="36"/>
        </w:numPr>
        <w:contextualSpacing w:val="0"/>
      </w:pPr>
      <w:r w:rsidRPr="00E20B6F">
        <w:t>Ingredients</w:t>
      </w:r>
      <w:r w:rsidR="00E20B6F">
        <w:t xml:space="preserve"> codes</w:t>
      </w:r>
      <w:r w:rsidR="00E20B6F" w:rsidRPr="00E20B6F">
        <w:t xml:space="preserve"> </w:t>
      </w:r>
      <w:r w:rsidR="00E20B6F">
        <w:t>in MIXEDING table</w:t>
      </w:r>
      <w:r w:rsidRPr="00E20B6F">
        <w:t xml:space="preserve"> should be available in F</w:t>
      </w:r>
      <w:r w:rsidR="00E20B6F">
        <w:t xml:space="preserve">OODS </w:t>
      </w:r>
      <w:r w:rsidRPr="00E20B6F">
        <w:t>table</w:t>
      </w:r>
    </w:p>
    <w:p w:rsidR="00930AEA" w:rsidRPr="00E20B6F" w:rsidRDefault="00A37D84" w:rsidP="00060620">
      <w:pPr>
        <w:pStyle w:val="ListParagraph"/>
        <w:numPr>
          <w:ilvl w:val="2"/>
          <w:numId w:val="36"/>
        </w:numPr>
        <w:contextualSpacing w:val="0"/>
      </w:pPr>
      <w:r w:rsidRPr="00E20B6F">
        <w:t>Description of commercial recipes &amp; no use of facet 00 known/unknown</w:t>
      </w:r>
      <w:r w:rsidR="00E20B6F">
        <w:t xml:space="preserve">: Table </w:t>
      </w:r>
      <w:r w:rsidR="00E20B6F" w:rsidRPr="00E20B6F">
        <w:t>R_RCPFAEX</w:t>
      </w:r>
      <w:r w:rsidR="00E20B6F">
        <w:t xml:space="preserve"> &amp; column </w:t>
      </w:r>
      <w:proofErr w:type="spellStart"/>
      <w:r w:rsidR="00E20B6F">
        <w:t>Rfacet_Code</w:t>
      </w:r>
      <w:proofErr w:type="spellEnd"/>
      <w:r w:rsidR="00E20B6F">
        <w:t>=’00’ with recipes (</w:t>
      </w:r>
      <w:proofErr w:type="spellStart"/>
      <w:r w:rsidR="00E20B6F">
        <w:t>tabme</w:t>
      </w:r>
      <w:proofErr w:type="spellEnd"/>
      <w:r w:rsidR="00E20B6F">
        <w:t xml:space="preserve"> MIXEDREC) with column </w:t>
      </w:r>
      <w:proofErr w:type="spellStart"/>
      <w:r w:rsidR="00E20B6F">
        <w:t>R_Type</w:t>
      </w:r>
      <w:proofErr w:type="spellEnd"/>
      <w:r w:rsidR="00E20B6F">
        <w:t xml:space="preserve"> not=’1.2’</w:t>
      </w:r>
    </w:p>
    <w:p w:rsidR="003F2C0F" w:rsidRPr="00CD07FE" w:rsidRDefault="003F2C0F">
      <w:pPr>
        <w:rPr>
          <w:rFonts w:ascii="Tahoma" w:hAnsi="Tahoma" w:cs="Tahoma"/>
          <w:b/>
          <w:sz w:val="24"/>
          <w:szCs w:val="24"/>
          <w:highlight w:val="cyan"/>
          <w:lang w:val="en-GB"/>
        </w:rPr>
      </w:pPr>
      <w:r w:rsidRPr="00CD07FE">
        <w:rPr>
          <w:rFonts w:ascii="Tahoma" w:hAnsi="Tahoma" w:cs="Tahoma"/>
          <w:b/>
          <w:sz w:val="24"/>
          <w:szCs w:val="24"/>
          <w:highlight w:val="cyan"/>
          <w:lang w:val="en-GB"/>
        </w:rPr>
        <w:br w:type="page"/>
      </w:r>
    </w:p>
    <w:p w:rsidR="007D509D" w:rsidRPr="00F71A35" w:rsidRDefault="007D509D" w:rsidP="00004F9B">
      <w:pPr>
        <w:pStyle w:val="ListParagraph"/>
        <w:numPr>
          <w:ilvl w:val="0"/>
          <w:numId w:val="2"/>
        </w:numPr>
        <w:ind w:left="567" w:hanging="567"/>
        <w:rPr>
          <w:rFonts w:ascii="Tahoma" w:hAnsi="Tahoma" w:cs="Tahoma"/>
          <w:b/>
          <w:sz w:val="24"/>
          <w:szCs w:val="24"/>
          <w:highlight w:val="cyan"/>
          <w:lang w:val="fr-FR"/>
        </w:rPr>
      </w:pPr>
      <w:r w:rsidRPr="00F71A35">
        <w:rPr>
          <w:rFonts w:ascii="Tahoma" w:hAnsi="Tahoma" w:cs="Tahoma"/>
          <w:b/>
          <w:sz w:val="24"/>
          <w:szCs w:val="24"/>
          <w:highlight w:val="cyan"/>
          <w:lang w:val="fr-FR"/>
        </w:rPr>
        <w:t xml:space="preserve">MIGRATION application: </w:t>
      </w:r>
      <w:r w:rsidR="00930AEA" w:rsidRPr="00F71A35">
        <w:rPr>
          <w:rFonts w:ascii="Tahoma" w:hAnsi="Tahoma" w:cs="Tahoma"/>
          <w:b/>
          <w:sz w:val="24"/>
          <w:szCs w:val="24"/>
          <w:highlight w:val="cyan"/>
          <w:lang w:val="fr-FR"/>
        </w:rPr>
        <w:t>requièrent</w:t>
      </w:r>
      <w:r w:rsidRPr="00F71A35">
        <w:rPr>
          <w:rFonts w:ascii="Tahoma" w:hAnsi="Tahoma" w:cs="Tahoma"/>
          <w:b/>
          <w:sz w:val="24"/>
          <w:szCs w:val="24"/>
          <w:highlight w:val="cyan"/>
          <w:lang w:val="fr-FR"/>
        </w:rPr>
        <w:t>, installation/un-installation</w:t>
      </w:r>
    </w:p>
    <w:p w:rsidR="007D509D" w:rsidRPr="00F71A35" w:rsidRDefault="007D509D" w:rsidP="007D509D">
      <w:pPr>
        <w:rPr>
          <w:rFonts w:ascii="Tahoma" w:hAnsi="Tahoma" w:cs="Tahoma"/>
          <w:lang w:val="fr-FR"/>
        </w:rPr>
      </w:pPr>
    </w:p>
    <w:p w:rsidR="007D509D" w:rsidRPr="00EB3732" w:rsidRDefault="007D509D" w:rsidP="00004F9B">
      <w:pPr>
        <w:pStyle w:val="ListParagraph"/>
        <w:numPr>
          <w:ilvl w:val="1"/>
          <w:numId w:val="2"/>
        </w:numPr>
        <w:ind w:left="567" w:hanging="567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>Requirements to install Migration</w:t>
      </w:r>
    </w:p>
    <w:p w:rsidR="007D509D" w:rsidRPr="00EB3732" w:rsidRDefault="007D509D" w:rsidP="007D509D">
      <w:pPr>
        <w:pStyle w:val="ListParagraph"/>
        <w:ind w:left="851"/>
        <w:rPr>
          <w:rFonts w:ascii="Tahoma" w:hAnsi="Tahoma" w:cs="Tahoma"/>
          <w:lang w:val="en-GB"/>
        </w:rPr>
      </w:pPr>
    </w:p>
    <w:p w:rsidR="007D509D" w:rsidRPr="00EB3732" w:rsidRDefault="007D509D" w:rsidP="00004F9B">
      <w:pPr>
        <w:pStyle w:val="ListParagraph"/>
        <w:numPr>
          <w:ilvl w:val="0"/>
          <w:numId w:val="3"/>
        </w:numPr>
        <w:ind w:left="851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GloboDiet application has to be installed first</w:t>
      </w:r>
    </w:p>
    <w:p w:rsidR="007D509D" w:rsidRPr="00EB3732" w:rsidRDefault="007D509D" w:rsidP="00004F9B">
      <w:pPr>
        <w:pStyle w:val="ListParagraph"/>
        <w:numPr>
          <w:ilvl w:val="0"/>
          <w:numId w:val="3"/>
        </w:numPr>
        <w:ind w:left="851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See guidelines Appendix 3_How_to_install_GloboDiet_Application_20150122.doc</w:t>
      </w:r>
    </w:p>
    <w:p w:rsidR="007D509D" w:rsidRPr="00EB3732" w:rsidRDefault="007D509D" w:rsidP="00004F9B">
      <w:pPr>
        <w:pStyle w:val="ListParagraph"/>
        <w:numPr>
          <w:ilvl w:val="0"/>
          <w:numId w:val="3"/>
        </w:numPr>
        <w:ind w:left="851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Open the zip-file called </w:t>
      </w:r>
      <w:r w:rsidRPr="00EB3732">
        <w:rPr>
          <w:rFonts w:ascii="Tahoma" w:hAnsi="Tahoma" w:cs="Tahoma"/>
          <w:b/>
          <w:lang w:val="en-GB"/>
        </w:rPr>
        <w:t>Migration3Setup_</w:t>
      </w:r>
      <w:r w:rsidRPr="00EB3732">
        <w:rPr>
          <w:rFonts w:ascii="Tahoma" w:hAnsi="Tahoma" w:cs="Tahoma"/>
          <w:b/>
          <w:i/>
          <w:lang w:val="en-GB"/>
        </w:rPr>
        <w:t>2015_09_13</w:t>
      </w:r>
      <w:r w:rsidRPr="00EB3732">
        <w:rPr>
          <w:rFonts w:ascii="Tahoma" w:hAnsi="Tahoma" w:cs="Tahoma"/>
          <w:b/>
          <w:lang w:val="en-GB"/>
        </w:rPr>
        <w:t>.zip</w:t>
      </w:r>
      <w:r w:rsidRPr="00EB3732">
        <w:rPr>
          <w:rFonts w:ascii="Tahoma" w:hAnsi="Tahoma" w:cs="Tahoma"/>
          <w:lang w:val="en-GB"/>
        </w:rPr>
        <w:t xml:space="preserve"> and available in the folder \DEX\</w:t>
      </w:r>
      <w:proofErr w:type="spellStart"/>
      <w:r w:rsidRPr="00EB3732">
        <w:rPr>
          <w:rFonts w:ascii="Tahoma" w:hAnsi="Tahoma" w:cs="Tahoma"/>
          <w:lang w:val="en-GB"/>
        </w:rPr>
        <w:t>e_SMP</w:t>
      </w:r>
      <w:proofErr w:type="spellEnd"/>
      <w:r w:rsidRPr="00EB3732">
        <w:rPr>
          <w:rFonts w:ascii="Tahoma" w:hAnsi="Tahoma" w:cs="Tahoma"/>
          <w:lang w:val="en-GB"/>
        </w:rPr>
        <w:t>\</w:t>
      </w:r>
      <w:proofErr w:type="spellStart"/>
      <w:r w:rsidRPr="00EB3732">
        <w:rPr>
          <w:rFonts w:ascii="Tahoma" w:hAnsi="Tahoma" w:cs="Tahoma"/>
          <w:lang w:val="en-GB"/>
        </w:rPr>
        <w:t>GloboDiet_NEW_conception</w:t>
      </w:r>
      <w:proofErr w:type="spellEnd"/>
      <w:r w:rsidRPr="00EB3732">
        <w:rPr>
          <w:rFonts w:ascii="Tahoma" w:hAnsi="Tahoma" w:cs="Tahoma"/>
          <w:lang w:val="en-GB"/>
        </w:rPr>
        <w:t>\</w:t>
      </w:r>
      <w:proofErr w:type="spellStart"/>
      <w:r w:rsidRPr="00EB3732">
        <w:rPr>
          <w:rFonts w:ascii="Tahoma" w:hAnsi="Tahoma" w:cs="Tahoma"/>
          <w:lang w:val="en-GB"/>
        </w:rPr>
        <w:t>Module_Migration</w:t>
      </w:r>
      <w:proofErr w:type="spellEnd"/>
      <w:r w:rsidRPr="00EB3732">
        <w:rPr>
          <w:rFonts w:ascii="Tahoma" w:hAnsi="Tahoma" w:cs="Tahoma"/>
          <w:lang w:val="en-GB"/>
        </w:rPr>
        <w:t xml:space="preserve">\Version. </w:t>
      </w:r>
    </w:p>
    <w:p w:rsidR="007D509D" w:rsidRPr="00EB3732" w:rsidRDefault="007D509D" w:rsidP="00004F9B">
      <w:pPr>
        <w:pStyle w:val="ListParagraph"/>
        <w:numPr>
          <w:ilvl w:val="0"/>
          <w:numId w:val="3"/>
        </w:numPr>
        <w:ind w:left="851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Extract the 2 available files:</w:t>
      </w:r>
    </w:p>
    <w:p w:rsidR="007D509D" w:rsidRPr="00EB3732" w:rsidRDefault="007D509D" w:rsidP="007D509D">
      <w:pPr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08C0E88F" wp14:editId="6BA66706">
            <wp:extent cx="5193101" cy="1217826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90974" cy="121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09D" w:rsidRPr="00EB3732" w:rsidRDefault="007D509D" w:rsidP="007D509D">
      <w:pPr>
        <w:rPr>
          <w:rFonts w:ascii="Tahoma" w:hAnsi="Tahoma" w:cs="Tahoma"/>
          <w:lang w:val="en-GB"/>
        </w:rPr>
      </w:pPr>
    </w:p>
    <w:p w:rsidR="007D509D" w:rsidRPr="00EB3732" w:rsidRDefault="007D509D" w:rsidP="00004F9B">
      <w:pPr>
        <w:pStyle w:val="ListParagraph"/>
        <w:numPr>
          <w:ilvl w:val="1"/>
          <w:numId w:val="2"/>
        </w:numPr>
        <w:ind w:left="567" w:hanging="567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>How to install Migration program</w:t>
      </w:r>
    </w:p>
    <w:p w:rsidR="007D509D" w:rsidRPr="00EB3732" w:rsidRDefault="007D509D" w:rsidP="007D509D">
      <w:pPr>
        <w:rPr>
          <w:rFonts w:ascii="Tahoma" w:hAnsi="Tahoma" w:cs="Tahoma"/>
          <w:lang w:val="en-GB"/>
        </w:rPr>
      </w:pPr>
    </w:p>
    <w:p w:rsidR="007D509D" w:rsidRPr="00EB3732" w:rsidRDefault="007D509D" w:rsidP="00004F9B">
      <w:pPr>
        <w:pStyle w:val="ListParagraph"/>
        <w:numPr>
          <w:ilvl w:val="0"/>
          <w:numId w:val="3"/>
        </w:numPr>
        <w:ind w:left="851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Create a new folder called Migration for example</w:t>
      </w:r>
    </w:p>
    <w:p w:rsidR="007D509D" w:rsidRPr="00EB3732" w:rsidRDefault="007D509D" w:rsidP="00004F9B">
      <w:pPr>
        <w:pStyle w:val="ListParagraph"/>
        <w:numPr>
          <w:ilvl w:val="0"/>
          <w:numId w:val="3"/>
        </w:numPr>
        <w:ind w:left="851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Run the setup.exe program using the ‘Run as administrator’ function available by using the right click of the mouse:  </w:t>
      </w:r>
    </w:p>
    <w:p w:rsidR="007D509D" w:rsidRPr="00EB3732" w:rsidRDefault="007D509D" w:rsidP="007D509D">
      <w:pPr>
        <w:ind w:left="851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69CB5068" wp14:editId="37D8901B">
            <wp:extent cx="4810385" cy="1593949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627" cy="1594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09D" w:rsidRPr="00EB3732" w:rsidRDefault="007D509D" w:rsidP="007D509D">
      <w:pPr>
        <w:pStyle w:val="ListParagraph"/>
        <w:rPr>
          <w:rFonts w:ascii="Tahoma" w:hAnsi="Tahoma" w:cs="Tahoma"/>
          <w:lang w:val="en-GB"/>
        </w:rPr>
      </w:pPr>
    </w:p>
    <w:p w:rsidR="007D509D" w:rsidRPr="00EB3732" w:rsidRDefault="007D509D" w:rsidP="00004F9B">
      <w:pPr>
        <w:pStyle w:val="ListParagraph"/>
        <w:numPr>
          <w:ilvl w:val="0"/>
          <w:numId w:val="3"/>
        </w:numPr>
        <w:ind w:left="851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Select ‘Yes’ to start the installation</w:t>
      </w:r>
    </w:p>
    <w:p w:rsidR="007D509D" w:rsidRPr="00EB3732" w:rsidRDefault="007D509D" w:rsidP="007D509D">
      <w:pPr>
        <w:pStyle w:val="ListParagraph"/>
        <w:ind w:left="851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0A1D2BFC" wp14:editId="1C2D23A9">
            <wp:extent cx="3485072" cy="1944461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90282" cy="194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09D" w:rsidRPr="00EB3732" w:rsidRDefault="007D509D" w:rsidP="007D509D">
      <w:pPr>
        <w:pStyle w:val="ListParagraph"/>
        <w:ind w:left="851"/>
        <w:rPr>
          <w:rFonts w:ascii="Tahoma" w:hAnsi="Tahoma" w:cs="Tahoma"/>
          <w:lang w:val="en-GB"/>
        </w:rPr>
      </w:pPr>
    </w:p>
    <w:p w:rsidR="007D509D" w:rsidRPr="00EB3732" w:rsidRDefault="007D509D" w:rsidP="00004F9B">
      <w:pPr>
        <w:pStyle w:val="ListParagraph"/>
        <w:numPr>
          <w:ilvl w:val="0"/>
          <w:numId w:val="3"/>
        </w:numPr>
        <w:ind w:left="851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Select ‘Accept’ and ‘Next’ to continue the installation</w:t>
      </w:r>
    </w:p>
    <w:p w:rsidR="007D509D" w:rsidRPr="00EB3732" w:rsidRDefault="007D509D" w:rsidP="007D509D">
      <w:pPr>
        <w:pStyle w:val="ListParagraph"/>
        <w:ind w:left="284" w:right="-568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0ABDDE51" wp14:editId="31068DB0">
            <wp:extent cx="2860747" cy="316589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60367" cy="316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732">
        <w:rPr>
          <w:rFonts w:ascii="Tahoma" w:hAnsi="Tahoma" w:cs="Tahoma"/>
          <w:lang w:val="en-GB"/>
        </w:rPr>
        <w:t xml:space="preserve"> </w:t>
      </w: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63765E9E" wp14:editId="4F18D0C1">
            <wp:extent cx="2568638" cy="2102980"/>
            <wp:effectExtent l="0" t="0" r="317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75591" cy="210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09D" w:rsidRPr="00EB3732" w:rsidRDefault="007D509D" w:rsidP="007D509D">
      <w:pPr>
        <w:pStyle w:val="ListParagraph"/>
        <w:ind w:left="851"/>
        <w:rPr>
          <w:rFonts w:ascii="Tahoma" w:hAnsi="Tahoma" w:cs="Tahoma"/>
          <w:lang w:val="en-GB"/>
        </w:rPr>
      </w:pPr>
    </w:p>
    <w:p w:rsidR="007D509D" w:rsidRPr="00EB3732" w:rsidRDefault="007D509D" w:rsidP="00004F9B">
      <w:pPr>
        <w:pStyle w:val="ListParagraph"/>
        <w:numPr>
          <w:ilvl w:val="0"/>
          <w:numId w:val="3"/>
        </w:numPr>
        <w:ind w:left="851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Then select a folder to install Migration using the Browse button or type directly the Migration folder (e.g. D:\Migration).</w:t>
      </w:r>
    </w:p>
    <w:p w:rsidR="007D509D" w:rsidRPr="00EB3732" w:rsidRDefault="007D509D" w:rsidP="00434082">
      <w:pPr>
        <w:pStyle w:val="ListParagraph"/>
        <w:ind w:left="851" w:right="-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Selecting the Next button, you can continue the installation</w:t>
      </w:r>
    </w:p>
    <w:p w:rsidR="007D509D" w:rsidRPr="00EB3732" w:rsidRDefault="007D509D" w:rsidP="007D509D">
      <w:pPr>
        <w:pStyle w:val="ListParagraph"/>
        <w:ind w:left="851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060D5189" wp14:editId="47FDAAF1">
            <wp:extent cx="2880615" cy="2353099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530" cy="23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09D" w:rsidRPr="00EB3732" w:rsidRDefault="007D509D" w:rsidP="007D509D">
      <w:pPr>
        <w:pStyle w:val="ListParagraph"/>
        <w:ind w:left="851"/>
        <w:rPr>
          <w:rFonts w:ascii="Tahoma" w:hAnsi="Tahoma" w:cs="Tahoma"/>
          <w:lang w:val="en-GB"/>
        </w:rPr>
      </w:pPr>
    </w:p>
    <w:p w:rsidR="007D509D" w:rsidRPr="00EB3732" w:rsidRDefault="007D509D" w:rsidP="00004F9B">
      <w:pPr>
        <w:pStyle w:val="ListParagraph"/>
        <w:numPr>
          <w:ilvl w:val="0"/>
          <w:numId w:val="3"/>
        </w:numPr>
        <w:ind w:left="851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Select again the Next button to confirm and continue the installation</w:t>
      </w:r>
    </w:p>
    <w:p w:rsidR="007D509D" w:rsidRPr="00EB3732" w:rsidRDefault="007D509D" w:rsidP="007D509D">
      <w:pPr>
        <w:pStyle w:val="ListParagraph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6993C5E7" wp14:editId="651C0D67">
            <wp:extent cx="2792186" cy="2286000"/>
            <wp:effectExtent l="0" t="0" r="825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94823" cy="228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09D" w:rsidRPr="00EB3732" w:rsidRDefault="007D509D" w:rsidP="007D509D">
      <w:pPr>
        <w:rPr>
          <w:rFonts w:ascii="Tahoma" w:hAnsi="Tahoma" w:cs="Tahoma"/>
          <w:lang w:val="en-GB"/>
        </w:rPr>
      </w:pPr>
    </w:p>
    <w:p w:rsidR="007D509D" w:rsidRPr="00EB3732" w:rsidRDefault="007D509D" w:rsidP="00004F9B">
      <w:pPr>
        <w:pStyle w:val="ListParagraph"/>
        <w:numPr>
          <w:ilvl w:val="0"/>
          <w:numId w:val="3"/>
        </w:numPr>
        <w:ind w:left="851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Once the display of the pipe, a final window is displayed o confirm the installation. You can then </w:t>
      </w:r>
      <w:proofErr w:type="gramStart"/>
      <w:r w:rsidRPr="00EB3732">
        <w:rPr>
          <w:rFonts w:ascii="Tahoma" w:hAnsi="Tahoma" w:cs="Tahoma"/>
          <w:lang w:val="en-GB"/>
        </w:rPr>
        <w:t>Close</w:t>
      </w:r>
      <w:proofErr w:type="gramEnd"/>
      <w:r w:rsidRPr="00EB3732">
        <w:rPr>
          <w:rFonts w:ascii="Tahoma" w:hAnsi="Tahoma" w:cs="Tahoma"/>
          <w:lang w:val="en-GB"/>
        </w:rPr>
        <w:t xml:space="preserve"> the window. </w:t>
      </w:r>
    </w:p>
    <w:p w:rsidR="007D509D" w:rsidRPr="00EB3732" w:rsidRDefault="007D509D" w:rsidP="007D509D">
      <w:pPr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003B0422" wp14:editId="731A4C6A">
            <wp:extent cx="2504617" cy="2050564"/>
            <wp:effectExtent l="0" t="0" r="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10310" cy="205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52F263F6" wp14:editId="37F1BA58">
            <wp:extent cx="2507697" cy="2053086"/>
            <wp:effectExtent l="0" t="0" r="6985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07594" cy="205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09D" w:rsidRPr="00EB3732" w:rsidRDefault="007D509D" w:rsidP="007D509D">
      <w:pPr>
        <w:rPr>
          <w:rFonts w:ascii="Tahoma" w:hAnsi="Tahoma" w:cs="Tahoma"/>
          <w:lang w:val="en-GB"/>
        </w:rPr>
      </w:pPr>
    </w:p>
    <w:p w:rsidR="007D509D" w:rsidRPr="00EB3732" w:rsidRDefault="007D509D" w:rsidP="00004F9B">
      <w:pPr>
        <w:pStyle w:val="ListParagraph"/>
        <w:numPr>
          <w:ilvl w:val="0"/>
          <w:numId w:val="3"/>
        </w:numPr>
        <w:ind w:left="851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Now, you can run Migration by selecting ‘All programs’ and ‘Migration’ on Windows menu</w:t>
      </w:r>
    </w:p>
    <w:p w:rsidR="007D509D" w:rsidRPr="00EB3732" w:rsidRDefault="007D509D" w:rsidP="007D509D">
      <w:pPr>
        <w:pStyle w:val="ListParagraph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4F86A3F9" wp14:editId="7B4D77C5">
            <wp:extent cx="2242786" cy="1069095"/>
            <wp:effectExtent l="0" t="0" r="571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411"/>
                    <a:stretch/>
                  </pic:blipFill>
                  <pic:spPr bwMode="auto">
                    <a:xfrm>
                      <a:off x="0" y="0"/>
                      <a:ext cx="2242597" cy="106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3732">
        <w:rPr>
          <w:rFonts w:ascii="Tahoma" w:hAnsi="Tahoma" w:cs="Tahoma"/>
          <w:lang w:val="en-GB"/>
        </w:rPr>
        <w:t xml:space="preserve">      </w:t>
      </w: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65F8CB7B" wp14:editId="14A324E6">
            <wp:extent cx="1501540" cy="1604513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684" cy="1604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09D" w:rsidRPr="00EB3732" w:rsidRDefault="007D509D" w:rsidP="007D509D">
      <w:pPr>
        <w:rPr>
          <w:rFonts w:ascii="Tahoma" w:hAnsi="Tahoma" w:cs="Tahoma"/>
          <w:lang w:val="en-GB"/>
        </w:rPr>
      </w:pPr>
    </w:p>
    <w:p w:rsidR="007D509D" w:rsidRPr="00EB3732" w:rsidRDefault="007D509D" w:rsidP="007D509D">
      <w:pPr>
        <w:rPr>
          <w:rFonts w:ascii="Tahoma" w:hAnsi="Tahoma" w:cs="Tahoma"/>
          <w:b/>
          <w:lang w:val="en-GB"/>
        </w:rPr>
      </w:pPr>
    </w:p>
    <w:p w:rsidR="007D509D" w:rsidRPr="00EB3732" w:rsidRDefault="007D509D" w:rsidP="00004F9B">
      <w:pPr>
        <w:pStyle w:val="ListParagraph"/>
        <w:numPr>
          <w:ilvl w:val="1"/>
          <w:numId w:val="2"/>
        </w:numPr>
        <w:ind w:left="567" w:hanging="567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>How to uninstall Migration program:</w:t>
      </w:r>
    </w:p>
    <w:p w:rsidR="007D509D" w:rsidRPr="00EB3732" w:rsidRDefault="007D509D" w:rsidP="007D509D">
      <w:pPr>
        <w:pStyle w:val="ListParagraph"/>
        <w:ind w:left="567"/>
        <w:rPr>
          <w:rFonts w:ascii="Tahoma" w:hAnsi="Tahoma" w:cs="Tahoma"/>
          <w:lang w:val="en-GB"/>
        </w:rPr>
      </w:pPr>
    </w:p>
    <w:p w:rsidR="007D509D" w:rsidRPr="00EB3732" w:rsidRDefault="007D509D" w:rsidP="00004F9B">
      <w:pPr>
        <w:pStyle w:val="ListParagraph"/>
        <w:numPr>
          <w:ilvl w:val="0"/>
          <w:numId w:val="3"/>
        </w:numPr>
        <w:ind w:left="851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Note: This uninstall has to be done before installing a new release of Migration</w:t>
      </w:r>
    </w:p>
    <w:p w:rsidR="007D509D" w:rsidRPr="00EB3732" w:rsidRDefault="007D509D" w:rsidP="00004F9B">
      <w:pPr>
        <w:pStyle w:val="ListParagraph"/>
        <w:numPr>
          <w:ilvl w:val="0"/>
          <w:numId w:val="3"/>
        </w:numPr>
        <w:ind w:left="851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Click on the Windows icon </w:t>
      </w: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51CB3EA8" wp14:editId="7D2F8839">
            <wp:extent cx="301714" cy="242555"/>
            <wp:effectExtent l="0" t="0" r="3175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3530" cy="2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732">
        <w:rPr>
          <w:rFonts w:ascii="Tahoma" w:hAnsi="Tahoma" w:cs="Tahoma"/>
          <w:lang w:val="en-GB"/>
        </w:rPr>
        <w:t xml:space="preserve"> and select the ‘All programs’ function</w:t>
      </w:r>
    </w:p>
    <w:p w:rsidR="007D509D" w:rsidRPr="00EB3732" w:rsidRDefault="007D509D" w:rsidP="007D509D">
      <w:pPr>
        <w:pStyle w:val="ListParagraph"/>
        <w:ind w:left="567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2389E0B4" wp14:editId="7B7E25BD">
            <wp:extent cx="2587843" cy="1233577"/>
            <wp:effectExtent l="0" t="0" r="3175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411"/>
                    <a:stretch/>
                  </pic:blipFill>
                  <pic:spPr bwMode="auto">
                    <a:xfrm>
                      <a:off x="0" y="0"/>
                      <a:ext cx="2587625" cy="1233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509D" w:rsidRPr="00EB3732" w:rsidRDefault="007D509D" w:rsidP="007D509D">
      <w:pPr>
        <w:pStyle w:val="ListParagraph"/>
        <w:ind w:left="567"/>
        <w:rPr>
          <w:rFonts w:ascii="Tahoma" w:hAnsi="Tahoma" w:cs="Tahoma"/>
          <w:lang w:val="en-GB"/>
        </w:rPr>
      </w:pPr>
    </w:p>
    <w:p w:rsidR="007D509D" w:rsidRPr="00EB3732" w:rsidRDefault="007D509D" w:rsidP="00004F9B">
      <w:pPr>
        <w:pStyle w:val="ListParagraph"/>
        <w:numPr>
          <w:ilvl w:val="0"/>
          <w:numId w:val="3"/>
        </w:numPr>
        <w:ind w:left="851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Select the ‘Uninstall Migration’ function on the ‘Migration’ menu:</w:t>
      </w:r>
    </w:p>
    <w:p w:rsidR="007D509D" w:rsidRPr="00EB3732" w:rsidRDefault="007D509D" w:rsidP="007D509D">
      <w:pPr>
        <w:pStyle w:val="ListParagraph"/>
        <w:ind w:left="567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317AC763" wp14:editId="4E3FE107">
            <wp:extent cx="2466975" cy="113030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09D" w:rsidRPr="00EB3732" w:rsidRDefault="007D509D" w:rsidP="007D509D">
      <w:pPr>
        <w:pStyle w:val="ListParagraph"/>
        <w:ind w:left="567"/>
        <w:jc w:val="center"/>
        <w:rPr>
          <w:rFonts w:ascii="Tahoma" w:hAnsi="Tahoma" w:cs="Tahoma"/>
          <w:lang w:val="en-GB"/>
        </w:rPr>
      </w:pPr>
    </w:p>
    <w:p w:rsidR="007D509D" w:rsidRPr="00EB3732" w:rsidRDefault="007D509D" w:rsidP="00004F9B">
      <w:pPr>
        <w:pStyle w:val="ListParagraph"/>
        <w:numPr>
          <w:ilvl w:val="0"/>
          <w:numId w:val="3"/>
        </w:numPr>
        <w:ind w:left="851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Confirm the uninstallation of Migration by selecting the Yes button</w:t>
      </w:r>
    </w:p>
    <w:p w:rsidR="007D509D" w:rsidRPr="00EB3732" w:rsidRDefault="007D509D" w:rsidP="007D509D">
      <w:pPr>
        <w:pStyle w:val="ListParagraph"/>
        <w:ind w:left="567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03A8AF00" wp14:editId="794E443A">
            <wp:extent cx="3925018" cy="202289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23411" cy="202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09D" w:rsidRPr="00EB3732" w:rsidRDefault="007D509D" w:rsidP="007D509D">
      <w:pPr>
        <w:pStyle w:val="ListParagraph"/>
        <w:ind w:left="567"/>
        <w:rPr>
          <w:rFonts w:ascii="Tahoma" w:hAnsi="Tahoma" w:cs="Tahoma"/>
          <w:lang w:val="en-GB"/>
        </w:rPr>
      </w:pPr>
    </w:p>
    <w:p w:rsidR="007D509D" w:rsidRPr="00EB3732" w:rsidRDefault="007D509D" w:rsidP="00004F9B">
      <w:pPr>
        <w:pStyle w:val="ListParagraph"/>
        <w:numPr>
          <w:ilvl w:val="0"/>
          <w:numId w:val="3"/>
        </w:numPr>
        <w:ind w:left="851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After the display of the ‘pipe’ window, the Migration application is uninstalled.</w:t>
      </w:r>
    </w:p>
    <w:p w:rsidR="007D509D" w:rsidRPr="00EB3732" w:rsidRDefault="007D509D" w:rsidP="007D509D">
      <w:pPr>
        <w:pStyle w:val="ListParagraph"/>
        <w:ind w:left="567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4A9C4BDF" wp14:editId="69178BF1">
            <wp:extent cx="3942080" cy="1621790"/>
            <wp:effectExtent l="0" t="0" r="127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080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09D" w:rsidRPr="00EB3732" w:rsidRDefault="007D509D" w:rsidP="007D509D">
      <w:pPr>
        <w:pStyle w:val="ListParagraph"/>
        <w:ind w:left="567"/>
        <w:rPr>
          <w:rFonts w:ascii="Tahoma" w:hAnsi="Tahoma" w:cs="Tahoma"/>
          <w:lang w:val="en-GB"/>
        </w:rPr>
      </w:pPr>
    </w:p>
    <w:p w:rsidR="007D509D" w:rsidRPr="00EB3732" w:rsidRDefault="007D509D" w:rsidP="007D509D">
      <w:pPr>
        <w:rPr>
          <w:rFonts w:ascii="Tahoma" w:hAnsi="Tahoma" w:cs="Tahoma"/>
          <w:lang w:val="en-GB"/>
        </w:rPr>
      </w:pPr>
    </w:p>
    <w:p w:rsidR="007D509D" w:rsidRPr="00EB3732" w:rsidRDefault="007D509D" w:rsidP="007D509D">
      <w:pPr>
        <w:rPr>
          <w:rFonts w:ascii="Tahoma" w:hAnsi="Tahoma" w:cs="Tahoma"/>
          <w:lang w:val="en-GB"/>
        </w:rPr>
      </w:pPr>
    </w:p>
    <w:p w:rsidR="007D509D" w:rsidRPr="00EB3732" w:rsidRDefault="007D509D" w:rsidP="007D509D">
      <w:pPr>
        <w:rPr>
          <w:rFonts w:ascii="Tahoma" w:hAnsi="Tahoma" w:cs="Tahoma"/>
          <w:b/>
          <w:highlight w:val="yellow"/>
          <w:lang w:val="en-GB"/>
        </w:rPr>
      </w:pPr>
      <w:r w:rsidRPr="00EB3732">
        <w:rPr>
          <w:rFonts w:ascii="Tahoma" w:hAnsi="Tahoma" w:cs="Tahoma"/>
          <w:lang w:val="en-GB"/>
        </w:rPr>
        <w:br w:type="page"/>
      </w:r>
    </w:p>
    <w:p w:rsidR="005D17EF" w:rsidRPr="00EB3732" w:rsidRDefault="005D17EF" w:rsidP="00434082">
      <w:pPr>
        <w:rPr>
          <w:rFonts w:ascii="Tahoma" w:hAnsi="Tahoma" w:cs="Tahoma"/>
          <w:b/>
          <w:sz w:val="24"/>
          <w:szCs w:val="24"/>
          <w:lang w:val="en-GB"/>
        </w:rPr>
      </w:pPr>
      <w:r w:rsidRPr="00EB3732">
        <w:rPr>
          <w:rFonts w:ascii="Tahoma" w:hAnsi="Tahoma" w:cs="Tahoma"/>
          <w:b/>
          <w:sz w:val="24"/>
          <w:szCs w:val="24"/>
          <w:highlight w:val="yellow"/>
          <w:lang w:val="en-GB"/>
        </w:rPr>
        <w:t>ANNEX</w:t>
      </w:r>
      <w:r w:rsidR="00CB213A" w:rsidRPr="00EB3732">
        <w:rPr>
          <w:rFonts w:ascii="Tahoma" w:hAnsi="Tahoma" w:cs="Tahoma"/>
          <w:b/>
          <w:sz w:val="24"/>
          <w:szCs w:val="24"/>
          <w:highlight w:val="yellow"/>
          <w:lang w:val="en-GB"/>
        </w:rPr>
        <w:t xml:space="preserve"> </w:t>
      </w:r>
      <w:r w:rsidR="00D22CD0" w:rsidRPr="00EB3732">
        <w:rPr>
          <w:rFonts w:ascii="Tahoma" w:hAnsi="Tahoma" w:cs="Tahoma"/>
          <w:b/>
          <w:sz w:val="24"/>
          <w:szCs w:val="24"/>
          <w:highlight w:val="yellow"/>
          <w:lang w:val="en-GB"/>
        </w:rPr>
        <w:t>1</w:t>
      </w:r>
      <w:r w:rsidRPr="00EB3732">
        <w:rPr>
          <w:rFonts w:ascii="Tahoma" w:hAnsi="Tahoma" w:cs="Tahoma"/>
          <w:b/>
          <w:sz w:val="24"/>
          <w:szCs w:val="24"/>
          <w:lang w:val="en-GB"/>
        </w:rPr>
        <w:t>: BAT-Program to be adapted and then</w:t>
      </w:r>
      <w:r w:rsidR="00D30B59" w:rsidRPr="00EB3732">
        <w:rPr>
          <w:rFonts w:ascii="Tahoma" w:hAnsi="Tahoma" w:cs="Tahoma"/>
          <w:b/>
          <w:sz w:val="24"/>
          <w:szCs w:val="24"/>
          <w:lang w:val="en-GB"/>
        </w:rPr>
        <w:t>,</w:t>
      </w:r>
      <w:r w:rsidRPr="00EB3732">
        <w:rPr>
          <w:rFonts w:ascii="Tahoma" w:hAnsi="Tahoma" w:cs="Tahoma"/>
          <w:b/>
          <w:sz w:val="24"/>
          <w:szCs w:val="24"/>
          <w:lang w:val="en-GB"/>
        </w:rPr>
        <w:t xml:space="preserve"> run to generate the db3-files</w:t>
      </w:r>
    </w:p>
    <w:p w:rsidR="005D17EF" w:rsidRPr="00EB3732" w:rsidRDefault="005D17EF" w:rsidP="00E35622">
      <w:pPr>
        <w:rPr>
          <w:rFonts w:ascii="Tahoma" w:hAnsi="Tahoma" w:cs="Tahoma"/>
          <w:lang w:val="en-GB"/>
        </w:rPr>
      </w:pPr>
    </w:p>
    <w:p w:rsidR="00D22CD0" w:rsidRPr="00EB3732" w:rsidRDefault="00D22CD0" w:rsidP="00004F9B">
      <w:pPr>
        <w:pStyle w:val="ListParagraph"/>
        <w:numPr>
          <w:ilvl w:val="0"/>
          <w:numId w:val="3"/>
        </w:numPr>
        <w:ind w:left="284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If </w:t>
      </w:r>
      <w:r w:rsidR="00D30B59" w:rsidRPr="00EB3732">
        <w:rPr>
          <w:rFonts w:ascii="Tahoma" w:hAnsi="Tahoma" w:cs="Tahoma"/>
          <w:lang w:val="en-GB"/>
        </w:rPr>
        <w:t xml:space="preserve">1 language </w:t>
      </w:r>
      <w:r w:rsidRPr="00EB3732">
        <w:rPr>
          <w:rFonts w:ascii="Tahoma" w:hAnsi="Tahoma" w:cs="Tahoma"/>
          <w:lang w:val="en-GB"/>
        </w:rPr>
        <w:t xml:space="preserve">is </w:t>
      </w:r>
      <w:r w:rsidR="00D30B59" w:rsidRPr="00EB3732">
        <w:rPr>
          <w:rFonts w:ascii="Tahoma" w:hAnsi="Tahoma" w:cs="Tahoma"/>
          <w:lang w:val="en-GB"/>
        </w:rPr>
        <w:t xml:space="preserve">used in the Country </w:t>
      </w:r>
      <w:r w:rsidRPr="00EB3732">
        <w:rPr>
          <w:rFonts w:ascii="Tahoma" w:hAnsi="Tahoma" w:cs="Tahoma"/>
          <w:lang w:val="en-GB"/>
        </w:rPr>
        <w:t xml:space="preserve">the following program called </w:t>
      </w:r>
      <w:r w:rsidR="00D30B59" w:rsidRPr="00EB3732">
        <w:rPr>
          <w:rFonts w:ascii="Tahoma" w:hAnsi="Tahoma" w:cs="Tahoma"/>
          <w:b/>
          <w:highlight w:val="cyan"/>
          <w:lang w:val="en-GB"/>
        </w:rPr>
        <w:t>3_Make_db3_D_1_Langague.bat</w:t>
      </w:r>
      <w:r w:rsidR="00D30B59" w:rsidRPr="00EB3732">
        <w:rPr>
          <w:rFonts w:ascii="Tahoma" w:hAnsi="Tahoma" w:cs="Tahoma"/>
          <w:lang w:val="en-GB"/>
        </w:rPr>
        <w:t xml:space="preserve"> </w:t>
      </w:r>
      <w:r w:rsidRPr="00EB3732">
        <w:rPr>
          <w:rFonts w:ascii="Tahoma" w:hAnsi="Tahoma" w:cs="Tahoma"/>
          <w:lang w:val="en-GB"/>
        </w:rPr>
        <w:t xml:space="preserve">has to be used. </w:t>
      </w:r>
    </w:p>
    <w:p w:rsidR="00D22CD0" w:rsidRPr="00EB3732" w:rsidRDefault="00D22CD0" w:rsidP="00434082">
      <w:pPr>
        <w:pStyle w:val="ListParagraph"/>
        <w:ind w:left="284" w:right="-1" w:hanging="284"/>
        <w:rPr>
          <w:rFonts w:ascii="Tahoma" w:hAnsi="Tahoma" w:cs="Tahoma"/>
          <w:lang w:val="en-GB"/>
        </w:rPr>
      </w:pPr>
    </w:p>
    <w:p w:rsidR="00D22CD0" w:rsidRPr="00EB3732" w:rsidRDefault="00D22CD0" w:rsidP="00004F9B">
      <w:pPr>
        <w:pStyle w:val="ListParagraph"/>
        <w:numPr>
          <w:ilvl w:val="0"/>
          <w:numId w:val="3"/>
        </w:numPr>
        <w:ind w:left="284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Before running it, it is necessary to adapt it as specified below </w:t>
      </w:r>
    </w:p>
    <w:p w:rsidR="00D30B59" w:rsidRPr="00EB3732" w:rsidRDefault="00D30B59" w:rsidP="00E35622">
      <w:pPr>
        <w:rPr>
          <w:rFonts w:ascii="Tahoma" w:hAnsi="Tahoma" w:cs="Tahoma"/>
          <w:lang w:val="en-GB"/>
        </w:rPr>
      </w:pPr>
    </w:p>
    <w:p w:rsidR="00E35622" w:rsidRPr="00EB3732" w:rsidRDefault="00E35622" w:rsidP="00675141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@rem  </w:t>
      </w:r>
      <w:r w:rsidR="00675141" w:rsidRPr="00EB3732">
        <w:rPr>
          <w:rFonts w:ascii="Tahoma" w:hAnsi="Tahoma" w:cs="Tahoma"/>
          <w:b/>
          <w:sz w:val="18"/>
          <w:szCs w:val="18"/>
          <w:lang w:val="en-GB"/>
        </w:rPr>
        <w:t>----</w:t>
      </w:r>
      <w:r w:rsidR="00D22CD0" w:rsidRPr="00EB3732">
        <w:rPr>
          <w:rFonts w:ascii="Tahoma" w:hAnsi="Tahoma" w:cs="Tahoma"/>
          <w:b/>
          <w:sz w:val="18"/>
          <w:szCs w:val="18"/>
          <w:lang w:val="en-GB"/>
        </w:rPr>
        <w:t>---</w:t>
      </w:r>
      <w:r w:rsidR="00675141" w:rsidRPr="00EB3732">
        <w:rPr>
          <w:rFonts w:ascii="Tahoma" w:hAnsi="Tahoma" w:cs="Tahoma"/>
          <w:b/>
          <w:sz w:val="18"/>
          <w:szCs w:val="18"/>
          <w:lang w:val="en-GB"/>
        </w:rPr>
        <w:t>---</w:t>
      </w:r>
      <w:proofErr w:type="gramEnd"/>
      <w:r w:rsidRPr="00EB3732">
        <w:rPr>
          <w:rFonts w:ascii="Tahoma" w:hAnsi="Tahoma" w:cs="Tahoma"/>
          <w:b/>
          <w:sz w:val="18"/>
          <w:szCs w:val="18"/>
          <w:lang w:val="en-GB"/>
        </w:rPr>
        <w:t xml:space="preserve"> </w:t>
      </w:r>
      <w:r w:rsidR="00675141" w:rsidRPr="00EB3732">
        <w:rPr>
          <w:rFonts w:ascii="Tahoma" w:hAnsi="Tahoma" w:cs="Tahoma"/>
          <w:b/>
          <w:sz w:val="18"/>
          <w:szCs w:val="18"/>
          <w:highlight w:val="yellow"/>
          <w:lang w:val="en-GB"/>
        </w:rPr>
        <w:t xml:space="preserve">NEEDED </w:t>
      </w:r>
      <w:r w:rsidR="00D22CD0" w:rsidRPr="00EB3732">
        <w:rPr>
          <w:rFonts w:ascii="Tahoma" w:hAnsi="Tahoma" w:cs="Tahoma"/>
          <w:b/>
          <w:sz w:val="18"/>
          <w:szCs w:val="18"/>
          <w:highlight w:val="yellow"/>
          <w:lang w:val="en-GB"/>
        </w:rPr>
        <w:t>CHANGES</w:t>
      </w:r>
      <w:r w:rsidR="00675141" w:rsidRPr="00EB3732">
        <w:rPr>
          <w:rFonts w:ascii="Tahoma" w:hAnsi="Tahoma" w:cs="Tahoma"/>
          <w:b/>
          <w:sz w:val="18"/>
          <w:szCs w:val="18"/>
          <w:highlight w:val="yellow"/>
          <w:lang w:val="en-GB"/>
        </w:rPr>
        <w:t xml:space="preserve"> </w:t>
      </w:r>
      <w:r w:rsidR="00D22CD0" w:rsidRPr="00EB3732">
        <w:rPr>
          <w:rFonts w:ascii="Tahoma" w:hAnsi="Tahoma" w:cs="Tahoma"/>
          <w:b/>
          <w:sz w:val="18"/>
          <w:szCs w:val="18"/>
          <w:highlight w:val="yellow"/>
          <w:lang w:val="en-GB"/>
        </w:rPr>
        <w:t xml:space="preserve">TO BE DONE </w:t>
      </w:r>
      <w:r w:rsidR="00675141" w:rsidRPr="00EB3732">
        <w:rPr>
          <w:rFonts w:ascii="Tahoma" w:hAnsi="Tahoma" w:cs="Tahoma"/>
          <w:b/>
          <w:sz w:val="18"/>
          <w:szCs w:val="18"/>
          <w:highlight w:val="yellow"/>
          <w:lang w:val="en-GB"/>
        </w:rPr>
        <w:t>IN TH</w:t>
      </w:r>
      <w:r w:rsidR="00D22CD0" w:rsidRPr="00EB3732">
        <w:rPr>
          <w:rFonts w:ascii="Tahoma" w:hAnsi="Tahoma" w:cs="Tahoma"/>
          <w:b/>
          <w:sz w:val="18"/>
          <w:szCs w:val="18"/>
          <w:highlight w:val="yellow"/>
          <w:lang w:val="en-GB"/>
        </w:rPr>
        <w:t>E PROGRAM</w:t>
      </w:r>
      <w:r w:rsidR="00675141" w:rsidRPr="00EB3732">
        <w:rPr>
          <w:rFonts w:ascii="Tahoma" w:hAnsi="Tahoma" w:cs="Tahoma"/>
          <w:sz w:val="18"/>
          <w:szCs w:val="18"/>
          <w:lang w:val="en-GB"/>
        </w:rPr>
        <w:t xml:space="preserve"> </w:t>
      </w:r>
      <w:r w:rsidRPr="00EB3732">
        <w:rPr>
          <w:rFonts w:ascii="Tahoma" w:hAnsi="Tahoma" w:cs="Tahoma"/>
          <w:sz w:val="18"/>
          <w:szCs w:val="18"/>
          <w:lang w:val="en-GB"/>
        </w:rPr>
        <w:t>------</w:t>
      </w:r>
      <w:r w:rsidR="00D22CD0" w:rsidRPr="00EB3732">
        <w:rPr>
          <w:rFonts w:ascii="Tahoma" w:hAnsi="Tahoma" w:cs="Tahoma"/>
          <w:sz w:val="18"/>
          <w:szCs w:val="18"/>
          <w:lang w:val="en-GB"/>
        </w:rPr>
        <w:t>--------------</w:t>
      </w:r>
    </w:p>
    <w:p w:rsidR="00E35622" w:rsidRPr="00EB3732" w:rsidRDefault="00E35622" w:rsidP="00675141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 xml:space="preserve">@rem    </w:t>
      </w:r>
      <w:r w:rsidRPr="00EB3732">
        <w:rPr>
          <w:rFonts w:ascii="Tahoma" w:hAnsi="Tahoma" w:cs="Tahoma"/>
          <w:b/>
          <w:sz w:val="18"/>
          <w:szCs w:val="18"/>
          <w:lang w:val="en-GB"/>
        </w:rPr>
        <w:t>you have to replace:</w:t>
      </w:r>
      <w:r w:rsidRPr="00EB3732">
        <w:rPr>
          <w:rFonts w:ascii="Tahoma" w:hAnsi="Tahoma" w:cs="Tahoma"/>
          <w:sz w:val="18"/>
          <w:szCs w:val="18"/>
          <w:lang w:val="en-GB"/>
        </w:rPr>
        <w:t xml:space="preserve"> </w:t>
      </w:r>
    </w:p>
    <w:p w:rsidR="00E35622" w:rsidRPr="00EB3732" w:rsidRDefault="00E35622" w:rsidP="00C948B7">
      <w:pPr>
        <w:ind w:left="567" w:right="-285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@rem      -&gt; _</w:t>
      </w:r>
      <w:proofErr w:type="gramStart"/>
      <w:r w:rsidR="00C948B7" w:rsidRPr="00EB3732">
        <w:rPr>
          <w:rFonts w:ascii="Tahoma" w:hAnsi="Tahoma" w:cs="Tahoma"/>
          <w:sz w:val="18"/>
          <w:szCs w:val="18"/>
          <w:lang w:val="en-GB"/>
        </w:rPr>
        <w:t>FR</w:t>
      </w:r>
      <w:r w:rsidRPr="00EB3732">
        <w:rPr>
          <w:rFonts w:ascii="Tahoma" w:hAnsi="Tahoma" w:cs="Tahoma"/>
          <w:sz w:val="18"/>
          <w:szCs w:val="18"/>
          <w:lang w:val="en-GB"/>
        </w:rPr>
        <w:t xml:space="preserve">  to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_</w:t>
      </w:r>
      <w:r w:rsidR="00C948B7" w:rsidRPr="00EB3732">
        <w:rPr>
          <w:rFonts w:ascii="Tahoma" w:hAnsi="Tahoma" w:cs="Tahoma"/>
          <w:sz w:val="18"/>
          <w:szCs w:val="18"/>
          <w:lang w:val="en-GB"/>
        </w:rPr>
        <w:t>DE</w:t>
      </w:r>
      <w:r w:rsidRPr="00EB3732">
        <w:rPr>
          <w:rFonts w:ascii="Tahoma" w:hAnsi="Tahoma" w:cs="Tahoma"/>
          <w:sz w:val="18"/>
          <w:szCs w:val="18"/>
          <w:lang w:val="en-GB"/>
        </w:rPr>
        <w:t xml:space="preserve">  (e.g. for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Switzerlands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 xml:space="preserve"> to move from </w:t>
      </w:r>
      <w:r w:rsidR="00675141" w:rsidRPr="00EB3732">
        <w:rPr>
          <w:rFonts w:ascii="Tahoma" w:hAnsi="Tahoma" w:cs="Tahoma"/>
          <w:sz w:val="18"/>
          <w:szCs w:val="18"/>
          <w:lang w:val="en-GB"/>
        </w:rPr>
        <w:t>G</w:t>
      </w:r>
      <w:r w:rsidRPr="00EB3732">
        <w:rPr>
          <w:rFonts w:ascii="Tahoma" w:hAnsi="Tahoma" w:cs="Tahoma"/>
          <w:sz w:val="18"/>
          <w:szCs w:val="18"/>
          <w:lang w:val="en-GB"/>
        </w:rPr>
        <w:t xml:space="preserve">erman to </w:t>
      </w:r>
      <w:r w:rsidR="00675141" w:rsidRPr="00EB3732">
        <w:rPr>
          <w:rFonts w:ascii="Tahoma" w:hAnsi="Tahoma" w:cs="Tahoma"/>
          <w:sz w:val="18"/>
          <w:szCs w:val="18"/>
          <w:lang w:val="en-GB"/>
        </w:rPr>
        <w:t>F</w:t>
      </w:r>
      <w:r w:rsidRPr="00EB3732">
        <w:rPr>
          <w:rFonts w:ascii="Tahoma" w:hAnsi="Tahoma" w:cs="Tahoma"/>
          <w:sz w:val="18"/>
          <w:szCs w:val="18"/>
          <w:lang w:val="en-GB"/>
        </w:rPr>
        <w:t>rench)</w:t>
      </w:r>
    </w:p>
    <w:p w:rsidR="00E35622" w:rsidRPr="00EB3732" w:rsidRDefault="00E35622" w:rsidP="00675141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@rem      -&gt; if needed '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n.s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>.' to '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n.e.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 xml:space="preserve">' (here </w:t>
      </w:r>
      <w:proofErr w:type="spellStart"/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n.e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>.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 xml:space="preserve"> in </w:t>
      </w:r>
      <w:r w:rsidR="00675141" w:rsidRPr="00EB3732">
        <w:rPr>
          <w:rFonts w:ascii="Tahoma" w:hAnsi="Tahoma" w:cs="Tahoma"/>
          <w:sz w:val="18"/>
          <w:szCs w:val="18"/>
          <w:lang w:val="en-GB"/>
        </w:rPr>
        <w:t>S</w:t>
      </w:r>
      <w:r w:rsidRPr="00EB3732">
        <w:rPr>
          <w:rFonts w:ascii="Tahoma" w:hAnsi="Tahoma" w:cs="Tahoma"/>
          <w:sz w:val="18"/>
          <w:szCs w:val="18"/>
          <w:lang w:val="en-GB"/>
        </w:rPr>
        <w:t>panish)</w:t>
      </w:r>
    </w:p>
    <w:p w:rsidR="002D7AD0" w:rsidRPr="00EB3732" w:rsidRDefault="002D7AD0" w:rsidP="00675141">
      <w:pPr>
        <w:ind w:left="567"/>
        <w:rPr>
          <w:rFonts w:ascii="Tahoma" w:hAnsi="Tahoma" w:cs="Tahoma"/>
          <w:sz w:val="18"/>
          <w:szCs w:val="18"/>
          <w:lang w:val="en-GB"/>
        </w:rPr>
      </w:pPr>
    </w:p>
    <w:p w:rsidR="00E35622" w:rsidRPr="00EB3732" w:rsidRDefault="00E35622" w:rsidP="00675141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-------</w:t>
      </w:r>
      <w:r w:rsidR="00D22CD0" w:rsidRPr="00EB3732">
        <w:rPr>
          <w:rFonts w:ascii="Tahoma" w:hAnsi="Tahoma" w:cs="Tahoma"/>
          <w:sz w:val="18"/>
          <w:szCs w:val="18"/>
          <w:lang w:val="en-GB"/>
        </w:rPr>
        <w:t>--</w:t>
      </w:r>
      <w:r w:rsidRPr="00EB3732">
        <w:rPr>
          <w:rFonts w:ascii="Tahoma" w:hAnsi="Tahoma" w:cs="Tahoma"/>
          <w:sz w:val="18"/>
          <w:szCs w:val="18"/>
          <w:lang w:val="en-GB"/>
        </w:rPr>
        <w:t>---------------------------------------------------</w:t>
      </w:r>
      <w:r w:rsidR="00D22CD0" w:rsidRPr="00EB3732">
        <w:rPr>
          <w:rFonts w:ascii="Tahoma" w:hAnsi="Tahoma" w:cs="Tahoma"/>
          <w:sz w:val="18"/>
          <w:szCs w:val="18"/>
          <w:lang w:val="en-GB"/>
        </w:rPr>
        <w:t>------------</w:t>
      </w:r>
      <w:proofErr w:type="gramEnd"/>
    </w:p>
    <w:p w:rsidR="00E35622" w:rsidRPr="00EB3732" w:rsidRDefault="00E35622" w:rsidP="00675141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</w:t>
      </w:r>
      <w:r w:rsidR="00675141" w:rsidRPr="00EB3732">
        <w:rPr>
          <w:rFonts w:ascii="Tahoma" w:hAnsi="Tahoma" w:cs="Tahoma"/>
          <w:sz w:val="18"/>
          <w:szCs w:val="18"/>
          <w:lang w:val="en-GB"/>
        </w:rPr>
        <w:t xml:space="preserve">rem  </w:t>
      </w:r>
      <w:r w:rsidR="00D22CD0" w:rsidRPr="00EB3732">
        <w:rPr>
          <w:rFonts w:ascii="Tahoma" w:hAnsi="Tahoma" w:cs="Tahoma"/>
          <w:sz w:val="18"/>
          <w:szCs w:val="18"/>
          <w:lang w:val="en-GB"/>
        </w:rPr>
        <w:t>---</w:t>
      </w:r>
      <w:r w:rsidRPr="00EB3732">
        <w:rPr>
          <w:rFonts w:ascii="Tahoma" w:hAnsi="Tahoma" w:cs="Tahoma"/>
          <w:sz w:val="18"/>
          <w:szCs w:val="18"/>
          <w:lang w:val="en-GB"/>
        </w:rPr>
        <w:t>--</w:t>
      </w:r>
      <w:r w:rsidR="00D22CD0" w:rsidRPr="00EB3732">
        <w:rPr>
          <w:rFonts w:ascii="Tahoma" w:hAnsi="Tahoma" w:cs="Tahoma"/>
          <w:sz w:val="18"/>
          <w:szCs w:val="18"/>
          <w:lang w:val="en-GB"/>
        </w:rPr>
        <w:t>----</w:t>
      </w:r>
      <w:r w:rsidRPr="00EB3732">
        <w:rPr>
          <w:rFonts w:ascii="Tahoma" w:hAnsi="Tahoma" w:cs="Tahoma"/>
          <w:sz w:val="18"/>
          <w:szCs w:val="18"/>
          <w:lang w:val="en-GB"/>
        </w:rPr>
        <w:t>-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</w:t>
      </w:r>
      <w:r w:rsidRPr="00EB3732">
        <w:rPr>
          <w:rFonts w:ascii="Tahoma" w:hAnsi="Tahoma" w:cs="Tahoma"/>
          <w:b/>
          <w:sz w:val="18"/>
          <w:szCs w:val="18"/>
          <w:highlight w:val="yellow"/>
          <w:lang w:val="en-GB"/>
        </w:rPr>
        <w:t xml:space="preserve">COPY PART :  </w:t>
      </w:r>
      <w:r w:rsidR="00D22CD0" w:rsidRPr="00EB3732">
        <w:rPr>
          <w:rFonts w:ascii="Tahoma" w:hAnsi="Tahoma" w:cs="Tahoma"/>
          <w:b/>
          <w:sz w:val="18"/>
          <w:szCs w:val="18"/>
          <w:highlight w:val="yellow"/>
          <w:lang w:val="en-GB"/>
        </w:rPr>
        <w:t>For 1</w:t>
      </w:r>
      <w:r w:rsidRPr="00EB3732">
        <w:rPr>
          <w:rFonts w:ascii="Tahoma" w:hAnsi="Tahoma" w:cs="Tahoma"/>
          <w:b/>
          <w:sz w:val="18"/>
          <w:szCs w:val="18"/>
          <w:highlight w:val="yellow"/>
          <w:lang w:val="en-GB"/>
        </w:rPr>
        <w:t xml:space="preserve"> </w:t>
      </w:r>
      <w:r w:rsidR="00D22CD0" w:rsidRPr="00EB3732">
        <w:rPr>
          <w:rFonts w:ascii="Tahoma" w:hAnsi="Tahoma" w:cs="Tahoma"/>
          <w:b/>
          <w:sz w:val="18"/>
          <w:szCs w:val="18"/>
          <w:highlight w:val="yellow"/>
          <w:lang w:val="en-GB"/>
        </w:rPr>
        <w:t xml:space="preserve">used </w:t>
      </w:r>
      <w:r w:rsidRPr="00EB3732">
        <w:rPr>
          <w:rFonts w:ascii="Tahoma" w:hAnsi="Tahoma" w:cs="Tahoma"/>
          <w:b/>
          <w:sz w:val="18"/>
          <w:szCs w:val="18"/>
          <w:highlight w:val="yellow"/>
          <w:lang w:val="en-GB"/>
        </w:rPr>
        <w:t>language</w:t>
      </w:r>
      <w:r w:rsidR="00D22CD0" w:rsidRPr="00EB3732">
        <w:rPr>
          <w:rFonts w:ascii="Tahoma" w:hAnsi="Tahoma" w:cs="Tahoma"/>
          <w:sz w:val="18"/>
          <w:szCs w:val="18"/>
          <w:lang w:val="en-GB"/>
        </w:rPr>
        <w:t xml:space="preserve"> ----------------------------</w:t>
      </w:r>
    </w:p>
    <w:p w:rsidR="00E35622" w:rsidRPr="00EB3732" w:rsidRDefault="00E35622" w:rsidP="00675141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</w:t>
      </w:r>
      <w:r w:rsidR="00675141" w:rsidRPr="00EB3732">
        <w:rPr>
          <w:rFonts w:ascii="Tahoma" w:hAnsi="Tahoma" w:cs="Tahoma"/>
          <w:sz w:val="18"/>
          <w:szCs w:val="18"/>
          <w:lang w:val="en-GB"/>
        </w:rPr>
        <w:t xml:space="preserve">rem           </w:t>
      </w:r>
      <w:r w:rsidRPr="00EB3732">
        <w:rPr>
          <w:rFonts w:ascii="Tahoma" w:hAnsi="Tahoma" w:cs="Tahoma"/>
          <w:sz w:val="18"/>
          <w:szCs w:val="18"/>
          <w:lang w:val="en-GB"/>
        </w:rPr>
        <w:t xml:space="preserve">all the used end-files have to be in Country language </w:t>
      </w:r>
    </w:p>
    <w:p w:rsidR="00E35622" w:rsidRPr="00EB3732" w:rsidRDefault="00E35622" w:rsidP="00675141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</w:t>
      </w:r>
      <w:r w:rsidR="00675141" w:rsidRPr="00EB3732">
        <w:rPr>
          <w:rFonts w:ascii="Tahoma" w:hAnsi="Tahoma" w:cs="Tahoma"/>
          <w:sz w:val="18"/>
          <w:szCs w:val="18"/>
          <w:lang w:val="en-GB"/>
        </w:rPr>
        <w:t xml:space="preserve">rem           </w:t>
      </w:r>
      <w:r w:rsidRPr="00EB3732">
        <w:rPr>
          <w:rFonts w:ascii="Tahoma" w:hAnsi="Tahoma" w:cs="Tahoma"/>
          <w:sz w:val="18"/>
          <w:szCs w:val="18"/>
          <w:lang w:val="en-GB"/>
        </w:rPr>
        <w:t>if needed do not hesitate to update this copy part</w:t>
      </w:r>
    </w:p>
    <w:p w:rsidR="00E35622" w:rsidRPr="00EB3732" w:rsidRDefault="00D22CD0" w:rsidP="00675141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@rem  </w:t>
      </w:r>
      <w:r w:rsidR="00E35622" w:rsidRPr="00EB3732">
        <w:rPr>
          <w:rFonts w:ascii="Tahoma" w:hAnsi="Tahoma" w:cs="Tahoma"/>
          <w:sz w:val="18"/>
          <w:szCs w:val="18"/>
          <w:lang w:val="en-GB"/>
        </w:rPr>
        <w:t>----------------------------------------------------------------</w:t>
      </w:r>
      <w:r w:rsidRPr="00EB3732">
        <w:rPr>
          <w:rFonts w:ascii="Tahoma" w:hAnsi="Tahoma" w:cs="Tahoma"/>
          <w:sz w:val="18"/>
          <w:szCs w:val="18"/>
          <w:lang w:val="en-GB"/>
        </w:rPr>
        <w:t>--------</w:t>
      </w:r>
      <w:proofErr w:type="gramEnd"/>
    </w:p>
    <w:p w:rsidR="00E35622" w:rsidRPr="00EB3732" w:rsidRDefault="00E35622" w:rsidP="00675141">
      <w:pPr>
        <w:ind w:left="567"/>
        <w:rPr>
          <w:rFonts w:ascii="Tahoma" w:hAnsi="Tahoma" w:cs="Tahoma"/>
          <w:sz w:val="18"/>
          <w:szCs w:val="18"/>
          <w:lang w:val="en-GB"/>
        </w:rPr>
      </w:pP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@D: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@cd \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ProgrammesFORTRAN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>\end-files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y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FDCLASS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>_</w:t>
      </w:r>
      <w:r w:rsidRPr="00EB3732">
        <w:rPr>
          <w:rFonts w:ascii="Tahoma" w:hAnsi="Tahoma" w:cs="Tahoma"/>
          <w:sz w:val="18"/>
          <w:szCs w:val="18"/>
          <w:highlight w:val="cyan"/>
          <w:lang w:val="en-GB"/>
        </w:rPr>
        <w:t>FR</w:t>
      </w:r>
      <w:r w:rsidRPr="00EB3732">
        <w:rPr>
          <w:rFonts w:ascii="Tahoma" w:hAnsi="Tahoma" w:cs="Tahoma"/>
          <w:sz w:val="18"/>
          <w:szCs w:val="18"/>
          <w:lang w:val="en-GB"/>
        </w:rPr>
        <w:t>.end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 xml:space="preserve">      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FDCLASS.end</w:t>
      </w:r>
      <w:proofErr w:type="spellEnd"/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y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FADECODE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>_</w:t>
      </w:r>
      <w:r w:rsidRPr="00EB3732">
        <w:rPr>
          <w:rFonts w:ascii="Tahoma" w:hAnsi="Tahoma" w:cs="Tahoma"/>
          <w:sz w:val="18"/>
          <w:szCs w:val="18"/>
          <w:highlight w:val="cyan"/>
          <w:lang w:val="en-GB"/>
        </w:rPr>
        <w:t>FR</w:t>
      </w:r>
      <w:r w:rsidRPr="00EB3732">
        <w:rPr>
          <w:rFonts w:ascii="Tahoma" w:hAnsi="Tahoma" w:cs="Tahoma"/>
          <w:sz w:val="18"/>
          <w:szCs w:val="18"/>
          <w:lang w:val="en-GB"/>
        </w:rPr>
        <w:t>.end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 xml:space="preserve">     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FADECODE.end</w:t>
      </w:r>
      <w:proofErr w:type="spellEnd"/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y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RCPCLASS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>_</w:t>
      </w:r>
      <w:r w:rsidRPr="00EB3732">
        <w:rPr>
          <w:rFonts w:ascii="Tahoma" w:hAnsi="Tahoma" w:cs="Tahoma"/>
          <w:sz w:val="18"/>
          <w:szCs w:val="18"/>
          <w:highlight w:val="cyan"/>
          <w:lang w:val="en-GB"/>
        </w:rPr>
        <w:t>FR</w:t>
      </w:r>
      <w:r w:rsidRPr="00EB3732">
        <w:rPr>
          <w:rFonts w:ascii="Tahoma" w:hAnsi="Tahoma" w:cs="Tahoma"/>
          <w:sz w:val="18"/>
          <w:szCs w:val="18"/>
          <w:lang w:val="en-GB"/>
        </w:rPr>
        <w:t>.end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 xml:space="preserve">     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RCPCLASS.end</w:t>
      </w:r>
      <w:proofErr w:type="spellEnd"/>
    </w:p>
    <w:p w:rsidR="0073025B" w:rsidRPr="00961115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961115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961115">
        <w:rPr>
          <w:rFonts w:ascii="Tahoma" w:hAnsi="Tahoma" w:cs="Tahoma"/>
          <w:sz w:val="18"/>
          <w:szCs w:val="18"/>
          <w:lang w:val="en-GB"/>
        </w:rPr>
        <w:t xml:space="preserve">y  </w:t>
      </w:r>
      <w:proofErr w:type="spellStart"/>
      <w:r w:rsidRPr="00961115">
        <w:rPr>
          <w:rFonts w:ascii="Tahoma" w:hAnsi="Tahoma" w:cs="Tahoma"/>
          <w:sz w:val="18"/>
          <w:szCs w:val="18"/>
          <w:lang w:val="en-GB"/>
        </w:rPr>
        <w:t>RCPFADECODE</w:t>
      </w:r>
      <w:proofErr w:type="gramEnd"/>
      <w:r w:rsidRPr="00961115">
        <w:rPr>
          <w:rFonts w:ascii="Tahoma" w:hAnsi="Tahoma" w:cs="Tahoma"/>
          <w:sz w:val="18"/>
          <w:szCs w:val="18"/>
          <w:lang w:val="en-GB"/>
        </w:rPr>
        <w:t>_</w:t>
      </w:r>
      <w:r w:rsidRPr="00961115">
        <w:rPr>
          <w:rFonts w:ascii="Tahoma" w:hAnsi="Tahoma" w:cs="Tahoma"/>
          <w:sz w:val="18"/>
          <w:szCs w:val="18"/>
          <w:highlight w:val="cyan"/>
          <w:lang w:val="en-GB"/>
        </w:rPr>
        <w:t>FR</w:t>
      </w:r>
      <w:r w:rsidRPr="00961115">
        <w:rPr>
          <w:rFonts w:ascii="Tahoma" w:hAnsi="Tahoma" w:cs="Tahoma"/>
          <w:sz w:val="18"/>
          <w:szCs w:val="18"/>
          <w:lang w:val="en-GB"/>
        </w:rPr>
        <w:t>.end</w:t>
      </w:r>
      <w:proofErr w:type="spellEnd"/>
      <w:r w:rsidRPr="00961115">
        <w:rPr>
          <w:rFonts w:ascii="Tahoma" w:hAnsi="Tahoma" w:cs="Tahoma"/>
          <w:sz w:val="18"/>
          <w:szCs w:val="18"/>
          <w:lang w:val="en-GB"/>
        </w:rPr>
        <w:t xml:space="preserve">    </w:t>
      </w:r>
      <w:proofErr w:type="spellStart"/>
      <w:r w:rsidRPr="00961115">
        <w:rPr>
          <w:rFonts w:ascii="Tahoma" w:hAnsi="Tahoma" w:cs="Tahoma"/>
          <w:sz w:val="18"/>
          <w:szCs w:val="18"/>
          <w:lang w:val="en-GB"/>
        </w:rPr>
        <w:t>RCPFADECODE.end</w:t>
      </w:r>
      <w:proofErr w:type="spellEnd"/>
    </w:p>
    <w:p w:rsidR="0073025B" w:rsidRPr="00961115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@REM copy of needed txt-files</w:t>
      </w:r>
    </w:p>
    <w:p w:rsidR="0073025B" w:rsidRPr="00961115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961115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961115">
        <w:rPr>
          <w:rFonts w:ascii="Tahoma" w:hAnsi="Tahoma" w:cs="Tahoma"/>
          <w:sz w:val="18"/>
          <w:szCs w:val="18"/>
          <w:lang w:val="en-GB"/>
        </w:rPr>
        <w:t xml:space="preserve">y  </w:t>
      </w:r>
      <w:proofErr w:type="spellStart"/>
      <w:r w:rsidRPr="00961115">
        <w:rPr>
          <w:rFonts w:ascii="Tahoma" w:hAnsi="Tahoma" w:cs="Tahoma"/>
          <w:sz w:val="18"/>
          <w:szCs w:val="18"/>
          <w:lang w:val="en-GB"/>
        </w:rPr>
        <w:t>fdclass.end</w:t>
      </w:r>
      <w:proofErr w:type="spellEnd"/>
      <w:proofErr w:type="gramEnd"/>
      <w:r w:rsidRPr="00961115">
        <w:rPr>
          <w:rFonts w:ascii="Tahoma" w:hAnsi="Tahoma" w:cs="Tahoma"/>
          <w:sz w:val="18"/>
          <w:szCs w:val="18"/>
          <w:lang w:val="en-GB"/>
        </w:rPr>
        <w:t xml:space="preserve">           fdclass.txt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photo.end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      photo.txt</w:t>
      </w:r>
    </w:p>
    <w:p w:rsidR="0073025B" w:rsidRPr="0096111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96111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961115">
        <w:rPr>
          <w:rFonts w:ascii="Tahoma" w:hAnsi="Tahoma" w:cs="Tahoma"/>
          <w:sz w:val="18"/>
          <w:szCs w:val="18"/>
          <w:lang w:val="fr-FR"/>
        </w:rPr>
        <w:t>fadecode.end</w:t>
      </w:r>
      <w:proofErr w:type="spellEnd"/>
      <w:r w:rsidRPr="00961115">
        <w:rPr>
          <w:rFonts w:ascii="Tahoma" w:hAnsi="Tahoma" w:cs="Tahoma"/>
          <w:sz w:val="18"/>
          <w:szCs w:val="18"/>
          <w:lang w:val="fr-FR"/>
        </w:rPr>
        <w:t xml:space="preserve">          fadecode.txt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y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fadebygroup.end</w:t>
      </w:r>
      <w:proofErr w:type="spellEnd"/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      fadebygroup.txt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y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fadebygroup.end</w:t>
      </w:r>
      <w:proofErr w:type="spellEnd"/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      fdbyg.dat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y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facetrul.end</w:t>
      </w:r>
      <w:proofErr w:type="spellEnd"/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         facetrul.txt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y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fdqmdetail.end</w:t>
      </w:r>
      <w:proofErr w:type="spellEnd"/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       fdqmdetail.txt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rcpclass.end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   rcpclass.txt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rcpfadecode.end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rcpfadecode.txt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rcpfadebygroup.end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rcpfadebygroup.txt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rcpfacetrul.end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rcpfacetrul.txt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rcpqmdetail.end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rcpqmdetail.txt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@REM copy of end files to folder to db3-files (no modification by program)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DAYOWEEK.end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   </w:t>
      </w:r>
      <w:proofErr w:type="gramStart"/>
      <w:r w:rsidRPr="00F71A35">
        <w:rPr>
          <w:rFonts w:ascii="Tahoma" w:hAnsi="Tahoma" w:cs="Tahoma"/>
          <w:sz w:val="18"/>
          <w:szCs w:val="18"/>
          <w:lang w:val="fr-FR"/>
        </w:rPr>
        <w:t>..</w:t>
      </w:r>
      <w:proofErr w:type="gramEnd"/>
      <w:r w:rsidRPr="00F71A35">
        <w:rPr>
          <w:rFonts w:ascii="Tahoma" w:hAnsi="Tahoma" w:cs="Tahoma"/>
          <w:sz w:val="18"/>
          <w:szCs w:val="18"/>
          <w:lang w:val="fr-FR"/>
        </w:rPr>
        <w:t>\db3-files\ET_DAYOWEEK.db3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FCO.end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        </w:t>
      </w:r>
      <w:proofErr w:type="gramStart"/>
      <w:r w:rsidRPr="00F71A35">
        <w:rPr>
          <w:rFonts w:ascii="Tahoma" w:hAnsi="Tahoma" w:cs="Tahoma"/>
          <w:sz w:val="18"/>
          <w:szCs w:val="18"/>
          <w:lang w:val="fr-FR"/>
        </w:rPr>
        <w:t>..</w:t>
      </w:r>
      <w:proofErr w:type="gramEnd"/>
      <w:r w:rsidRPr="00F71A35">
        <w:rPr>
          <w:rFonts w:ascii="Tahoma" w:hAnsi="Tahoma" w:cs="Tahoma"/>
          <w:sz w:val="18"/>
          <w:szCs w:val="18"/>
          <w:lang w:val="fr-FR"/>
        </w:rPr>
        <w:t>\db3-files\ET_FCO.db3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POC.end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        </w:t>
      </w:r>
      <w:proofErr w:type="gramStart"/>
      <w:r w:rsidRPr="00F71A35">
        <w:rPr>
          <w:rFonts w:ascii="Tahoma" w:hAnsi="Tahoma" w:cs="Tahoma"/>
          <w:sz w:val="18"/>
          <w:szCs w:val="18"/>
          <w:lang w:val="fr-FR"/>
        </w:rPr>
        <w:t>..</w:t>
      </w:r>
      <w:proofErr w:type="gramEnd"/>
      <w:r w:rsidRPr="00F71A35">
        <w:rPr>
          <w:rFonts w:ascii="Tahoma" w:hAnsi="Tahoma" w:cs="Tahoma"/>
          <w:sz w:val="18"/>
          <w:szCs w:val="18"/>
          <w:lang w:val="fr-FR"/>
        </w:rPr>
        <w:t>\db3-files\ET_POC.db3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MONTHS.end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     </w:t>
      </w:r>
      <w:proofErr w:type="gramStart"/>
      <w:r w:rsidRPr="00F71A35">
        <w:rPr>
          <w:rFonts w:ascii="Tahoma" w:hAnsi="Tahoma" w:cs="Tahoma"/>
          <w:sz w:val="18"/>
          <w:szCs w:val="18"/>
          <w:lang w:val="fr-FR"/>
        </w:rPr>
        <w:t>..</w:t>
      </w:r>
      <w:proofErr w:type="gramEnd"/>
      <w:r w:rsidRPr="00F71A35">
        <w:rPr>
          <w:rFonts w:ascii="Tahoma" w:hAnsi="Tahoma" w:cs="Tahoma"/>
          <w:sz w:val="18"/>
          <w:szCs w:val="18"/>
          <w:lang w:val="fr-FR"/>
        </w:rPr>
        <w:t>\db3-files\ET_MONTHS.db3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SPECDAY.end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    </w:t>
      </w:r>
      <w:proofErr w:type="gramStart"/>
      <w:r w:rsidRPr="00F71A35">
        <w:rPr>
          <w:rFonts w:ascii="Tahoma" w:hAnsi="Tahoma" w:cs="Tahoma"/>
          <w:sz w:val="18"/>
          <w:szCs w:val="18"/>
          <w:lang w:val="fr-FR"/>
        </w:rPr>
        <w:t>..</w:t>
      </w:r>
      <w:proofErr w:type="gramEnd"/>
      <w:r w:rsidRPr="00F71A35">
        <w:rPr>
          <w:rFonts w:ascii="Tahoma" w:hAnsi="Tahoma" w:cs="Tahoma"/>
          <w:sz w:val="18"/>
          <w:szCs w:val="18"/>
          <w:lang w:val="fr-FR"/>
        </w:rPr>
        <w:t>\db3-files\ET_SPECDAY.db3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SPECDIET.end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   </w:t>
      </w:r>
      <w:proofErr w:type="gramStart"/>
      <w:r w:rsidRPr="00F71A35">
        <w:rPr>
          <w:rFonts w:ascii="Tahoma" w:hAnsi="Tahoma" w:cs="Tahoma"/>
          <w:sz w:val="18"/>
          <w:szCs w:val="18"/>
          <w:lang w:val="fr-FR"/>
        </w:rPr>
        <w:t>..</w:t>
      </w:r>
      <w:proofErr w:type="gramEnd"/>
      <w:r w:rsidRPr="00F71A35">
        <w:rPr>
          <w:rFonts w:ascii="Tahoma" w:hAnsi="Tahoma" w:cs="Tahoma"/>
          <w:sz w:val="18"/>
          <w:szCs w:val="18"/>
          <w:lang w:val="fr-FR"/>
        </w:rPr>
        <w:t>\db3-files\ET_SPECDIET.db3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</w:p>
    <w:p w:rsidR="0073025B" w:rsidRPr="00B66F6E" w:rsidRDefault="00D22CD0" w:rsidP="0073025B">
      <w:pPr>
        <w:ind w:left="567"/>
        <w:rPr>
          <w:rFonts w:ascii="Tahoma" w:hAnsi="Tahoma" w:cs="Tahoma"/>
          <w:sz w:val="18"/>
          <w:szCs w:val="18"/>
          <w:lang w:val="en-GB"/>
          <w:rPrChange w:id="85" w:author="Viktoria Knaze" w:date="2016-05-06T09:58:00Z">
            <w:rPr>
              <w:rFonts w:ascii="Tahoma" w:hAnsi="Tahoma" w:cs="Tahoma"/>
              <w:sz w:val="18"/>
              <w:szCs w:val="18"/>
              <w:lang w:val="fr-FR"/>
            </w:rPr>
          </w:rPrChange>
        </w:rPr>
      </w:pPr>
      <w:proofErr w:type="gramStart"/>
      <w:r w:rsidRPr="00B66F6E">
        <w:rPr>
          <w:rFonts w:ascii="Tahoma" w:hAnsi="Tahoma" w:cs="Tahoma"/>
          <w:sz w:val="18"/>
          <w:szCs w:val="18"/>
          <w:lang w:val="en-GB"/>
          <w:rPrChange w:id="86" w:author="Viktoria Knaze" w:date="2016-05-06T09:58:00Z">
            <w:rPr>
              <w:rFonts w:ascii="Tahoma" w:hAnsi="Tahoma" w:cs="Tahoma"/>
              <w:sz w:val="18"/>
              <w:szCs w:val="18"/>
              <w:lang w:val="fr-FR"/>
            </w:rPr>
          </w:rPrChange>
        </w:rPr>
        <w:t xml:space="preserve">@rem  </w:t>
      </w:r>
      <w:r w:rsidR="0073025B" w:rsidRPr="00B66F6E">
        <w:rPr>
          <w:rFonts w:ascii="Tahoma" w:hAnsi="Tahoma" w:cs="Tahoma"/>
          <w:sz w:val="18"/>
          <w:szCs w:val="18"/>
          <w:lang w:val="en-GB"/>
          <w:rPrChange w:id="87" w:author="Viktoria Knaze" w:date="2016-05-06T09:58:00Z">
            <w:rPr>
              <w:rFonts w:ascii="Tahoma" w:hAnsi="Tahoma" w:cs="Tahoma"/>
              <w:sz w:val="18"/>
              <w:szCs w:val="18"/>
              <w:lang w:val="fr-FR"/>
            </w:rPr>
          </w:rPrChange>
        </w:rPr>
        <w:t>-------------------------</w:t>
      </w:r>
      <w:proofErr w:type="gramEnd"/>
      <w:r w:rsidR="0073025B" w:rsidRPr="00B66F6E">
        <w:rPr>
          <w:rFonts w:ascii="Tahoma" w:hAnsi="Tahoma" w:cs="Tahoma"/>
          <w:sz w:val="18"/>
          <w:szCs w:val="18"/>
          <w:lang w:val="en-GB"/>
          <w:rPrChange w:id="88" w:author="Viktoria Knaze" w:date="2016-05-06T09:58:00Z">
            <w:rPr>
              <w:rFonts w:ascii="Tahoma" w:hAnsi="Tahoma" w:cs="Tahoma"/>
              <w:sz w:val="18"/>
              <w:szCs w:val="18"/>
              <w:lang w:val="fr-FR"/>
            </w:rPr>
          </w:rPrChange>
        </w:rPr>
        <w:t xml:space="preserve"> Common db3 files ----------------</w:t>
      </w:r>
      <w:r w:rsidRPr="00B66F6E">
        <w:rPr>
          <w:rFonts w:ascii="Tahoma" w:hAnsi="Tahoma" w:cs="Tahoma"/>
          <w:sz w:val="18"/>
          <w:szCs w:val="18"/>
          <w:lang w:val="en-GB"/>
          <w:rPrChange w:id="89" w:author="Viktoria Knaze" w:date="2016-05-06T09:58:00Z">
            <w:rPr>
              <w:rFonts w:ascii="Tahoma" w:hAnsi="Tahoma" w:cs="Tahoma"/>
              <w:sz w:val="18"/>
              <w:szCs w:val="18"/>
              <w:lang w:val="fr-FR"/>
            </w:rPr>
          </w:rPrChange>
        </w:rPr>
        <w:t>-------</w:t>
      </w:r>
      <w:r w:rsidR="0073025B" w:rsidRPr="00B66F6E">
        <w:rPr>
          <w:rFonts w:ascii="Tahoma" w:hAnsi="Tahoma" w:cs="Tahoma"/>
          <w:sz w:val="18"/>
          <w:szCs w:val="18"/>
          <w:lang w:val="en-GB"/>
          <w:rPrChange w:id="90" w:author="Viktoria Knaze" w:date="2016-05-06T09:58:00Z">
            <w:rPr>
              <w:rFonts w:ascii="Tahoma" w:hAnsi="Tahoma" w:cs="Tahoma"/>
              <w:sz w:val="18"/>
              <w:szCs w:val="18"/>
              <w:lang w:val="fr-FR"/>
            </w:rPr>
          </w:rPrChange>
        </w:rPr>
        <w:t>-----</w:t>
      </w:r>
      <w:r w:rsidRPr="00B66F6E">
        <w:rPr>
          <w:rFonts w:ascii="Tahoma" w:hAnsi="Tahoma" w:cs="Tahoma"/>
          <w:sz w:val="18"/>
          <w:szCs w:val="18"/>
          <w:lang w:val="en-GB"/>
          <w:rPrChange w:id="91" w:author="Viktoria Knaze" w:date="2016-05-06T09:58:00Z">
            <w:rPr>
              <w:rFonts w:ascii="Tahoma" w:hAnsi="Tahoma" w:cs="Tahoma"/>
              <w:sz w:val="18"/>
              <w:szCs w:val="18"/>
              <w:lang w:val="fr-FR"/>
            </w:rPr>
          </w:rPrChange>
        </w:rPr>
        <w:t>-</w:t>
      </w:r>
    </w:p>
    <w:p w:rsidR="0073025B" w:rsidRPr="00B66F6E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  <w:rPrChange w:id="92" w:author="Viktoria Knaze" w:date="2016-05-06T09:58:00Z">
            <w:rPr>
              <w:rFonts w:ascii="Tahoma" w:hAnsi="Tahoma" w:cs="Tahoma"/>
              <w:sz w:val="18"/>
              <w:szCs w:val="18"/>
              <w:lang w:val="fr-FR"/>
            </w:rPr>
          </w:rPrChange>
        </w:rPr>
      </w:pPr>
    </w:p>
    <w:p w:rsidR="0073025B" w:rsidRPr="00B66F6E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  <w:rPrChange w:id="93" w:author="Viktoria Knaze" w:date="2016-05-06T09:58:00Z">
            <w:rPr>
              <w:rFonts w:ascii="Tahoma" w:hAnsi="Tahoma" w:cs="Tahoma"/>
              <w:sz w:val="18"/>
              <w:szCs w:val="18"/>
              <w:lang w:val="fr-FR"/>
            </w:rPr>
          </w:rPrChange>
        </w:rPr>
      </w:pPr>
      <w:r w:rsidRPr="00B66F6E">
        <w:rPr>
          <w:rFonts w:ascii="Tahoma" w:hAnsi="Tahoma" w:cs="Tahoma"/>
          <w:sz w:val="18"/>
          <w:szCs w:val="18"/>
          <w:lang w:val="en-GB"/>
          <w:rPrChange w:id="94" w:author="Viktoria Knaze" w:date="2016-05-06T09:58:00Z">
            <w:rPr>
              <w:rFonts w:ascii="Tahoma" w:hAnsi="Tahoma" w:cs="Tahoma"/>
              <w:sz w:val="18"/>
              <w:szCs w:val="18"/>
              <w:lang w:val="fr-FR"/>
            </w:rPr>
          </w:rPrChange>
        </w:rPr>
        <w:t>@cd \</w:t>
      </w:r>
      <w:proofErr w:type="spellStart"/>
      <w:r w:rsidRPr="00B66F6E">
        <w:rPr>
          <w:rFonts w:ascii="Tahoma" w:hAnsi="Tahoma" w:cs="Tahoma"/>
          <w:sz w:val="18"/>
          <w:szCs w:val="18"/>
          <w:lang w:val="en-GB"/>
          <w:rPrChange w:id="95" w:author="Viktoria Knaze" w:date="2016-05-06T09:58:00Z">
            <w:rPr>
              <w:rFonts w:ascii="Tahoma" w:hAnsi="Tahoma" w:cs="Tahoma"/>
              <w:sz w:val="18"/>
              <w:szCs w:val="18"/>
              <w:lang w:val="fr-FR"/>
            </w:rPr>
          </w:rPrChange>
        </w:rPr>
        <w:t>ProgrammesFORTRAN</w:t>
      </w:r>
      <w:proofErr w:type="spellEnd"/>
      <w:r w:rsidRPr="00B66F6E">
        <w:rPr>
          <w:rFonts w:ascii="Tahoma" w:hAnsi="Tahoma" w:cs="Tahoma"/>
          <w:sz w:val="18"/>
          <w:szCs w:val="18"/>
          <w:lang w:val="en-GB"/>
          <w:rPrChange w:id="96" w:author="Viktoria Knaze" w:date="2016-05-06T09:58:00Z">
            <w:rPr>
              <w:rFonts w:ascii="Tahoma" w:hAnsi="Tahoma" w:cs="Tahoma"/>
              <w:sz w:val="18"/>
              <w:szCs w:val="18"/>
              <w:lang w:val="fr-FR"/>
            </w:rPr>
          </w:rPrChange>
        </w:rPr>
        <w:t>\</w:t>
      </w:r>
      <w:proofErr w:type="spellStart"/>
      <w:r w:rsidRPr="00B66F6E">
        <w:rPr>
          <w:rFonts w:ascii="Tahoma" w:hAnsi="Tahoma" w:cs="Tahoma"/>
          <w:sz w:val="18"/>
          <w:szCs w:val="18"/>
          <w:lang w:val="en-GB"/>
          <w:rPrChange w:id="97" w:author="Viktoria Knaze" w:date="2016-05-06T09:58:00Z">
            <w:rPr>
              <w:rFonts w:ascii="Tahoma" w:hAnsi="Tahoma" w:cs="Tahoma"/>
              <w:sz w:val="18"/>
              <w:szCs w:val="18"/>
              <w:lang w:val="fr-FR"/>
            </w:rPr>
          </w:rPrChange>
        </w:rPr>
        <w:t>prgcom</w:t>
      </w:r>
      <w:proofErr w:type="spellEnd"/>
    </w:p>
    <w:p w:rsidR="0073025B" w:rsidRPr="00B66F6E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  <w:rPrChange w:id="98" w:author="Viktoria Knaze" w:date="2016-05-06T09:58:00Z">
            <w:rPr>
              <w:rFonts w:ascii="Tahoma" w:hAnsi="Tahoma" w:cs="Tahoma"/>
              <w:sz w:val="18"/>
              <w:szCs w:val="18"/>
              <w:lang w:val="fr-FR"/>
            </w:rPr>
          </w:rPrChange>
        </w:rPr>
      </w:pPr>
      <w:proofErr w:type="gramStart"/>
      <w:r w:rsidRPr="00B66F6E">
        <w:rPr>
          <w:rFonts w:ascii="Tahoma" w:hAnsi="Tahoma" w:cs="Tahoma"/>
          <w:sz w:val="18"/>
          <w:szCs w:val="18"/>
          <w:lang w:val="en-GB"/>
          <w:rPrChange w:id="99" w:author="Viktoria Knaze" w:date="2016-05-06T09:58:00Z">
            <w:rPr>
              <w:rFonts w:ascii="Tahoma" w:hAnsi="Tahoma" w:cs="Tahoma"/>
              <w:sz w:val="18"/>
              <w:szCs w:val="18"/>
              <w:lang w:val="fr-FR"/>
            </w:rPr>
          </w:rPrChange>
        </w:rPr>
        <w:t>@rem  .......</w:t>
      </w:r>
      <w:proofErr w:type="gramEnd"/>
      <w:r w:rsidRPr="00B66F6E">
        <w:rPr>
          <w:rFonts w:ascii="Tahoma" w:hAnsi="Tahoma" w:cs="Tahoma"/>
          <w:sz w:val="18"/>
          <w:szCs w:val="18"/>
          <w:lang w:val="en-GB"/>
          <w:rPrChange w:id="100" w:author="Viktoria Knaze" w:date="2016-05-06T09:58:00Z">
            <w:rPr>
              <w:rFonts w:ascii="Tahoma" w:hAnsi="Tahoma" w:cs="Tahoma"/>
              <w:sz w:val="18"/>
              <w:szCs w:val="18"/>
              <w:lang w:val="fr-FR"/>
            </w:rPr>
          </w:rPrChange>
        </w:rPr>
        <w:t xml:space="preserve"> PHOTO...........: M_PHOTOS.DB3</w:t>
      </w:r>
    </w:p>
    <w:p w:rsidR="0073025B" w:rsidRPr="00B66F6E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  <w:rPrChange w:id="101" w:author="Viktoria Knaze" w:date="2016-05-06T09:58:00Z">
            <w:rPr>
              <w:rFonts w:ascii="Tahoma" w:hAnsi="Tahoma" w:cs="Tahoma"/>
              <w:sz w:val="18"/>
              <w:szCs w:val="18"/>
              <w:lang w:val="fr-FR"/>
            </w:rPr>
          </w:rPrChange>
        </w:rPr>
      </w:pPr>
      <w:r w:rsidRPr="00B66F6E">
        <w:rPr>
          <w:rFonts w:ascii="Tahoma" w:hAnsi="Tahoma" w:cs="Tahoma"/>
          <w:sz w:val="18"/>
          <w:szCs w:val="18"/>
          <w:lang w:val="en-GB"/>
          <w:rPrChange w:id="102" w:author="Viktoria Knaze" w:date="2016-05-06T09:58:00Z">
            <w:rPr>
              <w:rFonts w:ascii="Tahoma" w:hAnsi="Tahoma" w:cs="Tahoma"/>
              <w:sz w:val="18"/>
              <w:szCs w:val="18"/>
              <w:lang w:val="fr-FR"/>
            </w:rPr>
          </w:rPrChange>
        </w:rPr>
        <w:t>PHOTO.exe</w:t>
      </w:r>
    </w:p>
    <w:p w:rsidR="0073025B" w:rsidRPr="00B66F6E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  <w:rPrChange w:id="103" w:author="Viktoria Knaze" w:date="2016-05-06T09:58:00Z">
            <w:rPr>
              <w:rFonts w:ascii="Tahoma" w:hAnsi="Tahoma" w:cs="Tahoma"/>
              <w:sz w:val="18"/>
              <w:szCs w:val="18"/>
              <w:lang w:val="fr-FR"/>
            </w:rPr>
          </w:rPrChange>
        </w:rPr>
      </w:pPr>
      <w:proofErr w:type="gramStart"/>
      <w:r w:rsidRPr="00B66F6E">
        <w:rPr>
          <w:rFonts w:ascii="Tahoma" w:hAnsi="Tahoma" w:cs="Tahoma"/>
          <w:sz w:val="18"/>
          <w:szCs w:val="18"/>
          <w:lang w:val="en-GB"/>
          <w:rPrChange w:id="104" w:author="Viktoria Knaze" w:date="2016-05-06T09:58:00Z">
            <w:rPr>
              <w:rFonts w:ascii="Tahoma" w:hAnsi="Tahoma" w:cs="Tahoma"/>
              <w:sz w:val="18"/>
              <w:szCs w:val="18"/>
              <w:lang w:val="fr-FR"/>
            </w:rPr>
          </w:rPrChange>
        </w:rPr>
        <w:t>@rem  .......</w:t>
      </w:r>
      <w:proofErr w:type="gramEnd"/>
      <w:r w:rsidRPr="00B66F6E">
        <w:rPr>
          <w:rFonts w:ascii="Tahoma" w:hAnsi="Tahoma" w:cs="Tahoma"/>
          <w:sz w:val="18"/>
          <w:szCs w:val="18"/>
          <w:lang w:val="en-GB"/>
          <w:rPrChange w:id="105" w:author="Viktoria Knaze" w:date="2016-05-06T09:58:00Z">
            <w:rPr>
              <w:rFonts w:ascii="Tahoma" w:hAnsi="Tahoma" w:cs="Tahoma"/>
              <w:sz w:val="18"/>
              <w:szCs w:val="18"/>
              <w:lang w:val="fr-FR"/>
            </w:rPr>
          </w:rPrChange>
        </w:rPr>
        <w:t xml:space="preserve"> FDCLASS.........: GROUPS.DB3 &amp; SUBGROUP.DB3</w:t>
      </w:r>
    </w:p>
    <w:p w:rsidR="0073025B" w:rsidRPr="00B66F6E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  <w:rPrChange w:id="106" w:author="Viktoria Knaze" w:date="2016-05-06T09:58:00Z">
            <w:rPr>
              <w:rFonts w:ascii="Tahoma" w:hAnsi="Tahoma" w:cs="Tahoma"/>
              <w:sz w:val="18"/>
              <w:szCs w:val="18"/>
              <w:lang w:val="fr-FR"/>
            </w:rPr>
          </w:rPrChange>
        </w:rPr>
      </w:pPr>
      <w:r w:rsidRPr="00B66F6E">
        <w:rPr>
          <w:rFonts w:ascii="Tahoma" w:hAnsi="Tahoma" w:cs="Tahoma"/>
          <w:sz w:val="18"/>
          <w:szCs w:val="18"/>
          <w:lang w:val="en-GB"/>
          <w:rPrChange w:id="107" w:author="Viktoria Knaze" w:date="2016-05-06T09:58:00Z">
            <w:rPr>
              <w:rFonts w:ascii="Tahoma" w:hAnsi="Tahoma" w:cs="Tahoma"/>
              <w:sz w:val="18"/>
              <w:szCs w:val="18"/>
              <w:lang w:val="fr-FR"/>
            </w:rPr>
          </w:rPrChange>
        </w:rPr>
        <w:t>FDCLASS.exe</w:t>
      </w:r>
    </w:p>
    <w:p w:rsidR="0073025B" w:rsidRPr="00B66F6E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  <w:rPrChange w:id="108" w:author="Viktoria Knaze" w:date="2016-05-06T09:58:00Z">
            <w:rPr>
              <w:rFonts w:ascii="Tahoma" w:hAnsi="Tahoma" w:cs="Tahoma"/>
              <w:sz w:val="18"/>
              <w:szCs w:val="18"/>
              <w:lang w:val="fr-FR"/>
            </w:rPr>
          </w:rPrChange>
        </w:rPr>
      </w:pPr>
      <w:proofErr w:type="gramStart"/>
      <w:r w:rsidRPr="00B66F6E">
        <w:rPr>
          <w:rFonts w:ascii="Tahoma" w:hAnsi="Tahoma" w:cs="Tahoma"/>
          <w:sz w:val="18"/>
          <w:szCs w:val="18"/>
          <w:lang w:val="en-GB"/>
          <w:rPrChange w:id="109" w:author="Viktoria Knaze" w:date="2016-05-06T09:58:00Z">
            <w:rPr>
              <w:rFonts w:ascii="Tahoma" w:hAnsi="Tahoma" w:cs="Tahoma"/>
              <w:sz w:val="18"/>
              <w:szCs w:val="18"/>
              <w:lang w:val="fr-FR"/>
            </w:rPr>
          </w:rPrChange>
        </w:rPr>
        <w:t>@rem  .......</w:t>
      </w:r>
      <w:proofErr w:type="gramEnd"/>
      <w:r w:rsidRPr="00B66F6E">
        <w:rPr>
          <w:rFonts w:ascii="Tahoma" w:hAnsi="Tahoma" w:cs="Tahoma"/>
          <w:sz w:val="18"/>
          <w:szCs w:val="18"/>
          <w:lang w:val="en-GB"/>
          <w:rPrChange w:id="110" w:author="Viktoria Knaze" w:date="2016-05-06T09:58:00Z">
            <w:rPr>
              <w:rFonts w:ascii="Tahoma" w:hAnsi="Tahoma" w:cs="Tahoma"/>
              <w:sz w:val="18"/>
              <w:szCs w:val="18"/>
              <w:lang w:val="fr-FR"/>
            </w:rPr>
          </w:rPrChange>
        </w:rPr>
        <w:t xml:space="preserve"> FADECODE........: FACETS.DB3 &amp; DESCFACE.DB3</w:t>
      </w:r>
    </w:p>
    <w:p w:rsidR="0073025B" w:rsidRPr="00B66F6E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  <w:rPrChange w:id="111" w:author="Viktoria Knaze" w:date="2016-05-06T09:58:00Z">
            <w:rPr>
              <w:rFonts w:ascii="Tahoma" w:hAnsi="Tahoma" w:cs="Tahoma"/>
              <w:sz w:val="18"/>
              <w:szCs w:val="18"/>
              <w:lang w:val="fr-FR"/>
            </w:rPr>
          </w:rPrChange>
        </w:rPr>
      </w:pPr>
      <w:r w:rsidRPr="00B66F6E">
        <w:rPr>
          <w:rFonts w:ascii="Tahoma" w:hAnsi="Tahoma" w:cs="Tahoma"/>
          <w:sz w:val="18"/>
          <w:szCs w:val="18"/>
          <w:lang w:val="en-GB"/>
          <w:rPrChange w:id="112" w:author="Viktoria Knaze" w:date="2016-05-06T09:58:00Z">
            <w:rPr>
              <w:rFonts w:ascii="Tahoma" w:hAnsi="Tahoma" w:cs="Tahoma"/>
              <w:sz w:val="18"/>
              <w:szCs w:val="18"/>
              <w:lang w:val="fr-FR"/>
            </w:rPr>
          </w:rPrChange>
        </w:rPr>
        <w:t>FADECODE.exe</w:t>
      </w:r>
    </w:p>
    <w:p w:rsidR="0073025B" w:rsidRPr="00B66F6E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  <w:rPrChange w:id="113" w:author="Viktoria Knaze" w:date="2016-05-06T09:58:00Z">
            <w:rPr>
              <w:rFonts w:ascii="Tahoma" w:hAnsi="Tahoma" w:cs="Tahoma"/>
              <w:sz w:val="18"/>
              <w:szCs w:val="18"/>
              <w:lang w:val="fr-FR"/>
            </w:rPr>
          </w:rPrChange>
        </w:rPr>
      </w:pPr>
    </w:p>
    <w:p w:rsidR="0073025B" w:rsidRPr="00B66F6E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  <w:rPrChange w:id="114" w:author="Viktoria Knaze" w:date="2016-05-06T09:58:00Z">
            <w:rPr>
              <w:rFonts w:ascii="Tahoma" w:hAnsi="Tahoma" w:cs="Tahoma"/>
              <w:sz w:val="18"/>
              <w:szCs w:val="18"/>
              <w:lang w:val="fr-FR"/>
            </w:rPr>
          </w:rPrChange>
        </w:rPr>
      </w:pPr>
      <w:proofErr w:type="gramStart"/>
      <w:r w:rsidRPr="00B66F6E">
        <w:rPr>
          <w:rFonts w:ascii="Tahoma" w:hAnsi="Tahoma" w:cs="Tahoma"/>
          <w:sz w:val="18"/>
          <w:szCs w:val="18"/>
          <w:lang w:val="en-GB"/>
          <w:rPrChange w:id="115" w:author="Viktoria Knaze" w:date="2016-05-06T09:58:00Z">
            <w:rPr>
              <w:rFonts w:ascii="Tahoma" w:hAnsi="Tahoma" w:cs="Tahoma"/>
              <w:sz w:val="18"/>
              <w:szCs w:val="18"/>
              <w:lang w:val="fr-FR"/>
            </w:rPr>
          </w:rPrChange>
        </w:rPr>
        <w:t>@rem  .......</w:t>
      </w:r>
      <w:proofErr w:type="gramEnd"/>
      <w:r w:rsidRPr="00B66F6E">
        <w:rPr>
          <w:rFonts w:ascii="Tahoma" w:hAnsi="Tahoma" w:cs="Tahoma"/>
          <w:sz w:val="18"/>
          <w:szCs w:val="18"/>
          <w:lang w:val="en-GB"/>
          <w:rPrChange w:id="116" w:author="Viktoria Knaze" w:date="2016-05-06T09:58:00Z">
            <w:rPr>
              <w:rFonts w:ascii="Tahoma" w:hAnsi="Tahoma" w:cs="Tahoma"/>
              <w:sz w:val="18"/>
              <w:szCs w:val="18"/>
              <w:lang w:val="fr-FR"/>
            </w:rPr>
          </w:rPrChange>
        </w:rPr>
        <w:t xml:space="preserve"> FADEBYGROUP.....: GROUPFAC.DB3</w:t>
      </w:r>
    </w:p>
    <w:p w:rsidR="0073025B" w:rsidRPr="00B66F6E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  <w:rPrChange w:id="117" w:author="Viktoria Knaze" w:date="2016-05-06T09:58:00Z">
            <w:rPr>
              <w:rFonts w:ascii="Tahoma" w:hAnsi="Tahoma" w:cs="Tahoma"/>
              <w:sz w:val="18"/>
              <w:szCs w:val="18"/>
              <w:lang w:val="fr-FR"/>
            </w:rPr>
          </w:rPrChange>
        </w:rPr>
      </w:pPr>
      <w:r w:rsidRPr="00B66F6E">
        <w:rPr>
          <w:rFonts w:ascii="Tahoma" w:hAnsi="Tahoma" w:cs="Tahoma"/>
          <w:sz w:val="18"/>
          <w:szCs w:val="18"/>
          <w:lang w:val="en-GB"/>
          <w:rPrChange w:id="118" w:author="Viktoria Knaze" w:date="2016-05-06T09:58:00Z">
            <w:rPr>
              <w:rFonts w:ascii="Tahoma" w:hAnsi="Tahoma" w:cs="Tahoma"/>
              <w:sz w:val="18"/>
              <w:szCs w:val="18"/>
              <w:lang w:val="fr-FR"/>
            </w:rPr>
          </w:rPrChange>
        </w:rPr>
        <w:t>FADEBYGROUP_PRGCOM.exe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FADEBYGROUP.exe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FACETRUL........: FACETRUL.DB3</w:t>
      </w:r>
    </w:p>
    <w:p w:rsidR="0073025B" w:rsidRPr="00961115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961115">
        <w:rPr>
          <w:rFonts w:ascii="Tahoma" w:hAnsi="Tahoma" w:cs="Tahoma"/>
          <w:sz w:val="18"/>
          <w:szCs w:val="18"/>
          <w:lang w:val="en-GB"/>
        </w:rPr>
        <w:t>FACETRUL.exe</w:t>
      </w:r>
    </w:p>
    <w:p w:rsidR="0073025B" w:rsidRPr="00961115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961115">
        <w:rPr>
          <w:rFonts w:ascii="Tahoma" w:hAnsi="Tahoma" w:cs="Tahoma"/>
          <w:sz w:val="18"/>
          <w:szCs w:val="18"/>
          <w:lang w:val="en-GB"/>
        </w:rPr>
        <w:t>@rem  .......</w:t>
      </w:r>
      <w:proofErr w:type="gramEnd"/>
      <w:r w:rsidRPr="00961115">
        <w:rPr>
          <w:rFonts w:ascii="Tahoma" w:hAnsi="Tahoma" w:cs="Tahoma"/>
          <w:sz w:val="18"/>
          <w:szCs w:val="18"/>
          <w:lang w:val="en-GB"/>
        </w:rPr>
        <w:t xml:space="preserve"> PROBQUE.........: PROBQUE.DB3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PROBQUE.exe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QMETH...........: QM_GROUP.DB3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QMETH.exe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@cd \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ProgrammesFORTRAN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>\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prgcom</w:t>
      </w:r>
      <w:proofErr w:type="spellEnd"/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RCPCLASS........: RGROUPS.DB3 &amp; RSUBGR.DB3</w:t>
      </w:r>
    </w:p>
    <w:p w:rsidR="0073025B" w:rsidRPr="00AD65E5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AD65E5">
        <w:rPr>
          <w:rFonts w:ascii="Tahoma" w:hAnsi="Tahoma" w:cs="Tahoma"/>
          <w:sz w:val="18"/>
          <w:szCs w:val="18"/>
          <w:lang w:val="en-GB"/>
        </w:rPr>
        <w:t>RCPCLASS.exe</w:t>
      </w:r>
    </w:p>
    <w:p w:rsidR="0073025B" w:rsidRPr="00961115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961115">
        <w:rPr>
          <w:rFonts w:ascii="Tahoma" w:hAnsi="Tahoma" w:cs="Tahoma"/>
          <w:sz w:val="18"/>
          <w:szCs w:val="18"/>
          <w:lang w:val="en-GB"/>
        </w:rPr>
        <w:t>@rem  .......</w:t>
      </w:r>
      <w:proofErr w:type="gramEnd"/>
      <w:r w:rsidRPr="00961115">
        <w:rPr>
          <w:rFonts w:ascii="Tahoma" w:hAnsi="Tahoma" w:cs="Tahoma"/>
          <w:sz w:val="18"/>
          <w:szCs w:val="18"/>
          <w:lang w:val="en-GB"/>
        </w:rPr>
        <w:t xml:space="preserve"> RCP FADECODE....: R_FACETS.DB3 &amp; R_DESCFACE.DB3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RCPFADECODE.exe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RCP FADEBYGROUP.: R_GROUPFAC.DB3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RCPFADEBYGROUP.exe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RCPFACETRUL.....: R_FACETRUL.DB3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RCPFACETRUL.exe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QMETHRCP........: QM_RCLAS.DB3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QMETHRCP.exe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</w:p>
    <w:p w:rsidR="0073025B" w:rsidRPr="00EB3732" w:rsidRDefault="00D22CD0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@rem  </w:t>
      </w:r>
      <w:r w:rsidR="0073025B" w:rsidRPr="00EB3732">
        <w:rPr>
          <w:rFonts w:ascii="Tahoma" w:hAnsi="Tahoma" w:cs="Tahoma"/>
          <w:sz w:val="18"/>
          <w:szCs w:val="18"/>
          <w:lang w:val="en-GB"/>
        </w:rPr>
        <w:t>--------------------------</w:t>
      </w:r>
      <w:proofErr w:type="gramEnd"/>
      <w:r w:rsidR="0073025B" w:rsidRPr="00EB3732">
        <w:rPr>
          <w:rFonts w:ascii="Tahoma" w:hAnsi="Tahoma" w:cs="Tahoma"/>
          <w:sz w:val="18"/>
          <w:szCs w:val="18"/>
          <w:lang w:val="en-GB"/>
        </w:rPr>
        <w:t xml:space="preserve"> Country FOODS ----------</w:t>
      </w:r>
      <w:r w:rsidRPr="00EB3732">
        <w:rPr>
          <w:rFonts w:ascii="Tahoma" w:hAnsi="Tahoma" w:cs="Tahoma"/>
          <w:sz w:val="18"/>
          <w:szCs w:val="18"/>
          <w:lang w:val="en-GB"/>
        </w:rPr>
        <w:t>---------------------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@cd 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>\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prgcty</w:t>
      </w:r>
      <w:proofErr w:type="spellEnd"/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FOODS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.......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FOODS.DB3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echo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n.s.|FOODS.exe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SHADOWS..... : FOODSSHA.DB3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FOODSSHA.exe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CHECKLIST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CHKLIST.DB3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CHECKLIST.exe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FDFACET..... : FOODFAEX.DB3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FOODFAEX.exe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BRANDNAM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BRANDNAM.DB3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BRANDNAM.exe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COMPRCP..... : FOODSCRP.DB3 &amp; CRING.DB3</w:t>
      </w:r>
    </w:p>
    <w:p w:rsidR="0073025B" w:rsidRPr="001411B9" w:rsidRDefault="0073025B" w:rsidP="0073025B">
      <w:pPr>
        <w:ind w:left="567"/>
        <w:rPr>
          <w:rFonts w:ascii="Tahoma" w:hAnsi="Tahoma" w:cs="Tahoma"/>
          <w:sz w:val="18"/>
          <w:szCs w:val="18"/>
          <w:lang w:val="es-ES"/>
        </w:rPr>
      </w:pPr>
      <w:proofErr w:type="gramStart"/>
      <w:r w:rsidRPr="001411B9">
        <w:rPr>
          <w:rFonts w:ascii="Tahoma" w:hAnsi="Tahoma" w:cs="Tahoma"/>
          <w:sz w:val="18"/>
          <w:szCs w:val="18"/>
          <w:lang w:val="es-ES"/>
        </w:rPr>
        <w:t>echo</w:t>
      </w:r>
      <w:proofErr w:type="gramEnd"/>
      <w:r w:rsidRPr="001411B9">
        <w:rPr>
          <w:rFonts w:ascii="Tahoma" w:hAnsi="Tahoma" w:cs="Tahoma"/>
          <w:sz w:val="18"/>
          <w:szCs w:val="18"/>
          <w:lang w:val="es-ES"/>
        </w:rPr>
        <w:t xml:space="preserve"> C | COMPRCP.exe</w:t>
      </w:r>
    </w:p>
    <w:p w:rsidR="0073025B" w:rsidRPr="001411B9" w:rsidRDefault="0073025B" w:rsidP="0073025B">
      <w:pPr>
        <w:ind w:left="567"/>
        <w:rPr>
          <w:rFonts w:ascii="Tahoma" w:hAnsi="Tahoma" w:cs="Tahoma"/>
          <w:sz w:val="18"/>
          <w:szCs w:val="18"/>
          <w:lang w:val="es-ES"/>
        </w:rPr>
      </w:pPr>
      <w:proofErr w:type="gramStart"/>
      <w:r w:rsidRPr="001411B9">
        <w:rPr>
          <w:rFonts w:ascii="Tahoma" w:hAnsi="Tahoma" w:cs="Tahoma"/>
          <w:sz w:val="18"/>
          <w:szCs w:val="18"/>
          <w:lang w:val="es-ES"/>
        </w:rPr>
        <w:t>@rem  .....</w:t>
      </w:r>
      <w:proofErr w:type="gramEnd"/>
      <w:r w:rsidRPr="001411B9">
        <w:rPr>
          <w:rFonts w:ascii="Tahoma" w:hAnsi="Tahoma" w:cs="Tahoma"/>
          <w:sz w:val="18"/>
          <w:szCs w:val="18"/>
          <w:lang w:val="es-ES"/>
        </w:rPr>
        <w:t xml:space="preserve"> HHM</w:t>
      </w:r>
      <w:proofErr w:type="gramStart"/>
      <w:r w:rsidRPr="001411B9">
        <w:rPr>
          <w:rFonts w:ascii="Tahoma" w:hAnsi="Tahoma" w:cs="Tahoma"/>
          <w:sz w:val="18"/>
          <w:szCs w:val="18"/>
          <w:lang w:val="es-ES"/>
        </w:rPr>
        <w:t>......... :</w:t>
      </w:r>
      <w:proofErr w:type="gramEnd"/>
      <w:r w:rsidRPr="001411B9">
        <w:rPr>
          <w:rFonts w:ascii="Tahoma" w:hAnsi="Tahoma" w:cs="Tahoma"/>
          <w:sz w:val="18"/>
          <w:szCs w:val="18"/>
          <w:lang w:val="es-ES"/>
        </w:rPr>
        <w:t xml:space="preserve"> M_HHM.DB3</w:t>
      </w:r>
    </w:p>
    <w:p w:rsidR="0073025B" w:rsidRPr="001411B9" w:rsidRDefault="0073025B" w:rsidP="0073025B">
      <w:pPr>
        <w:ind w:left="567"/>
        <w:rPr>
          <w:rFonts w:ascii="Tahoma" w:hAnsi="Tahoma" w:cs="Tahoma"/>
          <w:sz w:val="18"/>
          <w:szCs w:val="18"/>
          <w:lang w:val="es-ES"/>
        </w:rPr>
      </w:pPr>
      <w:r w:rsidRPr="001411B9">
        <w:rPr>
          <w:rFonts w:ascii="Tahoma" w:hAnsi="Tahoma" w:cs="Tahoma"/>
          <w:sz w:val="18"/>
          <w:szCs w:val="18"/>
          <w:lang w:val="es-ES"/>
        </w:rPr>
        <w:t>HHM.exe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FDQMDETAIL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: QM_FOODS.DB3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FDMETH.exe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FDSTD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.......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M_STDUTS.DB3 &amp; M_STDPOR.DB3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M_STD.exe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DENSITY..... : DENSITY.DB3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DENSITY.exe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RAWCOOK..... : RAWCOOK.DB3</w:t>
      </w:r>
    </w:p>
    <w:p w:rsidR="0073025B" w:rsidRPr="001411B9" w:rsidRDefault="0073025B" w:rsidP="0073025B">
      <w:pPr>
        <w:ind w:left="567"/>
        <w:rPr>
          <w:rFonts w:ascii="Tahoma" w:hAnsi="Tahoma" w:cs="Tahoma"/>
          <w:sz w:val="18"/>
          <w:szCs w:val="18"/>
          <w:lang w:val="es-ES"/>
        </w:rPr>
      </w:pPr>
      <w:r w:rsidRPr="001411B9">
        <w:rPr>
          <w:rFonts w:ascii="Tahoma" w:hAnsi="Tahoma" w:cs="Tahoma"/>
          <w:sz w:val="18"/>
          <w:szCs w:val="18"/>
          <w:lang w:val="es-ES"/>
        </w:rPr>
        <w:t>RAWCOOK.exe</w:t>
      </w:r>
    </w:p>
    <w:p w:rsidR="0073025B" w:rsidRPr="00961115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1411B9">
        <w:rPr>
          <w:rFonts w:ascii="Tahoma" w:hAnsi="Tahoma" w:cs="Tahoma"/>
          <w:sz w:val="18"/>
          <w:szCs w:val="18"/>
          <w:lang w:val="es-ES"/>
        </w:rPr>
        <w:t>@rem  .....</w:t>
      </w:r>
      <w:proofErr w:type="gramEnd"/>
      <w:r w:rsidRPr="001411B9">
        <w:rPr>
          <w:rFonts w:ascii="Tahoma" w:hAnsi="Tahoma" w:cs="Tahoma"/>
          <w:sz w:val="18"/>
          <w:szCs w:val="18"/>
          <w:lang w:val="es-ES"/>
        </w:rPr>
        <w:t xml:space="preserve"> EDIBL.T..... </w:t>
      </w:r>
      <w:r w:rsidRPr="00961115">
        <w:rPr>
          <w:rFonts w:ascii="Tahoma" w:hAnsi="Tahoma" w:cs="Tahoma"/>
          <w:sz w:val="18"/>
          <w:szCs w:val="18"/>
          <w:lang w:val="en-GB"/>
        </w:rPr>
        <w:t>: EDIBLEP.DB3</w:t>
      </w:r>
    </w:p>
    <w:p w:rsidR="0073025B" w:rsidRPr="00961115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961115">
        <w:rPr>
          <w:rFonts w:ascii="Tahoma" w:hAnsi="Tahoma" w:cs="Tahoma"/>
          <w:sz w:val="18"/>
          <w:szCs w:val="18"/>
          <w:lang w:val="en-GB"/>
        </w:rPr>
        <w:t>EDBPART.exe</w:t>
      </w:r>
    </w:p>
    <w:p w:rsidR="0073025B" w:rsidRPr="00961115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961115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961115">
        <w:rPr>
          <w:rFonts w:ascii="Tahoma" w:hAnsi="Tahoma" w:cs="Tahoma"/>
          <w:sz w:val="18"/>
          <w:szCs w:val="18"/>
          <w:lang w:val="en-GB"/>
        </w:rPr>
        <w:t xml:space="preserve"> FDTABLE..... : FOODCOMP.DB3</w:t>
      </w:r>
    </w:p>
    <w:p w:rsidR="0073025B" w:rsidRPr="00961115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961115">
        <w:rPr>
          <w:rFonts w:ascii="Tahoma" w:hAnsi="Tahoma" w:cs="Tahoma"/>
          <w:sz w:val="18"/>
          <w:szCs w:val="18"/>
          <w:lang w:val="en-GB"/>
        </w:rPr>
        <w:t>FOODCOMP.exe</w:t>
      </w:r>
    </w:p>
    <w:p w:rsidR="0073025B" w:rsidRPr="00961115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961115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961115">
        <w:rPr>
          <w:rFonts w:ascii="Tahoma" w:hAnsi="Tahoma" w:cs="Tahoma"/>
          <w:sz w:val="18"/>
          <w:szCs w:val="18"/>
          <w:lang w:val="en-GB"/>
        </w:rPr>
        <w:t xml:space="preserve"> FDMAX</w:t>
      </w:r>
      <w:proofErr w:type="gramStart"/>
      <w:r w:rsidRPr="00961115">
        <w:rPr>
          <w:rFonts w:ascii="Tahoma" w:hAnsi="Tahoma" w:cs="Tahoma"/>
          <w:sz w:val="18"/>
          <w:szCs w:val="18"/>
          <w:lang w:val="en-GB"/>
        </w:rPr>
        <w:t>....... :</w:t>
      </w:r>
      <w:proofErr w:type="gramEnd"/>
      <w:r w:rsidRPr="00961115">
        <w:rPr>
          <w:rFonts w:ascii="Tahoma" w:hAnsi="Tahoma" w:cs="Tahoma"/>
          <w:sz w:val="18"/>
          <w:szCs w:val="18"/>
          <w:lang w:val="en-GB"/>
        </w:rPr>
        <w:t xml:space="preserve"> MAXVAL.DB3</w:t>
      </w:r>
    </w:p>
    <w:p w:rsidR="0073025B" w:rsidRPr="00961115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961115">
        <w:rPr>
          <w:rFonts w:ascii="Tahoma" w:hAnsi="Tahoma" w:cs="Tahoma"/>
          <w:sz w:val="18"/>
          <w:szCs w:val="18"/>
          <w:lang w:val="en-GB"/>
        </w:rPr>
        <w:t>MAXVAL.exe</w:t>
      </w:r>
    </w:p>
    <w:p w:rsidR="0073025B" w:rsidRPr="00961115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961115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961115">
        <w:rPr>
          <w:rFonts w:ascii="Tahoma" w:hAnsi="Tahoma" w:cs="Tahoma"/>
          <w:sz w:val="18"/>
          <w:szCs w:val="18"/>
          <w:lang w:val="en-GB"/>
        </w:rPr>
        <w:t xml:space="preserve"> PCTFAT</w:t>
      </w:r>
      <w:proofErr w:type="gramStart"/>
      <w:r w:rsidRPr="00961115">
        <w:rPr>
          <w:rFonts w:ascii="Tahoma" w:hAnsi="Tahoma" w:cs="Tahoma"/>
          <w:sz w:val="18"/>
          <w:szCs w:val="18"/>
          <w:lang w:val="en-GB"/>
        </w:rPr>
        <w:t>...... :</w:t>
      </w:r>
      <w:proofErr w:type="gramEnd"/>
      <w:r w:rsidRPr="00961115">
        <w:rPr>
          <w:rFonts w:ascii="Tahoma" w:hAnsi="Tahoma" w:cs="Tahoma"/>
          <w:sz w:val="18"/>
          <w:szCs w:val="18"/>
          <w:lang w:val="en-GB"/>
        </w:rPr>
        <w:t xml:space="preserve"> SPFDCOOK.DB3</w:t>
      </w:r>
    </w:p>
    <w:p w:rsidR="0073025B" w:rsidRPr="00961115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961115">
        <w:rPr>
          <w:rFonts w:ascii="Tahoma" w:hAnsi="Tahoma" w:cs="Tahoma"/>
          <w:sz w:val="18"/>
          <w:szCs w:val="18"/>
          <w:lang w:val="en-GB"/>
        </w:rPr>
        <w:t>PCTFAT.exe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PCTFATLEFT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: FATLEFTO.DB3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PCTFATLEFT.exe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PCTFSS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SPFACOOK.DB3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PCTFSS.exe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FDPROBING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PQPATH.DB3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PQPATH.exe</w:t>
      </w:r>
    </w:p>
    <w:p w:rsidR="0073025B" w:rsidRPr="001411B9" w:rsidRDefault="0073025B" w:rsidP="0073025B">
      <w:pPr>
        <w:ind w:left="567"/>
        <w:rPr>
          <w:rFonts w:ascii="Tahoma" w:hAnsi="Tahoma" w:cs="Tahoma"/>
          <w:sz w:val="18"/>
          <w:szCs w:val="18"/>
          <w:lang w:val="es-ES"/>
        </w:rPr>
      </w:pPr>
      <w:proofErr w:type="gramStart"/>
      <w:r w:rsidRPr="001411B9">
        <w:rPr>
          <w:rFonts w:ascii="Tahoma" w:hAnsi="Tahoma" w:cs="Tahoma"/>
          <w:sz w:val="18"/>
          <w:szCs w:val="18"/>
          <w:lang w:val="es-ES"/>
        </w:rPr>
        <w:t>@rem  .....</w:t>
      </w:r>
      <w:proofErr w:type="gramEnd"/>
      <w:r w:rsidRPr="001411B9">
        <w:rPr>
          <w:rFonts w:ascii="Tahoma" w:hAnsi="Tahoma" w:cs="Tahoma"/>
          <w:sz w:val="18"/>
          <w:szCs w:val="18"/>
          <w:lang w:val="es-ES"/>
        </w:rPr>
        <w:t xml:space="preserve"> VITAMINS</w:t>
      </w:r>
      <w:proofErr w:type="gramStart"/>
      <w:r w:rsidRPr="001411B9">
        <w:rPr>
          <w:rFonts w:ascii="Tahoma" w:hAnsi="Tahoma" w:cs="Tahoma"/>
          <w:sz w:val="18"/>
          <w:szCs w:val="18"/>
          <w:lang w:val="es-ES"/>
        </w:rPr>
        <w:t>.... :</w:t>
      </w:r>
      <w:proofErr w:type="gramEnd"/>
      <w:r w:rsidRPr="001411B9">
        <w:rPr>
          <w:rFonts w:ascii="Tahoma" w:hAnsi="Tahoma" w:cs="Tahoma"/>
          <w:sz w:val="18"/>
          <w:szCs w:val="18"/>
          <w:lang w:val="es-ES"/>
        </w:rPr>
        <w:t xml:space="preserve"> VITAMINS.DB3</w:t>
      </w:r>
    </w:p>
    <w:p w:rsidR="0073025B" w:rsidRPr="001411B9" w:rsidRDefault="0073025B" w:rsidP="0073025B">
      <w:pPr>
        <w:ind w:left="567"/>
        <w:rPr>
          <w:rFonts w:ascii="Tahoma" w:hAnsi="Tahoma" w:cs="Tahoma"/>
          <w:sz w:val="18"/>
          <w:szCs w:val="18"/>
          <w:lang w:val="es-ES"/>
        </w:rPr>
      </w:pPr>
      <w:proofErr w:type="gramStart"/>
      <w:r w:rsidRPr="001411B9">
        <w:rPr>
          <w:rFonts w:ascii="Tahoma" w:hAnsi="Tahoma" w:cs="Tahoma"/>
          <w:sz w:val="18"/>
          <w:szCs w:val="18"/>
          <w:lang w:val="es-ES"/>
        </w:rPr>
        <w:t>echo</w:t>
      </w:r>
      <w:proofErr w:type="gramEnd"/>
      <w:r w:rsidRPr="001411B9">
        <w:rPr>
          <w:rFonts w:ascii="Tahoma" w:hAnsi="Tahoma" w:cs="Tahoma"/>
          <w:sz w:val="18"/>
          <w:szCs w:val="18"/>
          <w:lang w:val="es-ES"/>
        </w:rPr>
        <w:t xml:space="preserve"> n.s.|VITAMINS.exe</w:t>
      </w:r>
    </w:p>
    <w:p w:rsidR="0073025B" w:rsidRPr="001411B9" w:rsidRDefault="0073025B" w:rsidP="0073025B">
      <w:pPr>
        <w:ind w:left="567"/>
        <w:rPr>
          <w:rFonts w:ascii="Tahoma" w:hAnsi="Tahoma" w:cs="Tahoma"/>
          <w:sz w:val="18"/>
          <w:szCs w:val="18"/>
          <w:lang w:val="es-ES"/>
        </w:rPr>
      </w:pPr>
    </w:p>
    <w:p w:rsidR="0073025B" w:rsidRPr="001411B9" w:rsidRDefault="0073025B" w:rsidP="0073025B">
      <w:pPr>
        <w:ind w:left="567"/>
        <w:rPr>
          <w:rFonts w:ascii="Tahoma" w:hAnsi="Tahoma" w:cs="Tahoma"/>
          <w:sz w:val="18"/>
          <w:szCs w:val="18"/>
          <w:lang w:val="es-ES"/>
        </w:rPr>
      </w:pPr>
    </w:p>
    <w:p w:rsidR="0073025B" w:rsidRPr="00EB3732" w:rsidRDefault="00D22CD0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@rem  </w:t>
      </w:r>
      <w:r w:rsidR="0073025B" w:rsidRPr="00EB3732">
        <w:rPr>
          <w:rFonts w:ascii="Tahoma" w:hAnsi="Tahoma" w:cs="Tahoma"/>
          <w:sz w:val="18"/>
          <w:szCs w:val="18"/>
          <w:lang w:val="en-GB"/>
        </w:rPr>
        <w:t>-------------------------</w:t>
      </w:r>
      <w:proofErr w:type="gramEnd"/>
      <w:r w:rsidR="0073025B" w:rsidRPr="00EB3732">
        <w:rPr>
          <w:rFonts w:ascii="Tahoma" w:hAnsi="Tahoma" w:cs="Tahoma"/>
          <w:sz w:val="18"/>
          <w:szCs w:val="18"/>
          <w:lang w:val="en-GB"/>
        </w:rPr>
        <w:t xml:space="preserve"> Country RECIPES -----</w:t>
      </w:r>
      <w:r w:rsidRPr="00EB3732">
        <w:rPr>
          <w:rFonts w:ascii="Tahoma" w:hAnsi="Tahoma" w:cs="Tahoma"/>
          <w:sz w:val="18"/>
          <w:szCs w:val="18"/>
          <w:lang w:val="en-GB"/>
        </w:rPr>
        <w:t>-------------------------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</w:p>
    <w:p w:rsidR="0073025B" w:rsidRPr="001411B9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1411B9">
        <w:rPr>
          <w:rFonts w:ascii="Tahoma" w:hAnsi="Tahoma" w:cs="Tahoma"/>
          <w:sz w:val="18"/>
          <w:szCs w:val="18"/>
          <w:lang w:val="en-GB"/>
        </w:rPr>
        <w:t>@cd ..</w:t>
      </w:r>
      <w:proofErr w:type="gramEnd"/>
      <w:r w:rsidRPr="001411B9">
        <w:rPr>
          <w:rFonts w:ascii="Tahoma" w:hAnsi="Tahoma" w:cs="Tahoma"/>
          <w:sz w:val="18"/>
          <w:szCs w:val="18"/>
          <w:lang w:val="en-GB"/>
        </w:rPr>
        <w:t>\</w:t>
      </w:r>
      <w:proofErr w:type="spellStart"/>
      <w:r w:rsidRPr="001411B9">
        <w:rPr>
          <w:rFonts w:ascii="Tahoma" w:hAnsi="Tahoma" w:cs="Tahoma"/>
          <w:sz w:val="18"/>
          <w:szCs w:val="18"/>
          <w:lang w:val="en-GB"/>
        </w:rPr>
        <w:t>prgcty</w:t>
      </w:r>
      <w:proofErr w:type="spellEnd"/>
    </w:p>
    <w:p w:rsidR="0073025B" w:rsidRPr="001411B9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1411B9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1411B9">
        <w:rPr>
          <w:rFonts w:ascii="Tahoma" w:hAnsi="Tahoma" w:cs="Tahoma"/>
          <w:sz w:val="18"/>
          <w:szCs w:val="18"/>
          <w:lang w:val="en-GB"/>
        </w:rPr>
        <w:t xml:space="preserve"> RCPFACET..... : R_FAEX.DB3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RCPFAEX.exe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RCPBRAND..... : RBRAND.DB3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RBRAND.exe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RCPQUANT..... : QM_RECIP.DB3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RCPMETH.exe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MCPSTDU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M_RCPU.DB3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M_RCPU.exe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RCPMAX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.......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MAXRVAL.DB3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MAXRVAL.exe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RCPDENSITY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R_DENSITY.DB3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RCPDENSITY.exe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RCPPCTPFSS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SPFACORE.DB3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RCPFSS.exe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RPQPROBING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RPQPATH.DB3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RPQPATH.exe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</w:p>
    <w:p w:rsidR="0073025B" w:rsidRPr="00EB3732" w:rsidRDefault="00D22CD0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@rem  </w:t>
      </w:r>
      <w:r w:rsidR="0073025B" w:rsidRPr="00EB3732">
        <w:rPr>
          <w:rFonts w:ascii="Tahoma" w:hAnsi="Tahoma" w:cs="Tahoma"/>
          <w:sz w:val="18"/>
          <w:szCs w:val="18"/>
          <w:lang w:val="en-GB"/>
        </w:rPr>
        <w:t>-------------</w:t>
      </w:r>
      <w:proofErr w:type="gramEnd"/>
      <w:r w:rsidR="0073025B" w:rsidRPr="00EB3732">
        <w:rPr>
          <w:rFonts w:ascii="Tahoma" w:hAnsi="Tahoma" w:cs="Tahoma"/>
          <w:sz w:val="18"/>
          <w:szCs w:val="18"/>
          <w:lang w:val="en-GB"/>
        </w:rPr>
        <w:t xml:space="preserve"> common db3-files to be re</w:t>
      </w:r>
      <w:r w:rsidRPr="00EB3732">
        <w:rPr>
          <w:rFonts w:ascii="Tahoma" w:hAnsi="Tahoma" w:cs="Tahoma"/>
          <w:sz w:val="18"/>
          <w:szCs w:val="18"/>
          <w:lang w:val="en-GB"/>
        </w:rPr>
        <w:t>trieved  ------------------------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</w:p>
    <w:p w:rsidR="0073025B" w:rsidRPr="001411B9" w:rsidRDefault="0073025B" w:rsidP="0073025B">
      <w:pPr>
        <w:ind w:left="567"/>
        <w:rPr>
          <w:rFonts w:ascii="Tahoma" w:hAnsi="Tahoma" w:cs="Tahoma"/>
          <w:sz w:val="18"/>
          <w:szCs w:val="18"/>
          <w:lang w:val="es-ES"/>
        </w:rPr>
      </w:pPr>
      <w:r w:rsidRPr="001411B9">
        <w:rPr>
          <w:rFonts w:ascii="Tahoma" w:hAnsi="Tahoma" w:cs="Tahoma"/>
          <w:sz w:val="18"/>
          <w:szCs w:val="18"/>
          <w:lang w:val="es-ES"/>
        </w:rPr>
        <w:t xml:space="preserve">@cd </w:t>
      </w:r>
      <w:proofErr w:type="gramStart"/>
      <w:r w:rsidRPr="001411B9">
        <w:rPr>
          <w:rFonts w:ascii="Tahoma" w:hAnsi="Tahoma" w:cs="Tahoma"/>
          <w:sz w:val="18"/>
          <w:szCs w:val="18"/>
          <w:lang w:val="es-ES"/>
        </w:rPr>
        <w:t>..</w:t>
      </w:r>
      <w:proofErr w:type="gramEnd"/>
      <w:r w:rsidRPr="001411B9">
        <w:rPr>
          <w:rFonts w:ascii="Tahoma" w:hAnsi="Tahoma" w:cs="Tahoma"/>
          <w:sz w:val="18"/>
          <w:szCs w:val="18"/>
          <w:lang w:val="es-ES"/>
        </w:rPr>
        <w:t>\db3-files</w:t>
      </w:r>
    </w:p>
    <w:p w:rsidR="0073025B" w:rsidRPr="001411B9" w:rsidRDefault="0073025B" w:rsidP="0073025B">
      <w:pPr>
        <w:ind w:left="567"/>
        <w:rPr>
          <w:rFonts w:ascii="Tahoma" w:hAnsi="Tahoma" w:cs="Tahoma"/>
          <w:sz w:val="18"/>
          <w:szCs w:val="18"/>
          <w:lang w:val="es-ES"/>
        </w:rPr>
      </w:pPr>
      <w:r w:rsidRPr="001411B9">
        <w:rPr>
          <w:rFonts w:ascii="Tahoma" w:hAnsi="Tahoma" w:cs="Tahoma"/>
          <w:sz w:val="18"/>
          <w:szCs w:val="18"/>
          <w:lang w:val="es-ES"/>
        </w:rPr>
        <w:t>@</w:t>
      </w:r>
      <w:proofErr w:type="spellStart"/>
      <w:r w:rsidRPr="001411B9">
        <w:rPr>
          <w:rFonts w:ascii="Tahoma" w:hAnsi="Tahoma" w:cs="Tahoma"/>
          <w:sz w:val="18"/>
          <w:szCs w:val="18"/>
          <w:lang w:val="es-ES"/>
        </w:rPr>
        <w:t>copy</w:t>
      </w:r>
      <w:proofErr w:type="spellEnd"/>
      <w:r w:rsidRPr="001411B9">
        <w:rPr>
          <w:rFonts w:ascii="Tahoma" w:hAnsi="Tahoma" w:cs="Tahoma"/>
          <w:sz w:val="18"/>
          <w:szCs w:val="18"/>
          <w:lang w:val="es-ES"/>
        </w:rPr>
        <w:t xml:space="preserve"> /y </w:t>
      </w:r>
      <w:proofErr w:type="gramStart"/>
      <w:r w:rsidRPr="001411B9">
        <w:rPr>
          <w:rFonts w:ascii="Tahoma" w:hAnsi="Tahoma" w:cs="Tahoma"/>
          <w:sz w:val="18"/>
          <w:szCs w:val="18"/>
          <w:lang w:val="es-ES"/>
        </w:rPr>
        <w:t>..</w:t>
      </w:r>
      <w:proofErr w:type="gramEnd"/>
      <w:r w:rsidRPr="001411B9">
        <w:rPr>
          <w:rFonts w:ascii="Tahoma" w:hAnsi="Tahoma" w:cs="Tahoma"/>
          <w:sz w:val="18"/>
          <w:szCs w:val="18"/>
          <w:lang w:val="es-ES"/>
        </w:rPr>
        <w:t>\</w:t>
      </w:r>
      <w:proofErr w:type="spellStart"/>
      <w:r w:rsidRPr="001411B9">
        <w:rPr>
          <w:rFonts w:ascii="Tahoma" w:hAnsi="Tahoma" w:cs="Tahoma"/>
          <w:sz w:val="18"/>
          <w:szCs w:val="18"/>
          <w:lang w:val="es-ES"/>
        </w:rPr>
        <w:t>prgcom</w:t>
      </w:r>
      <w:proofErr w:type="spellEnd"/>
      <w:r w:rsidRPr="001411B9">
        <w:rPr>
          <w:rFonts w:ascii="Tahoma" w:hAnsi="Tahoma" w:cs="Tahoma"/>
          <w:sz w:val="18"/>
          <w:szCs w:val="18"/>
          <w:lang w:val="es-ES"/>
        </w:rPr>
        <w:t>\*.db3 *.db3</w:t>
      </w:r>
    </w:p>
    <w:p w:rsidR="0073025B" w:rsidRPr="001411B9" w:rsidRDefault="0073025B" w:rsidP="0073025B">
      <w:pPr>
        <w:ind w:left="567"/>
        <w:rPr>
          <w:rFonts w:ascii="Tahoma" w:hAnsi="Tahoma" w:cs="Tahoma"/>
          <w:sz w:val="18"/>
          <w:szCs w:val="18"/>
          <w:lang w:val="es-ES"/>
        </w:rPr>
      </w:pP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@rem 12 Common Files copied: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@rem ET_ANTHROP_to_be_reviewed.DB3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@rem ET_CENTERS.DB3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@rem ET_COUNTRY.DB3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@rem ET_DESC_IMP.db3 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>@rem ET_DESCSUBS.DB3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@rem ET_EPICTEXT.db3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 xml:space="preserve">@rem ET_INTVIEWR_to_be_reviewed.DB3 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>@rem ET_NUTLIMIT.DB3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>@REM ET_NUTRIENT.db3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>@rem ET_PATIENTS.DB3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>@rem ET_RCP_PATH.db3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>@rem ET_SUBSTIT.DB3</w:t>
      </w:r>
    </w:p>
    <w:p w:rsidR="00D22CD0" w:rsidRPr="00F71A35" w:rsidRDefault="00D22CD0" w:rsidP="00D22CD0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>@rem  ------------------------------------------------------------------------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>@cmd</w:t>
      </w:r>
    </w:p>
    <w:p w:rsidR="00015250" w:rsidRPr="00F71A35" w:rsidRDefault="00015250" w:rsidP="00675141">
      <w:pPr>
        <w:ind w:left="567"/>
        <w:rPr>
          <w:rFonts w:ascii="Tahoma" w:hAnsi="Tahoma" w:cs="Tahoma"/>
          <w:sz w:val="18"/>
          <w:szCs w:val="18"/>
          <w:lang w:val="fr-FR"/>
        </w:rPr>
      </w:pPr>
    </w:p>
    <w:p w:rsidR="00015250" w:rsidRPr="00EB3732" w:rsidRDefault="00015250" w:rsidP="00004F9B">
      <w:pPr>
        <w:pStyle w:val="ListParagraph"/>
        <w:numPr>
          <w:ilvl w:val="3"/>
          <w:numId w:val="1"/>
        </w:numPr>
        <w:ind w:left="2127" w:hanging="426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b/>
          <w:lang w:val="en-GB"/>
        </w:rPr>
        <w:t>6</w:t>
      </w:r>
      <w:r w:rsidR="00C948B7" w:rsidRPr="00EB3732">
        <w:rPr>
          <w:rFonts w:ascii="Tahoma" w:hAnsi="Tahoma" w:cs="Tahoma"/>
          <w:b/>
          <w:lang w:val="en-GB"/>
        </w:rPr>
        <w:t>3</w:t>
      </w:r>
      <w:r w:rsidRPr="00EB3732">
        <w:rPr>
          <w:rFonts w:ascii="Tahoma" w:hAnsi="Tahoma" w:cs="Tahoma"/>
          <w:b/>
          <w:lang w:val="en-GB"/>
        </w:rPr>
        <w:t xml:space="preserve"> </w:t>
      </w:r>
      <w:r w:rsidR="001E2EB6" w:rsidRPr="00EB3732">
        <w:rPr>
          <w:rFonts w:ascii="Tahoma" w:hAnsi="Tahoma" w:cs="Tahoma"/>
          <w:b/>
          <w:lang w:val="en-GB"/>
        </w:rPr>
        <w:t xml:space="preserve"> </w:t>
      </w:r>
      <w:r w:rsidRPr="00EB3732">
        <w:rPr>
          <w:rFonts w:ascii="Tahoma" w:hAnsi="Tahoma" w:cs="Tahoma"/>
          <w:b/>
          <w:lang w:val="en-GB"/>
        </w:rPr>
        <w:t xml:space="preserve">db3-files are generated </w:t>
      </w:r>
      <w:r w:rsidR="001E2EB6" w:rsidRPr="00EB3732">
        <w:rPr>
          <w:rFonts w:ascii="Tahoma" w:hAnsi="Tahoma" w:cs="Tahoma"/>
          <w:b/>
          <w:lang w:val="en-GB"/>
        </w:rPr>
        <w:t>including</w:t>
      </w:r>
      <w:r w:rsidRPr="00EB3732">
        <w:rPr>
          <w:rFonts w:ascii="Tahoma" w:hAnsi="Tahoma" w:cs="Tahoma"/>
          <w:lang w:val="en-GB"/>
        </w:rPr>
        <w:t>:</w:t>
      </w:r>
    </w:p>
    <w:p w:rsidR="00015250" w:rsidRPr="00EB3732" w:rsidRDefault="00015250" w:rsidP="001E2EB6">
      <w:pPr>
        <w:ind w:left="2127"/>
        <w:rPr>
          <w:rFonts w:ascii="Tahoma" w:hAnsi="Tahoma" w:cs="Tahoma"/>
          <w:lang w:val="en-GB"/>
        </w:rPr>
      </w:pPr>
      <w:proofErr w:type="gramStart"/>
      <w:r w:rsidRPr="00EB3732">
        <w:rPr>
          <w:rFonts w:ascii="Tahoma" w:hAnsi="Tahoma" w:cs="Tahoma"/>
          <w:lang w:val="en-GB"/>
        </w:rPr>
        <w:t xml:space="preserve">17 </w:t>
      </w:r>
      <w:r w:rsidR="001E2EB6" w:rsidRPr="00EB3732">
        <w:rPr>
          <w:rFonts w:ascii="Tahoma" w:hAnsi="Tahoma" w:cs="Tahoma"/>
          <w:lang w:val="en-GB"/>
        </w:rPr>
        <w:t xml:space="preserve"> </w:t>
      </w:r>
      <w:r w:rsidRPr="00EB3732">
        <w:rPr>
          <w:rFonts w:ascii="Tahoma" w:hAnsi="Tahoma" w:cs="Tahoma"/>
          <w:lang w:val="en-GB"/>
        </w:rPr>
        <w:t>Setup</w:t>
      </w:r>
      <w:proofErr w:type="gramEnd"/>
      <w:r w:rsidR="001E2EB6" w:rsidRPr="00EB3732">
        <w:rPr>
          <w:rFonts w:ascii="Tahoma" w:hAnsi="Tahoma" w:cs="Tahoma"/>
          <w:lang w:val="en-GB"/>
        </w:rPr>
        <w:t xml:space="preserve"> files</w:t>
      </w:r>
    </w:p>
    <w:p w:rsidR="00015250" w:rsidRPr="00EB3732" w:rsidRDefault="00015250" w:rsidP="001E2EB6">
      <w:pPr>
        <w:ind w:left="2127"/>
        <w:rPr>
          <w:rFonts w:ascii="Tahoma" w:hAnsi="Tahoma" w:cs="Tahoma"/>
          <w:lang w:val="en-GB"/>
        </w:rPr>
      </w:pPr>
      <w:proofErr w:type="gramStart"/>
      <w:r w:rsidRPr="00EB3732">
        <w:rPr>
          <w:rFonts w:ascii="Tahoma" w:hAnsi="Tahoma" w:cs="Tahoma"/>
          <w:lang w:val="en-GB"/>
        </w:rPr>
        <w:t xml:space="preserve">17 </w:t>
      </w:r>
      <w:r w:rsidR="001E2EB6" w:rsidRPr="00EB3732">
        <w:rPr>
          <w:rFonts w:ascii="Tahoma" w:hAnsi="Tahoma" w:cs="Tahoma"/>
          <w:lang w:val="en-GB"/>
        </w:rPr>
        <w:t xml:space="preserve"> </w:t>
      </w:r>
      <w:r w:rsidRPr="00EB3732">
        <w:rPr>
          <w:rFonts w:ascii="Tahoma" w:hAnsi="Tahoma" w:cs="Tahoma"/>
          <w:lang w:val="en-GB"/>
        </w:rPr>
        <w:t>Common</w:t>
      </w:r>
      <w:proofErr w:type="gramEnd"/>
      <w:r w:rsidR="001E2EB6" w:rsidRPr="00EB3732">
        <w:rPr>
          <w:rFonts w:ascii="Tahoma" w:hAnsi="Tahoma" w:cs="Tahoma"/>
          <w:lang w:val="en-GB"/>
        </w:rPr>
        <w:t xml:space="preserve"> files</w:t>
      </w:r>
    </w:p>
    <w:p w:rsidR="00015250" w:rsidRPr="00EB3732" w:rsidRDefault="00015250" w:rsidP="001E2EB6">
      <w:pPr>
        <w:ind w:left="2127"/>
        <w:rPr>
          <w:rFonts w:ascii="Tahoma" w:hAnsi="Tahoma" w:cs="Tahoma"/>
          <w:lang w:val="en-GB"/>
        </w:rPr>
      </w:pPr>
      <w:proofErr w:type="gramStart"/>
      <w:r w:rsidRPr="00EB3732">
        <w:rPr>
          <w:rFonts w:ascii="Tahoma" w:hAnsi="Tahoma" w:cs="Tahoma"/>
          <w:lang w:val="en-GB"/>
        </w:rPr>
        <w:t xml:space="preserve">20 </w:t>
      </w:r>
      <w:r w:rsidR="001E2EB6" w:rsidRPr="00EB3732">
        <w:rPr>
          <w:rFonts w:ascii="Tahoma" w:hAnsi="Tahoma" w:cs="Tahoma"/>
          <w:lang w:val="en-GB"/>
        </w:rPr>
        <w:t xml:space="preserve"> </w:t>
      </w:r>
      <w:r w:rsidRPr="00EB3732">
        <w:rPr>
          <w:rFonts w:ascii="Tahoma" w:hAnsi="Tahoma" w:cs="Tahoma"/>
          <w:lang w:val="en-GB"/>
        </w:rPr>
        <w:t>Country</w:t>
      </w:r>
      <w:proofErr w:type="gramEnd"/>
      <w:r w:rsidRPr="00EB3732">
        <w:rPr>
          <w:rFonts w:ascii="Tahoma" w:hAnsi="Tahoma" w:cs="Tahoma"/>
          <w:lang w:val="en-GB"/>
        </w:rPr>
        <w:t xml:space="preserve"> Food</w:t>
      </w:r>
      <w:r w:rsidR="001E2EB6" w:rsidRPr="00EB3732">
        <w:rPr>
          <w:rFonts w:ascii="Tahoma" w:hAnsi="Tahoma" w:cs="Tahoma"/>
          <w:lang w:val="en-GB"/>
        </w:rPr>
        <w:t xml:space="preserve"> files</w:t>
      </w:r>
    </w:p>
    <w:p w:rsidR="00015250" w:rsidRPr="00EB3732" w:rsidRDefault="001E2EB6" w:rsidP="001E2EB6">
      <w:pPr>
        <w:ind w:left="2127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  </w:t>
      </w:r>
      <w:proofErr w:type="gramStart"/>
      <w:r w:rsidR="00015250" w:rsidRPr="00EB3732">
        <w:rPr>
          <w:rFonts w:ascii="Tahoma" w:hAnsi="Tahoma" w:cs="Tahoma"/>
          <w:lang w:val="en-GB"/>
        </w:rPr>
        <w:t xml:space="preserve">8 </w:t>
      </w:r>
      <w:r w:rsidRPr="00EB3732">
        <w:rPr>
          <w:rFonts w:ascii="Tahoma" w:hAnsi="Tahoma" w:cs="Tahoma"/>
          <w:lang w:val="en-GB"/>
        </w:rPr>
        <w:t xml:space="preserve"> </w:t>
      </w:r>
      <w:r w:rsidR="00015250" w:rsidRPr="00EB3732">
        <w:rPr>
          <w:rFonts w:ascii="Tahoma" w:hAnsi="Tahoma" w:cs="Tahoma"/>
          <w:lang w:val="en-GB"/>
        </w:rPr>
        <w:t>Country</w:t>
      </w:r>
      <w:proofErr w:type="gramEnd"/>
      <w:r w:rsidR="00015250" w:rsidRPr="00EB3732">
        <w:rPr>
          <w:rFonts w:ascii="Tahoma" w:hAnsi="Tahoma" w:cs="Tahoma"/>
          <w:lang w:val="en-GB"/>
        </w:rPr>
        <w:t xml:space="preserve"> Recipe</w:t>
      </w:r>
      <w:r w:rsidRPr="00EB3732">
        <w:rPr>
          <w:rFonts w:ascii="Tahoma" w:hAnsi="Tahoma" w:cs="Tahoma"/>
          <w:lang w:val="en-GB"/>
        </w:rPr>
        <w:t xml:space="preserve"> files</w:t>
      </w:r>
    </w:p>
    <w:p w:rsidR="00015250" w:rsidRPr="00EB3732" w:rsidRDefault="001E2EB6" w:rsidP="001E2EB6">
      <w:pPr>
        <w:ind w:left="2127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  </w:t>
      </w:r>
      <w:proofErr w:type="gramStart"/>
      <w:r w:rsidR="00C948B7" w:rsidRPr="00EB3732">
        <w:rPr>
          <w:rFonts w:ascii="Tahoma" w:hAnsi="Tahoma" w:cs="Tahoma"/>
          <w:lang w:val="en-GB"/>
        </w:rPr>
        <w:t>1</w:t>
      </w:r>
      <w:r w:rsidR="00015250" w:rsidRPr="00EB3732">
        <w:rPr>
          <w:rFonts w:ascii="Tahoma" w:hAnsi="Tahoma" w:cs="Tahoma"/>
          <w:lang w:val="en-GB"/>
        </w:rPr>
        <w:t xml:space="preserve"> </w:t>
      </w:r>
      <w:r w:rsidRPr="00EB3732">
        <w:rPr>
          <w:rFonts w:ascii="Tahoma" w:hAnsi="Tahoma" w:cs="Tahoma"/>
          <w:lang w:val="en-GB"/>
        </w:rPr>
        <w:t xml:space="preserve"> </w:t>
      </w:r>
      <w:r w:rsidR="00015250" w:rsidRPr="00EB3732">
        <w:rPr>
          <w:rFonts w:ascii="Tahoma" w:hAnsi="Tahoma" w:cs="Tahoma"/>
          <w:lang w:val="en-GB"/>
        </w:rPr>
        <w:t>Country</w:t>
      </w:r>
      <w:proofErr w:type="gramEnd"/>
      <w:r w:rsidR="00015250" w:rsidRPr="00EB3732">
        <w:rPr>
          <w:rFonts w:ascii="Tahoma" w:hAnsi="Tahoma" w:cs="Tahoma"/>
          <w:lang w:val="en-GB"/>
        </w:rPr>
        <w:t xml:space="preserve"> Supplement</w:t>
      </w:r>
      <w:r w:rsidRPr="00EB3732">
        <w:rPr>
          <w:rFonts w:ascii="Tahoma" w:hAnsi="Tahoma" w:cs="Tahoma"/>
          <w:lang w:val="en-GB"/>
        </w:rPr>
        <w:t xml:space="preserve"> files</w:t>
      </w:r>
    </w:p>
    <w:p w:rsidR="00E35622" w:rsidRPr="00EB3732" w:rsidRDefault="00E35622">
      <w:pPr>
        <w:rPr>
          <w:rFonts w:ascii="Tahoma" w:hAnsi="Tahoma" w:cs="Tahoma"/>
          <w:lang w:val="en-GB"/>
        </w:rPr>
      </w:pPr>
    </w:p>
    <w:p w:rsidR="00D22CD0" w:rsidRPr="00EB3732" w:rsidRDefault="00D22CD0">
      <w:pPr>
        <w:rPr>
          <w:rFonts w:ascii="Tahoma" w:hAnsi="Tahoma" w:cs="Tahoma"/>
          <w:lang w:val="en-GB"/>
        </w:rPr>
      </w:pPr>
    </w:p>
    <w:p w:rsidR="00D22CD0" w:rsidRPr="00EB3732" w:rsidRDefault="00D22CD0" w:rsidP="00004F9B">
      <w:pPr>
        <w:pStyle w:val="ListParagraph"/>
        <w:numPr>
          <w:ilvl w:val="0"/>
          <w:numId w:val="3"/>
        </w:numPr>
        <w:ind w:left="284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If several languages </w:t>
      </w:r>
      <w:proofErr w:type="gramStart"/>
      <w:r w:rsidRPr="00EB3732">
        <w:rPr>
          <w:rFonts w:ascii="Tahoma" w:hAnsi="Tahoma" w:cs="Tahoma"/>
          <w:lang w:val="en-GB"/>
        </w:rPr>
        <w:t>is</w:t>
      </w:r>
      <w:proofErr w:type="gramEnd"/>
      <w:r w:rsidRPr="00EB3732">
        <w:rPr>
          <w:rFonts w:ascii="Tahoma" w:hAnsi="Tahoma" w:cs="Tahoma"/>
          <w:lang w:val="en-GB"/>
        </w:rPr>
        <w:t xml:space="preserve"> used in the Country the following program called </w:t>
      </w:r>
      <w:r w:rsidRPr="00EB3732">
        <w:rPr>
          <w:rFonts w:ascii="Tahoma" w:hAnsi="Tahoma" w:cs="Tahoma"/>
          <w:b/>
          <w:highlight w:val="cyan"/>
          <w:lang w:val="en-GB"/>
        </w:rPr>
        <w:t>3_Make_db3_D_n_Langague.bat</w:t>
      </w:r>
      <w:r w:rsidRPr="00EB3732">
        <w:rPr>
          <w:rFonts w:ascii="Tahoma" w:hAnsi="Tahoma" w:cs="Tahoma"/>
          <w:lang w:val="en-GB"/>
        </w:rPr>
        <w:t xml:space="preserve"> has to be used. </w:t>
      </w:r>
    </w:p>
    <w:p w:rsidR="00D22CD0" w:rsidRPr="00EB3732" w:rsidRDefault="00D22CD0" w:rsidP="00434082">
      <w:pPr>
        <w:pStyle w:val="ListParagraph"/>
        <w:ind w:left="284" w:right="-1"/>
        <w:rPr>
          <w:rFonts w:ascii="Tahoma" w:hAnsi="Tahoma" w:cs="Tahoma"/>
          <w:lang w:val="en-GB"/>
        </w:rPr>
      </w:pPr>
    </w:p>
    <w:p w:rsidR="00D22CD0" w:rsidRPr="00EB3732" w:rsidRDefault="00D22CD0" w:rsidP="00004F9B">
      <w:pPr>
        <w:pStyle w:val="ListParagraph"/>
        <w:numPr>
          <w:ilvl w:val="0"/>
          <w:numId w:val="3"/>
        </w:numPr>
        <w:ind w:left="284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Before running it, it is necessary to adapt it as specified below </w:t>
      </w:r>
    </w:p>
    <w:p w:rsidR="00D22CD0" w:rsidRPr="00EB3732" w:rsidRDefault="00D22CD0">
      <w:pPr>
        <w:rPr>
          <w:rFonts w:ascii="Tahoma" w:hAnsi="Tahoma" w:cs="Tahoma"/>
          <w:lang w:val="en-GB"/>
        </w:rPr>
      </w:pPr>
    </w:p>
    <w:p w:rsidR="00167847" w:rsidRPr="00EB3732" w:rsidRDefault="00167847" w:rsidP="0016784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@rem  </w:t>
      </w:r>
      <w:r w:rsidRPr="00EB3732">
        <w:rPr>
          <w:rFonts w:ascii="Tahoma" w:hAnsi="Tahoma" w:cs="Tahoma"/>
          <w:b/>
          <w:sz w:val="18"/>
          <w:szCs w:val="18"/>
          <w:lang w:val="en-GB"/>
        </w:rPr>
        <w:t>----------</w:t>
      </w:r>
      <w:proofErr w:type="gramEnd"/>
      <w:r w:rsidRPr="00EB3732">
        <w:rPr>
          <w:rFonts w:ascii="Tahoma" w:hAnsi="Tahoma" w:cs="Tahoma"/>
          <w:b/>
          <w:sz w:val="18"/>
          <w:szCs w:val="18"/>
          <w:lang w:val="en-GB"/>
        </w:rPr>
        <w:t xml:space="preserve"> </w:t>
      </w:r>
      <w:r w:rsidRPr="00EB3732">
        <w:rPr>
          <w:rFonts w:ascii="Tahoma" w:hAnsi="Tahoma" w:cs="Tahoma"/>
          <w:b/>
          <w:sz w:val="18"/>
          <w:szCs w:val="18"/>
          <w:highlight w:val="yellow"/>
          <w:lang w:val="en-GB"/>
        </w:rPr>
        <w:t>NEEDED CHANGES TO BE DONE IN THE PROGRAM</w:t>
      </w:r>
      <w:r w:rsidRPr="00EB3732">
        <w:rPr>
          <w:rFonts w:ascii="Tahoma" w:hAnsi="Tahoma" w:cs="Tahoma"/>
          <w:sz w:val="18"/>
          <w:szCs w:val="18"/>
          <w:lang w:val="en-GB"/>
        </w:rPr>
        <w:t xml:space="preserve"> --------------------</w:t>
      </w:r>
    </w:p>
    <w:p w:rsidR="00C948B7" w:rsidRPr="00EB3732" w:rsidRDefault="00C948B7" w:rsidP="00C948B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 xml:space="preserve">@rem    </w:t>
      </w:r>
      <w:r w:rsidRPr="00EB3732">
        <w:rPr>
          <w:rFonts w:ascii="Tahoma" w:hAnsi="Tahoma" w:cs="Tahoma"/>
          <w:b/>
          <w:sz w:val="18"/>
          <w:szCs w:val="18"/>
          <w:lang w:val="en-GB"/>
        </w:rPr>
        <w:t>you have to replace:</w:t>
      </w:r>
      <w:r w:rsidRPr="00EB3732">
        <w:rPr>
          <w:rFonts w:ascii="Tahoma" w:hAnsi="Tahoma" w:cs="Tahoma"/>
          <w:sz w:val="18"/>
          <w:szCs w:val="18"/>
          <w:lang w:val="en-GB"/>
        </w:rPr>
        <w:t xml:space="preserve"> </w:t>
      </w:r>
    </w:p>
    <w:p w:rsidR="00C948B7" w:rsidRPr="00EB3732" w:rsidRDefault="00C948B7" w:rsidP="00C948B7">
      <w:pPr>
        <w:ind w:left="567" w:right="-285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@rem      -&gt; _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FR  to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_DE  (e.g. for </w:t>
      </w:r>
      <w:r w:rsidR="00167847" w:rsidRPr="00EB3732">
        <w:rPr>
          <w:rFonts w:ascii="Tahoma" w:hAnsi="Tahoma" w:cs="Tahoma"/>
          <w:sz w:val="18"/>
          <w:szCs w:val="18"/>
          <w:lang w:val="en-GB"/>
        </w:rPr>
        <w:t>Switzerland</w:t>
      </w:r>
      <w:r w:rsidRPr="00EB3732">
        <w:rPr>
          <w:rFonts w:ascii="Tahoma" w:hAnsi="Tahoma" w:cs="Tahoma"/>
          <w:sz w:val="18"/>
          <w:szCs w:val="18"/>
          <w:lang w:val="en-GB"/>
        </w:rPr>
        <w:t xml:space="preserve"> to move from German to French)</w:t>
      </w:r>
    </w:p>
    <w:p w:rsidR="00C948B7" w:rsidRPr="00EB3732" w:rsidRDefault="00C948B7" w:rsidP="00C948B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@rem      -&gt; if needed '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n.s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>.' to '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n.e.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 xml:space="preserve">' (here </w:t>
      </w:r>
      <w:proofErr w:type="spellStart"/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n.e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>.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 xml:space="preserve"> in Spanish)</w:t>
      </w:r>
    </w:p>
    <w:p w:rsidR="00167847" w:rsidRPr="00EB3732" w:rsidRDefault="00167847" w:rsidP="0016784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------------------------------------------------------------------------</w:t>
      </w:r>
      <w:proofErr w:type="gramEnd"/>
    </w:p>
    <w:p w:rsidR="00167847" w:rsidRPr="00EB3732" w:rsidRDefault="00167847" w:rsidP="0016784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----------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</w:t>
      </w:r>
      <w:r w:rsidRPr="00EB3732">
        <w:rPr>
          <w:rFonts w:ascii="Tahoma" w:hAnsi="Tahoma" w:cs="Tahoma"/>
          <w:b/>
          <w:sz w:val="18"/>
          <w:szCs w:val="18"/>
          <w:highlight w:val="yellow"/>
          <w:lang w:val="en-GB"/>
        </w:rPr>
        <w:t xml:space="preserve">COPY PART :  For </w:t>
      </w:r>
      <w:r w:rsidRPr="00EB3732">
        <w:rPr>
          <w:rFonts w:ascii="Tahoma" w:hAnsi="Tahoma" w:cs="Tahoma"/>
          <w:sz w:val="18"/>
          <w:szCs w:val="18"/>
          <w:highlight w:val="yellow"/>
          <w:lang w:val="en-GB"/>
        </w:rPr>
        <w:t>several</w:t>
      </w:r>
      <w:r w:rsidRPr="00EB3732">
        <w:rPr>
          <w:rFonts w:ascii="Tahoma" w:hAnsi="Tahoma" w:cs="Tahoma"/>
          <w:b/>
          <w:sz w:val="18"/>
          <w:szCs w:val="18"/>
          <w:highlight w:val="yellow"/>
          <w:lang w:val="en-GB"/>
        </w:rPr>
        <w:t xml:space="preserve"> used languag</w:t>
      </w:r>
      <w:r w:rsidRPr="00EB3732">
        <w:rPr>
          <w:rFonts w:ascii="Tahoma" w:hAnsi="Tahoma" w:cs="Tahoma"/>
          <w:sz w:val="18"/>
          <w:szCs w:val="18"/>
          <w:highlight w:val="yellow"/>
          <w:lang w:val="en-GB"/>
        </w:rPr>
        <w:t xml:space="preserve">es </w:t>
      </w:r>
      <w:r w:rsidRPr="00EB3732">
        <w:rPr>
          <w:rFonts w:ascii="Tahoma" w:hAnsi="Tahoma" w:cs="Tahoma"/>
          <w:sz w:val="18"/>
          <w:szCs w:val="18"/>
          <w:lang w:val="en-GB"/>
        </w:rPr>
        <w:t>---------------------</w:t>
      </w:r>
    </w:p>
    <w:p w:rsidR="00C948B7" w:rsidRPr="00EB3732" w:rsidRDefault="00C948B7" w:rsidP="00C948B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 xml:space="preserve">@rem           all the used end-files have to be in Country language </w:t>
      </w:r>
    </w:p>
    <w:p w:rsidR="00C948B7" w:rsidRPr="00EB3732" w:rsidRDefault="00C948B7" w:rsidP="00C948B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@rem           if needed do not hesitate to update this copy part</w:t>
      </w:r>
    </w:p>
    <w:p w:rsidR="00167847" w:rsidRPr="00EB3732" w:rsidRDefault="00167847" w:rsidP="0016784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------------------------------------------------------------------------</w:t>
      </w:r>
      <w:proofErr w:type="gramEnd"/>
    </w:p>
    <w:p w:rsidR="00C948B7" w:rsidRPr="00EB3732" w:rsidRDefault="00C948B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@D: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@REM   --&gt; Predefined COPY of end files in case of n languages used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@REM       Check &amp; add/delete copy lines before running the bat-file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@cd \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ProgrammesFORTRAN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>\end-files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y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FDCLASS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>_FR.end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 xml:space="preserve">      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FDCLASS.end</w:t>
      </w:r>
      <w:proofErr w:type="spellEnd"/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y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FADECODE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>_FR.end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 xml:space="preserve">     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FADECODE.end</w:t>
      </w:r>
      <w:proofErr w:type="spellEnd"/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y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RCPCLASS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>_FR.end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 xml:space="preserve">     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RCPCLASS.end</w:t>
      </w:r>
      <w:proofErr w:type="spellEnd"/>
    </w:p>
    <w:p w:rsidR="00B12367" w:rsidRPr="00961115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961115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961115">
        <w:rPr>
          <w:rFonts w:ascii="Tahoma" w:hAnsi="Tahoma" w:cs="Tahoma"/>
          <w:sz w:val="18"/>
          <w:szCs w:val="18"/>
          <w:lang w:val="en-GB"/>
        </w:rPr>
        <w:t xml:space="preserve">y  </w:t>
      </w:r>
      <w:proofErr w:type="spellStart"/>
      <w:r w:rsidRPr="00961115">
        <w:rPr>
          <w:rFonts w:ascii="Tahoma" w:hAnsi="Tahoma" w:cs="Tahoma"/>
          <w:sz w:val="18"/>
          <w:szCs w:val="18"/>
          <w:lang w:val="en-GB"/>
        </w:rPr>
        <w:t>RCPFADECODE</w:t>
      </w:r>
      <w:proofErr w:type="gramEnd"/>
      <w:r w:rsidRPr="00961115">
        <w:rPr>
          <w:rFonts w:ascii="Tahoma" w:hAnsi="Tahoma" w:cs="Tahoma"/>
          <w:sz w:val="18"/>
          <w:szCs w:val="18"/>
          <w:lang w:val="en-GB"/>
        </w:rPr>
        <w:t>_FR.end</w:t>
      </w:r>
      <w:proofErr w:type="spellEnd"/>
      <w:r w:rsidRPr="00961115">
        <w:rPr>
          <w:rFonts w:ascii="Tahoma" w:hAnsi="Tahoma" w:cs="Tahoma"/>
          <w:sz w:val="18"/>
          <w:szCs w:val="18"/>
          <w:lang w:val="en-GB"/>
        </w:rPr>
        <w:t xml:space="preserve">    </w:t>
      </w:r>
      <w:proofErr w:type="spellStart"/>
      <w:r w:rsidRPr="00961115">
        <w:rPr>
          <w:rFonts w:ascii="Tahoma" w:hAnsi="Tahoma" w:cs="Tahoma"/>
          <w:sz w:val="18"/>
          <w:szCs w:val="18"/>
          <w:lang w:val="en-GB"/>
        </w:rPr>
        <w:t>RCPFADECODE.end</w:t>
      </w:r>
      <w:proofErr w:type="spellEnd"/>
    </w:p>
    <w:p w:rsidR="00B12367" w:rsidRPr="00961115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y  CHECKLIST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_FR.END    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CHECKLIST.end</w:t>
      </w:r>
      <w:proofErr w:type="spellEnd"/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y  DAYOWEEK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_FR.END     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DAYOWEEK.end</w:t>
      </w:r>
      <w:proofErr w:type="spellEnd"/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y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FADEBYGROUP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>_FR.end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 xml:space="preserve">  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FADEBYGROUP.end</w:t>
      </w:r>
      <w:proofErr w:type="spellEnd"/>
    </w:p>
    <w:p w:rsidR="00B12367" w:rsidRPr="001411B9" w:rsidRDefault="00B12367" w:rsidP="00B12367">
      <w:pPr>
        <w:ind w:left="567"/>
        <w:rPr>
          <w:rFonts w:ascii="Tahoma" w:hAnsi="Tahoma" w:cs="Tahoma"/>
          <w:sz w:val="18"/>
          <w:szCs w:val="18"/>
          <w:lang w:val="es-ES"/>
        </w:rPr>
      </w:pPr>
      <w:r w:rsidRPr="001411B9">
        <w:rPr>
          <w:rFonts w:ascii="Tahoma" w:hAnsi="Tahoma" w:cs="Tahoma"/>
          <w:sz w:val="18"/>
          <w:szCs w:val="18"/>
          <w:lang w:val="es-ES"/>
        </w:rPr>
        <w:t>@</w:t>
      </w:r>
      <w:proofErr w:type="spellStart"/>
      <w:r w:rsidRPr="001411B9">
        <w:rPr>
          <w:rFonts w:ascii="Tahoma" w:hAnsi="Tahoma" w:cs="Tahoma"/>
          <w:sz w:val="18"/>
          <w:szCs w:val="18"/>
          <w:lang w:val="es-ES"/>
        </w:rPr>
        <w:t>copy</w:t>
      </w:r>
      <w:proofErr w:type="spellEnd"/>
      <w:r w:rsidRPr="001411B9">
        <w:rPr>
          <w:rFonts w:ascii="Tahoma" w:hAnsi="Tahoma" w:cs="Tahoma"/>
          <w:sz w:val="18"/>
          <w:szCs w:val="18"/>
          <w:lang w:val="es-ES"/>
        </w:rPr>
        <w:t xml:space="preserve"> /y  FCO_FR.END            </w:t>
      </w:r>
      <w:proofErr w:type="spellStart"/>
      <w:r w:rsidRPr="001411B9">
        <w:rPr>
          <w:rFonts w:ascii="Tahoma" w:hAnsi="Tahoma" w:cs="Tahoma"/>
          <w:sz w:val="18"/>
          <w:szCs w:val="18"/>
          <w:lang w:val="es-ES"/>
        </w:rPr>
        <w:t>FCO.end</w:t>
      </w:r>
      <w:proofErr w:type="spellEnd"/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y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FDLIST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>_FR.end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 xml:space="preserve">       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FDLIST.end</w:t>
      </w:r>
      <w:proofErr w:type="spellEnd"/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y  FDQMDETAIL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_FR.END   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FDQMDETAIL.end</w:t>
      </w:r>
      <w:proofErr w:type="spellEnd"/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y  FDSTD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_FR.END        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FDSTD.end</w:t>
      </w:r>
      <w:proofErr w:type="spellEnd"/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y  HHM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_FR.END          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HHM.end</w:t>
      </w:r>
      <w:proofErr w:type="spellEnd"/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y  MIXEDREC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_FR.END     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MIXEDREC.end</w:t>
      </w:r>
      <w:proofErr w:type="spellEnd"/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y  MONTHS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_FR.END       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MONTHS.end</w:t>
      </w:r>
      <w:proofErr w:type="spellEnd"/>
    </w:p>
    <w:p w:rsidR="00B12367" w:rsidRPr="001411B9" w:rsidRDefault="00B12367" w:rsidP="00B12367">
      <w:pPr>
        <w:ind w:left="567"/>
        <w:rPr>
          <w:rFonts w:ascii="Tahoma" w:hAnsi="Tahoma" w:cs="Tahoma"/>
          <w:sz w:val="18"/>
          <w:szCs w:val="18"/>
          <w:lang w:val="es-ES"/>
        </w:rPr>
      </w:pPr>
      <w:r w:rsidRPr="001411B9">
        <w:rPr>
          <w:rFonts w:ascii="Tahoma" w:hAnsi="Tahoma" w:cs="Tahoma"/>
          <w:sz w:val="18"/>
          <w:szCs w:val="18"/>
          <w:lang w:val="es-ES"/>
        </w:rPr>
        <w:t>@</w:t>
      </w:r>
      <w:proofErr w:type="spellStart"/>
      <w:r w:rsidRPr="001411B9">
        <w:rPr>
          <w:rFonts w:ascii="Tahoma" w:hAnsi="Tahoma" w:cs="Tahoma"/>
          <w:sz w:val="18"/>
          <w:szCs w:val="18"/>
          <w:lang w:val="es-ES"/>
        </w:rPr>
        <w:t>copy</w:t>
      </w:r>
      <w:proofErr w:type="spellEnd"/>
      <w:r w:rsidRPr="001411B9">
        <w:rPr>
          <w:rFonts w:ascii="Tahoma" w:hAnsi="Tahoma" w:cs="Tahoma"/>
          <w:sz w:val="18"/>
          <w:szCs w:val="18"/>
          <w:lang w:val="es-ES"/>
        </w:rPr>
        <w:t xml:space="preserve"> /y  POC_FR.END            </w:t>
      </w:r>
      <w:proofErr w:type="spellStart"/>
      <w:r w:rsidRPr="001411B9">
        <w:rPr>
          <w:rFonts w:ascii="Tahoma" w:hAnsi="Tahoma" w:cs="Tahoma"/>
          <w:sz w:val="18"/>
          <w:szCs w:val="18"/>
          <w:lang w:val="es-ES"/>
        </w:rPr>
        <w:t>POC.end</w:t>
      </w:r>
      <w:proofErr w:type="spellEnd"/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y  PROBING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_FR.END      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PROBING.end</w:t>
      </w:r>
      <w:proofErr w:type="spellEnd"/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y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RCPFADEBYGROUP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>_FR.end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 xml:space="preserve">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RCPFADEBYGROUP.end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 xml:space="preserve"> 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y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RCPQMDETAIL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>_FR.end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 xml:space="preserve">  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RCPQMDETAIL.end</w:t>
      </w:r>
      <w:proofErr w:type="spellEnd"/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y  RCPSTDU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_FR.END      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RCPSTDU.end</w:t>
      </w:r>
      <w:proofErr w:type="spellEnd"/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y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SHADOWLIST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>_FR.end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 xml:space="preserve">   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SHADOWLIST.end</w:t>
      </w:r>
      <w:proofErr w:type="spellEnd"/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y  SPECDAY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_FR.END      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SPECDAY.end</w:t>
      </w:r>
      <w:proofErr w:type="spellEnd"/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y  SPECDIET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_FR.END     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SPECDIET.end</w:t>
      </w:r>
      <w:proofErr w:type="spellEnd"/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@REM copy of needed txt-files</w:t>
      </w:r>
    </w:p>
    <w:p w:rsidR="00B12367" w:rsidRPr="00961115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961115">
        <w:rPr>
          <w:rFonts w:ascii="Tahoma" w:hAnsi="Tahoma" w:cs="Tahoma"/>
          <w:sz w:val="18"/>
          <w:szCs w:val="18"/>
          <w:lang w:val="en-GB"/>
        </w:rPr>
        <w:t>@cd ..</w:t>
      </w:r>
      <w:proofErr w:type="gramEnd"/>
      <w:r w:rsidRPr="00961115">
        <w:rPr>
          <w:rFonts w:ascii="Tahoma" w:hAnsi="Tahoma" w:cs="Tahoma"/>
          <w:sz w:val="18"/>
          <w:szCs w:val="18"/>
          <w:lang w:val="en-GB"/>
        </w:rPr>
        <w:t>\end-files</w:t>
      </w:r>
    </w:p>
    <w:p w:rsidR="00B12367" w:rsidRPr="00961115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961115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961115">
        <w:rPr>
          <w:rFonts w:ascii="Tahoma" w:hAnsi="Tahoma" w:cs="Tahoma"/>
          <w:sz w:val="18"/>
          <w:szCs w:val="18"/>
          <w:lang w:val="en-GB"/>
        </w:rPr>
        <w:t xml:space="preserve">y  </w:t>
      </w:r>
      <w:proofErr w:type="spellStart"/>
      <w:r w:rsidRPr="00961115">
        <w:rPr>
          <w:rFonts w:ascii="Tahoma" w:hAnsi="Tahoma" w:cs="Tahoma"/>
          <w:sz w:val="18"/>
          <w:szCs w:val="18"/>
          <w:lang w:val="en-GB"/>
        </w:rPr>
        <w:t>fdclass.end</w:t>
      </w:r>
      <w:proofErr w:type="spellEnd"/>
      <w:proofErr w:type="gramEnd"/>
      <w:r w:rsidRPr="00961115">
        <w:rPr>
          <w:rFonts w:ascii="Tahoma" w:hAnsi="Tahoma" w:cs="Tahoma"/>
          <w:sz w:val="18"/>
          <w:szCs w:val="18"/>
          <w:lang w:val="en-GB"/>
        </w:rPr>
        <w:t xml:space="preserve">           fdclass.txt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photo.end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      photo.txt</w:t>
      </w:r>
    </w:p>
    <w:p w:rsidR="00B12367" w:rsidRPr="0096111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96111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961115">
        <w:rPr>
          <w:rFonts w:ascii="Tahoma" w:hAnsi="Tahoma" w:cs="Tahoma"/>
          <w:sz w:val="18"/>
          <w:szCs w:val="18"/>
          <w:lang w:val="fr-FR"/>
        </w:rPr>
        <w:t>fadecode.end</w:t>
      </w:r>
      <w:proofErr w:type="spellEnd"/>
      <w:r w:rsidRPr="00961115">
        <w:rPr>
          <w:rFonts w:ascii="Tahoma" w:hAnsi="Tahoma" w:cs="Tahoma"/>
          <w:sz w:val="18"/>
          <w:szCs w:val="18"/>
          <w:lang w:val="fr-FR"/>
        </w:rPr>
        <w:t xml:space="preserve">          fadecode.txt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y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fadebygroup.end</w:t>
      </w:r>
      <w:proofErr w:type="spellEnd"/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      fadebygroup.txt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y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fadebygroup.end</w:t>
      </w:r>
      <w:proofErr w:type="spellEnd"/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      fdbyg.dat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y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facetrul.end</w:t>
      </w:r>
      <w:proofErr w:type="spellEnd"/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         facetrul.txt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y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fdqmdetail.end</w:t>
      </w:r>
      <w:proofErr w:type="spellEnd"/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       fdqmdetail.txt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rcpclass.end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   rcpclass.txt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rcpfadecode.end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rcpfadecode.txt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rcpfadebygroup.end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rcpfadebygroup.txt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rcpfacetrul.end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rcpfacetrul.txt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rcpqmdetail.end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rcpqmdetail.txt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@REM copy of end files to folder to db3-files (no modification by program)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DAYOWEEK.end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   </w:t>
      </w:r>
      <w:proofErr w:type="gramStart"/>
      <w:r w:rsidRPr="00F71A35">
        <w:rPr>
          <w:rFonts w:ascii="Tahoma" w:hAnsi="Tahoma" w:cs="Tahoma"/>
          <w:sz w:val="18"/>
          <w:szCs w:val="18"/>
          <w:lang w:val="fr-FR"/>
        </w:rPr>
        <w:t>..</w:t>
      </w:r>
      <w:proofErr w:type="gramEnd"/>
      <w:r w:rsidRPr="00F71A35">
        <w:rPr>
          <w:rFonts w:ascii="Tahoma" w:hAnsi="Tahoma" w:cs="Tahoma"/>
          <w:sz w:val="18"/>
          <w:szCs w:val="18"/>
          <w:lang w:val="fr-FR"/>
        </w:rPr>
        <w:t>\db3-files\ET_DAYOWEEK.db3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FCO.end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        </w:t>
      </w:r>
      <w:proofErr w:type="gramStart"/>
      <w:r w:rsidRPr="00F71A35">
        <w:rPr>
          <w:rFonts w:ascii="Tahoma" w:hAnsi="Tahoma" w:cs="Tahoma"/>
          <w:sz w:val="18"/>
          <w:szCs w:val="18"/>
          <w:lang w:val="fr-FR"/>
        </w:rPr>
        <w:t>..</w:t>
      </w:r>
      <w:proofErr w:type="gramEnd"/>
      <w:r w:rsidRPr="00F71A35">
        <w:rPr>
          <w:rFonts w:ascii="Tahoma" w:hAnsi="Tahoma" w:cs="Tahoma"/>
          <w:sz w:val="18"/>
          <w:szCs w:val="18"/>
          <w:lang w:val="fr-FR"/>
        </w:rPr>
        <w:t>\db3-files\ET_FCO.db3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POC.end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        </w:t>
      </w:r>
      <w:proofErr w:type="gramStart"/>
      <w:r w:rsidRPr="00F71A35">
        <w:rPr>
          <w:rFonts w:ascii="Tahoma" w:hAnsi="Tahoma" w:cs="Tahoma"/>
          <w:sz w:val="18"/>
          <w:szCs w:val="18"/>
          <w:lang w:val="fr-FR"/>
        </w:rPr>
        <w:t>..</w:t>
      </w:r>
      <w:proofErr w:type="gramEnd"/>
      <w:r w:rsidRPr="00F71A35">
        <w:rPr>
          <w:rFonts w:ascii="Tahoma" w:hAnsi="Tahoma" w:cs="Tahoma"/>
          <w:sz w:val="18"/>
          <w:szCs w:val="18"/>
          <w:lang w:val="fr-FR"/>
        </w:rPr>
        <w:t>\db3-files\ET_POC.db3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MONTHS.end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     </w:t>
      </w:r>
      <w:proofErr w:type="gramStart"/>
      <w:r w:rsidRPr="00F71A35">
        <w:rPr>
          <w:rFonts w:ascii="Tahoma" w:hAnsi="Tahoma" w:cs="Tahoma"/>
          <w:sz w:val="18"/>
          <w:szCs w:val="18"/>
          <w:lang w:val="fr-FR"/>
        </w:rPr>
        <w:t>..</w:t>
      </w:r>
      <w:proofErr w:type="gramEnd"/>
      <w:r w:rsidRPr="00F71A35">
        <w:rPr>
          <w:rFonts w:ascii="Tahoma" w:hAnsi="Tahoma" w:cs="Tahoma"/>
          <w:sz w:val="18"/>
          <w:szCs w:val="18"/>
          <w:lang w:val="fr-FR"/>
        </w:rPr>
        <w:t>\db3-files\ET_MONTHS.db3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SPECDAY.end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    </w:t>
      </w:r>
      <w:proofErr w:type="gramStart"/>
      <w:r w:rsidRPr="00F71A35">
        <w:rPr>
          <w:rFonts w:ascii="Tahoma" w:hAnsi="Tahoma" w:cs="Tahoma"/>
          <w:sz w:val="18"/>
          <w:szCs w:val="18"/>
          <w:lang w:val="fr-FR"/>
        </w:rPr>
        <w:t>..</w:t>
      </w:r>
      <w:proofErr w:type="gramEnd"/>
      <w:r w:rsidRPr="00F71A35">
        <w:rPr>
          <w:rFonts w:ascii="Tahoma" w:hAnsi="Tahoma" w:cs="Tahoma"/>
          <w:sz w:val="18"/>
          <w:szCs w:val="18"/>
          <w:lang w:val="fr-FR"/>
        </w:rPr>
        <w:t>\db3-files\ET_SPECDAY.db3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SPECDIET.end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   </w:t>
      </w:r>
      <w:proofErr w:type="gramStart"/>
      <w:r w:rsidRPr="00F71A35">
        <w:rPr>
          <w:rFonts w:ascii="Tahoma" w:hAnsi="Tahoma" w:cs="Tahoma"/>
          <w:sz w:val="18"/>
          <w:szCs w:val="18"/>
          <w:lang w:val="fr-FR"/>
        </w:rPr>
        <w:t>..</w:t>
      </w:r>
      <w:proofErr w:type="gramEnd"/>
      <w:r w:rsidRPr="00F71A35">
        <w:rPr>
          <w:rFonts w:ascii="Tahoma" w:hAnsi="Tahoma" w:cs="Tahoma"/>
          <w:sz w:val="18"/>
          <w:szCs w:val="18"/>
          <w:lang w:val="fr-FR"/>
        </w:rPr>
        <w:t>\db3-files\ET_SPECDIET.db33</w:t>
      </w:r>
    </w:p>
    <w:p w:rsidR="00167847" w:rsidRPr="00EB3732" w:rsidRDefault="00167847" w:rsidP="0016784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------------------------------------------------------------------------</w:t>
      </w:r>
      <w:proofErr w:type="gramEnd"/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</w:p>
    <w:p w:rsidR="00B12367" w:rsidRPr="00EB3732" w:rsidRDefault="0016784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@rem  </w:t>
      </w:r>
      <w:r w:rsidR="00B12367" w:rsidRPr="00EB3732">
        <w:rPr>
          <w:rFonts w:ascii="Tahoma" w:hAnsi="Tahoma" w:cs="Tahoma"/>
          <w:sz w:val="18"/>
          <w:szCs w:val="18"/>
          <w:lang w:val="en-GB"/>
        </w:rPr>
        <w:t>-----------------------</w:t>
      </w:r>
      <w:proofErr w:type="gramEnd"/>
      <w:r w:rsidR="00B12367" w:rsidRPr="00EB3732">
        <w:rPr>
          <w:rFonts w:ascii="Tahoma" w:hAnsi="Tahoma" w:cs="Tahoma"/>
          <w:sz w:val="18"/>
          <w:szCs w:val="18"/>
          <w:lang w:val="en-GB"/>
        </w:rPr>
        <w:t xml:space="preserve"> Common db3 files --------------------</w:t>
      </w:r>
      <w:r w:rsidR="00C948B7" w:rsidRPr="00EB3732">
        <w:rPr>
          <w:rFonts w:ascii="Tahoma" w:hAnsi="Tahoma" w:cs="Tahoma"/>
          <w:sz w:val="18"/>
          <w:szCs w:val="18"/>
          <w:lang w:val="en-GB"/>
        </w:rPr>
        <w:t>--------</w:t>
      </w:r>
      <w:r w:rsidR="00B12367" w:rsidRPr="00EB3732">
        <w:rPr>
          <w:rFonts w:ascii="Tahoma" w:hAnsi="Tahoma" w:cs="Tahoma"/>
          <w:sz w:val="18"/>
          <w:szCs w:val="18"/>
          <w:lang w:val="en-GB"/>
        </w:rPr>
        <w:t>-</w:t>
      </w:r>
      <w:r w:rsidRPr="00EB3732">
        <w:rPr>
          <w:rFonts w:ascii="Tahoma" w:hAnsi="Tahoma" w:cs="Tahoma"/>
          <w:sz w:val="18"/>
          <w:szCs w:val="18"/>
          <w:lang w:val="en-GB"/>
        </w:rPr>
        <w:t>--</w:t>
      </w:r>
    </w:p>
    <w:p w:rsidR="00B12367" w:rsidRPr="00961115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961115">
        <w:rPr>
          <w:rFonts w:ascii="Tahoma" w:hAnsi="Tahoma" w:cs="Tahoma"/>
          <w:sz w:val="18"/>
          <w:szCs w:val="18"/>
          <w:lang w:val="en-GB"/>
        </w:rPr>
        <w:t>@cd \</w:t>
      </w:r>
      <w:proofErr w:type="spellStart"/>
      <w:r w:rsidRPr="00961115">
        <w:rPr>
          <w:rFonts w:ascii="Tahoma" w:hAnsi="Tahoma" w:cs="Tahoma"/>
          <w:sz w:val="18"/>
          <w:szCs w:val="18"/>
          <w:lang w:val="en-GB"/>
        </w:rPr>
        <w:t>ProgrammesFORTRAN</w:t>
      </w:r>
      <w:proofErr w:type="spellEnd"/>
      <w:r w:rsidRPr="00961115">
        <w:rPr>
          <w:rFonts w:ascii="Tahoma" w:hAnsi="Tahoma" w:cs="Tahoma"/>
          <w:sz w:val="18"/>
          <w:szCs w:val="18"/>
          <w:lang w:val="en-GB"/>
        </w:rPr>
        <w:t>\</w:t>
      </w:r>
      <w:proofErr w:type="spellStart"/>
      <w:r w:rsidRPr="00961115">
        <w:rPr>
          <w:rFonts w:ascii="Tahoma" w:hAnsi="Tahoma" w:cs="Tahoma"/>
          <w:sz w:val="18"/>
          <w:szCs w:val="18"/>
          <w:lang w:val="en-GB"/>
        </w:rPr>
        <w:t>prgcom</w:t>
      </w:r>
      <w:proofErr w:type="spellEnd"/>
    </w:p>
    <w:p w:rsidR="00B12367" w:rsidRPr="00961115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961115">
        <w:rPr>
          <w:rFonts w:ascii="Tahoma" w:hAnsi="Tahoma" w:cs="Tahoma"/>
          <w:sz w:val="18"/>
          <w:szCs w:val="18"/>
          <w:lang w:val="en-GB"/>
        </w:rPr>
        <w:t>@rem  .......</w:t>
      </w:r>
      <w:proofErr w:type="gramEnd"/>
      <w:r w:rsidRPr="00961115">
        <w:rPr>
          <w:rFonts w:ascii="Tahoma" w:hAnsi="Tahoma" w:cs="Tahoma"/>
          <w:sz w:val="18"/>
          <w:szCs w:val="18"/>
          <w:lang w:val="en-GB"/>
        </w:rPr>
        <w:t xml:space="preserve"> PHOTO...........: M_PHOTOS.DB3</w:t>
      </w:r>
    </w:p>
    <w:p w:rsidR="00B12367" w:rsidRPr="00961115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961115">
        <w:rPr>
          <w:rFonts w:ascii="Tahoma" w:hAnsi="Tahoma" w:cs="Tahoma"/>
          <w:sz w:val="18"/>
          <w:szCs w:val="18"/>
          <w:lang w:val="en-GB"/>
        </w:rPr>
        <w:t>PHOTO.exe</w:t>
      </w:r>
    </w:p>
    <w:p w:rsidR="00B12367" w:rsidRPr="00961115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961115">
        <w:rPr>
          <w:rFonts w:ascii="Tahoma" w:hAnsi="Tahoma" w:cs="Tahoma"/>
          <w:sz w:val="18"/>
          <w:szCs w:val="18"/>
          <w:lang w:val="en-GB"/>
        </w:rPr>
        <w:t>@rem  .......</w:t>
      </w:r>
      <w:proofErr w:type="gramEnd"/>
      <w:r w:rsidRPr="00961115">
        <w:rPr>
          <w:rFonts w:ascii="Tahoma" w:hAnsi="Tahoma" w:cs="Tahoma"/>
          <w:sz w:val="18"/>
          <w:szCs w:val="18"/>
          <w:lang w:val="en-GB"/>
        </w:rPr>
        <w:t xml:space="preserve"> FDCLASS.........: GROUPS.DB3 &amp; SUBGROUP.DB3</w:t>
      </w:r>
    </w:p>
    <w:p w:rsidR="00B12367" w:rsidRPr="00961115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961115">
        <w:rPr>
          <w:rFonts w:ascii="Tahoma" w:hAnsi="Tahoma" w:cs="Tahoma"/>
          <w:sz w:val="18"/>
          <w:szCs w:val="18"/>
          <w:lang w:val="en-GB"/>
        </w:rPr>
        <w:t>FDCLASS.exe</w:t>
      </w:r>
    </w:p>
    <w:p w:rsidR="00B12367" w:rsidRPr="00961115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961115">
        <w:rPr>
          <w:rFonts w:ascii="Tahoma" w:hAnsi="Tahoma" w:cs="Tahoma"/>
          <w:sz w:val="18"/>
          <w:szCs w:val="18"/>
          <w:lang w:val="en-GB"/>
        </w:rPr>
        <w:t>@rem  .......</w:t>
      </w:r>
      <w:proofErr w:type="gramEnd"/>
      <w:r w:rsidRPr="00961115">
        <w:rPr>
          <w:rFonts w:ascii="Tahoma" w:hAnsi="Tahoma" w:cs="Tahoma"/>
          <w:sz w:val="18"/>
          <w:szCs w:val="18"/>
          <w:lang w:val="en-GB"/>
        </w:rPr>
        <w:t xml:space="preserve"> FADECODE........: FACETS.DB3 &amp; DESCFACE.DB3</w:t>
      </w:r>
    </w:p>
    <w:p w:rsidR="00B12367" w:rsidRPr="00961115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961115">
        <w:rPr>
          <w:rFonts w:ascii="Tahoma" w:hAnsi="Tahoma" w:cs="Tahoma"/>
          <w:sz w:val="18"/>
          <w:szCs w:val="18"/>
          <w:lang w:val="en-GB"/>
        </w:rPr>
        <w:t>FADECODE.exe</w:t>
      </w:r>
    </w:p>
    <w:p w:rsidR="00B12367" w:rsidRPr="00961115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961115">
        <w:rPr>
          <w:rFonts w:ascii="Tahoma" w:hAnsi="Tahoma" w:cs="Tahoma"/>
          <w:sz w:val="18"/>
          <w:szCs w:val="18"/>
          <w:lang w:val="en-GB"/>
        </w:rPr>
        <w:t>@rem  .......</w:t>
      </w:r>
      <w:proofErr w:type="gramEnd"/>
      <w:r w:rsidRPr="00961115">
        <w:rPr>
          <w:rFonts w:ascii="Tahoma" w:hAnsi="Tahoma" w:cs="Tahoma"/>
          <w:sz w:val="18"/>
          <w:szCs w:val="18"/>
          <w:lang w:val="en-GB"/>
        </w:rPr>
        <w:t xml:space="preserve"> FADEBYGROUP.....: GROUPFAC.DB3</w:t>
      </w:r>
    </w:p>
    <w:p w:rsidR="00B12367" w:rsidRPr="00961115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961115">
        <w:rPr>
          <w:rFonts w:ascii="Tahoma" w:hAnsi="Tahoma" w:cs="Tahoma"/>
          <w:sz w:val="18"/>
          <w:szCs w:val="18"/>
          <w:lang w:val="en-GB"/>
        </w:rPr>
        <w:t>FADEBYGROUP_PRGCOM.exe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FADEBYGROUP.exe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FACETRUL........: FACETRUL.DB3</w:t>
      </w:r>
    </w:p>
    <w:p w:rsidR="00B12367" w:rsidRPr="00961115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961115">
        <w:rPr>
          <w:rFonts w:ascii="Tahoma" w:hAnsi="Tahoma" w:cs="Tahoma"/>
          <w:sz w:val="18"/>
          <w:szCs w:val="18"/>
          <w:lang w:val="en-GB"/>
        </w:rPr>
        <w:t>FACETRUL.exe</w:t>
      </w:r>
    </w:p>
    <w:p w:rsidR="00B12367" w:rsidRPr="00961115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961115">
        <w:rPr>
          <w:rFonts w:ascii="Tahoma" w:hAnsi="Tahoma" w:cs="Tahoma"/>
          <w:sz w:val="18"/>
          <w:szCs w:val="18"/>
          <w:lang w:val="en-GB"/>
        </w:rPr>
        <w:t>@rem  .......</w:t>
      </w:r>
      <w:proofErr w:type="gramEnd"/>
      <w:r w:rsidRPr="00961115">
        <w:rPr>
          <w:rFonts w:ascii="Tahoma" w:hAnsi="Tahoma" w:cs="Tahoma"/>
          <w:sz w:val="18"/>
          <w:szCs w:val="18"/>
          <w:lang w:val="en-GB"/>
        </w:rPr>
        <w:t xml:space="preserve"> PROBQUE.........: PROBQUE.DB3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PROBQUE.exe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QMETH...........: QM_GROUP.DB3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QMETH.exe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@cd \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ProgrammesFORTRAN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>\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prgcom</w:t>
      </w:r>
      <w:proofErr w:type="spellEnd"/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RCPCLASS........: RGROUPS.DB3 &amp; RSUBGR.DB3</w:t>
      </w:r>
    </w:p>
    <w:p w:rsidR="00B12367" w:rsidRPr="00AD65E5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AD65E5">
        <w:rPr>
          <w:rFonts w:ascii="Tahoma" w:hAnsi="Tahoma" w:cs="Tahoma"/>
          <w:sz w:val="18"/>
          <w:szCs w:val="18"/>
          <w:lang w:val="en-GB"/>
        </w:rPr>
        <w:t>RCPCLASS.exe</w:t>
      </w:r>
    </w:p>
    <w:p w:rsidR="00B12367" w:rsidRPr="00961115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961115">
        <w:rPr>
          <w:rFonts w:ascii="Tahoma" w:hAnsi="Tahoma" w:cs="Tahoma"/>
          <w:sz w:val="18"/>
          <w:szCs w:val="18"/>
          <w:lang w:val="en-GB"/>
        </w:rPr>
        <w:t>@rem  .......</w:t>
      </w:r>
      <w:proofErr w:type="gramEnd"/>
      <w:r w:rsidRPr="00961115">
        <w:rPr>
          <w:rFonts w:ascii="Tahoma" w:hAnsi="Tahoma" w:cs="Tahoma"/>
          <w:sz w:val="18"/>
          <w:szCs w:val="18"/>
          <w:lang w:val="en-GB"/>
        </w:rPr>
        <w:t xml:space="preserve"> RCP FADECODE....: R_FACETS.DB3 &amp; R_DESCFACE.DB3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RCPFADECODE.exe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RCP FADEBYGROUP.: R_GROUPFAC.DB3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RCPFADEBYGROUP.exe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RCPFACETRUL.....: R_FACETRUL.DB3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RCPFACETRUL.exe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QMETHRCP........: QM_RCLAS.DB3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QMETHRCP.exe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</w:p>
    <w:p w:rsidR="00B12367" w:rsidRPr="00EB3732" w:rsidRDefault="0016784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@rem  </w:t>
      </w:r>
      <w:r w:rsidR="00B12367" w:rsidRPr="00EB3732">
        <w:rPr>
          <w:rFonts w:ascii="Tahoma" w:hAnsi="Tahoma" w:cs="Tahoma"/>
          <w:sz w:val="18"/>
          <w:szCs w:val="18"/>
          <w:lang w:val="en-GB"/>
        </w:rPr>
        <w:t>------------</w:t>
      </w:r>
      <w:r w:rsidR="00C948B7" w:rsidRPr="00EB3732">
        <w:rPr>
          <w:rFonts w:ascii="Tahoma" w:hAnsi="Tahoma" w:cs="Tahoma"/>
          <w:sz w:val="18"/>
          <w:szCs w:val="18"/>
          <w:lang w:val="en-GB"/>
        </w:rPr>
        <w:t>--</w:t>
      </w:r>
      <w:r w:rsidR="00B12367" w:rsidRPr="00EB3732">
        <w:rPr>
          <w:rFonts w:ascii="Tahoma" w:hAnsi="Tahoma" w:cs="Tahoma"/>
          <w:sz w:val="18"/>
          <w:szCs w:val="18"/>
          <w:lang w:val="en-GB"/>
        </w:rPr>
        <w:t>--------------</w:t>
      </w:r>
      <w:proofErr w:type="gramEnd"/>
      <w:r w:rsidR="00B12367" w:rsidRPr="00EB3732">
        <w:rPr>
          <w:rFonts w:ascii="Tahoma" w:hAnsi="Tahoma" w:cs="Tahoma"/>
          <w:sz w:val="18"/>
          <w:szCs w:val="18"/>
          <w:lang w:val="en-GB"/>
        </w:rPr>
        <w:t xml:space="preserve"> Country FOODS -------</w:t>
      </w:r>
      <w:r w:rsidR="00C948B7" w:rsidRPr="00EB3732">
        <w:rPr>
          <w:rFonts w:ascii="Tahoma" w:hAnsi="Tahoma" w:cs="Tahoma"/>
          <w:sz w:val="18"/>
          <w:szCs w:val="18"/>
          <w:lang w:val="en-GB"/>
        </w:rPr>
        <w:t>----</w:t>
      </w:r>
      <w:r w:rsidR="00B12367" w:rsidRPr="00EB3732">
        <w:rPr>
          <w:rFonts w:ascii="Tahoma" w:hAnsi="Tahoma" w:cs="Tahoma"/>
          <w:sz w:val="18"/>
          <w:szCs w:val="18"/>
          <w:lang w:val="en-GB"/>
        </w:rPr>
        <w:t>-</w:t>
      </w:r>
      <w:r w:rsidRPr="00EB3732">
        <w:rPr>
          <w:rFonts w:ascii="Tahoma" w:hAnsi="Tahoma" w:cs="Tahoma"/>
          <w:sz w:val="18"/>
          <w:szCs w:val="18"/>
          <w:lang w:val="en-GB"/>
        </w:rPr>
        <w:t>-----------------</w:t>
      </w:r>
    </w:p>
    <w:p w:rsidR="00C948B7" w:rsidRPr="00EB3732" w:rsidRDefault="00C948B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@cd 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>\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prgcty</w:t>
      </w:r>
      <w:proofErr w:type="spellEnd"/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FOODS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.......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FOODS.DB3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echo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n.s.|FOODS.exe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SHADOWS..... : FOODSSHA.DB3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FOODSSHA.exe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CHECKLIST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CHKLIST.DB3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CHECKLIST.exe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FDFACET..... : FOODFAEX.DB3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FOODFAEX.exe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BRANDNAM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BRANDNAM.DB3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BRANDNAM.exe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COMPRCP..... : FOODSCRP.DB3 &amp; CRING.DB3</w:t>
      </w:r>
    </w:p>
    <w:p w:rsidR="00B12367" w:rsidRPr="001411B9" w:rsidRDefault="00B12367" w:rsidP="00B12367">
      <w:pPr>
        <w:ind w:left="567"/>
        <w:rPr>
          <w:rFonts w:ascii="Tahoma" w:hAnsi="Tahoma" w:cs="Tahoma"/>
          <w:sz w:val="18"/>
          <w:szCs w:val="18"/>
          <w:lang w:val="es-ES"/>
        </w:rPr>
      </w:pPr>
      <w:proofErr w:type="gramStart"/>
      <w:r w:rsidRPr="001411B9">
        <w:rPr>
          <w:rFonts w:ascii="Tahoma" w:hAnsi="Tahoma" w:cs="Tahoma"/>
          <w:sz w:val="18"/>
          <w:szCs w:val="18"/>
          <w:lang w:val="es-ES"/>
        </w:rPr>
        <w:t>echo</w:t>
      </w:r>
      <w:proofErr w:type="gramEnd"/>
      <w:r w:rsidRPr="001411B9">
        <w:rPr>
          <w:rFonts w:ascii="Tahoma" w:hAnsi="Tahoma" w:cs="Tahoma"/>
          <w:sz w:val="18"/>
          <w:szCs w:val="18"/>
          <w:lang w:val="es-ES"/>
        </w:rPr>
        <w:t xml:space="preserve"> C | COMPRCP.exe</w:t>
      </w:r>
    </w:p>
    <w:p w:rsidR="00B12367" w:rsidRPr="00B061A3" w:rsidRDefault="00B12367" w:rsidP="00B12367">
      <w:pPr>
        <w:ind w:left="567"/>
        <w:rPr>
          <w:rFonts w:ascii="Tahoma" w:hAnsi="Tahoma" w:cs="Tahoma"/>
          <w:sz w:val="18"/>
          <w:szCs w:val="18"/>
          <w:lang w:val="es-ES"/>
        </w:rPr>
      </w:pPr>
      <w:proofErr w:type="gramStart"/>
      <w:r w:rsidRPr="001411B9">
        <w:rPr>
          <w:rFonts w:ascii="Tahoma" w:hAnsi="Tahoma" w:cs="Tahoma"/>
          <w:sz w:val="18"/>
          <w:szCs w:val="18"/>
          <w:lang w:val="es-ES"/>
        </w:rPr>
        <w:t>@rem  .....</w:t>
      </w:r>
      <w:proofErr w:type="gramEnd"/>
      <w:r w:rsidRPr="001411B9">
        <w:rPr>
          <w:rFonts w:ascii="Tahoma" w:hAnsi="Tahoma" w:cs="Tahoma"/>
          <w:sz w:val="18"/>
          <w:szCs w:val="18"/>
          <w:lang w:val="es-ES"/>
        </w:rPr>
        <w:t xml:space="preserve"> </w:t>
      </w:r>
      <w:r w:rsidRPr="00B061A3">
        <w:rPr>
          <w:rFonts w:ascii="Tahoma" w:hAnsi="Tahoma" w:cs="Tahoma"/>
          <w:sz w:val="18"/>
          <w:szCs w:val="18"/>
          <w:lang w:val="es-ES"/>
        </w:rPr>
        <w:t>HHM</w:t>
      </w:r>
      <w:proofErr w:type="gramStart"/>
      <w:r w:rsidRPr="00B061A3">
        <w:rPr>
          <w:rFonts w:ascii="Tahoma" w:hAnsi="Tahoma" w:cs="Tahoma"/>
          <w:sz w:val="18"/>
          <w:szCs w:val="18"/>
          <w:lang w:val="es-ES"/>
        </w:rPr>
        <w:t>......... :</w:t>
      </w:r>
      <w:proofErr w:type="gramEnd"/>
      <w:r w:rsidRPr="00B061A3">
        <w:rPr>
          <w:rFonts w:ascii="Tahoma" w:hAnsi="Tahoma" w:cs="Tahoma"/>
          <w:sz w:val="18"/>
          <w:szCs w:val="18"/>
          <w:lang w:val="es-ES"/>
        </w:rPr>
        <w:t xml:space="preserve"> M_HHM.DB3</w:t>
      </w:r>
    </w:p>
    <w:p w:rsidR="00B12367" w:rsidRPr="00B061A3" w:rsidRDefault="00B12367" w:rsidP="00B12367">
      <w:pPr>
        <w:ind w:left="567"/>
        <w:rPr>
          <w:rFonts w:ascii="Tahoma" w:hAnsi="Tahoma" w:cs="Tahoma"/>
          <w:sz w:val="18"/>
          <w:szCs w:val="18"/>
          <w:lang w:val="es-ES"/>
        </w:rPr>
      </w:pPr>
      <w:r w:rsidRPr="00B061A3">
        <w:rPr>
          <w:rFonts w:ascii="Tahoma" w:hAnsi="Tahoma" w:cs="Tahoma"/>
          <w:sz w:val="18"/>
          <w:szCs w:val="18"/>
          <w:lang w:val="es-ES"/>
        </w:rPr>
        <w:t>HHM.exe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FDQMDETAIL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: QM_FOODS.DB3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FDMETH.exe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FDSTD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.......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M_STDUTS.DB3 &amp; M_STDPOR.DB3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M_STD.exe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DENSITY..... : DENSITY.DB3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DENSITY.exe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RAWCOOK..... : RAWCOOK.DB3</w:t>
      </w:r>
    </w:p>
    <w:p w:rsidR="00B12367" w:rsidRPr="001411B9" w:rsidRDefault="00B12367" w:rsidP="00B12367">
      <w:pPr>
        <w:ind w:left="567"/>
        <w:rPr>
          <w:rFonts w:ascii="Tahoma" w:hAnsi="Tahoma" w:cs="Tahoma"/>
          <w:sz w:val="18"/>
          <w:szCs w:val="18"/>
          <w:lang w:val="es-ES"/>
        </w:rPr>
      </w:pPr>
      <w:r w:rsidRPr="001411B9">
        <w:rPr>
          <w:rFonts w:ascii="Tahoma" w:hAnsi="Tahoma" w:cs="Tahoma"/>
          <w:sz w:val="18"/>
          <w:szCs w:val="18"/>
          <w:lang w:val="es-ES"/>
        </w:rPr>
        <w:t>RAWCOOK.exe</w:t>
      </w:r>
    </w:p>
    <w:p w:rsidR="00B12367" w:rsidRPr="00961115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1411B9">
        <w:rPr>
          <w:rFonts w:ascii="Tahoma" w:hAnsi="Tahoma" w:cs="Tahoma"/>
          <w:sz w:val="18"/>
          <w:szCs w:val="18"/>
          <w:lang w:val="es-ES"/>
        </w:rPr>
        <w:t>@rem  .....</w:t>
      </w:r>
      <w:proofErr w:type="gramEnd"/>
      <w:r w:rsidRPr="001411B9">
        <w:rPr>
          <w:rFonts w:ascii="Tahoma" w:hAnsi="Tahoma" w:cs="Tahoma"/>
          <w:sz w:val="18"/>
          <w:szCs w:val="18"/>
          <w:lang w:val="es-ES"/>
        </w:rPr>
        <w:t xml:space="preserve"> EDIBL.T..... </w:t>
      </w:r>
      <w:r w:rsidRPr="00961115">
        <w:rPr>
          <w:rFonts w:ascii="Tahoma" w:hAnsi="Tahoma" w:cs="Tahoma"/>
          <w:sz w:val="18"/>
          <w:szCs w:val="18"/>
          <w:lang w:val="en-GB"/>
        </w:rPr>
        <w:t>: EDIBLEP.DB3</w:t>
      </w:r>
    </w:p>
    <w:p w:rsidR="00B12367" w:rsidRPr="00961115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961115">
        <w:rPr>
          <w:rFonts w:ascii="Tahoma" w:hAnsi="Tahoma" w:cs="Tahoma"/>
          <w:sz w:val="18"/>
          <w:szCs w:val="18"/>
          <w:lang w:val="en-GB"/>
        </w:rPr>
        <w:t>EDBPART.exe</w:t>
      </w:r>
    </w:p>
    <w:p w:rsidR="00B12367" w:rsidRPr="00961115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961115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961115">
        <w:rPr>
          <w:rFonts w:ascii="Tahoma" w:hAnsi="Tahoma" w:cs="Tahoma"/>
          <w:sz w:val="18"/>
          <w:szCs w:val="18"/>
          <w:lang w:val="en-GB"/>
        </w:rPr>
        <w:t xml:space="preserve"> FDTABLE..... : FOODCOMP.DB3</w:t>
      </w:r>
    </w:p>
    <w:p w:rsidR="00B12367" w:rsidRPr="00961115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961115">
        <w:rPr>
          <w:rFonts w:ascii="Tahoma" w:hAnsi="Tahoma" w:cs="Tahoma"/>
          <w:sz w:val="18"/>
          <w:szCs w:val="18"/>
          <w:lang w:val="en-GB"/>
        </w:rPr>
        <w:t>FOODCOMP.exe</w:t>
      </w:r>
    </w:p>
    <w:p w:rsidR="00B12367" w:rsidRPr="00961115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961115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961115">
        <w:rPr>
          <w:rFonts w:ascii="Tahoma" w:hAnsi="Tahoma" w:cs="Tahoma"/>
          <w:sz w:val="18"/>
          <w:szCs w:val="18"/>
          <w:lang w:val="en-GB"/>
        </w:rPr>
        <w:t xml:space="preserve"> FDMAX</w:t>
      </w:r>
      <w:proofErr w:type="gramStart"/>
      <w:r w:rsidRPr="00961115">
        <w:rPr>
          <w:rFonts w:ascii="Tahoma" w:hAnsi="Tahoma" w:cs="Tahoma"/>
          <w:sz w:val="18"/>
          <w:szCs w:val="18"/>
          <w:lang w:val="en-GB"/>
        </w:rPr>
        <w:t>....... :</w:t>
      </w:r>
      <w:proofErr w:type="gramEnd"/>
      <w:r w:rsidRPr="00961115">
        <w:rPr>
          <w:rFonts w:ascii="Tahoma" w:hAnsi="Tahoma" w:cs="Tahoma"/>
          <w:sz w:val="18"/>
          <w:szCs w:val="18"/>
          <w:lang w:val="en-GB"/>
        </w:rPr>
        <w:t xml:space="preserve"> MAXVAL.DB3</w:t>
      </w:r>
    </w:p>
    <w:p w:rsidR="00B12367" w:rsidRPr="00961115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961115">
        <w:rPr>
          <w:rFonts w:ascii="Tahoma" w:hAnsi="Tahoma" w:cs="Tahoma"/>
          <w:sz w:val="18"/>
          <w:szCs w:val="18"/>
          <w:lang w:val="en-GB"/>
        </w:rPr>
        <w:t>MAXVAL.exe</w:t>
      </w:r>
    </w:p>
    <w:p w:rsidR="00B12367" w:rsidRPr="00961115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961115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961115">
        <w:rPr>
          <w:rFonts w:ascii="Tahoma" w:hAnsi="Tahoma" w:cs="Tahoma"/>
          <w:sz w:val="18"/>
          <w:szCs w:val="18"/>
          <w:lang w:val="en-GB"/>
        </w:rPr>
        <w:t xml:space="preserve"> PCTFAT</w:t>
      </w:r>
      <w:proofErr w:type="gramStart"/>
      <w:r w:rsidRPr="00961115">
        <w:rPr>
          <w:rFonts w:ascii="Tahoma" w:hAnsi="Tahoma" w:cs="Tahoma"/>
          <w:sz w:val="18"/>
          <w:szCs w:val="18"/>
          <w:lang w:val="en-GB"/>
        </w:rPr>
        <w:t>...... :</w:t>
      </w:r>
      <w:proofErr w:type="gramEnd"/>
      <w:r w:rsidRPr="00961115">
        <w:rPr>
          <w:rFonts w:ascii="Tahoma" w:hAnsi="Tahoma" w:cs="Tahoma"/>
          <w:sz w:val="18"/>
          <w:szCs w:val="18"/>
          <w:lang w:val="en-GB"/>
        </w:rPr>
        <w:t xml:space="preserve"> SPFDCOOK.DB3</w:t>
      </w:r>
    </w:p>
    <w:p w:rsidR="00B12367" w:rsidRPr="00961115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961115">
        <w:rPr>
          <w:rFonts w:ascii="Tahoma" w:hAnsi="Tahoma" w:cs="Tahoma"/>
          <w:sz w:val="18"/>
          <w:szCs w:val="18"/>
          <w:lang w:val="en-GB"/>
        </w:rPr>
        <w:t>PCTFAT.exe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PCTFATLEFT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: FATLEFTO.DB3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PCTFATLEFT.exe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PCTFSS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SPFACOOK.DB3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PCTFSS.exe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FDPROBING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PQPATH.DB3</w:t>
      </w:r>
    </w:p>
    <w:p w:rsidR="00B12367" w:rsidRPr="00B061A3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B061A3">
        <w:rPr>
          <w:rFonts w:ascii="Tahoma" w:hAnsi="Tahoma" w:cs="Tahoma"/>
          <w:sz w:val="18"/>
          <w:szCs w:val="18"/>
          <w:lang w:val="en-GB"/>
        </w:rPr>
        <w:t>PQPATH.exe</w:t>
      </w:r>
    </w:p>
    <w:p w:rsidR="00B12367" w:rsidRPr="001411B9" w:rsidRDefault="00B12367" w:rsidP="00B12367">
      <w:pPr>
        <w:ind w:left="567"/>
        <w:rPr>
          <w:rFonts w:ascii="Tahoma" w:hAnsi="Tahoma" w:cs="Tahoma"/>
          <w:sz w:val="18"/>
          <w:szCs w:val="18"/>
          <w:lang w:val="es-ES"/>
        </w:rPr>
      </w:pPr>
      <w:proofErr w:type="gramStart"/>
      <w:r w:rsidRPr="001411B9">
        <w:rPr>
          <w:rFonts w:ascii="Tahoma" w:hAnsi="Tahoma" w:cs="Tahoma"/>
          <w:sz w:val="18"/>
          <w:szCs w:val="18"/>
          <w:lang w:val="es-ES"/>
        </w:rPr>
        <w:t>@rem  .....</w:t>
      </w:r>
      <w:proofErr w:type="gramEnd"/>
      <w:r w:rsidRPr="001411B9">
        <w:rPr>
          <w:rFonts w:ascii="Tahoma" w:hAnsi="Tahoma" w:cs="Tahoma"/>
          <w:sz w:val="18"/>
          <w:szCs w:val="18"/>
          <w:lang w:val="es-ES"/>
        </w:rPr>
        <w:t xml:space="preserve"> VITAMINS</w:t>
      </w:r>
      <w:proofErr w:type="gramStart"/>
      <w:r w:rsidRPr="001411B9">
        <w:rPr>
          <w:rFonts w:ascii="Tahoma" w:hAnsi="Tahoma" w:cs="Tahoma"/>
          <w:sz w:val="18"/>
          <w:szCs w:val="18"/>
          <w:lang w:val="es-ES"/>
        </w:rPr>
        <w:t>.... :</w:t>
      </w:r>
      <w:proofErr w:type="gramEnd"/>
      <w:r w:rsidRPr="001411B9">
        <w:rPr>
          <w:rFonts w:ascii="Tahoma" w:hAnsi="Tahoma" w:cs="Tahoma"/>
          <w:sz w:val="18"/>
          <w:szCs w:val="18"/>
          <w:lang w:val="es-ES"/>
        </w:rPr>
        <w:t xml:space="preserve"> VITAMINS.DB3</w:t>
      </w:r>
    </w:p>
    <w:p w:rsidR="00B12367" w:rsidRPr="00B061A3" w:rsidRDefault="00B12367" w:rsidP="00B12367">
      <w:pPr>
        <w:ind w:left="567"/>
        <w:rPr>
          <w:rFonts w:ascii="Tahoma" w:hAnsi="Tahoma" w:cs="Tahoma"/>
          <w:sz w:val="18"/>
          <w:szCs w:val="18"/>
          <w:lang w:val="es-ES"/>
        </w:rPr>
      </w:pPr>
      <w:proofErr w:type="gramStart"/>
      <w:r w:rsidRPr="00B061A3">
        <w:rPr>
          <w:rFonts w:ascii="Tahoma" w:hAnsi="Tahoma" w:cs="Tahoma"/>
          <w:sz w:val="18"/>
          <w:szCs w:val="18"/>
          <w:lang w:val="es-ES"/>
        </w:rPr>
        <w:t>echo</w:t>
      </w:r>
      <w:proofErr w:type="gramEnd"/>
      <w:r w:rsidRPr="00B061A3">
        <w:rPr>
          <w:rFonts w:ascii="Tahoma" w:hAnsi="Tahoma" w:cs="Tahoma"/>
          <w:sz w:val="18"/>
          <w:szCs w:val="18"/>
          <w:lang w:val="es-ES"/>
        </w:rPr>
        <w:t xml:space="preserve"> n.s.|VITAMINS.exe</w:t>
      </w:r>
    </w:p>
    <w:p w:rsidR="00B12367" w:rsidRPr="00B061A3" w:rsidRDefault="00B12367" w:rsidP="00B12367">
      <w:pPr>
        <w:ind w:left="567"/>
        <w:rPr>
          <w:rFonts w:ascii="Tahoma" w:hAnsi="Tahoma" w:cs="Tahoma"/>
          <w:sz w:val="18"/>
          <w:szCs w:val="18"/>
          <w:lang w:val="es-ES"/>
        </w:rPr>
      </w:pPr>
    </w:p>
    <w:p w:rsidR="00C948B7" w:rsidRPr="00EB3732" w:rsidRDefault="00167847" w:rsidP="00C948B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 xml:space="preserve">@rem </w:t>
      </w:r>
      <w:r w:rsidR="00C948B7" w:rsidRPr="00EB3732">
        <w:rPr>
          <w:rFonts w:ascii="Tahoma" w:hAnsi="Tahoma" w:cs="Tahoma"/>
          <w:sz w:val="18"/>
          <w:szCs w:val="18"/>
          <w:lang w:val="en-GB"/>
        </w:rPr>
        <w:t>--------------------------- Country RECIPES ---------------------------</w:t>
      </w:r>
      <w:r w:rsidRPr="00EB3732">
        <w:rPr>
          <w:rFonts w:ascii="Tahoma" w:hAnsi="Tahoma" w:cs="Tahoma"/>
          <w:sz w:val="18"/>
          <w:szCs w:val="18"/>
          <w:lang w:val="en-GB"/>
        </w:rPr>
        <w:t>--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</w:p>
    <w:p w:rsidR="00B12367" w:rsidRPr="00093D3F" w:rsidRDefault="00B12367" w:rsidP="00B12367">
      <w:pPr>
        <w:ind w:left="567"/>
        <w:rPr>
          <w:rFonts w:ascii="Tahoma" w:hAnsi="Tahoma" w:cs="Tahoma"/>
          <w:sz w:val="18"/>
          <w:szCs w:val="18"/>
        </w:rPr>
      </w:pPr>
      <w:proofErr w:type="gramStart"/>
      <w:r w:rsidRPr="00093D3F">
        <w:rPr>
          <w:rFonts w:ascii="Tahoma" w:hAnsi="Tahoma" w:cs="Tahoma"/>
          <w:sz w:val="18"/>
          <w:szCs w:val="18"/>
        </w:rPr>
        <w:t>@cd ..</w:t>
      </w:r>
      <w:proofErr w:type="gramEnd"/>
      <w:r w:rsidRPr="00093D3F">
        <w:rPr>
          <w:rFonts w:ascii="Tahoma" w:hAnsi="Tahoma" w:cs="Tahoma"/>
          <w:sz w:val="18"/>
          <w:szCs w:val="18"/>
        </w:rPr>
        <w:t>\</w:t>
      </w:r>
      <w:proofErr w:type="spellStart"/>
      <w:r w:rsidRPr="00093D3F">
        <w:rPr>
          <w:rFonts w:ascii="Tahoma" w:hAnsi="Tahoma" w:cs="Tahoma"/>
          <w:sz w:val="18"/>
          <w:szCs w:val="18"/>
        </w:rPr>
        <w:t>prgcty</w:t>
      </w:r>
      <w:proofErr w:type="spellEnd"/>
    </w:p>
    <w:p w:rsidR="00B12367" w:rsidRPr="00093D3F" w:rsidRDefault="00B12367" w:rsidP="00B12367">
      <w:pPr>
        <w:ind w:left="567"/>
        <w:rPr>
          <w:rFonts w:ascii="Tahoma" w:hAnsi="Tahoma" w:cs="Tahoma"/>
          <w:sz w:val="18"/>
          <w:szCs w:val="18"/>
        </w:rPr>
      </w:pPr>
      <w:proofErr w:type="gramStart"/>
      <w:r w:rsidRPr="00093D3F">
        <w:rPr>
          <w:rFonts w:ascii="Tahoma" w:hAnsi="Tahoma" w:cs="Tahoma"/>
          <w:sz w:val="18"/>
          <w:szCs w:val="18"/>
        </w:rPr>
        <w:t>@rem  .....</w:t>
      </w:r>
      <w:proofErr w:type="gramEnd"/>
      <w:r w:rsidRPr="00093D3F">
        <w:rPr>
          <w:rFonts w:ascii="Tahoma" w:hAnsi="Tahoma" w:cs="Tahoma"/>
          <w:sz w:val="18"/>
          <w:szCs w:val="18"/>
        </w:rPr>
        <w:t xml:space="preserve"> RCPFACET..... : R_FAEX.DB3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RCPFAEX.exe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RCPBRAND..... : RBRAND.DB3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RBRAND.exe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RCPQUANT..... : QM_RECIP.DB3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RCPMETH.exe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MCPSTDU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M_RCPU.DB3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M_RCPU.exe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RCPMAX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.......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MAXRVAL.DB3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MAXRVAL.exe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RCPDENSITY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R_DENSITY.DB3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RCPDENSITY.exe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RCPPCTPFSS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SPFACORE.DB3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RCPFSS.exe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RPQPROBING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RPQPATH.DB3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RPQPATH.exe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</w:p>
    <w:p w:rsidR="00B12367" w:rsidRPr="00EB3732" w:rsidRDefault="0016784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@rem  </w:t>
      </w:r>
      <w:r w:rsidR="00B12367" w:rsidRPr="00EB3732">
        <w:rPr>
          <w:rFonts w:ascii="Tahoma" w:hAnsi="Tahoma" w:cs="Tahoma"/>
          <w:sz w:val="18"/>
          <w:szCs w:val="18"/>
          <w:lang w:val="en-GB"/>
        </w:rPr>
        <w:t>-------------</w:t>
      </w:r>
      <w:proofErr w:type="gramEnd"/>
      <w:r w:rsidR="00B12367" w:rsidRPr="00EB3732">
        <w:rPr>
          <w:rFonts w:ascii="Tahoma" w:hAnsi="Tahoma" w:cs="Tahoma"/>
          <w:sz w:val="18"/>
          <w:szCs w:val="18"/>
          <w:lang w:val="en-GB"/>
        </w:rPr>
        <w:t xml:space="preserve"> common db3-files to be re</w:t>
      </w:r>
      <w:r w:rsidRPr="00EB3732">
        <w:rPr>
          <w:rFonts w:ascii="Tahoma" w:hAnsi="Tahoma" w:cs="Tahoma"/>
          <w:sz w:val="18"/>
          <w:szCs w:val="18"/>
          <w:lang w:val="en-GB"/>
        </w:rPr>
        <w:t>trieved  ------------------------</w:t>
      </w:r>
    </w:p>
    <w:p w:rsidR="00167847" w:rsidRPr="00EB3732" w:rsidRDefault="0016784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</w:p>
    <w:p w:rsidR="00B12367" w:rsidRPr="001411B9" w:rsidRDefault="00B12367" w:rsidP="00B12367">
      <w:pPr>
        <w:ind w:left="567"/>
        <w:rPr>
          <w:rFonts w:ascii="Tahoma" w:hAnsi="Tahoma" w:cs="Tahoma"/>
          <w:sz w:val="18"/>
          <w:szCs w:val="18"/>
          <w:lang w:val="es-ES"/>
        </w:rPr>
      </w:pPr>
      <w:r w:rsidRPr="001411B9">
        <w:rPr>
          <w:rFonts w:ascii="Tahoma" w:hAnsi="Tahoma" w:cs="Tahoma"/>
          <w:sz w:val="18"/>
          <w:szCs w:val="18"/>
          <w:lang w:val="es-ES"/>
        </w:rPr>
        <w:t xml:space="preserve">@cd </w:t>
      </w:r>
      <w:proofErr w:type="gramStart"/>
      <w:r w:rsidRPr="001411B9">
        <w:rPr>
          <w:rFonts w:ascii="Tahoma" w:hAnsi="Tahoma" w:cs="Tahoma"/>
          <w:sz w:val="18"/>
          <w:szCs w:val="18"/>
          <w:lang w:val="es-ES"/>
        </w:rPr>
        <w:t>..</w:t>
      </w:r>
      <w:proofErr w:type="gramEnd"/>
      <w:r w:rsidRPr="001411B9">
        <w:rPr>
          <w:rFonts w:ascii="Tahoma" w:hAnsi="Tahoma" w:cs="Tahoma"/>
          <w:sz w:val="18"/>
          <w:szCs w:val="18"/>
          <w:lang w:val="es-ES"/>
        </w:rPr>
        <w:t>\db3-files</w:t>
      </w:r>
    </w:p>
    <w:p w:rsidR="00B12367" w:rsidRPr="001411B9" w:rsidRDefault="00B12367" w:rsidP="00B12367">
      <w:pPr>
        <w:ind w:left="567"/>
        <w:rPr>
          <w:rFonts w:ascii="Tahoma" w:hAnsi="Tahoma" w:cs="Tahoma"/>
          <w:sz w:val="18"/>
          <w:szCs w:val="18"/>
          <w:lang w:val="es-ES"/>
        </w:rPr>
      </w:pPr>
      <w:r w:rsidRPr="001411B9">
        <w:rPr>
          <w:rFonts w:ascii="Tahoma" w:hAnsi="Tahoma" w:cs="Tahoma"/>
          <w:sz w:val="18"/>
          <w:szCs w:val="18"/>
          <w:lang w:val="es-ES"/>
        </w:rPr>
        <w:t>@</w:t>
      </w:r>
      <w:proofErr w:type="spellStart"/>
      <w:r w:rsidRPr="001411B9">
        <w:rPr>
          <w:rFonts w:ascii="Tahoma" w:hAnsi="Tahoma" w:cs="Tahoma"/>
          <w:sz w:val="18"/>
          <w:szCs w:val="18"/>
          <w:lang w:val="es-ES"/>
        </w:rPr>
        <w:t>copy</w:t>
      </w:r>
      <w:proofErr w:type="spellEnd"/>
      <w:r w:rsidRPr="001411B9">
        <w:rPr>
          <w:rFonts w:ascii="Tahoma" w:hAnsi="Tahoma" w:cs="Tahoma"/>
          <w:sz w:val="18"/>
          <w:szCs w:val="18"/>
          <w:lang w:val="es-ES"/>
        </w:rPr>
        <w:t xml:space="preserve"> /y </w:t>
      </w:r>
      <w:proofErr w:type="gramStart"/>
      <w:r w:rsidRPr="001411B9">
        <w:rPr>
          <w:rFonts w:ascii="Tahoma" w:hAnsi="Tahoma" w:cs="Tahoma"/>
          <w:sz w:val="18"/>
          <w:szCs w:val="18"/>
          <w:lang w:val="es-ES"/>
        </w:rPr>
        <w:t>..</w:t>
      </w:r>
      <w:proofErr w:type="gramEnd"/>
      <w:r w:rsidRPr="001411B9">
        <w:rPr>
          <w:rFonts w:ascii="Tahoma" w:hAnsi="Tahoma" w:cs="Tahoma"/>
          <w:sz w:val="18"/>
          <w:szCs w:val="18"/>
          <w:lang w:val="es-ES"/>
        </w:rPr>
        <w:t>\</w:t>
      </w:r>
      <w:proofErr w:type="spellStart"/>
      <w:r w:rsidRPr="001411B9">
        <w:rPr>
          <w:rFonts w:ascii="Tahoma" w:hAnsi="Tahoma" w:cs="Tahoma"/>
          <w:sz w:val="18"/>
          <w:szCs w:val="18"/>
          <w:lang w:val="es-ES"/>
        </w:rPr>
        <w:t>prgcom</w:t>
      </w:r>
      <w:proofErr w:type="spellEnd"/>
      <w:r w:rsidRPr="001411B9">
        <w:rPr>
          <w:rFonts w:ascii="Tahoma" w:hAnsi="Tahoma" w:cs="Tahoma"/>
          <w:sz w:val="18"/>
          <w:szCs w:val="18"/>
          <w:lang w:val="es-ES"/>
        </w:rPr>
        <w:t>\*.db3 *.db3</w:t>
      </w:r>
    </w:p>
    <w:p w:rsidR="00B12367" w:rsidRPr="001411B9" w:rsidRDefault="00B12367" w:rsidP="00B12367">
      <w:pPr>
        <w:ind w:left="567"/>
        <w:rPr>
          <w:rFonts w:ascii="Tahoma" w:hAnsi="Tahoma" w:cs="Tahoma"/>
          <w:sz w:val="18"/>
          <w:szCs w:val="18"/>
          <w:lang w:val="es-ES"/>
        </w:rPr>
      </w:pP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@rem 12 Common Files copied: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@rem ET_ANTHROP_to_be_reviewed.DB3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@rem ET_CENTERS.DB3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@rem ET_COUNTRY.DB3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@rem ET_DESC_IMP.db3 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>@rem ET_DESCSUBS.DB3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@rem ET_EPICTEXT.db3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 xml:space="preserve">@rem ET_INTVIEWR_to_be_reviewed.DB3 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>@rem ET_NUTLIMIT.DB3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>@REM ET_NUTRIENT.db3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>@rem ET_PATIENTS.DB3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>@rem ET_RCP_PATH.db3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>@rem ET_SUBSTIT.DB3</w:t>
      </w:r>
    </w:p>
    <w:p w:rsidR="00B12367" w:rsidRPr="00F71A35" w:rsidRDefault="0016784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@rem  </w:t>
      </w:r>
      <w:r w:rsidR="00B12367" w:rsidRPr="00F71A35">
        <w:rPr>
          <w:rFonts w:ascii="Tahoma" w:hAnsi="Tahoma" w:cs="Tahoma"/>
          <w:sz w:val="18"/>
          <w:szCs w:val="18"/>
          <w:lang w:val="fr-FR"/>
        </w:rPr>
        <w:t>----------------------------------------</w:t>
      </w:r>
      <w:r w:rsidRPr="00F71A35">
        <w:rPr>
          <w:rFonts w:ascii="Tahoma" w:hAnsi="Tahoma" w:cs="Tahoma"/>
          <w:sz w:val="18"/>
          <w:szCs w:val="18"/>
          <w:lang w:val="fr-FR"/>
        </w:rPr>
        <w:t>--------------------------------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</w:p>
    <w:p w:rsidR="00CB213A" w:rsidRPr="00665154" w:rsidRDefault="00B12367" w:rsidP="00B12367">
      <w:pPr>
        <w:ind w:left="567"/>
        <w:rPr>
          <w:rFonts w:ascii="Tahoma" w:hAnsi="Tahoma" w:cs="Tahoma"/>
          <w:sz w:val="18"/>
          <w:szCs w:val="18"/>
        </w:rPr>
      </w:pPr>
      <w:r w:rsidRPr="00665154">
        <w:rPr>
          <w:rFonts w:ascii="Tahoma" w:hAnsi="Tahoma" w:cs="Tahoma"/>
          <w:sz w:val="18"/>
          <w:szCs w:val="18"/>
        </w:rPr>
        <w:t>@</w:t>
      </w:r>
      <w:proofErr w:type="spellStart"/>
      <w:r w:rsidRPr="00665154">
        <w:rPr>
          <w:rFonts w:ascii="Tahoma" w:hAnsi="Tahoma" w:cs="Tahoma"/>
          <w:sz w:val="18"/>
          <w:szCs w:val="18"/>
        </w:rPr>
        <w:t>cmd</w:t>
      </w:r>
      <w:proofErr w:type="spellEnd"/>
      <w:r w:rsidRPr="00665154">
        <w:rPr>
          <w:rFonts w:ascii="Tahoma" w:hAnsi="Tahoma" w:cs="Tahoma"/>
          <w:sz w:val="18"/>
          <w:szCs w:val="18"/>
        </w:rPr>
        <w:t xml:space="preserve"> </w:t>
      </w:r>
      <w:r w:rsidR="00CB213A" w:rsidRPr="00665154">
        <w:rPr>
          <w:rFonts w:ascii="Tahoma" w:hAnsi="Tahoma" w:cs="Tahoma"/>
          <w:sz w:val="18"/>
          <w:szCs w:val="18"/>
        </w:rPr>
        <w:br w:type="page"/>
      </w:r>
    </w:p>
    <w:p w:rsidR="00CB213A" w:rsidRPr="00EB3732" w:rsidRDefault="00CB213A" w:rsidP="00CB213A">
      <w:pPr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 xml:space="preserve">ANNEX </w:t>
      </w:r>
      <w:r w:rsidR="00470F39">
        <w:rPr>
          <w:rFonts w:ascii="Tahoma" w:hAnsi="Tahoma" w:cs="Tahoma"/>
          <w:b/>
          <w:lang w:val="en-GB"/>
        </w:rPr>
        <w:t>2</w:t>
      </w:r>
      <w:r w:rsidRPr="00EB3732">
        <w:rPr>
          <w:rFonts w:ascii="Tahoma" w:hAnsi="Tahoma" w:cs="Tahoma"/>
          <w:b/>
          <w:lang w:val="en-GB"/>
        </w:rPr>
        <w:t>: L</w:t>
      </w:r>
      <w:r w:rsidR="00FB5B91" w:rsidRPr="00EB3732">
        <w:rPr>
          <w:rFonts w:ascii="Tahoma" w:hAnsi="Tahoma" w:cs="Tahoma"/>
          <w:b/>
          <w:lang w:val="en-GB"/>
        </w:rPr>
        <w:t>ist of the 63</w:t>
      </w:r>
      <w:r w:rsidRPr="00EB3732">
        <w:rPr>
          <w:rFonts w:ascii="Tahoma" w:hAnsi="Tahoma" w:cs="Tahoma"/>
          <w:b/>
          <w:lang w:val="en-GB"/>
        </w:rPr>
        <w:t xml:space="preserve"> generated db3-files:</w:t>
      </w:r>
    </w:p>
    <w:p w:rsidR="00CB213A" w:rsidRPr="00EB3732" w:rsidRDefault="00CB213A" w:rsidP="00CB213A">
      <w:pPr>
        <w:rPr>
          <w:rFonts w:ascii="Tahoma" w:hAnsi="Tahoma" w:cs="Tahoma"/>
          <w:b/>
          <w:lang w:val="en-GB"/>
        </w:rPr>
      </w:pPr>
    </w:p>
    <w:p w:rsidR="00CB213A" w:rsidRPr="00EB3732" w:rsidRDefault="00CB213A" w:rsidP="00004F9B">
      <w:pPr>
        <w:pStyle w:val="ListParagraph"/>
        <w:numPr>
          <w:ilvl w:val="0"/>
          <w:numId w:val="3"/>
        </w:numPr>
        <w:ind w:left="284" w:right="-1" w:hanging="284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>Alphabetical order</w:t>
      </w:r>
    </w:p>
    <w:p w:rsidR="00CB213A" w:rsidRPr="00EB3732" w:rsidRDefault="00CB213A" w:rsidP="00CB213A">
      <w:pPr>
        <w:pStyle w:val="PlainText"/>
        <w:ind w:left="851"/>
        <w:rPr>
          <w:rFonts w:ascii="Tahoma" w:hAnsi="Tahoma" w:cs="Tahoma"/>
          <w:lang w:val="en-GB"/>
        </w:rPr>
      </w:pPr>
    </w:p>
    <w:p w:rsidR="00FB5B91" w:rsidRPr="00EB3732" w:rsidRDefault="00FB5B91" w:rsidP="00CB213A">
      <w:pPr>
        <w:pStyle w:val="PlainText"/>
        <w:ind w:left="851"/>
        <w:rPr>
          <w:rFonts w:ascii="Tahoma" w:hAnsi="Tahoma" w:cs="Tahoma"/>
          <w:lang w:val="en-GB"/>
        </w:rPr>
        <w:sectPr w:rsidR="00FB5B91" w:rsidRPr="00EB3732" w:rsidSect="00434082">
          <w:type w:val="continuous"/>
          <w:pgSz w:w="11907" w:h="16840" w:code="9"/>
          <w:pgMar w:top="1418" w:right="1134" w:bottom="1418" w:left="1418" w:header="680" w:footer="680" w:gutter="0"/>
          <w:cols w:space="708"/>
          <w:docGrid w:linePitch="360"/>
        </w:sectPr>
      </w:pPr>
    </w:p>
    <w:p w:rsidR="00CB213A" w:rsidRPr="001411B9" w:rsidRDefault="00CB213A" w:rsidP="00CB213A">
      <w:pPr>
        <w:pStyle w:val="PlainText"/>
        <w:ind w:left="284"/>
        <w:rPr>
          <w:rFonts w:ascii="Tahoma" w:hAnsi="Tahoma" w:cs="Tahoma"/>
          <w:sz w:val="22"/>
          <w:szCs w:val="22"/>
          <w:lang w:val="fr-FR"/>
        </w:rPr>
      </w:pPr>
      <w:r w:rsidRPr="001411B9">
        <w:rPr>
          <w:rFonts w:ascii="Tahoma" w:hAnsi="Tahoma" w:cs="Tahoma"/>
          <w:sz w:val="22"/>
          <w:szCs w:val="22"/>
          <w:lang w:val="fr-FR"/>
        </w:rPr>
        <w:t>ET_ANTHROP.db3</w:t>
      </w:r>
    </w:p>
    <w:p w:rsidR="00CB213A" w:rsidRPr="001411B9" w:rsidRDefault="00CB213A" w:rsidP="00CB213A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ET_brandnam.db3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ET_CENTERS.DB3</w:t>
      </w:r>
    </w:p>
    <w:p w:rsidR="00CB213A" w:rsidRPr="001411B9" w:rsidRDefault="00CB213A" w:rsidP="00CB213A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ET_chklist.db3</w:t>
      </w:r>
    </w:p>
    <w:p w:rsidR="00CB213A" w:rsidRPr="001411B9" w:rsidRDefault="00CB213A" w:rsidP="00CB213A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ET_COUNTRY.DB3</w:t>
      </w:r>
    </w:p>
    <w:p w:rsidR="00CB213A" w:rsidRPr="001411B9" w:rsidRDefault="00CB213A" w:rsidP="00CB213A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ET_cring.db3</w:t>
      </w:r>
    </w:p>
    <w:p w:rsidR="00CB213A" w:rsidRPr="001411B9" w:rsidRDefault="00CB213A" w:rsidP="00CB213A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ET_DAYOWEEK.db3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ET_density.db3</w:t>
      </w:r>
    </w:p>
    <w:p w:rsidR="00FB5B91" w:rsidRPr="001411B9" w:rsidRDefault="00FB5B91" w:rsidP="00FB5B91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ET_DESC_IMP.db3</w:t>
      </w:r>
    </w:p>
    <w:p w:rsidR="00CB213A" w:rsidRPr="001411B9" w:rsidRDefault="00CB213A" w:rsidP="00CB213A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ET_descface.db3</w:t>
      </w:r>
    </w:p>
    <w:p w:rsidR="00CB213A" w:rsidRPr="001411B9" w:rsidRDefault="00CB213A" w:rsidP="00CB213A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ET_DESCSUBS.DB3</w:t>
      </w:r>
    </w:p>
    <w:p w:rsidR="00CB213A" w:rsidRPr="001411B9" w:rsidRDefault="00CB213A" w:rsidP="00CB213A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ET_ediblep.db3</w:t>
      </w:r>
    </w:p>
    <w:p w:rsidR="00CB213A" w:rsidRPr="001411B9" w:rsidRDefault="00CB213A" w:rsidP="00CB213A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ET_EPICTEXT.db3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ET_facetrul.db3</w:t>
      </w:r>
    </w:p>
    <w:p w:rsidR="00CB213A" w:rsidRPr="001411B9" w:rsidRDefault="00CB213A" w:rsidP="00CB213A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ET_facets.db3</w:t>
      </w:r>
    </w:p>
    <w:p w:rsidR="00CB213A" w:rsidRPr="001411B9" w:rsidRDefault="00CB213A" w:rsidP="00CB213A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ET_fatlefto.db3</w:t>
      </w:r>
    </w:p>
    <w:p w:rsidR="00CB213A" w:rsidRPr="001411B9" w:rsidRDefault="00CB213A" w:rsidP="00CB213A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ET_FCO.db3</w:t>
      </w:r>
    </w:p>
    <w:p w:rsidR="00CB213A" w:rsidRPr="001411B9" w:rsidRDefault="00CB213A" w:rsidP="00CB213A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ET_foodcomp.db3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ET_foodfaex.db3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ET_FOODS.db3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ET_foodscrp.db3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ET_foodssha.db3</w:t>
      </w:r>
    </w:p>
    <w:p w:rsidR="00CB213A" w:rsidRPr="001411B9" w:rsidRDefault="00CB213A" w:rsidP="00CB213A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ET_groupfac.db3</w:t>
      </w:r>
    </w:p>
    <w:p w:rsidR="00CB213A" w:rsidRPr="001411B9" w:rsidRDefault="00CB213A" w:rsidP="00CB213A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ET_groups.db3</w:t>
      </w:r>
    </w:p>
    <w:p w:rsidR="00CB213A" w:rsidRPr="001411B9" w:rsidRDefault="00CB213A" w:rsidP="00CB213A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ET_INTVIEWR.DB3</w:t>
      </w:r>
    </w:p>
    <w:p w:rsidR="00FB5B91" w:rsidRPr="001411B9" w:rsidRDefault="00FB5B91" w:rsidP="00FB5B91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ET_m_hhm.db3</w:t>
      </w:r>
    </w:p>
    <w:p w:rsidR="00FB5B91" w:rsidRPr="001411B9" w:rsidRDefault="00FB5B91" w:rsidP="00FB5B91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ET_m_photos.db3</w:t>
      </w:r>
    </w:p>
    <w:p w:rsidR="00FB5B91" w:rsidRPr="001411B9" w:rsidRDefault="00FB5B91" w:rsidP="00FB5B91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ET_m_rcpu.db3</w:t>
      </w:r>
    </w:p>
    <w:p w:rsidR="00FB5B91" w:rsidRPr="001411B9" w:rsidRDefault="00FB5B91" w:rsidP="00FB5B91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ET_m_stdpor.db3</w:t>
      </w:r>
    </w:p>
    <w:p w:rsidR="00FB5B91" w:rsidRPr="001411B9" w:rsidRDefault="00FB5B91" w:rsidP="00FB5B91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ET_m_stduts.db3</w:t>
      </w:r>
    </w:p>
    <w:p w:rsidR="00CB213A" w:rsidRPr="001411B9" w:rsidRDefault="00CB213A" w:rsidP="00CB213A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ET_maxrval.db3</w:t>
      </w:r>
    </w:p>
    <w:p w:rsidR="00CB213A" w:rsidRPr="001411B9" w:rsidRDefault="00CB213A" w:rsidP="00CB213A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ET_maxval.db3</w:t>
      </w:r>
    </w:p>
    <w:p w:rsidR="00CB213A" w:rsidRPr="001411B9" w:rsidRDefault="00CB213A" w:rsidP="00CB213A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ET_MONTHS.db3</w:t>
      </w:r>
    </w:p>
    <w:p w:rsidR="00CB213A" w:rsidRPr="001411B9" w:rsidRDefault="00CB213A" w:rsidP="00CB213A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ET_NUTLIMIT.DB3</w:t>
      </w:r>
    </w:p>
    <w:p w:rsidR="00CB213A" w:rsidRPr="001411B9" w:rsidRDefault="00CB213A" w:rsidP="00CB213A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ET_NUTRIENT.db3</w:t>
      </w:r>
    </w:p>
    <w:p w:rsidR="00CB213A" w:rsidRPr="001411B9" w:rsidRDefault="00CB213A" w:rsidP="00CB213A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ET_PATIENTS.DB3</w:t>
      </w:r>
    </w:p>
    <w:p w:rsidR="00CB213A" w:rsidRPr="001411B9" w:rsidRDefault="00CB213A" w:rsidP="00CB213A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ET_POC.db3</w:t>
      </w:r>
    </w:p>
    <w:p w:rsidR="00CB213A" w:rsidRPr="001411B9" w:rsidRDefault="00CB213A" w:rsidP="00CB213A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ET_pqpath.db3</w:t>
      </w:r>
    </w:p>
    <w:p w:rsidR="00CB213A" w:rsidRPr="001411B9" w:rsidRDefault="00CB213A" w:rsidP="00CB213A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ET_probque.db3</w:t>
      </w:r>
    </w:p>
    <w:p w:rsidR="00CB213A" w:rsidRPr="001411B9" w:rsidRDefault="00CB213A" w:rsidP="00CB213A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ET_qm_foods.db3</w:t>
      </w:r>
    </w:p>
    <w:p w:rsidR="00CB213A" w:rsidRPr="001411B9" w:rsidRDefault="00CB213A" w:rsidP="00CB213A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ET_qm_group.db3</w:t>
      </w:r>
    </w:p>
    <w:p w:rsidR="00CB213A" w:rsidRPr="001411B9" w:rsidRDefault="00CB213A" w:rsidP="00CB213A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ET_qm_rclas.db3</w:t>
      </w:r>
    </w:p>
    <w:p w:rsidR="00CB213A" w:rsidRPr="001411B9" w:rsidRDefault="00CB213A" w:rsidP="00CB213A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ET_qm_recip.db3</w:t>
      </w:r>
    </w:p>
    <w:p w:rsidR="00FB5B91" w:rsidRPr="001411B9" w:rsidRDefault="00FB5B91" w:rsidP="00FB5B91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ET_r_density.db3</w:t>
      </w:r>
    </w:p>
    <w:p w:rsidR="00FB5B91" w:rsidRPr="001411B9" w:rsidRDefault="00FB5B91" w:rsidP="00FB5B91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ET_r_descface.db3</w:t>
      </w:r>
    </w:p>
    <w:p w:rsidR="00FB5B91" w:rsidRPr="001411B9" w:rsidRDefault="00FB5B91" w:rsidP="00FB5B91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ET_r_facetrul.db3</w:t>
      </w:r>
    </w:p>
    <w:p w:rsidR="00FB5B91" w:rsidRPr="001411B9" w:rsidRDefault="00FB5B91" w:rsidP="00FB5B91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ET_r_facets.db3</w:t>
      </w:r>
    </w:p>
    <w:p w:rsidR="00FB5B91" w:rsidRPr="001411B9" w:rsidRDefault="00FB5B91" w:rsidP="00FB5B91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ET_r_groupfac.db3</w:t>
      </w:r>
    </w:p>
    <w:p w:rsidR="00FB5B91" w:rsidRPr="001411B9" w:rsidRDefault="00FB5B91" w:rsidP="00FB5B91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ET_r_rcpfaex.db3</w:t>
      </w:r>
    </w:p>
    <w:p w:rsidR="00CB213A" w:rsidRPr="001411B9" w:rsidRDefault="00CB213A" w:rsidP="00CB213A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ET_rawcook.db3</w:t>
      </w:r>
    </w:p>
    <w:p w:rsidR="00CB213A" w:rsidRPr="001411B9" w:rsidRDefault="00CB213A" w:rsidP="00CB213A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ET_rbrand.db3</w:t>
      </w:r>
    </w:p>
    <w:p w:rsidR="00CB213A" w:rsidRPr="001411B9" w:rsidRDefault="00CB213A" w:rsidP="00CB213A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ET_RCP_PATH.db3</w:t>
      </w:r>
    </w:p>
    <w:p w:rsidR="00CB213A" w:rsidRPr="001411B9" w:rsidRDefault="00CB213A" w:rsidP="00CB213A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ET_rgroups.db3</w:t>
      </w:r>
    </w:p>
    <w:p w:rsidR="00CB213A" w:rsidRPr="001411B9" w:rsidRDefault="00CB213A" w:rsidP="00CB213A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ET_rpqpath.db3</w:t>
      </w:r>
    </w:p>
    <w:p w:rsidR="00CB213A" w:rsidRPr="001411B9" w:rsidRDefault="00CB213A" w:rsidP="00CB213A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ET_rsubgr.db3</w:t>
      </w:r>
    </w:p>
    <w:p w:rsidR="00CB213A" w:rsidRPr="001411B9" w:rsidRDefault="00CB213A" w:rsidP="00CB213A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ET_SPECDAY.db3</w:t>
      </w:r>
    </w:p>
    <w:p w:rsidR="00CB213A" w:rsidRPr="001411B9" w:rsidRDefault="00CB213A" w:rsidP="00CB213A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ET_SPECDIET.db3</w:t>
      </w:r>
    </w:p>
    <w:p w:rsidR="00CB213A" w:rsidRPr="001411B9" w:rsidRDefault="00CB213A" w:rsidP="00CB213A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ET_spfacook.db3</w:t>
      </w:r>
    </w:p>
    <w:p w:rsidR="00CB213A" w:rsidRPr="001411B9" w:rsidRDefault="00CB213A" w:rsidP="00CB213A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ET_spfacore.db3</w:t>
      </w:r>
    </w:p>
    <w:p w:rsidR="00CB213A" w:rsidRPr="001411B9" w:rsidRDefault="00CB213A" w:rsidP="00CB213A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ET_spfdcook.db3</w:t>
      </w:r>
    </w:p>
    <w:p w:rsidR="00CB213A" w:rsidRPr="001411B9" w:rsidRDefault="00CB213A" w:rsidP="00CB213A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ET_subgroup.db3</w:t>
      </w:r>
    </w:p>
    <w:p w:rsidR="00CB213A" w:rsidRPr="001411B9" w:rsidRDefault="00CB213A" w:rsidP="00CB213A">
      <w:pPr>
        <w:ind w:left="28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ET_SUBSTIT.DB3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ET_vitamins.db3</w:t>
      </w:r>
    </w:p>
    <w:p w:rsidR="00CB213A" w:rsidRPr="00EB3732" w:rsidRDefault="00CB213A" w:rsidP="00CB213A">
      <w:pPr>
        <w:rPr>
          <w:rFonts w:ascii="Tahoma" w:eastAsia="Times New Roman" w:hAnsi="Tahoma" w:cs="Tahoma"/>
          <w:color w:val="000000"/>
          <w:lang w:val="en-GB"/>
        </w:rPr>
        <w:sectPr w:rsidR="00CB213A" w:rsidRPr="00EB3732" w:rsidSect="008B1F11">
          <w:type w:val="continuous"/>
          <w:pgSz w:w="11907" w:h="16840" w:code="9"/>
          <w:pgMar w:top="1418" w:right="1275" w:bottom="1418" w:left="1418" w:header="680" w:footer="680" w:gutter="0"/>
          <w:cols w:num="3" w:space="70"/>
          <w:docGrid w:linePitch="360"/>
        </w:sectPr>
      </w:pPr>
    </w:p>
    <w:p w:rsidR="00CB213A" w:rsidRPr="00EB3732" w:rsidRDefault="00CB213A" w:rsidP="00CB213A">
      <w:pPr>
        <w:rPr>
          <w:rFonts w:ascii="Tahoma" w:eastAsia="Times New Roman" w:hAnsi="Tahoma" w:cs="Tahoma"/>
          <w:color w:val="000000"/>
          <w:lang w:val="en-GB"/>
        </w:rPr>
      </w:pPr>
    </w:p>
    <w:p w:rsidR="00FB5B91" w:rsidRPr="00EB3732" w:rsidRDefault="00FB5B91" w:rsidP="00CB213A">
      <w:pPr>
        <w:rPr>
          <w:rFonts w:ascii="Tahoma" w:eastAsia="Times New Roman" w:hAnsi="Tahoma" w:cs="Tahoma"/>
          <w:color w:val="000000"/>
          <w:lang w:val="en-GB"/>
        </w:rPr>
      </w:pPr>
    </w:p>
    <w:p w:rsidR="00CB213A" w:rsidRPr="00EB3732" w:rsidRDefault="00CB213A" w:rsidP="00004F9B">
      <w:pPr>
        <w:pStyle w:val="ListParagraph"/>
        <w:numPr>
          <w:ilvl w:val="0"/>
          <w:numId w:val="3"/>
        </w:numPr>
        <w:ind w:left="284" w:right="-1" w:hanging="284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>Managerial order</w:t>
      </w:r>
    </w:p>
    <w:p w:rsidR="00FB5B91" w:rsidRPr="00EB3732" w:rsidRDefault="00FB5B91" w:rsidP="00FB5B91">
      <w:pPr>
        <w:pStyle w:val="ListParagraph"/>
        <w:rPr>
          <w:rFonts w:ascii="Tahoma" w:hAnsi="Tahoma" w:cs="Tahoma"/>
          <w:b/>
          <w:lang w:val="en-GB"/>
        </w:rPr>
      </w:pPr>
    </w:p>
    <w:p w:rsidR="00CB213A" w:rsidRPr="00EB3732" w:rsidRDefault="00CB213A" w:rsidP="00004F9B">
      <w:pPr>
        <w:pStyle w:val="ListParagraph"/>
        <w:numPr>
          <w:ilvl w:val="1"/>
          <w:numId w:val="1"/>
        </w:numPr>
        <w:ind w:left="1134" w:hanging="425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>Setup</w:t>
      </w:r>
    </w:p>
    <w:p w:rsidR="00CB213A" w:rsidRPr="00EB3732" w:rsidRDefault="00CB213A" w:rsidP="00CB213A">
      <w:pPr>
        <w:pStyle w:val="PlainText"/>
        <w:ind w:left="1134"/>
        <w:rPr>
          <w:rFonts w:ascii="Tahoma" w:hAnsi="Tahoma" w:cs="Tahoma"/>
          <w:sz w:val="22"/>
          <w:szCs w:val="22"/>
          <w:lang w:val="en-GB"/>
        </w:rPr>
        <w:sectPr w:rsidR="00CB213A" w:rsidRPr="00EB3732" w:rsidSect="008B1F11">
          <w:type w:val="continuous"/>
          <w:pgSz w:w="11907" w:h="16840" w:code="9"/>
          <w:pgMar w:top="1418" w:right="1418" w:bottom="1418" w:left="1418" w:header="680" w:footer="680" w:gutter="0"/>
          <w:cols w:space="708"/>
          <w:docGrid w:linePitch="360"/>
        </w:sectPr>
      </w:pPr>
    </w:p>
    <w:p w:rsidR="00CB213A" w:rsidRPr="00EB3732" w:rsidRDefault="00CB213A" w:rsidP="00CB213A">
      <w:pPr>
        <w:pStyle w:val="PlainText"/>
        <w:ind w:left="1134"/>
        <w:rPr>
          <w:rFonts w:ascii="Tahoma" w:hAnsi="Tahoma" w:cs="Tahoma"/>
          <w:sz w:val="22"/>
          <w:szCs w:val="22"/>
          <w:lang w:val="en-GB"/>
        </w:rPr>
      </w:pPr>
      <w:r w:rsidRPr="00EB3732">
        <w:rPr>
          <w:rFonts w:ascii="Tahoma" w:hAnsi="Tahoma" w:cs="Tahoma"/>
          <w:sz w:val="22"/>
          <w:szCs w:val="22"/>
          <w:lang w:val="en-GB"/>
        </w:rPr>
        <w:t>ET_anthrop.db3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ET_centers.db3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ET_country.db3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ET_cring.db3</w:t>
      </w:r>
    </w:p>
    <w:p w:rsidR="00CB213A" w:rsidRPr="001411B9" w:rsidRDefault="00CB213A" w:rsidP="00CB213A">
      <w:pPr>
        <w:ind w:left="113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ET_dayoweek.db3</w:t>
      </w:r>
    </w:p>
    <w:p w:rsidR="00CB213A" w:rsidRPr="001411B9" w:rsidRDefault="00CB213A" w:rsidP="00CB213A">
      <w:pPr>
        <w:ind w:left="113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ET_epictext.db3</w:t>
      </w:r>
    </w:p>
    <w:p w:rsidR="00CB213A" w:rsidRPr="001411B9" w:rsidRDefault="00CB213A" w:rsidP="00CB213A">
      <w:pPr>
        <w:ind w:left="113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ET_fco.db3</w:t>
      </w:r>
    </w:p>
    <w:p w:rsidR="00CB213A" w:rsidRPr="001411B9" w:rsidRDefault="00CB213A" w:rsidP="00CB213A">
      <w:pPr>
        <w:ind w:left="113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ET_intviewr.db3</w:t>
      </w:r>
    </w:p>
    <w:p w:rsidR="00CB213A" w:rsidRPr="001411B9" w:rsidRDefault="00CB213A" w:rsidP="00CB213A">
      <w:pPr>
        <w:ind w:left="113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ET_months.db3</w:t>
      </w:r>
    </w:p>
    <w:p w:rsidR="00CB213A" w:rsidRPr="001411B9" w:rsidRDefault="00CB213A" w:rsidP="00CB213A">
      <w:pPr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ET_nutlimit.db3</w:t>
      </w:r>
    </w:p>
    <w:p w:rsidR="00CB213A" w:rsidRPr="001411B9" w:rsidRDefault="00CB213A" w:rsidP="00CB213A">
      <w:pPr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ET_nutrient.db3</w:t>
      </w:r>
    </w:p>
    <w:p w:rsidR="00CB213A" w:rsidRPr="001411B9" w:rsidRDefault="00CB213A" w:rsidP="00CB213A">
      <w:pPr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ET_patients.db3</w:t>
      </w:r>
    </w:p>
    <w:p w:rsidR="00CB213A" w:rsidRPr="001411B9" w:rsidRDefault="00CB213A" w:rsidP="00CB213A">
      <w:pPr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ET_poc.db3</w:t>
      </w:r>
    </w:p>
    <w:p w:rsidR="00CB213A" w:rsidRPr="001411B9" w:rsidRDefault="00CB213A" w:rsidP="00CB213A">
      <w:pPr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ET_rcp_path.db3</w:t>
      </w:r>
    </w:p>
    <w:p w:rsidR="00CB213A" w:rsidRPr="001411B9" w:rsidRDefault="00CB213A" w:rsidP="00CB213A">
      <w:pPr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ET_specday.db3</w:t>
      </w:r>
    </w:p>
    <w:p w:rsidR="00CB213A" w:rsidRPr="001411B9" w:rsidRDefault="00CB213A" w:rsidP="00CB213A">
      <w:pPr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ET_specdiet.db3</w:t>
      </w:r>
    </w:p>
    <w:p w:rsidR="00CB213A" w:rsidRPr="00EB3732" w:rsidRDefault="00CB213A" w:rsidP="00CB213A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ET_substit.db3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  <w:sectPr w:rsidR="00CB213A" w:rsidRPr="00EB3732" w:rsidSect="00CB213A">
          <w:type w:val="continuous"/>
          <w:pgSz w:w="11907" w:h="16840" w:code="9"/>
          <w:pgMar w:top="1418" w:right="1418" w:bottom="1418" w:left="1418" w:header="680" w:footer="680" w:gutter="0"/>
          <w:cols w:num="2" w:space="708"/>
          <w:docGrid w:linePitch="360"/>
        </w:sectPr>
      </w:pPr>
    </w:p>
    <w:p w:rsidR="00FB5B91" w:rsidRPr="00EB3732" w:rsidRDefault="00FB5B91" w:rsidP="00FB5B91">
      <w:pPr>
        <w:pStyle w:val="ListParagraph"/>
        <w:ind w:left="1134"/>
        <w:rPr>
          <w:rFonts w:ascii="Tahoma" w:hAnsi="Tahoma" w:cs="Tahoma"/>
          <w:b/>
          <w:lang w:val="en-GB"/>
        </w:rPr>
      </w:pPr>
    </w:p>
    <w:p w:rsidR="00CB213A" w:rsidRPr="00EB3732" w:rsidRDefault="00CB213A" w:rsidP="00004F9B">
      <w:pPr>
        <w:pStyle w:val="ListParagraph"/>
        <w:numPr>
          <w:ilvl w:val="1"/>
          <w:numId w:val="1"/>
        </w:numPr>
        <w:ind w:left="1134" w:hanging="425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>Common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  <w:sectPr w:rsidR="00CB213A" w:rsidRPr="00EB3732" w:rsidSect="008B1F11">
          <w:type w:val="continuous"/>
          <w:pgSz w:w="11907" w:h="16840" w:code="9"/>
          <w:pgMar w:top="1418" w:right="1418" w:bottom="1418" w:left="1418" w:header="680" w:footer="680" w:gutter="0"/>
          <w:cols w:space="708"/>
          <w:docGrid w:linePitch="360"/>
        </w:sectPr>
      </w:pP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ET_descsubs.db3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ET_desc_imp.db3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ET_descface.db3</w:t>
      </w:r>
    </w:p>
    <w:p w:rsidR="00CB213A" w:rsidRPr="001411B9" w:rsidRDefault="00CB213A" w:rsidP="00CB213A">
      <w:pPr>
        <w:ind w:left="113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ET_facetrul.db3</w:t>
      </w:r>
    </w:p>
    <w:p w:rsidR="00CB213A" w:rsidRPr="001411B9" w:rsidRDefault="00CB213A" w:rsidP="00CB213A">
      <w:pPr>
        <w:ind w:left="113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ET_facets.db3</w:t>
      </w:r>
    </w:p>
    <w:p w:rsidR="00CB213A" w:rsidRPr="001411B9" w:rsidRDefault="00CB213A" w:rsidP="00CB213A">
      <w:pPr>
        <w:ind w:left="113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ET_groupfac.db3</w:t>
      </w:r>
    </w:p>
    <w:p w:rsidR="00CB213A" w:rsidRPr="001411B9" w:rsidRDefault="00CB213A" w:rsidP="00CB213A">
      <w:pPr>
        <w:ind w:left="113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ET_groups.db3</w:t>
      </w:r>
    </w:p>
    <w:p w:rsidR="00CB213A" w:rsidRPr="001411B9" w:rsidRDefault="00CB213A" w:rsidP="00CB213A">
      <w:pPr>
        <w:ind w:left="113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ET_probque.db3</w:t>
      </w:r>
    </w:p>
    <w:p w:rsidR="00CB213A" w:rsidRPr="001411B9" w:rsidRDefault="00CB213A" w:rsidP="00CB213A">
      <w:pPr>
        <w:ind w:left="1134"/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ET_qm_group.db3</w:t>
      </w:r>
    </w:p>
    <w:p w:rsidR="00CB213A" w:rsidRPr="001411B9" w:rsidRDefault="00CB213A" w:rsidP="00CB213A">
      <w:pPr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ET_qm_rclas.db3</w:t>
      </w:r>
    </w:p>
    <w:p w:rsidR="00CB213A" w:rsidRPr="001411B9" w:rsidRDefault="00CB213A" w:rsidP="00CB213A">
      <w:pPr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ET_rgroups.db3</w:t>
      </w:r>
    </w:p>
    <w:p w:rsidR="00CB213A" w:rsidRPr="001411B9" w:rsidRDefault="00CB213A" w:rsidP="00CB213A">
      <w:pPr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ET_rsubgr.db3</w:t>
      </w:r>
    </w:p>
    <w:p w:rsidR="00CB213A" w:rsidRPr="001411B9" w:rsidRDefault="00CB213A" w:rsidP="00CB213A">
      <w:pPr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ET_r_facetrul.db3</w:t>
      </w:r>
    </w:p>
    <w:p w:rsidR="00CB213A" w:rsidRPr="001411B9" w:rsidRDefault="00CB213A" w:rsidP="00CB213A">
      <w:pPr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ET_r_facets.db3</w:t>
      </w:r>
    </w:p>
    <w:p w:rsidR="00CB213A" w:rsidRPr="001411B9" w:rsidRDefault="00CB213A" w:rsidP="00CB213A">
      <w:pPr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ET_r_groupfac.db3</w:t>
      </w:r>
    </w:p>
    <w:p w:rsidR="00CB213A" w:rsidRPr="001411B9" w:rsidRDefault="00CB213A" w:rsidP="00CB213A">
      <w:pPr>
        <w:rPr>
          <w:rFonts w:ascii="Tahoma" w:hAnsi="Tahoma" w:cs="Tahoma"/>
          <w:lang w:val="fr-FR"/>
        </w:rPr>
      </w:pPr>
      <w:r w:rsidRPr="001411B9">
        <w:rPr>
          <w:rFonts w:ascii="Tahoma" w:hAnsi="Tahoma" w:cs="Tahoma"/>
          <w:lang w:val="fr-FR"/>
        </w:rPr>
        <w:t>ET_r_descface.db3</w:t>
      </w:r>
    </w:p>
    <w:p w:rsidR="00CB213A" w:rsidRPr="00EB3732" w:rsidRDefault="00CB213A" w:rsidP="00CB213A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ET_subgroup.db3</w:t>
      </w:r>
    </w:p>
    <w:p w:rsidR="00CB213A" w:rsidRPr="00EB3732" w:rsidRDefault="00CB213A" w:rsidP="00CB213A">
      <w:pPr>
        <w:ind w:firstLine="284"/>
        <w:rPr>
          <w:rFonts w:ascii="Tahoma" w:hAnsi="Tahoma" w:cs="Tahoma"/>
          <w:lang w:val="en-GB"/>
        </w:rPr>
        <w:sectPr w:rsidR="00CB213A" w:rsidRPr="00EB3732" w:rsidSect="00CB213A">
          <w:type w:val="continuous"/>
          <w:pgSz w:w="11907" w:h="16840" w:code="9"/>
          <w:pgMar w:top="1418" w:right="1418" w:bottom="1418" w:left="1418" w:header="680" w:footer="680" w:gutter="0"/>
          <w:cols w:num="2" w:space="708"/>
          <w:docGrid w:linePitch="360"/>
        </w:sectPr>
      </w:pPr>
    </w:p>
    <w:p w:rsidR="00FB5B91" w:rsidRPr="00EB3732" w:rsidRDefault="00FB5B91" w:rsidP="00FB5B91">
      <w:pPr>
        <w:pStyle w:val="ListParagraph"/>
        <w:ind w:left="1134"/>
        <w:rPr>
          <w:rFonts w:ascii="Tahoma" w:hAnsi="Tahoma" w:cs="Tahoma"/>
          <w:b/>
          <w:lang w:val="en-GB"/>
        </w:rPr>
      </w:pPr>
    </w:p>
    <w:p w:rsidR="00FB5B91" w:rsidRPr="00EB3732" w:rsidRDefault="00FB5B91" w:rsidP="00FB5B91">
      <w:pPr>
        <w:pStyle w:val="ListParagraph"/>
        <w:ind w:left="1134"/>
        <w:rPr>
          <w:rFonts w:ascii="Tahoma" w:hAnsi="Tahoma" w:cs="Tahoma"/>
          <w:b/>
          <w:lang w:val="en-GB"/>
        </w:rPr>
      </w:pPr>
    </w:p>
    <w:p w:rsidR="00CB213A" w:rsidRPr="00EB3732" w:rsidRDefault="00CB213A" w:rsidP="00004F9B">
      <w:pPr>
        <w:pStyle w:val="ListParagraph"/>
        <w:numPr>
          <w:ilvl w:val="1"/>
          <w:numId w:val="1"/>
        </w:numPr>
        <w:ind w:left="1134" w:hanging="425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>Country</w:t>
      </w:r>
    </w:p>
    <w:p w:rsidR="00FB5B91" w:rsidRPr="00EB3732" w:rsidRDefault="00FB5B91" w:rsidP="00CB213A">
      <w:pPr>
        <w:ind w:left="993"/>
        <w:rPr>
          <w:rFonts w:ascii="Tahoma" w:hAnsi="Tahoma" w:cs="Tahoma"/>
          <w:lang w:val="en-GB"/>
        </w:rPr>
      </w:pPr>
    </w:p>
    <w:p w:rsidR="00CB213A" w:rsidRPr="00EB3732" w:rsidRDefault="00CB213A" w:rsidP="00CB213A">
      <w:pPr>
        <w:ind w:left="99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FOODS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  <w:sectPr w:rsidR="00CB213A" w:rsidRPr="00EB3732" w:rsidSect="008B1F11">
          <w:type w:val="continuous"/>
          <w:pgSz w:w="11907" w:h="16840" w:code="9"/>
          <w:pgMar w:top="1418" w:right="1418" w:bottom="1418" w:left="1418" w:header="680" w:footer="680" w:gutter="0"/>
          <w:cols w:space="708"/>
          <w:docGrid w:linePitch="360"/>
        </w:sectPr>
      </w:pP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ET_brandnam.db3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ET_chklist.db3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ET_density.db3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ET_ediblep.db3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ET_fatlefto.db3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ET_foodcomp.db3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ET_foodfaex.db3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ET_foods.db3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ET_foodscrp.db3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ET_foodssha.db3</w:t>
      </w:r>
    </w:p>
    <w:p w:rsidR="00CB213A" w:rsidRPr="00EB3732" w:rsidRDefault="00CB213A" w:rsidP="0073025B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ET_maxval.db3</w:t>
      </w:r>
    </w:p>
    <w:p w:rsidR="00CB213A" w:rsidRPr="00EB3732" w:rsidRDefault="00CB213A" w:rsidP="0073025B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ET_m_hhm.db3</w:t>
      </w:r>
    </w:p>
    <w:p w:rsidR="00CB213A" w:rsidRPr="00EB3732" w:rsidRDefault="00CB213A" w:rsidP="0073025B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ET_m_photos.db3</w:t>
      </w:r>
    </w:p>
    <w:p w:rsidR="00CB213A" w:rsidRPr="00EB3732" w:rsidRDefault="00CB213A" w:rsidP="0073025B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ET_m_stdpor.db3</w:t>
      </w:r>
    </w:p>
    <w:p w:rsidR="00CB213A" w:rsidRPr="00EB3732" w:rsidRDefault="00CB213A" w:rsidP="00CB213A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ET_m_stduts.db3</w:t>
      </w:r>
    </w:p>
    <w:p w:rsidR="00CB213A" w:rsidRPr="00EB3732" w:rsidRDefault="00CB213A" w:rsidP="00CB213A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ET_pqpath.db3</w:t>
      </w:r>
    </w:p>
    <w:p w:rsidR="00CB213A" w:rsidRPr="00EB3732" w:rsidRDefault="00CB213A" w:rsidP="00CB213A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ET_qm_foods.db3</w:t>
      </w:r>
    </w:p>
    <w:p w:rsidR="00CB213A" w:rsidRPr="00EB3732" w:rsidRDefault="00CB213A" w:rsidP="00CB213A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ET_rawcook.db3</w:t>
      </w:r>
    </w:p>
    <w:p w:rsidR="00CB213A" w:rsidRPr="00EB3732" w:rsidRDefault="00CB213A" w:rsidP="00CB213A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ET_spfacook.db3</w:t>
      </w:r>
    </w:p>
    <w:p w:rsidR="00CB213A" w:rsidRPr="00EB3732" w:rsidRDefault="00CB213A" w:rsidP="00CB213A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ET_spfdcook.db3</w:t>
      </w:r>
    </w:p>
    <w:p w:rsidR="00CB213A" w:rsidRPr="00EB3732" w:rsidRDefault="00CB213A" w:rsidP="00CB213A">
      <w:pPr>
        <w:ind w:left="993"/>
        <w:rPr>
          <w:rFonts w:ascii="Tahoma" w:hAnsi="Tahoma" w:cs="Tahoma"/>
          <w:lang w:val="en-GB"/>
        </w:rPr>
        <w:sectPr w:rsidR="00CB213A" w:rsidRPr="00EB3732" w:rsidSect="00CB213A">
          <w:type w:val="continuous"/>
          <w:pgSz w:w="11907" w:h="16840" w:code="9"/>
          <w:pgMar w:top="1418" w:right="1418" w:bottom="1418" w:left="1418" w:header="680" w:footer="680" w:gutter="0"/>
          <w:cols w:num="2" w:space="708"/>
          <w:docGrid w:linePitch="360"/>
        </w:sectPr>
      </w:pPr>
    </w:p>
    <w:p w:rsidR="00CB213A" w:rsidRPr="00EB3732" w:rsidRDefault="00CB213A" w:rsidP="00CB213A">
      <w:pPr>
        <w:ind w:left="993"/>
        <w:rPr>
          <w:rFonts w:ascii="Tahoma" w:hAnsi="Tahoma" w:cs="Tahoma"/>
          <w:lang w:val="en-GB"/>
        </w:rPr>
      </w:pPr>
    </w:p>
    <w:p w:rsidR="00CB213A" w:rsidRPr="00EB3732" w:rsidRDefault="00CB213A" w:rsidP="00CB213A">
      <w:pPr>
        <w:ind w:left="99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RECIPES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  <w:sectPr w:rsidR="00CB213A" w:rsidRPr="00EB3732" w:rsidSect="008B1F11">
          <w:type w:val="continuous"/>
          <w:pgSz w:w="11907" w:h="16840" w:code="9"/>
          <w:pgMar w:top="1418" w:right="1418" w:bottom="1418" w:left="1418" w:header="680" w:footer="680" w:gutter="0"/>
          <w:cols w:space="708"/>
          <w:docGrid w:linePitch="360"/>
        </w:sectPr>
      </w:pP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ET_maxrval.db3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ET_m_rcpu.db3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ET_qm_recip.db3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ET_rbrand.db3</w:t>
      </w:r>
    </w:p>
    <w:p w:rsidR="00CB213A" w:rsidRPr="00EB3732" w:rsidRDefault="00CB213A" w:rsidP="00CB213A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ET_rpqpath.db3</w:t>
      </w:r>
    </w:p>
    <w:p w:rsidR="00CB213A" w:rsidRPr="00EB3732" w:rsidRDefault="00CB213A" w:rsidP="00CB213A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ET_r_density.db3</w:t>
      </w:r>
    </w:p>
    <w:p w:rsidR="00CB213A" w:rsidRPr="00EB3732" w:rsidRDefault="00CB213A" w:rsidP="00CB213A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ET_r_rcpfaex.db3</w:t>
      </w:r>
    </w:p>
    <w:p w:rsidR="00CB213A" w:rsidRPr="00EB3732" w:rsidRDefault="00CB213A" w:rsidP="00CB213A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ET_spfacore.db3</w:t>
      </w:r>
    </w:p>
    <w:p w:rsidR="00CB213A" w:rsidRPr="00EB3732" w:rsidRDefault="00CB213A" w:rsidP="00CB213A">
      <w:pPr>
        <w:ind w:left="993"/>
        <w:rPr>
          <w:rFonts w:ascii="Tahoma" w:hAnsi="Tahoma" w:cs="Tahoma"/>
          <w:lang w:val="en-GB"/>
        </w:rPr>
        <w:sectPr w:rsidR="00CB213A" w:rsidRPr="00EB3732" w:rsidSect="00CB213A">
          <w:type w:val="continuous"/>
          <w:pgSz w:w="11907" w:h="16840" w:code="9"/>
          <w:pgMar w:top="1418" w:right="1418" w:bottom="1418" w:left="1418" w:header="680" w:footer="680" w:gutter="0"/>
          <w:cols w:num="2" w:space="708"/>
          <w:docGrid w:linePitch="360"/>
        </w:sectPr>
      </w:pPr>
    </w:p>
    <w:p w:rsidR="00CB213A" w:rsidRPr="00EB3732" w:rsidRDefault="00CB213A" w:rsidP="00CB213A">
      <w:pPr>
        <w:ind w:left="993"/>
        <w:rPr>
          <w:rFonts w:ascii="Tahoma" w:hAnsi="Tahoma" w:cs="Tahoma"/>
          <w:lang w:val="en-GB"/>
        </w:rPr>
      </w:pPr>
    </w:p>
    <w:p w:rsidR="00CB213A" w:rsidRPr="00EB3732" w:rsidRDefault="00CB213A" w:rsidP="00CB213A">
      <w:pPr>
        <w:ind w:left="99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SUPPLEMENTS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ET_vitamins.db3</w:t>
      </w:r>
    </w:p>
    <w:p w:rsidR="00CB213A" w:rsidRPr="00EB3732" w:rsidRDefault="00CB213A" w:rsidP="00CB213A">
      <w:pPr>
        <w:pStyle w:val="ListParagraph"/>
        <w:ind w:left="1440"/>
        <w:rPr>
          <w:rFonts w:ascii="Tahoma" w:hAnsi="Tahoma" w:cs="Tahoma"/>
          <w:b/>
          <w:lang w:val="en-GB"/>
        </w:rPr>
      </w:pPr>
    </w:p>
    <w:p w:rsidR="00CB213A" w:rsidRPr="00EB3732" w:rsidRDefault="00CB213A" w:rsidP="00434082">
      <w:pPr>
        <w:pStyle w:val="ListParagraph"/>
        <w:ind w:left="284" w:right="-1"/>
        <w:rPr>
          <w:rFonts w:ascii="Tahoma" w:eastAsia="Times New Roman" w:hAnsi="Tahoma" w:cs="Tahoma"/>
          <w:color w:val="000000"/>
          <w:lang w:val="en-GB"/>
        </w:rPr>
      </w:pPr>
    </w:p>
    <w:sectPr w:rsidR="00CB213A" w:rsidRPr="00EB3732" w:rsidSect="008B1F11">
      <w:type w:val="continuous"/>
      <w:pgSz w:w="11907" w:h="16840" w:code="9"/>
      <w:pgMar w:top="1418" w:right="1418" w:bottom="1418" w:left="1418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6F6E" w:rsidRDefault="00B66F6E">
      <w:r>
        <w:separator/>
      </w:r>
    </w:p>
  </w:endnote>
  <w:endnote w:type="continuationSeparator" w:id="0">
    <w:p w:rsidR="00B66F6E" w:rsidRDefault="00B66F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6F6E" w:rsidRDefault="00B66F6E">
    <w:pPr>
      <w:ind w:right="260"/>
      <w:rPr>
        <w:color w:val="0F243E" w:themeColor="text2" w:themeShade="80"/>
        <w:sz w:val="26"/>
        <w:szCs w:val="26"/>
      </w:rPr>
    </w:pPr>
    <w:r>
      <w:rPr>
        <w:noProof/>
        <w:color w:val="1F497D" w:themeColor="text2"/>
        <w:sz w:val="26"/>
        <w:szCs w:val="26"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65B30F" wp14:editId="42934E5F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6880225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93000</wp14:pctPosVOffset>
                  </wp:positionV>
                </mc:Choice>
                <mc:Fallback>
                  <wp:positionV relativeFrom="page">
                    <wp:posOffset>9944735</wp:posOffset>
                  </wp:positionV>
                </mc:Fallback>
              </mc:AlternateContent>
              <wp:extent cx="388620" cy="313055"/>
              <wp:effectExtent l="0" t="0" r="0" b="0"/>
              <wp:wrapNone/>
              <wp:docPr id="51" name="Text Box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8620" cy="3130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66F6E" w:rsidRDefault="00B66F6E">
                          <w:pPr>
                            <w:jc w:val="center"/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begin"/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separate"/>
                          </w:r>
                          <w:r w:rsidR="00690D26">
                            <w:rPr>
                              <w:noProof/>
                              <w:color w:val="0F243E" w:themeColor="text2" w:themeShade="80"/>
                              <w:sz w:val="26"/>
                              <w:szCs w:val="26"/>
                            </w:rPr>
                            <w:t>20</w:t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5000</wp14:pctWidth>
              </wp14:sizeRelH>
              <wp14:sizeRelV relativeFrom="page">
                <wp14:pctHeight>5000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1" o:spid="_x0000_s1026" type="#_x0000_t202" style="position:absolute;margin-left:0;margin-top:0;width:30.6pt;height:24.65pt;z-index:251659264;visibility:visible;mso-wrap-style:square;mso-width-percent:50;mso-height-percent:50;mso-left-percent:910;mso-top-percent:930;mso-wrap-distance-left:9pt;mso-wrap-distance-top:0;mso-wrap-distance-right:9pt;mso-wrap-distance-bottom:0;mso-position-horizontal-relative:page;mso-position-vertical-relative:page;mso-width-percent:50;mso-height-percent:50;mso-left-percent:910;mso-top-percent:9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" fillcolor="white [3201]" stroked="f" strokeweight=".5pt">
              <v:textbox style="mso-fit-shape-to-text:t" inset="0,,0">
                <w:txbxContent>
                  <w:p w:rsidR="00B66F6E" w:rsidRDefault="00B66F6E">
                    <w:pPr>
                      <w:jc w:val="center"/>
                      <w:rPr>
                        <w:color w:val="0F243E" w:themeColor="text2" w:themeShade="80"/>
                        <w:sz w:val="26"/>
                        <w:szCs w:val="26"/>
                      </w:rPr>
                    </w:pP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begin"/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instrText xml:space="preserve"> PAGE  \* Arabic  \* MERGEFORMAT </w:instrText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separate"/>
                    </w:r>
                    <w:r w:rsidR="00690D26">
                      <w:rPr>
                        <w:noProof/>
                        <w:color w:val="0F243E" w:themeColor="text2" w:themeShade="80"/>
                        <w:sz w:val="26"/>
                        <w:szCs w:val="26"/>
                      </w:rPr>
                      <w:t>20</w:t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:rsidR="00B66F6E" w:rsidRDefault="00B66F6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6F6E" w:rsidRDefault="00B66F6E">
      <w:r>
        <w:separator/>
      </w:r>
    </w:p>
  </w:footnote>
  <w:footnote w:type="continuationSeparator" w:id="0">
    <w:p w:rsidR="00B66F6E" w:rsidRDefault="00B66F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672EC"/>
    <w:multiLevelType w:val="hybridMultilevel"/>
    <w:tmpl w:val="2BE8C0E4"/>
    <w:lvl w:ilvl="0" w:tplc="5776A3F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C76772"/>
    <w:multiLevelType w:val="hybridMultilevel"/>
    <w:tmpl w:val="B794394A"/>
    <w:lvl w:ilvl="0" w:tplc="15246D8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nsid w:val="0A440C20"/>
    <w:multiLevelType w:val="hybridMultilevel"/>
    <w:tmpl w:val="A66C03E8"/>
    <w:lvl w:ilvl="0" w:tplc="838C018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7013C5"/>
    <w:multiLevelType w:val="multilevel"/>
    <w:tmpl w:val="024A38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4">
    <w:nsid w:val="0C10622D"/>
    <w:multiLevelType w:val="hybridMultilevel"/>
    <w:tmpl w:val="408246F2"/>
    <w:lvl w:ilvl="0" w:tplc="B3066F1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A67AB0"/>
    <w:multiLevelType w:val="hybridMultilevel"/>
    <w:tmpl w:val="E190F136"/>
    <w:lvl w:ilvl="0" w:tplc="24E0E7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CA70EDD"/>
    <w:multiLevelType w:val="hybridMultilevel"/>
    <w:tmpl w:val="B7E0A478"/>
    <w:lvl w:ilvl="0" w:tplc="CA5CADA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0B22EE4"/>
    <w:multiLevelType w:val="hybridMultilevel"/>
    <w:tmpl w:val="2A36AE38"/>
    <w:lvl w:ilvl="0" w:tplc="6136E25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14F33B1"/>
    <w:multiLevelType w:val="hybridMultilevel"/>
    <w:tmpl w:val="B126A88A"/>
    <w:lvl w:ilvl="0" w:tplc="E70A19C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4E37390"/>
    <w:multiLevelType w:val="hybridMultilevel"/>
    <w:tmpl w:val="6FA8DEB0"/>
    <w:lvl w:ilvl="0" w:tplc="49CECD3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7304EA0"/>
    <w:multiLevelType w:val="hybridMultilevel"/>
    <w:tmpl w:val="87F2CD4A"/>
    <w:lvl w:ilvl="0" w:tplc="88FC9FC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D4A9A8">
      <w:start w:val="3610"/>
      <w:numFmt w:val="bullet"/>
      <w:lvlText w:val=""/>
      <w:lvlJc w:val="left"/>
      <w:pPr>
        <w:ind w:left="2880" w:hanging="360"/>
      </w:pPr>
      <w:rPr>
        <w:rFonts w:ascii="Wingdings" w:eastAsiaTheme="minorHAnsi" w:hAnsi="Wingdings" w:cs="Tahoma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EAB3653"/>
    <w:multiLevelType w:val="hybridMultilevel"/>
    <w:tmpl w:val="BB66E02C"/>
    <w:lvl w:ilvl="0" w:tplc="29B8E6F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54673EA"/>
    <w:multiLevelType w:val="hybridMultilevel"/>
    <w:tmpl w:val="4E403D0E"/>
    <w:lvl w:ilvl="0" w:tplc="419C850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68306FF"/>
    <w:multiLevelType w:val="hybridMultilevel"/>
    <w:tmpl w:val="1CE00860"/>
    <w:lvl w:ilvl="0" w:tplc="7D48ADB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8997B82"/>
    <w:multiLevelType w:val="hybridMultilevel"/>
    <w:tmpl w:val="197E73CE"/>
    <w:lvl w:ilvl="0" w:tplc="1ABA92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8A26A5D"/>
    <w:multiLevelType w:val="hybridMultilevel"/>
    <w:tmpl w:val="863299C6"/>
    <w:lvl w:ilvl="0" w:tplc="552E4BB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6438BB"/>
    <w:multiLevelType w:val="hybridMultilevel"/>
    <w:tmpl w:val="36A8593C"/>
    <w:lvl w:ilvl="0" w:tplc="C0982C22">
      <w:start w:val="1"/>
      <w:numFmt w:val="decimal"/>
      <w:lvlText w:val="%1-"/>
      <w:lvlJc w:val="left"/>
      <w:pPr>
        <w:ind w:left="12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7">
    <w:nsid w:val="3F211046"/>
    <w:multiLevelType w:val="hybridMultilevel"/>
    <w:tmpl w:val="D7F2EC28"/>
    <w:lvl w:ilvl="0" w:tplc="5776A3F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F3D3C62"/>
    <w:multiLevelType w:val="hybridMultilevel"/>
    <w:tmpl w:val="67EA1BA6"/>
    <w:lvl w:ilvl="0" w:tplc="673E152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17A397E"/>
    <w:multiLevelType w:val="hybridMultilevel"/>
    <w:tmpl w:val="9D88E044"/>
    <w:lvl w:ilvl="0" w:tplc="C5A83C2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44B4458"/>
    <w:multiLevelType w:val="hybridMultilevel"/>
    <w:tmpl w:val="3A205182"/>
    <w:lvl w:ilvl="0" w:tplc="05B42AF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6BB2E22"/>
    <w:multiLevelType w:val="hybridMultilevel"/>
    <w:tmpl w:val="FEB611E2"/>
    <w:lvl w:ilvl="0" w:tplc="895C1A1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9FB699E"/>
    <w:multiLevelType w:val="hybridMultilevel"/>
    <w:tmpl w:val="574A4C28"/>
    <w:lvl w:ilvl="0" w:tplc="1384F43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ADA4929"/>
    <w:multiLevelType w:val="hybridMultilevel"/>
    <w:tmpl w:val="571AFC04"/>
    <w:lvl w:ilvl="0" w:tplc="564298BE">
      <w:start w:val="1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C993E56"/>
    <w:multiLevelType w:val="hybridMultilevel"/>
    <w:tmpl w:val="39C4A6EC"/>
    <w:lvl w:ilvl="0" w:tplc="579EE32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D4750BE"/>
    <w:multiLevelType w:val="hybridMultilevel"/>
    <w:tmpl w:val="992A79CA"/>
    <w:lvl w:ilvl="0" w:tplc="A484CD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4300B9D"/>
    <w:multiLevelType w:val="hybridMultilevel"/>
    <w:tmpl w:val="8902B94C"/>
    <w:lvl w:ilvl="0" w:tplc="88FC9FC2">
      <w:start w:val="1"/>
      <w:numFmt w:val="bullet"/>
      <w:lvlText w:val="-"/>
      <w:lvlJc w:val="left"/>
      <w:pPr>
        <w:ind w:left="1287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>
    <w:nsid w:val="58806DA2"/>
    <w:multiLevelType w:val="hybridMultilevel"/>
    <w:tmpl w:val="4E3A8B28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8">
    <w:nsid w:val="5F00459A"/>
    <w:multiLevelType w:val="hybridMultilevel"/>
    <w:tmpl w:val="BDDA0864"/>
    <w:lvl w:ilvl="0" w:tplc="24E0E7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1536853"/>
    <w:multiLevelType w:val="multilevel"/>
    <w:tmpl w:val="28AC98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30">
    <w:nsid w:val="61ED1773"/>
    <w:multiLevelType w:val="hybridMultilevel"/>
    <w:tmpl w:val="B7BE947A"/>
    <w:lvl w:ilvl="0" w:tplc="F0E4DBE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59316DF"/>
    <w:multiLevelType w:val="hybridMultilevel"/>
    <w:tmpl w:val="1C180AF8"/>
    <w:lvl w:ilvl="0" w:tplc="A102758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B7A0726"/>
    <w:multiLevelType w:val="hybridMultilevel"/>
    <w:tmpl w:val="FD74F570"/>
    <w:lvl w:ilvl="0" w:tplc="9A10E2D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15A6182"/>
    <w:multiLevelType w:val="hybridMultilevel"/>
    <w:tmpl w:val="F3B05B52"/>
    <w:lvl w:ilvl="0" w:tplc="EB641CD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2125FE3"/>
    <w:multiLevelType w:val="hybridMultilevel"/>
    <w:tmpl w:val="AAE6C270"/>
    <w:lvl w:ilvl="0" w:tplc="3EA6D3C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D8363C0"/>
    <w:multiLevelType w:val="hybridMultilevel"/>
    <w:tmpl w:val="03FE97F8"/>
    <w:lvl w:ilvl="0" w:tplc="0392706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3"/>
  </w:num>
  <w:num w:numId="3">
    <w:abstractNumId w:val="1"/>
  </w:num>
  <w:num w:numId="4">
    <w:abstractNumId w:val="5"/>
  </w:num>
  <w:num w:numId="5">
    <w:abstractNumId w:val="28"/>
  </w:num>
  <w:num w:numId="6">
    <w:abstractNumId w:val="17"/>
  </w:num>
  <w:num w:numId="7">
    <w:abstractNumId w:val="0"/>
  </w:num>
  <w:num w:numId="8">
    <w:abstractNumId w:val="26"/>
  </w:num>
  <w:num w:numId="9">
    <w:abstractNumId w:val="25"/>
  </w:num>
  <w:num w:numId="10">
    <w:abstractNumId w:val="11"/>
  </w:num>
  <w:num w:numId="11">
    <w:abstractNumId w:val="9"/>
  </w:num>
  <w:num w:numId="12">
    <w:abstractNumId w:val="30"/>
  </w:num>
  <w:num w:numId="13">
    <w:abstractNumId w:val="8"/>
  </w:num>
  <w:num w:numId="14">
    <w:abstractNumId w:val="4"/>
  </w:num>
  <w:num w:numId="15">
    <w:abstractNumId w:val="15"/>
  </w:num>
  <w:num w:numId="16">
    <w:abstractNumId w:val="19"/>
  </w:num>
  <w:num w:numId="17">
    <w:abstractNumId w:val="13"/>
  </w:num>
  <w:num w:numId="18">
    <w:abstractNumId w:val="21"/>
  </w:num>
  <w:num w:numId="19">
    <w:abstractNumId w:val="27"/>
  </w:num>
  <w:num w:numId="20">
    <w:abstractNumId w:val="35"/>
  </w:num>
  <w:num w:numId="21">
    <w:abstractNumId w:val="14"/>
  </w:num>
  <w:num w:numId="22">
    <w:abstractNumId w:val="24"/>
  </w:num>
  <w:num w:numId="23">
    <w:abstractNumId w:val="22"/>
  </w:num>
  <w:num w:numId="24">
    <w:abstractNumId w:val="7"/>
  </w:num>
  <w:num w:numId="25">
    <w:abstractNumId w:val="16"/>
  </w:num>
  <w:num w:numId="26">
    <w:abstractNumId w:val="20"/>
  </w:num>
  <w:num w:numId="27">
    <w:abstractNumId w:val="34"/>
  </w:num>
  <w:num w:numId="28">
    <w:abstractNumId w:val="18"/>
  </w:num>
  <w:num w:numId="29">
    <w:abstractNumId w:val="33"/>
  </w:num>
  <w:num w:numId="30">
    <w:abstractNumId w:val="31"/>
  </w:num>
  <w:num w:numId="31">
    <w:abstractNumId w:val="12"/>
  </w:num>
  <w:num w:numId="32">
    <w:abstractNumId w:val="32"/>
  </w:num>
  <w:num w:numId="33">
    <w:abstractNumId w:val="29"/>
  </w:num>
  <w:num w:numId="34">
    <w:abstractNumId w:val="6"/>
  </w:num>
  <w:num w:numId="35">
    <w:abstractNumId w:val="2"/>
  </w:num>
  <w:num w:numId="36">
    <w:abstractNumId w:val="23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trackRevision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30BC"/>
    <w:rsid w:val="00004F9B"/>
    <w:rsid w:val="00015250"/>
    <w:rsid w:val="000215F4"/>
    <w:rsid w:val="00033939"/>
    <w:rsid w:val="00035E59"/>
    <w:rsid w:val="000543EE"/>
    <w:rsid w:val="00060620"/>
    <w:rsid w:val="00080680"/>
    <w:rsid w:val="00092C63"/>
    <w:rsid w:val="00093D3F"/>
    <w:rsid w:val="000B4485"/>
    <w:rsid w:val="000B5AA5"/>
    <w:rsid w:val="000C5772"/>
    <w:rsid w:val="00104AF2"/>
    <w:rsid w:val="00110E55"/>
    <w:rsid w:val="0013187F"/>
    <w:rsid w:val="0013510B"/>
    <w:rsid w:val="001411B9"/>
    <w:rsid w:val="00144A8C"/>
    <w:rsid w:val="001578D5"/>
    <w:rsid w:val="00167847"/>
    <w:rsid w:val="00177051"/>
    <w:rsid w:val="001A68F1"/>
    <w:rsid w:val="001B7453"/>
    <w:rsid w:val="001E2EB6"/>
    <w:rsid w:val="001E2EC1"/>
    <w:rsid w:val="001F7A7A"/>
    <w:rsid w:val="00226ED5"/>
    <w:rsid w:val="00244CC6"/>
    <w:rsid w:val="00261653"/>
    <w:rsid w:val="002655BA"/>
    <w:rsid w:val="00287861"/>
    <w:rsid w:val="00294C05"/>
    <w:rsid w:val="002A77BA"/>
    <w:rsid w:val="002C3DB3"/>
    <w:rsid w:val="002D03A9"/>
    <w:rsid w:val="002D7AD0"/>
    <w:rsid w:val="002F5C31"/>
    <w:rsid w:val="00312265"/>
    <w:rsid w:val="003132FE"/>
    <w:rsid w:val="00321408"/>
    <w:rsid w:val="00367865"/>
    <w:rsid w:val="00380679"/>
    <w:rsid w:val="00397311"/>
    <w:rsid w:val="003D4A9D"/>
    <w:rsid w:val="003E27D5"/>
    <w:rsid w:val="003F2C0F"/>
    <w:rsid w:val="00415A84"/>
    <w:rsid w:val="00434082"/>
    <w:rsid w:val="00437D65"/>
    <w:rsid w:val="004405BA"/>
    <w:rsid w:val="0044532B"/>
    <w:rsid w:val="004538EC"/>
    <w:rsid w:val="00470F39"/>
    <w:rsid w:val="00492F59"/>
    <w:rsid w:val="0049411F"/>
    <w:rsid w:val="004C149F"/>
    <w:rsid w:val="004D5359"/>
    <w:rsid w:val="00505D2A"/>
    <w:rsid w:val="0054246C"/>
    <w:rsid w:val="005902ED"/>
    <w:rsid w:val="005A4A65"/>
    <w:rsid w:val="005A4E68"/>
    <w:rsid w:val="005B0A46"/>
    <w:rsid w:val="005D17EF"/>
    <w:rsid w:val="005F2F25"/>
    <w:rsid w:val="005F7145"/>
    <w:rsid w:val="00605880"/>
    <w:rsid w:val="006532C4"/>
    <w:rsid w:val="00656315"/>
    <w:rsid w:val="006605B6"/>
    <w:rsid w:val="00665154"/>
    <w:rsid w:val="00670901"/>
    <w:rsid w:val="0067512F"/>
    <w:rsid w:val="00675141"/>
    <w:rsid w:val="00690D26"/>
    <w:rsid w:val="00693D8F"/>
    <w:rsid w:val="006A5FE6"/>
    <w:rsid w:val="006C7ED4"/>
    <w:rsid w:val="006D3341"/>
    <w:rsid w:val="006E2C20"/>
    <w:rsid w:val="00717403"/>
    <w:rsid w:val="00724282"/>
    <w:rsid w:val="0073025B"/>
    <w:rsid w:val="00741FA8"/>
    <w:rsid w:val="0075399D"/>
    <w:rsid w:val="00755FE0"/>
    <w:rsid w:val="0079280E"/>
    <w:rsid w:val="007A2C29"/>
    <w:rsid w:val="007A44DC"/>
    <w:rsid w:val="007C7AB4"/>
    <w:rsid w:val="007D509D"/>
    <w:rsid w:val="00817121"/>
    <w:rsid w:val="008215BF"/>
    <w:rsid w:val="00825A27"/>
    <w:rsid w:val="00831020"/>
    <w:rsid w:val="00844FFC"/>
    <w:rsid w:val="00892DBF"/>
    <w:rsid w:val="008A585D"/>
    <w:rsid w:val="008B1F11"/>
    <w:rsid w:val="008C7CFA"/>
    <w:rsid w:val="008D58BD"/>
    <w:rsid w:val="0090171D"/>
    <w:rsid w:val="0091496B"/>
    <w:rsid w:val="00921673"/>
    <w:rsid w:val="009263A0"/>
    <w:rsid w:val="00930AEA"/>
    <w:rsid w:val="00937D40"/>
    <w:rsid w:val="00953FC5"/>
    <w:rsid w:val="0095420F"/>
    <w:rsid w:val="00957F3A"/>
    <w:rsid w:val="00961115"/>
    <w:rsid w:val="00975B7E"/>
    <w:rsid w:val="00986C4E"/>
    <w:rsid w:val="009E4391"/>
    <w:rsid w:val="009E53B2"/>
    <w:rsid w:val="00A37D84"/>
    <w:rsid w:val="00A545C5"/>
    <w:rsid w:val="00A76348"/>
    <w:rsid w:val="00AB1384"/>
    <w:rsid w:val="00AC0543"/>
    <w:rsid w:val="00AD4CF8"/>
    <w:rsid w:val="00AD65E5"/>
    <w:rsid w:val="00AE0AFF"/>
    <w:rsid w:val="00AE5965"/>
    <w:rsid w:val="00AF71D7"/>
    <w:rsid w:val="00B061A3"/>
    <w:rsid w:val="00B12367"/>
    <w:rsid w:val="00B21F33"/>
    <w:rsid w:val="00B3386D"/>
    <w:rsid w:val="00B34A80"/>
    <w:rsid w:val="00B61800"/>
    <w:rsid w:val="00B66F6E"/>
    <w:rsid w:val="00BA5EB2"/>
    <w:rsid w:val="00BD7E49"/>
    <w:rsid w:val="00C00110"/>
    <w:rsid w:val="00C17AE4"/>
    <w:rsid w:val="00C314EA"/>
    <w:rsid w:val="00C72CB3"/>
    <w:rsid w:val="00C76E64"/>
    <w:rsid w:val="00C948B7"/>
    <w:rsid w:val="00CA51F4"/>
    <w:rsid w:val="00CB213A"/>
    <w:rsid w:val="00CD07FE"/>
    <w:rsid w:val="00D058E8"/>
    <w:rsid w:val="00D06EEB"/>
    <w:rsid w:val="00D22CD0"/>
    <w:rsid w:val="00D30B59"/>
    <w:rsid w:val="00D36EEA"/>
    <w:rsid w:val="00D529A2"/>
    <w:rsid w:val="00D52E7A"/>
    <w:rsid w:val="00D65502"/>
    <w:rsid w:val="00D6624E"/>
    <w:rsid w:val="00D902AA"/>
    <w:rsid w:val="00DB01E3"/>
    <w:rsid w:val="00DB1B31"/>
    <w:rsid w:val="00DD24A2"/>
    <w:rsid w:val="00DE0D4A"/>
    <w:rsid w:val="00E04A84"/>
    <w:rsid w:val="00E1675C"/>
    <w:rsid w:val="00E20B6F"/>
    <w:rsid w:val="00E25ECD"/>
    <w:rsid w:val="00E35622"/>
    <w:rsid w:val="00E40CE4"/>
    <w:rsid w:val="00E6333B"/>
    <w:rsid w:val="00E65240"/>
    <w:rsid w:val="00E718BC"/>
    <w:rsid w:val="00E75711"/>
    <w:rsid w:val="00E86305"/>
    <w:rsid w:val="00E9667E"/>
    <w:rsid w:val="00EB3732"/>
    <w:rsid w:val="00EE78B7"/>
    <w:rsid w:val="00F11D1A"/>
    <w:rsid w:val="00F442F1"/>
    <w:rsid w:val="00F71A35"/>
    <w:rsid w:val="00F76C39"/>
    <w:rsid w:val="00FA30BC"/>
    <w:rsid w:val="00FA7297"/>
    <w:rsid w:val="00FA7596"/>
    <w:rsid w:val="00FB5B91"/>
    <w:rsid w:val="00FB6B8A"/>
    <w:rsid w:val="00FD6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30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30B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35622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B1F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1F11"/>
  </w:style>
  <w:style w:type="paragraph" w:styleId="PlainText">
    <w:name w:val="Plain Text"/>
    <w:basedOn w:val="Normal"/>
    <w:link w:val="PlainTextChar"/>
    <w:uiPriority w:val="99"/>
    <w:unhideWhenUsed/>
    <w:rsid w:val="008B1F11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B1F11"/>
    <w:rPr>
      <w:rFonts w:ascii="Consolas" w:hAnsi="Consolas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D662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624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624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62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624E"/>
    <w:rPr>
      <w:b/>
      <w:bCs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C7AB4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C7AB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C7AB4"/>
    <w:rPr>
      <w:vertAlign w:val="superscript"/>
    </w:rPr>
  </w:style>
  <w:style w:type="character" w:customStyle="1" w:styleId="hps">
    <w:name w:val="hps"/>
    <w:basedOn w:val="DefaultParagraphFont"/>
    <w:rsid w:val="00DE0D4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30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30B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35622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B1F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1F11"/>
  </w:style>
  <w:style w:type="paragraph" w:styleId="PlainText">
    <w:name w:val="Plain Text"/>
    <w:basedOn w:val="Normal"/>
    <w:link w:val="PlainTextChar"/>
    <w:uiPriority w:val="99"/>
    <w:unhideWhenUsed/>
    <w:rsid w:val="008B1F11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B1F11"/>
    <w:rPr>
      <w:rFonts w:ascii="Consolas" w:hAnsi="Consolas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D662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624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624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62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624E"/>
    <w:rPr>
      <w:b/>
      <w:bCs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C7AB4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C7AB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C7AB4"/>
    <w:rPr>
      <w:vertAlign w:val="superscript"/>
    </w:rPr>
  </w:style>
  <w:style w:type="character" w:customStyle="1" w:styleId="hps">
    <w:name w:val="hps"/>
    <w:basedOn w:val="DefaultParagraphFont"/>
    <w:rsid w:val="00DE0D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88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tif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endnotes" Target="endnotes.xml"/><Relationship Id="rId5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A58F84-A102-49EF-A166-3D61A268F9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1725</TotalTime>
  <Pages>39</Pages>
  <Words>7354</Words>
  <Characters>41923</Characters>
  <Application>Microsoft Office Word</Application>
  <DocSecurity>0</DocSecurity>
  <Lines>349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Casagrande Corinne</dc:creator>
  <cp:lastModifiedBy>Viktoria Knaze</cp:lastModifiedBy>
  <cp:revision>9</cp:revision>
  <cp:lastPrinted>2015-12-10T15:57:00Z</cp:lastPrinted>
  <dcterms:created xsi:type="dcterms:W3CDTF">2015-12-11T13:34:00Z</dcterms:created>
  <dcterms:modified xsi:type="dcterms:W3CDTF">2016-05-06T15:11:00Z</dcterms:modified>
</cp:coreProperties>
</file>